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8CFD84" w14:textId="12659F33" w:rsidR="002E2907" w:rsidRPr="002E2907" w:rsidRDefault="002E2907" w:rsidP="002E2907">
      <w:pPr>
        <w:spacing w:line="240" w:lineRule="auto"/>
        <w:rPr>
          <w:ins w:id="0" w:author="Barrett, Hannah" w:date="2023-09-14T15:11:00Z"/>
          <w:rFonts w:ascii="Times New Roman" w:hAnsi="Times New Roman" w:cs="Times New Roman"/>
          <w:sz w:val="24"/>
          <w:szCs w:val="24"/>
          <w:rPrChange w:id="1" w:author="Barrett, Hannah" w:date="2023-09-14T15:11:00Z">
            <w:rPr>
              <w:ins w:id="2" w:author="Barrett, Hannah" w:date="2023-09-14T15:11:00Z"/>
              <w:rFonts w:ascii="Times New Roman" w:hAnsi="Times New Roman" w:cs="Times New Roman"/>
              <w:b/>
              <w:i/>
              <w:sz w:val="24"/>
              <w:szCs w:val="24"/>
            </w:rPr>
          </w:rPrChange>
        </w:rPr>
        <w:pPrChange w:id="3" w:author="Barrett, Hannah" w:date="2023-09-14T15:11:00Z">
          <w:pPr/>
        </w:pPrChange>
      </w:pPr>
      <w:ins w:id="4" w:author="Barrett, Hannah" w:date="2023-09-14T15:11:00Z">
        <w:r w:rsidRPr="002E2907">
          <w:rPr>
            <w:rFonts w:ascii="Times New Roman" w:hAnsi="Times New Roman" w:cs="Times New Roman"/>
            <w:sz w:val="24"/>
            <w:szCs w:val="24"/>
            <w:rPrChange w:id="5" w:author="Barrett, Hannah" w:date="2023-09-14T15:11:00Z">
              <w:rPr>
                <w:rFonts w:ascii="Times New Roman" w:hAnsi="Times New Roman" w:cs="Times New Roman"/>
                <w:b/>
                <w:i/>
                <w:sz w:val="24"/>
                <w:szCs w:val="24"/>
              </w:rPr>
            </w:rPrChange>
          </w:rPr>
          <w:t>Overview at beginning of methods</w:t>
        </w:r>
        <w:r>
          <w:rPr>
            <w:rFonts w:ascii="Times New Roman" w:hAnsi="Times New Roman" w:cs="Times New Roman"/>
            <w:sz w:val="24"/>
            <w:szCs w:val="24"/>
          </w:rPr>
          <w:t xml:space="preserve"> </w:t>
        </w:r>
        <w:r w:rsidRPr="002E2907">
          <w:rPr>
            <w:rFonts w:ascii="Times New Roman" w:hAnsi="Times New Roman" w:cs="Times New Roman"/>
            <w:sz w:val="24"/>
            <w:szCs w:val="24"/>
            <w:rPrChange w:id="6" w:author="Barrett, Hannah" w:date="2023-09-14T15:11:00Z">
              <w:rPr>
                <w:rFonts w:ascii="Times New Roman" w:hAnsi="Times New Roman" w:cs="Times New Roman"/>
                <w:b/>
                <w:i/>
                <w:sz w:val="24"/>
                <w:szCs w:val="24"/>
              </w:rPr>
            </w:rPrChange>
          </w:rPr>
          <w:t xml:space="preserve">sentence up front in methods - gives reader road map of what we did before unpacking. first we recorded data monitored do temp made vvertical profiles different times of day to characterize how vary spatially and temporally in summer. Then we </w:t>
        </w:r>
      </w:ins>
    </w:p>
    <w:p w14:paraId="59E67968" w14:textId="77777777" w:rsidR="002E2907" w:rsidRPr="002E2907" w:rsidRDefault="002E2907" w:rsidP="002E2907">
      <w:pPr>
        <w:spacing w:line="240" w:lineRule="auto"/>
        <w:rPr>
          <w:ins w:id="7" w:author="Barrett, Hannah" w:date="2023-09-14T15:11:00Z"/>
          <w:rFonts w:ascii="Times New Roman" w:hAnsi="Times New Roman" w:cs="Times New Roman"/>
          <w:sz w:val="24"/>
          <w:szCs w:val="24"/>
          <w:rPrChange w:id="8" w:author="Barrett, Hannah" w:date="2023-09-14T15:11:00Z">
            <w:rPr>
              <w:ins w:id="9" w:author="Barrett, Hannah" w:date="2023-09-14T15:11:00Z"/>
              <w:rFonts w:ascii="Times New Roman" w:hAnsi="Times New Roman" w:cs="Times New Roman"/>
              <w:b/>
              <w:i/>
              <w:sz w:val="24"/>
              <w:szCs w:val="24"/>
            </w:rPr>
          </w:rPrChange>
        </w:rPr>
        <w:pPrChange w:id="10" w:author="Barrett, Hannah" w:date="2023-09-14T15:11:00Z">
          <w:pPr/>
        </w:pPrChange>
      </w:pPr>
      <w:ins w:id="11" w:author="Barrett, Hannah" w:date="2023-09-14T15:11:00Z">
        <w:r w:rsidRPr="002E2907">
          <w:rPr>
            <w:rFonts w:ascii="Times New Roman" w:hAnsi="Times New Roman" w:cs="Times New Roman"/>
            <w:sz w:val="24"/>
            <w:szCs w:val="24"/>
            <w:rPrChange w:id="12" w:author="Barrett, Hannah" w:date="2023-09-14T15:11:00Z">
              <w:rPr>
                <w:rFonts w:ascii="Times New Roman" w:hAnsi="Times New Roman" w:cs="Times New Roman"/>
                <w:b/>
                <w:i/>
                <w:sz w:val="24"/>
                <w:szCs w:val="24"/>
              </w:rPr>
            </w:rPrChange>
          </w:rPr>
          <w:t>1 monitor temp and do</w:t>
        </w:r>
      </w:ins>
    </w:p>
    <w:p w14:paraId="34F46EA1" w14:textId="2422D60B" w:rsidR="002E2907" w:rsidRPr="002E2907" w:rsidRDefault="002E2907" w:rsidP="002E2907">
      <w:pPr>
        <w:spacing w:line="240" w:lineRule="auto"/>
        <w:rPr>
          <w:ins w:id="13" w:author="Barrett, Hannah" w:date="2023-09-14T15:11:00Z"/>
          <w:rFonts w:ascii="Times New Roman" w:hAnsi="Times New Roman" w:cs="Times New Roman"/>
          <w:sz w:val="24"/>
          <w:szCs w:val="24"/>
          <w:rPrChange w:id="14" w:author="Barrett, Hannah" w:date="2023-09-14T15:11:00Z">
            <w:rPr>
              <w:ins w:id="15" w:author="Barrett, Hannah" w:date="2023-09-14T15:11:00Z"/>
              <w:rFonts w:ascii="Times New Roman" w:hAnsi="Times New Roman" w:cs="Times New Roman"/>
              <w:b/>
              <w:i/>
              <w:sz w:val="24"/>
              <w:szCs w:val="24"/>
            </w:rPr>
          </w:rPrChange>
        </w:rPr>
        <w:pPrChange w:id="16" w:author="Barrett, Hannah" w:date="2023-09-14T15:11:00Z">
          <w:pPr/>
        </w:pPrChange>
      </w:pPr>
      <w:ins w:id="17" w:author="Barrett, Hannah" w:date="2023-09-14T15:11:00Z">
        <w:r w:rsidRPr="002E2907">
          <w:rPr>
            <w:rFonts w:ascii="Times New Roman" w:hAnsi="Times New Roman" w:cs="Times New Roman"/>
            <w:sz w:val="24"/>
            <w:szCs w:val="24"/>
            <w:rPrChange w:id="18" w:author="Barrett, Hannah" w:date="2023-09-14T15:11:00Z">
              <w:rPr>
                <w:rFonts w:ascii="Times New Roman" w:hAnsi="Times New Roman" w:cs="Times New Roman"/>
                <w:b/>
                <w:i/>
                <w:sz w:val="24"/>
                <w:szCs w:val="24"/>
              </w:rPr>
            </w:rPrChange>
          </w:rPr>
          <w:t>2 based on</w:t>
        </w:r>
        <w:r w:rsidRPr="002E2907">
          <w:rPr>
            <w:rFonts w:ascii="Times New Roman" w:hAnsi="Times New Roman" w:cs="Times New Roman"/>
            <w:sz w:val="24"/>
            <w:szCs w:val="24"/>
          </w:rPr>
          <w:t xml:space="preserve"> those data used simulation to </w:t>
        </w:r>
        <w:r w:rsidRPr="002E2907">
          <w:rPr>
            <w:rFonts w:ascii="Times New Roman" w:hAnsi="Times New Roman" w:cs="Times New Roman"/>
            <w:sz w:val="24"/>
            <w:szCs w:val="24"/>
            <w:rPrChange w:id="19" w:author="Barrett, Hannah" w:date="2023-09-14T15:11:00Z">
              <w:rPr>
                <w:rFonts w:ascii="Times New Roman" w:hAnsi="Times New Roman" w:cs="Times New Roman"/>
                <w:b/>
                <w:i/>
                <w:sz w:val="24"/>
                <w:szCs w:val="24"/>
              </w:rPr>
            </w:rPrChange>
          </w:rPr>
          <w:t>used d</w:t>
        </w:r>
        <w:r>
          <w:rPr>
            <w:rFonts w:ascii="Times New Roman" w:hAnsi="Times New Roman" w:cs="Times New Roman"/>
            <w:sz w:val="24"/>
            <w:szCs w:val="24"/>
          </w:rPr>
          <w:t>a</w:t>
        </w:r>
        <w:r w:rsidRPr="002E2907">
          <w:rPr>
            <w:rFonts w:ascii="Times New Roman" w:hAnsi="Times New Roman" w:cs="Times New Roman"/>
            <w:sz w:val="24"/>
            <w:szCs w:val="24"/>
            <w:rPrChange w:id="20" w:author="Barrett, Hannah" w:date="2023-09-14T15:11:00Z">
              <w:rPr>
                <w:rFonts w:ascii="Times New Roman" w:hAnsi="Times New Roman" w:cs="Times New Roman"/>
                <w:b/>
                <w:i/>
                <w:sz w:val="24"/>
                <w:szCs w:val="24"/>
              </w:rPr>
            </w:rPrChange>
          </w:rPr>
          <w:t>ta for quantitative hypoth how fish behaviorally respond</w:t>
        </w:r>
      </w:ins>
    </w:p>
    <w:p w14:paraId="2044DA9A" w14:textId="77777777" w:rsidR="002E2907" w:rsidRPr="002E2907" w:rsidRDefault="002E2907" w:rsidP="002E2907">
      <w:pPr>
        <w:spacing w:line="240" w:lineRule="auto"/>
        <w:rPr>
          <w:ins w:id="21" w:author="Barrett, Hannah" w:date="2023-09-14T15:11:00Z"/>
          <w:rFonts w:ascii="Times New Roman" w:hAnsi="Times New Roman" w:cs="Times New Roman"/>
          <w:sz w:val="24"/>
          <w:szCs w:val="24"/>
          <w:rPrChange w:id="22" w:author="Barrett, Hannah" w:date="2023-09-14T15:11:00Z">
            <w:rPr>
              <w:ins w:id="23" w:author="Barrett, Hannah" w:date="2023-09-14T15:11:00Z"/>
              <w:rFonts w:ascii="Times New Roman" w:hAnsi="Times New Roman" w:cs="Times New Roman"/>
              <w:b/>
              <w:i/>
              <w:sz w:val="24"/>
              <w:szCs w:val="24"/>
            </w:rPr>
          </w:rPrChange>
        </w:rPr>
        <w:pPrChange w:id="24" w:author="Barrett, Hannah" w:date="2023-09-14T15:11:00Z">
          <w:pPr/>
        </w:pPrChange>
      </w:pPr>
      <w:ins w:id="25" w:author="Barrett, Hannah" w:date="2023-09-14T15:11:00Z">
        <w:r w:rsidRPr="002E2907">
          <w:rPr>
            <w:rFonts w:ascii="Times New Roman" w:hAnsi="Times New Roman" w:cs="Times New Roman"/>
            <w:sz w:val="24"/>
            <w:szCs w:val="24"/>
            <w:rPrChange w:id="26" w:author="Barrett, Hannah" w:date="2023-09-14T15:11:00Z">
              <w:rPr>
                <w:rFonts w:ascii="Times New Roman" w:hAnsi="Times New Roman" w:cs="Times New Roman"/>
                <w:b/>
                <w:i/>
                <w:sz w:val="24"/>
                <w:szCs w:val="24"/>
              </w:rPr>
            </w:rPrChange>
          </w:rPr>
          <w:t>3 collected data fish morevemt in encolsure to see resp</w:t>
        </w:r>
      </w:ins>
    </w:p>
    <w:p w14:paraId="0C82FDB2" w14:textId="77777777" w:rsidR="002E2907" w:rsidRPr="002E2907" w:rsidRDefault="002E2907" w:rsidP="002E2907">
      <w:pPr>
        <w:spacing w:line="240" w:lineRule="auto"/>
        <w:rPr>
          <w:ins w:id="27" w:author="Barrett, Hannah" w:date="2023-09-14T15:11:00Z"/>
          <w:rFonts w:ascii="Times New Roman" w:hAnsi="Times New Roman" w:cs="Times New Roman"/>
          <w:sz w:val="24"/>
          <w:szCs w:val="24"/>
          <w:rPrChange w:id="28" w:author="Barrett, Hannah" w:date="2023-09-14T15:11:00Z">
            <w:rPr>
              <w:ins w:id="29" w:author="Barrett, Hannah" w:date="2023-09-14T15:11:00Z"/>
              <w:rFonts w:ascii="Times New Roman" w:hAnsi="Times New Roman" w:cs="Times New Roman"/>
              <w:b/>
              <w:i/>
              <w:sz w:val="24"/>
              <w:szCs w:val="24"/>
            </w:rPr>
          </w:rPrChange>
        </w:rPr>
        <w:pPrChange w:id="30" w:author="Barrett, Hannah" w:date="2023-09-14T15:11:00Z">
          <w:pPr/>
        </w:pPrChange>
      </w:pPr>
      <w:ins w:id="31" w:author="Barrett, Hannah" w:date="2023-09-14T15:11:00Z">
        <w:r w:rsidRPr="002E2907">
          <w:rPr>
            <w:rFonts w:ascii="Times New Roman" w:hAnsi="Times New Roman" w:cs="Times New Roman"/>
            <w:sz w:val="24"/>
            <w:szCs w:val="24"/>
            <w:rPrChange w:id="32" w:author="Barrett, Hannah" w:date="2023-09-14T15:11:00Z">
              <w:rPr>
                <w:rFonts w:ascii="Times New Roman" w:hAnsi="Times New Roman" w:cs="Times New Roman"/>
                <w:b/>
                <w:i/>
                <w:sz w:val="24"/>
                <w:szCs w:val="24"/>
              </w:rPr>
            </w:rPrChange>
          </w:rPr>
          <w:t>4 hsf quantify response parse out how t and do</w:t>
        </w:r>
      </w:ins>
    </w:p>
    <w:p w14:paraId="1C10B271" w14:textId="677A366A" w:rsidR="002E2907" w:rsidRPr="002E2907" w:rsidRDefault="002E2907" w:rsidP="002E2907">
      <w:pPr>
        <w:spacing w:line="240" w:lineRule="auto"/>
        <w:rPr>
          <w:ins w:id="33" w:author="Barrett, Hannah" w:date="2023-09-14T15:11:00Z"/>
          <w:rFonts w:ascii="Times New Roman" w:hAnsi="Times New Roman" w:cs="Times New Roman"/>
          <w:sz w:val="24"/>
          <w:szCs w:val="24"/>
          <w:rPrChange w:id="34" w:author="Barrett, Hannah" w:date="2023-09-14T15:11:00Z">
            <w:rPr>
              <w:ins w:id="35" w:author="Barrett, Hannah" w:date="2023-09-14T15:11:00Z"/>
              <w:rFonts w:ascii="Times New Roman" w:hAnsi="Times New Roman" w:cs="Times New Roman"/>
              <w:b/>
              <w:i/>
              <w:sz w:val="24"/>
              <w:szCs w:val="24"/>
            </w:rPr>
          </w:rPrChange>
        </w:rPr>
        <w:pPrChange w:id="36" w:author="Barrett, Hannah" w:date="2023-09-14T15:11:00Z">
          <w:pPr/>
        </w:pPrChange>
      </w:pPr>
      <w:ins w:id="37" w:author="Barrett, Hannah" w:date="2023-09-14T15:11:00Z">
        <w:r w:rsidRPr="002E2907">
          <w:rPr>
            <w:rFonts w:ascii="Times New Roman" w:hAnsi="Times New Roman" w:cs="Times New Roman"/>
            <w:sz w:val="24"/>
            <w:szCs w:val="24"/>
            <w:rPrChange w:id="38" w:author="Barrett, Hannah" w:date="2023-09-14T15:11:00Z">
              <w:rPr>
                <w:rFonts w:ascii="Times New Roman" w:hAnsi="Times New Roman" w:cs="Times New Roman"/>
                <w:b/>
                <w:i/>
                <w:sz w:val="24"/>
                <w:szCs w:val="24"/>
              </w:rPr>
            </w:rPrChange>
          </w:rPr>
          <w:t>trade off mixed effects model</w:t>
        </w:r>
      </w:ins>
    </w:p>
    <w:p w14:paraId="06EC57E8" w14:textId="56867937" w:rsidR="002E2907" w:rsidRPr="002E2907" w:rsidRDefault="002E2907" w:rsidP="002E2907">
      <w:pPr>
        <w:spacing w:line="240" w:lineRule="auto"/>
        <w:rPr>
          <w:ins w:id="39" w:author="Barrett, Hannah" w:date="2023-09-14T15:11:00Z"/>
          <w:rFonts w:ascii="Times New Roman" w:hAnsi="Times New Roman" w:cs="Times New Roman"/>
          <w:sz w:val="24"/>
          <w:szCs w:val="24"/>
          <w:rPrChange w:id="40" w:author="Barrett, Hannah" w:date="2023-09-14T15:11:00Z">
            <w:rPr>
              <w:ins w:id="41" w:author="Barrett, Hannah" w:date="2023-09-14T15:11:00Z"/>
              <w:rFonts w:ascii="Times New Roman" w:hAnsi="Times New Roman" w:cs="Times New Roman"/>
              <w:b/>
              <w:i/>
              <w:sz w:val="24"/>
              <w:szCs w:val="24"/>
            </w:rPr>
          </w:rPrChange>
        </w:rPr>
        <w:pPrChange w:id="42" w:author="Barrett, Hannah" w:date="2023-09-14T15:11:00Z">
          <w:pPr/>
        </w:pPrChange>
      </w:pPr>
      <w:ins w:id="43" w:author="Barrett, Hannah" w:date="2023-09-14T15:11:00Z">
        <w:r w:rsidRPr="002E2907">
          <w:rPr>
            <w:rFonts w:ascii="Times New Roman" w:hAnsi="Times New Roman" w:cs="Times New Roman"/>
            <w:sz w:val="24"/>
            <w:szCs w:val="24"/>
            <w:rPrChange w:id="44" w:author="Barrett, Hannah" w:date="2023-09-14T15:11:00Z">
              <w:rPr>
                <w:rFonts w:ascii="Times New Roman" w:hAnsi="Times New Roman" w:cs="Times New Roman"/>
                <w:b/>
                <w:i/>
                <w:sz w:val="24"/>
                <w:szCs w:val="24"/>
              </w:rPr>
            </w:rPrChange>
          </w:rPr>
          <w:t>3 components - simulation, empirical data, hsf</w:t>
        </w:r>
      </w:ins>
    </w:p>
    <w:p w14:paraId="5BFFEC98" w14:textId="7FE524B8" w:rsidR="002E2907" w:rsidRPr="002E2907" w:rsidRDefault="002E2907" w:rsidP="002E2907">
      <w:pPr>
        <w:spacing w:line="240" w:lineRule="auto"/>
        <w:rPr>
          <w:ins w:id="45" w:author="Barrett, Hannah" w:date="2023-09-14T15:11:00Z"/>
          <w:rFonts w:ascii="Times New Roman" w:hAnsi="Times New Roman" w:cs="Times New Roman"/>
          <w:sz w:val="24"/>
          <w:szCs w:val="24"/>
          <w:rPrChange w:id="46" w:author="Barrett, Hannah" w:date="2023-09-14T15:11:00Z">
            <w:rPr>
              <w:ins w:id="47" w:author="Barrett, Hannah" w:date="2023-09-14T15:11:00Z"/>
              <w:rFonts w:ascii="Times New Roman" w:hAnsi="Times New Roman" w:cs="Times New Roman"/>
              <w:b/>
              <w:i/>
              <w:sz w:val="24"/>
              <w:szCs w:val="24"/>
            </w:rPr>
          </w:rPrChange>
        </w:rPr>
        <w:pPrChange w:id="48" w:author="Barrett, Hannah" w:date="2023-09-14T15:11:00Z">
          <w:pPr/>
        </w:pPrChange>
      </w:pPr>
      <w:ins w:id="49" w:author="Barrett, Hannah" w:date="2023-09-14T15:11:00Z">
        <w:r w:rsidRPr="002E2907">
          <w:rPr>
            <w:rFonts w:ascii="Times New Roman" w:hAnsi="Times New Roman" w:cs="Times New Roman"/>
            <w:sz w:val="24"/>
            <w:szCs w:val="24"/>
            <w:rPrChange w:id="50" w:author="Barrett, Hannah" w:date="2023-09-14T15:11:00Z">
              <w:rPr>
                <w:rFonts w:ascii="Times New Roman" w:hAnsi="Times New Roman" w:cs="Times New Roman"/>
                <w:b/>
                <w:i/>
                <w:sz w:val="24"/>
                <w:szCs w:val="24"/>
              </w:rPr>
            </w:rPrChange>
          </w:rPr>
          <w:t>rsf - describe it specifically setting up the results that we present. whaver figures are, frame more specifically for that</w:t>
        </w:r>
      </w:ins>
    </w:p>
    <w:p w14:paraId="0617EBD4" w14:textId="14BE9CB5" w:rsidR="002E2907" w:rsidRPr="002E2907" w:rsidRDefault="002E2907" w:rsidP="002E2907">
      <w:pPr>
        <w:spacing w:line="240" w:lineRule="auto"/>
        <w:rPr>
          <w:ins w:id="51" w:author="Barrett, Hannah" w:date="2023-09-14T15:11:00Z"/>
          <w:rFonts w:ascii="Times New Roman" w:hAnsi="Times New Roman" w:cs="Times New Roman"/>
          <w:sz w:val="24"/>
          <w:szCs w:val="24"/>
          <w:rPrChange w:id="52" w:author="Barrett, Hannah" w:date="2023-09-14T15:11:00Z">
            <w:rPr>
              <w:ins w:id="53" w:author="Barrett, Hannah" w:date="2023-09-14T15:11:00Z"/>
              <w:rFonts w:ascii="Times New Roman" w:hAnsi="Times New Roman" w:cs="Times New Roman"/>
              <w:b/>
              <w:i/>
              <w:sz w:val="24"/>
              <w:szCs w:val="24"/>
            </w:rPr>
          </w:rPrChange>
        </w:rPr>
        <w:pPrChange w:id="54" w:author="Barrett, Hannah" w:date="2023-09-14T15:11:00Z">
          <w:pPr/>
        </w:pPrChange>
      </w:pPr>
      <w:ins w:id="55" w:author="Barrett, Hannah" w:date="2023-09-14T15:11:00Z">
        <w:r w:rsidRPr="002E2907">
          <w:rPr>
            <w:rFonts w:ascii="Times New Roman" w:hAnsi="Times New Roman" w:cs="Times New Roman"/>
            <w:sz w:val="24"/>
            <w:szCs w:val="24"/>
            <w:rPrChange w:id="56" w:author="Barrett, Hannah" w:date="2023-09-14T15:11:00Z">
              <w:rPr>
                <w:rFonts w:ascii="Times New Roman" w:hAnsi="Times New Roman" w:cs="Times New Roman"/>
                <w:b/>
                <w:i/>
                <w:sz w:val="24"/>
                <w:szCs w:val="24"/>
              </w:rPr>
            </w:rPrChange>
          </w:rPr>
          <w:t>stressors out of phase, rsf tests whether that preference for two variables is consistent with that, minimizing 1 or other when in phase?</w:t>
        </w:r>
      </w:ins>
    </w:p>
    <w:p w14:paraId="5EBEC582" w14:textId="77777777" w:rsidR="002E2907" w:rsidRPr="002E2907" w:rsidRDefault="002E2907" w:rsidP="002E2907">
      <w:pPr>
        <w:spacing w:line="240" w:lineRule="auto"/>
        <w:rPr>
          <w:ins w:id="57" w:author="Barrett, Hannah" w:date="2023-09-14T15:11:00Z"/>
          <w:rFonts w:ascii="Times New Roman" w:hAnsi="Times New Roman" w:cs="Times New Roman"/>
          <w:sz w:val="24"/>
          <w:szCs w:val="24"/>
          <w:rPrChange w:id="58" w:author="Barrett, Hannah" w:date="2023-09-14T15:11:00Z">
            <w:rPr>
              <w:ins w:id="59" w:author="Barrett, Hannah" w:date="2023-09-14T15:11:00Z"/>
              <w:rFonts w:ascii="Times New Roman" w:hAnsi="Times New Roman" w:cs="Times New Roman"/>
              <w:b/>
              <w:i/>
              <w:sz w:val="24"/>
              <w:szCs w:val="24"/>
            </w:rPr>
          </w:rPrChange>
        </w:rPr>
        <w:pPrChange w:id="60" w:author="Barrett, Hannah" w:date="2023-09-14T15:11:00Z">
          <w:pPr/>
        </w:pPrChange>
      </w:pPr>
      <w:ins w:id="61" w:author="Barrett, Hannah" w:date="2023-09-14T15:11:00Z">
        <w:r w:rsidRPr="002E2907">
          <w:rPr>
            <w:rFonts w:ascii="Times New Roman" w:hAnsi="Times New Roman" w:cs="Times New Roman"/>
            <w:sz w:val="24"/>
            <w:szCs w:val="24"/>
            <w:rPrChange w:id="62" w:author="Barrett, Hannah" w:date="2023-09-14T15:11:00Z">
              <w:rPr>
                <w:rFonts w:ascii="Times New Roman" w:hAnsi="Times New Roman" w:cs="Times New Roman"/>
                <w:b/>
                <w:i/>
                <w:sz w:val="24"/>
                <w:szCs w:val="24"/>
              </w:rPr>
            </w:rPrChange>
          </w:rPr>
          <w:t>because out of phase, when one was minimize do they capitalize by changing response depending on what other variable is doing</w:t>
        </w:r>
      </w:ins>
    </w:p>
    <w:p w14:paraId="30A1896C" w14:textId="6F8E9AF3" w:rsidR="002E2907" w:rsidRPr="002E2907" w:rsidRDefault="002E2907" w:rsidP="002E2907">
      <w:pPr>
        <w:spacing w:line="240" w:lineRule="auto"/>
        <w:rPr>
          <w:ins w:id="63" w:author="Barrett, Hannah" w:date="2023-09-14T15:11:00Z"/>
          <w:rFonts w:ascii="Times New Roman" w:hAnsi="Times New Roman" w:cs="Times New Roman"/>
          <w:sz w:val="24"/>
          <w:szCs w:val="24"/>
          <w:rPrChange w:id="64" w:author="Barrett, Hannah" w:date="2023-09-14T15:11:00Z">
            <w:rPr>
              <w:ins w:id="65" w:author="Barrett, Hannah" w:date="2023-09-14T15:11:00Z"/>
              <w:rFonts w:ascii="Times New Roman" w:hAnsi="Times New Roman" w:cs="Times New Roman"/>
              <w:b/>
              <w:i/>
              <w:sz w:val="24"/>
              <w:szCs w:val="24"/>
            </w:rPr>
          </w:rPrChange>
        </w:rPr>
        <w:pPrChange w:id="66" w:author="Barrett, Hannah" w:date="2023-09-14T15:11:00Z">
          <w:pPr/>
        </w:pPrChange>
      </w:pPr>
      <w:bookmarkStart w:id="67" w:name="_GoBack"/>
      <w:bookmarkEnd w:id="67"/>
      <w:ins w:id="68" w:author="Barrett, Hannah" w:date="2023-09-14T15:11:00Z">
        <w:r w:rsidRPr="002E2907">
          <w:rPr>
            <w:rFonts w:ascii="Times New Roman" w:hAnsi="Times New Roman" w:cs="Times New Roman"/>
            <w:sz w:val="24"/>
            <w:szCs w:val="24"/>
            <w:rPrChange w:id="69" w:author="Barrett, Hannah" w:date="2023-09-14T15:11:00Z">
              <w:rPr>
                <w:rFonts w:ascii="Times New Roman" w:hAnsi="Times New Roman" w:cs="Times New Roman"/>
                <w:b/>
                <w:i/>
                <w:sz w:val="24"/>
                <w:szCs w:val="24"/>
              </w:rPr>
            </w:rPrChange>
          </w:rPr>
          <w:t>intro snappy sentence how respond to multiple variables at once</w:t>
        </w:r>
      </w:ins>
    </w:p>
    <w:p w14:paraId="5D2E93FE" w14:textId="1617F869" w:rsidR="00776CDB" w:rsidRDefault="00776CDB" w:rsidP="002703D6">
      <w:pPr>
        <w:rPr>
          <w:rFonts w:ascii="Times New Roman" w:hAnsi="Times New Roman" w:cs="Times New Roman"/>
          <w:b/>
          <w:i/>
          <w:sz w:val="24"/>
          <w:szCs w:val="24"/>
        </w:rPr>
      </w:pPr>
      <w:r>
        <w:rPr>
          <w:rFonts w:ascii="Times New Roman" w:hAnsi="Times New Roman" w:cs="Times New Roman"/>
          <w:b/>
          <w:i/>
          <w:sz w:val="24"/>
          <w:szCs w:val="24"/>
        </w:rPr>
        <w:t>Study location</w:t>
      </w:r>
    </w:p>
    <w:p w14:paraId="7875973E" w14:textId="1C9FC2E2" w:rsidR="00776CDB" w:rsidRPr="00776CDB" w:rsidRDefault="00ED3BB6" w:rsidP="002703D6">
      <w:pPr>
        <w:rPr>
          <w:rFonts w:ascii="Times New Roman" w:hAnsi="Times New Roman" w:cs="Times New Roman"/>
          <w:sz w:val="24"/>
          <w:szCs w:val="24"/>
        </w:rPr>
      </w:pPr>
      <w:r>
        <w:rPr>
          <w:rFonts w:ascii="Times New Roman" w:hAnsi="Times New Roman" w:cs="Times New Roman"/>
          <w:sz w:val="24"/>
          <w:szCs w:val="24"/>
        </w:rPr>
        <w:t xml:space="preserve">The Willamette River basin lies between the Cascade and Coastal Mountain ranges of Western Oregon. </w:t>
      </w:r>
      <w:r w:rsidR="00BA4028">
        <w:rPr>
          <w:rFonts w:ascii="Times New Roman" w:hAnsi="Times New Roman" w:cs="Times New Roman"/>
          <w:sz w:val="24"/>
          <w:szCs w:val="24"/>
        </w:rPr>
        <w:t>Historically the</w:t>
      </w:r>
      <w:r w:rsidR="008E6527">
        <w:rPr>
          <w:rFonts w:ascii="Times New Roman" w:hAnsi="Times New Roman" w:cs="Times New Roman"/>
          <w:sz w:val="24"/>
          <w:szCs w:val="24"/>
        </w:rPr>
        <w:t xml:space="preserve"> </w:t>
      </w:r>
      <w:r>
        <w:rPr>
          <w:rFonts w:ascii="Times New Roman" w:hAnsi="Times New Roman" w:cs="Times New Roman"/>
          <w:sz w:val="24"/>
          <w:szCs w:val="24"/>
        </w:rPr>
        <w:t xml:space="preserve">Upper Willamette River (between Eugene and Salem) </w:t>
      </w:r>
      <w:r w:rsidR="008E6527">
        <w:rPr>
          <w:rFonts w:ascii="Times New Roman" w:hAnsi="Times New Roman" w:cs="Times New Roman"/>
          <w:sz w:val="24"/>
          <w:szCs w:val="24"/>
        </w:rPr>
        <w:t>was a laterally dynamic and meandering</w:t>
      </w:r>
      <w:r>
        <w:rPr>
          <w:rFonts w:ascii="Times New Roman" w:hAnsi="Times New Roman" w:cs="Times New Roman"/>
          <w:sz w:val="24"/>
          <w:szCs w:val="24"/>
        </w:rPr>
        <w:t xml:space="preserve"> gravel bed river with </w:t>
      </w:r>
      <w:r w:rsidR="008E6527">
        <w:rPr>
          <w:rFonts w:ascii="Times New Roman" w:hAnsi="Times New Roman" w:cs="Times New Roman"/>
          <w:sz w:val="24"/>
          <w:szCs w:val="24"/>
        </w:rPr>
        <w:t>side</w:t>
      </w:r>
      <w:r>
        <w:rPr>
          <w:rFonts w:ascii="Times New Roman" w:hAnsi="Times New Roman" w:cs="Times New Roman"/>
          <w:sz w:val="24"/>
          <w:szCs w:val="24"/>
        </w:rPr>
        <w:t xml:space="preserve"> channels</w:t>
      </w:r>
      <w:r w:rsidR="008E6527">
        <w:rPr>
          <w:rFonts w:ascii="Times New Roman" w:hAnsi="Times New Roman" w:cs="Times New Roman"/>
          <w:sz w:val="24"/>
          <w:szCs w:val="24"/>
        </w:rPr>
        <w:t>, islands, and</w:t>
      </w:r>
      <w:r>
        <w:rPr>
          <w:rFonts w:ascii="Times New Roman" w:hAnsi="Times New Roman" w:cs="Times New Roman"/>
          <w:sz w:val="24"/>
          <w:szCs w:val="24"/>
        </w:rPr>
        <w:t xml:space="preserve"> </w:t>
      </w:r>
      <w:r w:rsidR="008E6527">
        <w:rPr>
          <w:rFonts w:ascii="Times New Roman" w:hAnsi="Times New Roman" w:cs="Times New Roman"/>
          <w:sz w:val="24"/>
          <w:szCs w:val="24"/>
        </w:rPr>
        <w:t>gravel beds. These features can still be found, but have been</w:t>
      </w:r>
      <w:r>
        <w:rPr>
          <w:rFonts w:ascii="Times New Roman" w:hAnsi="Times New Roman" w:cs="Times New Roman"/>
          <w:sz w:val="24"/>
          <w:szCs w:val="24"/>
        </w:rPr>
        <w:t xml:space="preserve"> </w:t>
      </w:r>
      <w:r w:rsidR="008E6527">
        <w:rPr>
          <w:rFonts w:ascii="Times New Roman" w:hAnsi="Times New Roman" w:cs="Times New Roman"/>
          <w:sz w:val="24"/>
          <w:szCs w:val="24"/>
        </w:rPr>
        <w:t xml:space="preserve">severely reduced since </w:t>
      </w:r>
      <w:r>
        <w:rPr>
          <w:rFonts w:ascii="Times New Roman" w:hAnsi="Times New Roman" w:cs="Times New Roman"/>
          <w:sz w:val="24"/>
          <w:szCs w:val="24"/>
        </w:rPr>
        <w:t xml:space="preserve">EuroAmerican settlement. This portion of the river also contains numerous alcoves, </w:t>
      </w:r>
      <w:commentRangeStart w:id="70"/>
      <w:r>
        <w:rPr>
          <w:rFonts w:ascii="Times New Roman" w:hAnsi="Times New Roman" w:cs="Times New Roman"/>
          <w:sz w:val="24"/>
          <w:szCs w:val="24"/>
        </w:rPr>
        <w:t>floodplain</w:t>
      </w:r>
      <w:commentRangeEnd w:id="70"/>
      <w:r w:rsidR="006C1EF3">
        <w:rPr>
          <w:rStyle w:val="CommentReference"/>
        </w:rPr>
        <w:commentReference w:id="70"/>
      </w:r>
      <w:r>
        <w:rPr>
          <w:rFonts w:ascii="Times New Roman" w:hAnsi="Times New Roman" w:cs="Times New Roman"/>
          <w:sz w:val="24"/>
          <w:szCs w:val="24"/>
        </w:rPr>
        <w:t xml:space="preserve"> features with only a downstream connection to the main</w:t>
      </w:r>
      <w:r w:rsidR="008E6527">
        <w:rPr>
          <w:rFonts w:ascii="Times New Roman" w:hAnsi="Times New Roman" w:cs="Times New Roman"/>
          <w:sz w:val="24"/>
          <w:szCs w:val="24"/>
        </w:rPr>
        <w:t>stem</w:t>
      </w:r>
      <w:r>
        <w:rPr>
          <w:rFonts w:ascii="Times New Roman" w:hAnsi="Times New Roman" w:cs="Times New Roman"/>
          <w:sz w:val="24"/>
          <w:szCs w:val="24"/>
        </w:rPr>
        <w:t xml:space="preserve"> river. A subset of these waterbodies function a</w:t>
      </w:r>
      <w:r w:rsidR="008E6527">
        <w:rPr>
          <w:rFonts w:ascii="Times New Roman" w:hAnsi="Times New Roman" w:cs="Times New Roman"/>
          <w:sz w:val="24"/>
          <w:szCs w:val="24"/>
        </w:rPr>
        <w:t xml:space="preserve">s cold-water refuges, providing water at least 2℃ cooler than the adjacent mainstem river. These cold-water habitats are seasonally exploited by cold-water fishes, </w:t>
      </w:r>
      <w:commentRangeStart w:id="71"/>
      <w:r w:rsidR="008E6527">
        <w:rPr>
          <w:rFonts w:ascii="Times New Roman" w:hAnsi="Times New Roman" w:cs="Times New Roman"/>
          <w:sz w:val="24"/>
          <w:szCs w:val="24"/>
        </w:rPr>
        <w:t>and two of these alcoves</w:t>
      </w:r>
      <w:commentRangeEnd w:id="71"/>
      <w:r w:rsidR="006C1EF3">
        <w:rPr>
          <w:rStyle w:val="CommentReference"/>
        </w:rPr>
        <w:commentReference w:id="71"/>
      </w:r>
      <w:r w:rsidR="008E6527">
        <w:rPr>
          <w:rFonts w:ascii="Times New Roman" w:hAnsi="Times New Roman" w:cs="Times New Roman"/>
          <w:sz w:val="24"/>
          <w:szCs w:val="24"/>
        </w:rPr>
        <w:t xml:space="preserve">, Norwood and Blue Ruin, frequently contain dense aggregations of coastal cutthroat trout, a fluvial cold-water fish, during peak summer conditions. </w:t>
      </w:r>
    </w:p>
    <w:p w14:paraId="5F7F0E06" w14:textId="59F9BF59" w:rsidR="002703D6" w:rsidRDefault="00606326" w:rsidP="002703D6">
      <w:pPr>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patterns </w:t>
      </w:r>
    </w:p>
    <w:p w14:paraId="25CF0881" w14:textId="16721A42" w:rsidR="00801627" w:rsidRPr="00801627" w:rsidRDefault="00801627" w:rsidP="002703D6">
      <w:pPr>
        <w:rPr>
          <w:rFonts w:ascii="Times New Roman" w:hAnsi="Times New Roman" w:cs="Times New Roman"/>
          <w:i/>
          <w:sz w:val="24"/>
          <w:szCs w:val="24"/>
        </w:rPr>
      </w:pPr>
      <w:r>
        <w:rPr>
          <w:rFonts w:ascii="Times New Roman" w:hAnsi="Times New Roman" w:cs="Times New Roman"/>
          <w:i/>
          <w:sz w:val="24"/>
          <w:szCs w:val="24"/>
        </w:rPr>
        <w:t>iButton enclosure study</w:t>
      </w:r>
    </w:p>
    <w:p w14:paraId="2849E5AE" w14:textId="13C3CF70" w:rsidR="002703D6" w:rsidRPr="002703D6" w:rsidRDefault="00A060EA" w:rsidP="002703D6">
      <w:pPr>
        <w:rPr>
          <w:rFonts w:ascii="Times New Roman" w:hAnsi="Times New Roman" w:cs="Times New Roman"/>
          <w:sz w:val="24"/>
          <w:szCs w:val="24"/>
        </w:rPr>
      </w:pPr>
      <w:commentRangeStart w:id="72"/>
      <w:r>
        <w:rPr>
          <w:rFonts w:ascii="Times New Roman" w:hAnsi="Times New Roman" w:cs="Times New Roman"/>
          <w:sz w:val="24"/>
          <w:szCs w:val="24"/>
        </w:rPr>
        <w:t xml:space="preserve">In order to determine whether fish were displaying fine scale diel vertical movements in response to fluctuating temperature and oxygen, we designed a study where we could track fish </w:t>
      </w:r>
      <w:r w:rsidR="00F90077">
        <w:rPr>
          <w:rFonts w:ascii="Times New Roman" w:hAnsi="Times New Roman" w:cs="Times New Roman"/>
          <w:sz w:val="24"/>
          <w:szCs w:val="24"/>
        </w:rPr>
        <w:t>temperature</w:t>
      </w:r>
      <w:r>
        <w:rPr>
          <w:rFonts w:ascii="Times New Roman" w:hAnsi="Times New Roman" w:cs="Times New Roman"/>
          <w:sz w:val="24"/>
          <w:szCs w:val="24"/>
        </w:rPr>
        <w:t xml:space="preserve"> over time</w:t>
      </w:r>
      <w:r w:rsidR="00F90077">
        <w:rPr>
          <w:rFonts w:ascii="Times New Roman" w:hAnsi="Times New Roman" w:cs="Times New Roman"/>
          <w:sz w:val="24"/>
          <w:szCs w:val="24"/>
        </w:rPr>
        <w:t xml:space="preserve"> and then interpolate their depth using </w:t>
      </w:r>
      <w:r w:rsidR="00776CDB">
        <w:rPr>
          <w:rFonts w:ascii="Times New Roman" w:hAnsi="Times New Roman" w:cs="Times New Roman"/>
          <w:sz w:val="24"/>
          <w:szCs w:val="24"/>
        </w:rPr>
        <w:t xml:space="preserve">continuous </w:t>
      </w:r>
      <w:r w:rsidR="00F90077">
        <w:rPr>
          <w:rFonts w:ascii="Times New Roman" w:hAnsi="Times New Roman" w:cs="Times New Roman"/>
          <w:sz w:val="24"/>
          <w:szCs w:val="24"/>
        </w:rPr>
        <w:t>vertical profiles of temperature and oxygen</w:t>
      </w:r>
      <w:r>
        <w:rPr>
          <w:rFonts w:ascii="Times New Roman" w:hAnsi="Times New Roman" w:cs="Times New Roman"/>
          <w:sz w:val="24"/>
          <w:szCs w:val="24"/>
        </w:rPr>
        <w:t xml:space="preserve">. </w:t>
      </w:r>
      <w:commentRangeEnd w:id="72"/>
      <w:r w:rsidR="006C1EF3">
        <w:rPr>
          <w:rStyle w:val="CommentReference"/>
        </w:rPr>
        <w:commentReference w:id="72"/>
      </w:r>
      <w:r w:rsidR="002703D6" w:rsidRPr="002703D6">
        <w:rPr>
          <w:rFonts w:ascii="Times New Roman" w:hAnsi="Times New Roman" w:cs="Times New Roman"/>
          <w:sz w:val="24"/>
          <w:szCs w:val="24"/>
        </w:rPr>
        <w:t>In the summer o</w:t>
      </w:r>
      <w:r>
        <w:rPr>
          <w:rFonts w:ascii="Times New Roman" w:hAnsi="Times New Roman" w:cs="Times New Roman"/>
          <w:sz w:val="24"/>
          <w:szCs w:val="24"/>
        </w:rPr>
        <w:t>f 2022, we externally tagged 31-</w:t>
      </w:r>
      <w:r w:rsidR="002703D6" w:rsidRPr="002703D6">
        <w:rPr>
          <w:rFonts w:ascii="Times New Roman" w:hAnsi="Times New Roman" w:cs="Times New Roman"/>
          <w:sz w:val="24"/>
          <w:szCs w:val="24"/>
        </w:rPr>
        <w:t xml:space="preserve">cutthroat trout with waterproofed Thermocron high-resolution iButtons (DS1922L-F5#, temperature accuracy ±0.5°C). iButtons were modified to reduce weight following methods outlined by Lovegrove </w:t>
      </w:r>
      <w:r w:rsidR="002703D6" w:rsidRPr="002703D6">
        <w:rPr>
          <w:rFonts w:ascii="Times New Roman" w:hAnsi="Times New Roman" w:cs="Times New Roman"/>
          <w:sz w:val="24"/>
          <w:szCs w:val="24"/>
        </w:rPr>
        <w:lastRenderedPageBreak/>
        <w:t>(2009)</w:t>
      </w:r>
      <w:r w:rsidR="006E1922">
        <w:rPr>
          <w:rFonts w:ascii="Times New Roman" w:hAnsi="Times New Roman" w:cs="Times New Roman"/>
          <w:sz w:val="24"/>
          <w:szCs w:val="24"/>
        </w:rPr>
        <w:t xml:space="preserve"> and </w:t>
      </w:r>
      <w:r w:rsidR="002703D6" w:rsidRPr="002703D6">
        <w:rPr>
          <w:rFonts w:ascii="Times New Roman" w:hAnsi="Times New Roman" w:cs="Times New Roman"/>
          <w:sz w:val="24"/>
          <w:szCs w:val="24"/>
        </w:rPr>
        <w:t>were set to record temperature at 12-minute intervals to maximize data resolution while also ensuring adequate battery life and data storage capacity. Each modified iButton was mounted to a dark green 2.5cm Peterson disc using marine grade epoxy (JB MarineWeld™ syringe two part adhesive). The Peterson discs had two small gauge holes drilled 3mm apart and 3mm in from t</w:t>
      </w:r>
      <w:r w:rsidR="00723004">
        <w:rPr>
          <w:rFonts w:ascii="Times New Roman" w:hAnsi="Times New Roman" w:cs="Times New Roman"/>
          <w:sz w:val="24"/>
          <w:szCs w:val="24"/>
        </w:rPr>
        <w:t>he disk’s outer margin</w:t>
      </w:r>
      <w:r w:rsidR="002703D6" w:rsidRPr="002703D6">
        <w:rPr>
          <w:rFonts w:ascii="Times New Roman" w:hAnsi="Times New Roman" w:cs="Times New Roman"/>
          <w:sz w:val="24"/>
          <w:szCs w:val="24"/>
        </w:rPr>
        <w:t>, which were used to suture the mounted iButton to each fish through the</w:t>
      </w:r>
      <w:r w:rsidR="00A52E2E">
        <w:rPr>
          <w:rFonts w:ascii="Times New Roman" w:hAnsi="Times New Roman" w:cs="Times New Roman"/>
          <w:sz w:val="24"/>
          <w:szCs w:val="24"/>
        </w:rPr>
        <w:t>ir anterior dorsal musculature</w:t>
      </w:r>
      <w:r w:rsidR="002703D6" w:rsidRPr="002703D6">
        <w:rPr>
          <w:rFonts w:ascii="Times New Roman" w:hAnsi="Times New Roman" w:cs="Times New Roman"/>
          <w:sz w:val="24"/>
          <w:szCs w:val="24"/>
        </w:rPr>
        <w:t xml:space="preserve">. Tag weights spanned from 3.4g to 5.3g (4.1g ± 0.4, mean ± SD) and did not exceed 3.8% of fish body </w:t>
      </w:r>
      <w:commentRangeStart w:id="73"/>
      <w:r w:rsidR="002703D6" w:rsidRPr="002703D6">
        <w:rPr>
          <w:rFonts w:ascii="Times New Roman" w:hAnsi="Times New Roman" w:cs="Times New Roman"/>
          <w:sz w:val="24"/>
          <w:szCs w:val="24"/>
        </w:rPr>
        <w:t>mass.</w:t>
      </w:r>
      <w:commentRangeEnd w:id="73"/>
      <w:r w:rsidR="006C1EF3">
        <w:rPr>
          <w:rStyle w:val="CommentReference"/>
        </w:rPr>
        <w:commentReference w:id="73"/>
      </w:r>
    </w:p>
    <w:p w14:paraId="35FD1476" w14:textId="5BCF706A" w:rsidR="002703D6" w:rsidRPr="002703D6" w:rsidRDefault="002703D6" w:rsidP="002703D6">
      <w:pPr>
        <w:rPr>
          <w:rFonts w:ascii="Times New Roman" w:hAnsi="Times New Roman" w:cs="Times New Roman"/>
          <w:sz w:val="24"/>
          <w:szCs w:val="24"/>
        </w:rPr>
      </w:pPr>
      <w:r w:rsidRPr="002703D6">
        <w:rPr>
          <w:rFonts w:ascii="Times New Roman" w:hAnsi="Times New Roman" w:cs="Times New Roman"/>
          <w:sz w:val="24"/>
          <w:szCs w:val="24"/>
        </w:rPr>
        <w:t xml:space="preserve">We deployed </w:t>
      </w:r>
      <w:del w:id="74" w:author="Microsoft Office User" w:date="2023-09-13T10:25:00Z">
        <w:r w:rsidRPr="002703D6" w:rsidDel="00BE4212">
          <w:rPr>
            <w:rFonts w:ascii="Times New Roman" w:hAnsi="Times New Roman" w:cs="Times New Roman"/>
            <w:sz w:val="24"/>
            <w:szCs w:val="24"/>
          </w:rPr>
          <w:delText xml:space="preserve">temporary </w:delText>
        </w:r>
      </w:del>
      <w:r w:rsidRPr="002703D6">
        <w:rPr>
          <w:rFonts w:ascii="Times New Roman" w:hAnsi="Times New Roman" w:cs="Times New Roman"/>
          <w:sz w:val="24"/>
          <w:szCs w:val="24"/>
        </w:rPr>
        <w:t xml:space="preserve">net pens in each alcove, two in Blue Ruin and one in </w:t>
      </w:r>
      <w:r w:rsidR="00A060EA">
        <w:rPr>
          <w:rFonts w:ascii="Times New Roman" w:hAnsi="Times New Roman" w:cs="Times New Roman"/>
          <w:sz w:val="24"/>
          <w:szCs w:val="24"/>
        </w:rPr>
        <w:t>Norwood</w:t>
      </w:r>
      <w:r w:rsidRPr="002703D6">
        <w:rPr>
          <w:rFonts w:ascii="Times New Roman" w:hAnsi="Times New Roman" w:cs="Times New Roman"/>
          <w:sz w:val="24"/>
          <w:szCs w:val="24"/>
        </w:rPr>
        <w:t xml:space="preserve">. </w:t>
      </w:r>
      <w:commentRangeStart w:id="75"/>
      <w:r w:rsidRPr="002703D6">
        <w:rPr>
          <w:rFonts w:ascii="Times New Roman" w:hAnsi="Times New Roman" w:cs="Times New Roman"/>
          <w:sz w:val="24"/>
          <w:szCs w:val="24"/>
        </w:rPr>
        <w:t>This procedure was only feasible in</w:t>
      </w:r>
      <w:commentRangeEnd w:id="75"/>
      <w:r w:rsidR="00BE4212">
        <w:rPr>
          <w:rStyle w:val="CommentReference"/>
        </w:rPr>
        <w:commentReference w:id="75"/>
      </w:r>
      <w:r w:rsidRPr="002703D6">
        <w:rPr>
          <w:rFonts w:ascii="Times New Roman" w:hAnsi="Times New Roman" w:cs="Times New Roman"/>
          <w:sz w:val="24"/>
          <w:szCs w:val="24"/>
        </w:rPr>
        <w:t xml:space="preserve"> shallower parts of the alcove (~1.8-2.5m) where we had previously visually observed fish throughout the day and at dawn during the oxygen minimum,</w:t>
      </w:r>
      <w:commentRangeStart w:id="76"/>
      <w:r w:rsidRPr="002703D6">
        <w:rPr>
          <w:rFonts w:ascii="Times New Roman" w:hAnsi="Times New Roman" w:cs="Times New Roman"/>
          <w:sz w:val="24"/>
          <w:szCs w:val="24"/>
        </w:rPr>
        <w:t xml:space="preserve"> so we knew that these areas were used by considerable numbers of cutthroat (even if they weren’t representative of the entire alcove</w:t>
      </w:r>
      <w:commentRangeEnd w:id="76"/>
      <w:r w:rsidR="00BE4212">
        <w:rPr>
          <w:rStyle w:val="CommentReference"/>
        </w:rPr>
        <w:commentReference w:id="76"/>
      </w:r>
      <w:r w:rsidRPr="002703D6">
        <w:rPr>
          <w:rFonts w:ascii="Times New Roman" w:hAnsi="Times New Roman" w:cs="Times New Roman"/>
          <w:sz w:val="24"/>
          <w:szCs w:val="24"/>
        </w:rPr>
        <w:t xml:space="preserve">). Net pens were comprised of </w:t>
      </w:r>
      <w:r w:rsidR="006E1922">
        <w:rPr>
          <w:rFonts w:ascii="Times New Roman" w:hAnsi="Times New Roman" w:cs="Times New Roman"/>
          <w:sz w:val="24"/>
          <w:szCs w:val="24"/>
        </w:rPr>
        <w:t>plastic mesh (1.27cm x 1.27</w:t>
      </w:r>
      <w:r w:rsidR="00723004">
        <w:rPr>
          <w:rFonts w:ascii="Times New Roman" w:hAnsi="Times New Roman" w:cs="Times New Roman"/>
          <w:sz w:val="24"/>
          <w:szCs w:val="24"/>
        </w:rPr>
        <w:t>cm</w:t>
      </w:r>
      <w:r w:rsidRPr="002703D6">
        <w:rPr>
          <w:rFonts w:ascii="Times New Roman" w:hAnsi="Times New Roman" w:cs="Times New Roman"/>
          <w:sz w:val="24"/>
          <w:szCs w:val="24"/>
        </w:rPr>
        <w:t>) formed into a 1.68m diameter cylinder that extended the full length of the water column. The bottom of 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4906BAF3" w14:textId="539F21A3" w:rsidR="002703D6" w:rsidRPr="002703D6" w:rsidRDefault="006E1922" w:rsidP="002703D6">
      <w:pPr>
        <w:rPr>
          <w:rFonts w:ascii="Times New Roman" w:hAnsi="Times New Roman" w:cs="Times New Roman"/>
          <w:sz w:val="24"/>
          <w:szCs w:val="24"/>
        </w:rPr>
      </w:pPr>
      <w:r>
        <w:rPr>
          <w:rFonts w:ascii="Times New Roman" w:hAnsi="Times New Roman" w:cs="Times New Roman"/>
          <w:sz w:val="24"/>
          <w:szCs w:val="24"/>
        </w:rPr>
        <w:t>We tagged a total of 11-</w:t>
      </w:r>
      <w:r w:rsidR="002703D6" w:rsidRPr="002703D6">
        <w:rPr>
          <w:rFonts w:ascii="Times New Roman" w:hAnsi="Times New Roman" w:cs="Times New Roman"/>
          <w:sz w:val="24"/>
          <w:szCs w:val="24"/>
        </w:rPr>
        <w:t>fish in Norwood alcove, and 20 in Blue Ruin. Cutthroat were captured via electrofishing on July 22 and 23, 2021. Anesthetization, handling, and recovery procedures followed Leidke et al. (2012). Tags were attached through the anterior dorsal musculature of each fish approximately 5mm ventral and 5mm posterior of the first fin ray using a PDS® Plus 4-0 violet-dyed suture with a ½ circle 26</w:t>
      </w:r>
      <w:r w:rsidR="00776CDB">
        <w:rPr>
          <w:rFonts w:ascii="Times New Roman" w:hAnsi="Times New Roman" w:cs="Times New Roman"/>
          <w:sz w:val="24"/>
          <w:szCs w:val="24"/>
        </w:rPr>
        <w:t>-</w:t>
      </w:r>
      <w:r w:rsidR="002703D6" w:rsidRPr="002703D6">
        <w:rPr>
          <w:rFonts w:ascii="Times New Roman" w:hAnsi="Times New Roman" w:cs="Times New Roman"/>
          <w:sz w:val="24"/>
          <w:szCs w:val="24"/>
        </w:rPr>
        <w:t>mm needle. After fish were recovered fully they were transferred to net pens</w:t>
      </w:r>
      <w:r w:rsidR="007E4655">
        <w:rPr>
          <w:rFonts w:ascii="Times New Roman" w:hAnsi="Times New Roman" w:cs="Times New Roman"/>
          <w:sz w:val="24"/>
          <w:szCs w:val="24"/>
        </w:rPr>
        <w:t xml:space="preserve"> </w:t>
      </w:r>
      <w:r w:rsidR="007E4655" w:rsidRPr="002703D6">
        <w:rPr>
          <w:rFonts w:ascii="Times New Roman" w:hAnsi="Times New Roman" w:cs="Times New Roman"/>
          <w:sz w:val="24"/>
          <w:szCs w:val="24"/>
        </w:rPr>
        <w:t>(fish in Blue Ruin were evenly distributed between t</w:t>
      </w:r>
      <w:r w:rsidR="00BA4028">
        <w:rPr>
          <w:rFonts w:ascii="Times New Roman" w:hAnsi="Times New Roman" w:cs="Times New Roman"/>
          <w:sz w:val="24"/>
          <w:szCs w:val="24"/>
        </w:rPr>
        <w:t>he t</w:t>
      </w:r>
      <w:r w:rsidR="007E4655" w:rsidRPr="002703D6">
        <w:rPr>
          <w:rFonts w:ascii="Times New Roman" w:hAnsi="Times New Roman" w:cs="Times New Roman"/>
          <w:sz w:val="24"/>
          <w:szCs w:val="24"/>
        </w:rPr>
        <w:t>wo pens)</w:t>
      </w:r>
      <w:r w:rsidR="002703D6" w:rsidRPr="002703D6">
        <w:rPr>
          <w:rFonts w:ascii="Times New Roman" w:hAnsi="Times New Roman" w:cs="Times New Roman"/>
          <w:sz w:val="24"/>
          <w:szCs w:val="24"/>
        </w:rPr>
        <w:t>. Stocking den</w:t>
      </w:r>
      <w:r>
        <w:rPr>
          <w:rFonts w:ascii="Times New Roman" w:hAnsi="Times New Roman" w:cs="Times New Roman"/>
          <w:sz w:val="24"/>
          <w:szCs w:val="24"/>
        </w:rPr>
        <w:t>sities ranged from 0.8 – 0.87kg/m</w:t>
      </w:r>
      <w:r w:rsidR="002703D6" w:rsidRPr="006E1922">
        <w:rPr>
          <w:rFonts w:ascii="Times New Roman" w:hAnsi="Times New Roman" w:cs="Times New Roman"/>
          <w:sz w:val="24"/>
          <w:szCs w:val="24"/>
          <w:vertAlign w:val="superscript"/>
        </w:rPr>
        <w:t>3</w:t>
      </w:r>
      <w:r w:rsidR="002703D6" w:rsidRPr="002703D6">
        <w:rPr>
          <w:rFonts w:ascii="Times New Roman" w:hAnsi="Times New Roman" w:cs="Times New Roman"/>
          <w:sz w:val="24"/>
          <w:szCs w:val="24"/>
        </w:rPr>
        <w:t xml:space="preserve"> to reduce fish stress and maintain welfare – research on stocking densities in caged Atlantic salmon (</w:t>
      </w:r>
      <w:r w:rsidR="002703D6" w:rsidRPr="00723004">
        <w:rPr>
          <w:rFonts w:ascii="Times New Roman" w:hAnsi="Times New Roman" w:cs="Times New Roman"/>
          <w:i/>
          <w:sz w:val="24"/>
          <w:szCs w:val="24"/>
        </w:rPr>
        <w:t>Salmo salar</w:t>
      </w:r>
      <w:r w:rsidR="002703D6" w:rsidRPr="002703D6">
        <w:rPr>
          <w:rFonts w:ascii="Times New Roman" w:hAnsi="Times New Roman" w:cs="Times New Roman"/>
          <w:sz w:val="24"/>
          <w:szCs w:val="24"/>
        </w:rPr>
        <w:t>) found that fish welfare (determined by blood glucose, cortisol, and body condition) began to d</w:t>
      </w:r>
      <w:r w:rsidR="00776CDB">
        <w:rPr>
          <w:rFonts w:ascii="Times New Roman" w:hAnsi="Times New Roman" w:cs="Times New Roman"/>
          <w:sz w:val="24"/>
          <w:szCs w:val="24"/>
        </w:rPr>
        <w:t>ecrease at densities above 22kg•</w:t>
      </w:r>
      <w:r>
        <w:rPr>
          <w:rFonts w:ascii="Times New Roman" w:hAnsi="Times New Roman" w:cs="Times New Roman"/>
          <w:sz w:val="24"/>
          <w:szCs w:val="24"/>
        </w:rPr>
        <w:t>m</w:t>
      </w:r>
      <w:r w:rsidR="00776CDB">
        <w:rPr>
          <w:rFonts w:ascii="Times New Roman" w:hAnsi="Times New Roman" w:cs="Times New Roman"/>
          <w:sz w:val="24"/>
          <w:szCs w:val="24"/>
          <w:vertAlign w:val="superscript"/>
        </w:rPr>
        <w:t>-3</w:t>
      </w:r>
      <w:r w:rsidR="002703D6" w:rsidRPr="006E1922">
        <w:rPr>
          <w:rFonts w:ascii="Times New Roman" w:hAnsi="Times New Roman" w:cs="Times New Roman"/>
          <w:sz w:val="24"/>
          <w:szCs w:val="24"/>
          <w:vertAlign w:val="superscript"/>
        </w:rPr>
        <w:t xml:space="preserve"> </w:t>
      </w:r>
      <w:r w:rsidR="002703D6" w:rsidRPr="002703D6">
        <w:rPr>
          <w:rFonts w:ascii="Times New Roman" w:hAnsi="Times New Roman" w:cs="Times New Roman"/>
          <w:sz w:val="24"/>
          <w:szCs w:val="24"/>
        </w:rPr>
        <w:t>(Turnbull et al. 2005).</w:t>
      </w:r>
    </w:p>
    <w:p w14:paraId="5E27DFE6" w14:textId="0CAC4201" w:rsidR="00822841" w:rsidRDefault="002703D6" w:rsidP="006E1922">
      <w:pPr>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dissolved oxygen, we deployed a vertical array of dissolved oxygen and temperature </w:t>
      </w:r>
      <w:del w:id="77" w:author="Microsoft Office User" w:date="2023-09-13T10:33:00Z">
        <w:r w:rsidRPr="002703D6" w:rsidDel="00F207D3">
          <w:rPr>
            <w:rFonts w:ascii="Times New Roman" w:hAnsi="Times New Roman" w:cs="Times New Roman"/>
            <w:sz w:val="24"/>
            <w:szCs w:val="24"/>
          </w:rPr>
          <w:delText xml:space="preserve">monitors </w:delText>
        </w:r>
      </w:del>
      <w:ins w:id="78" w:author="Microsoft Office User" w:date="2023-09-13T10:33:00Z">
        <w:r w:rsidR="00F207D3">
          <w:rPr>
            <w:rFonts w:ascii="Times New Roman" w:hAnsi="Times New Roman" w:cs="Times New Roman"/>
            <w:sz w:val="24"/>
            <w:szCs w:val="24"/>
          </w:rPr>
          <w:t>loggers</w:t>
        </w:r>
        <w:r w:rsidR="00F207D3" w:rsidRPr="002703D6">
          <w:rPr>
            <w:rFonts w:ascii="Times New Roman" w:hAnsi="Times New Roman" w:cs="Times New Roman"/>
            <w:sz w:val="24"/>
            <w:szCs w:val="24"/>
          </w:rPr>
          <w:t xml:space="preserve"> </w:t>
        </w:r>
        <w:r w:rsidR="00F207D3">
          <w:rPr>
            <w:rFonts w:ascii="Times New Roman" w:hAnsi="Times New Roman" w:cs="Times New Roman"/>
            <w:sz w:val="24"/>
            <w:szCs w:val="24"/>
          </w:rPr>
          <w:t>outside of the netpen, within 1 m</w:t>
        </w:r>
      </w:ins>
      <w:del w:id="79" w:author="Microsoft Office User" w:date="2023-09-13T10:32:00Z">
        <w:r w:rsidRPr="002703D6" w:rsidDel="00F207D3">
          <w:rPr>
            <w:rFonts w:ascii="Times New Roman" w:hAnsi="Times New Roman" w:cs="Times New Roman"/>
            <w:sz w:val="24"/>
            <w:szCs w:val="24"/>
          </w:rPr>
          <w:delText>~</w:delText>
        </w:r>
      </w:del>
      <w:del w:id="80" w:author="Microsoft Office User" w:date="2023-09-13T10:33:00Z">
        <w:r w:rsidRPr="002703D6" w:rsidDel="00F207D3">
          <w:rPr>
            <w:rFonts w:ascii="Times New Roman" w:hAnsi="Times New Roman" w:cs="Times New Roman"/>
            <w:sz w:val="24"/>
            <w:szCs w:val="24"/>
          </w:rPr>
          <w:delText xml:space="preserve">1m outside of the </w:delText>
        </w:r>
        <w:r w:rsidR="00776CDB" w:rsidDel="00F207D3">
          <w:rPr>
            <w:rFonts w:ascii="Times New Roman" w:hAnsi="Times New Roman" w:cs="Times New Roman"/>
            <w:sz w:val="24"/>
            <w:szCs w:val="24"/>
          </w:rPr>
          <w:delText>net pen</w:delText>
        </w:r>
      </w:del>
      <w:r w:rsidR="00776CDB">
        <w:rPr>
          <w:rFonts w:ascii="Times New Roman" w:hAnsi="Times New Roman" w:cs="Times New Roman"/>
          <w:sz w:val="24"/>
          <w:szCs w:val="24"/>
        </w:rPr>
        <w:t>. A temperature-</w:t>
      </w:r>
      <w:r w:rsidRPr="002703D6">
        <w:rPr>
          <w:rFonts w:ascii="Times New Roman" w:hAnsi="Times New Roman" w:cs="Times New Roman"/>
          <w:sz w:val="24"/>
          <w:szCs w:val="24"/>
        </w:rPr>
        <w:t xml:space="preserve">oxygen profile was first taken using a handheld YSI </w:t>
      </w:r>
      <w:r w:rsidR="00723004">
        <w:rPr>
          <w:rFonts w:ascii="Times New Roman" w:hAnsi="Times New Roman" w:cs="Times New Roman"/>
          <w:sz w:val="24"/>
          <w:szCs w:val="24"/>
        </w:rPr>
        <w:t>(P</w:t>
      </w:r>
      <w:r w:rsidR="00723004" w:rsidRPr="00723004">
        <w:rPr>
          <w:rFonts w:ascii="Times New Roman" w:hAnsi="Times New Roman" w:cs="Times New Roman"/>
          <w:sz w:val="24"/>
          <w:szCs w:val="24"/>
        </w:rPr>
        <w:t>ro</w:t>
      </w:r>
      <w:r w:rsidR="00723004">
        <w:rPr>
          <w:rFonts w:ascii="Times New Roman" w:hAnsi="Times New Roman" w:cs="Times New Roman"/>
          <w:sz w:val="24"/>
          <w:szCs w:val="24"/>
        </w:rPr>
        <w:t>Solo Digital handheld sonde</w:t>
      </w:r>
      <w:r w:rsidR="00723004" w:rsidRPr="00723004">
        <w:rPr>
          <w:rFonts w:ascii="Times New Roman" w:hAnsi="Times New Roman" w:cs="Times New Roman"/>
          <w:sz w:val="24"/>
          <w:szCs w:val="24"/>
        </w:rPr>
        <w:t>,</w:t>
      </w:r>
      <w:r w:rsidR="00723004">
        <w:rPr>
          <w:rFonts w:ascii="Times New Roman" w:hAnsi="Times New Roman" w:cs="Times New Roman"/>
          <w:sz w:val="24"/>
          <w:szCs w:val="24"/>
        </w:rPr>
        <w:t xml:space="preserve"> </w:t>
      </w:r>
      <w:r w:rsidR="00723004" w:rsidRPr="00723004">
        <w:rPr>
          <w:rFonts w:ascii="Times New Roman" w:hAnsi="Times New Roman" w:cs="Times New Roman"/>
          <w:sz w:val="24"/>
          <w:szCs w:val="24"/>
        </w:rPr>
        <w:t>Yellow Springs, OH, USA; calibrated daily)</w:t>
      </w:r>
      <w:r w:rsidR="00723004">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sidR="00BA4028">
        <w:rPr>
          <w:rFonts w:ascii="Times New Roman" w:hAnsi="Times New Roman" w:cs="Times New Roman"/>
          <w:sz w:val="24"/>
          <w:szCs w:val="24"/>
        </w:rPr>
        <w:t>the thermocline at 12:00 noon</w:t>
      </w:r>
      <w:r w:rsidR="00723004">
        <w:rPr>
          <w:rFonts w:ascii="Times New Roman" w:hAnsi="Times New Roman" w:cs="Times New Roman"/>
          <w:sz w:val="24"/>
          <w:szCs w:val="24"/>
        </w:rPr>
        <w:t>.</w:t>
      </w:r>
      <w:r w:rsidRPr="002703D6">
        <w:rPr>
          <w:rFonts w:ascii="Times New Roman" w:hAnsi="Times New Roman" w:cs="Times New Roman"/>
          <w:sz w:val="24"/>
          <w:szCs w:val="24"/>
        </w:rPr>
        <w:t xml:space="preserve"> </w:t>
      </w:r>
      <w:r w:rsidR="00776CDB">
        <w:rPr>
          <w:rFonts w:ascii="Times New Roman" w:hAnsi="Times New Roman" w:cs="Times New Roman"/>
          <w:sz w:val="24"/>
          <w:szCs w:val="24"/>
        </w:rPr>
        <w:t>L</w:t>
      </w:r>
      <w:r w:rsidRPr="002703D6">
        <w:rPr>
          <w:rFonts w:ascii="Times New Roman" w:hAnsi="Times New Roman" w:cs="Times New Roman"/>
          <w:sz w:val="24"/>
          <w:szCs w:val="24"/>
        </w:rPr>
        <w:t xml:space="preserve">oggers </w:t>
      </w:r>
      <w:r w:rsidR="00776CDB">
        <w:rPr>
          <w:rFonts w:ascii="Times New Roman" w:hAnsi="Times New Roman" w:cs="Times New Roman"/>
          <w:sz w:val="24"/>
          <w:szCs w:val="24"/>
        </w:rPr>
        <w:t xml:space="preserve">that recorded dissolved oxygen and temperature </w:t>
      </w:r>
      <w:r w:rsidRPr="002703D6">
        <w:rPr>
          <w:rFonts w:ascii="Times New Roman" w:hAnsi="Times New Roman" w:cs="Times New Roman"/>
          <w:sz w:val="24"/>
          <w:szCs w:val="24"/>
        </w:rPr>
        <w:t>(MiniDOT® Logger, dissolved oxygen accuracy to +/- 0.1</w:t>
      </w:r>
      <w:r w:rsidR="00776CDB" w:rsidRPr="002703D6">
        <w:rPr>
          <w:rFonts w:ascii="Times New Roman" w:hAnsi="Times New Roman" w:cs="Times New Roman"/>
          <w:sz w:val="24"/>
          <w:szCs w:val="24"/>
        </w:rPr>
        <w:t>mg</w:t>
      </w:r>
      <w:r w:rsidR="00776CDB">
        <w:rPr>
          <w:rFonts w:ascii="Times New Roman" w:hAnsi="Times New Roman" w:cs="Times New Roman"/>
          <w:sz w:val="24"/>
          <w:szCs w:val="24"/>
        </w:rPr>
        <w:t>•</w:t>
      </w:r>
      <w:r w:rsidR="00776CDB" w:rsidRPr="002703D6">
        <w:rPr>
          <w:rFonts w:ascii="Times New Roman" w:hAnsi="Times New Roman" w:cs="Times New Roman"/>
          <w:sz w:val="24"/>
          <w:szCs w:val="24"/>
        </w:rPr>
        <w:t>L</w:t>
      </w:r>
      <w:r w:rsidR="00776CDB">
        <w:rPr>
          <w:rFonts w:ascii="Times New Roman" w:hAnsi="Times New Roman" w:cs="Times New Roman"/>
          <w:sz w:val="24"/>
          <w:szCs w:val="24"/>
          <w:vertAlign w:val="superscript"/>
        </w:rPr>
        <w:t>-1</w:t>
      </w:r>
      <w:r w:rsidRPr="002703D6">
        <w:rPr>
          <w:rFonts w:ascii="Times New Roman" w:hAnsi="Times New Roman" w:cs="Times New Roman"/>
          <w:sz w:val="24"/>
          <w:szCs w:val="24"/>
        </w:rPr>
        <w:t>and temperature to +/- 0.1℃, or Onset HOBO® U26-001 Dissolved Oxygen Data Logger dissolved oxygen accuracy to +/-</w:t>
      </w:r>
      <w:r w:rsidR="00776CDB">
        <w:rPr>
          <w:rFonts w:ascii="Times New Roman" w:hAnsi="Times New Roman" w:cs="Times New Roman"/>
          <w:sz w:val="24"/>
          <w:szCs w:val="24"/>
        </w:rPr>
        <w:t xml:space="preserve"> </w:t>
      </w:r>
      <w:r w:rsidRPr="002703D6">
        <w:rPr>
          <w:rFonts w:ascii="Times New Roman" w:hAnsi="Times New Roman" w:cs="Times New Roman"/>
          <w:sz w:val="24"/>
          <w:szCs w:val="24"/>
        </w:rPr>
        <w:t>0.2mg</w:t>
      </w:r>
      <w:r w:rsidR="00776CDB">
        <w:rPr>
          <w:rFonts w:ascii="Times New Roman" w:hAnsi="Times New Roman" w:cs="Times New Roman"/>
          <w:sz w:val="24"/>
          <w:szCs w:val="24"/>
        </w:rPr>
        <w:t>•</w:t>
      </w:r>
      <w:r w:rsidRPr="002703D6">
        <w:rPr>
          <w:rFonts w:ascii="Times New Roman" w:hAnsi="Times New Roman" w:cs="Times New Roman"/>
          <w:sz w:val="24"/>
          <w:szCs w:val="24"/>
        </w:rPr>
        <w:t>L</w:t>
      </w:r>
      <w:r w:rsidR="00776CDB">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sidR="006E1922">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sidR="00776CDB">
        <w:rPr>
          <w:rFonts w:ascii="Times New Roman" w:hAnsi="Times New Roman" w:cs="Times New Roman"/>
          <w:sz w:val="24"/>
          <w:szCs w:val="24"/>
        </w:rPr>
        <w:t>-</w:t>
      </w:r>
      <w:r w:rsidRPr="002703D6">
        <w:rPr>
          <w:rFonts w:ascii="Times New Roman" w:hAnsi="Times New Roman" w:cs="Times New Roman"/>
          <w:sz w:val="24"/>
          <w:szCs w:val="24"/>
        </w:rPr>
        <w:t xml:space="preserve">cm below the </w:t>
      </w:r>
      <w:commentRangeStart w:id="81"/>
      <w:r w:rsidRPr="002703D6">
        <w:rPr>
          <w:rFonts w:ascii="Times New Roman" w:hAnsi="Times New Roman" w:cs="Times New Roman"/>
          <w:sz w:val="24"/>
          <w:szCs w:val="24"/>
        </w:rPr>
        <w:t>surface</w:t>
      </w:r>
      <w:commentRangeEnd w:id="81"/>
      <w:r w:rsidR="0001364D">
        <w:rPr>
          <w:rStyle w:val="CommentReference"/>
        </w:rPr>
        <w:commentReference w:id="81"/>
      </w:r>
      <w:r w:rsidRPr="002703D6">
        <w:rPr>
          <w:rFonts w:ascii="Times New Roman" w:hAnsi="Times New Roman" w:cs="Times New Roman"/>
          <w:sz w:val="24"/>
          <w:szCs w:val="24"/>
        </w:rPr>
        <w:t xml:space="preserve">, at the thermocline, and </w:t>
      </w:r>
      <w:r w:rsidR="006E1922">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sidR="00F90077">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±0.2°C) were affixed to the </w:t>
      </w:r>
      <w:r w:rsidR="00BA4028">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sidR="00BA4028">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sidR="00F90077">
        <w:rPr>
          <w:rFonts w:ascii="Times New Roman" w:hAnsi="Times New Roman" w:cs="Times New Roman"/>
          <w:sz w:val="24"/>
          <w:szCs w:val="24"/>
        </w:rPr>
        <w:t>ger, and at the water’s surface.</w:t>
      </w:r>
      <w:r w:rsidR="00BF0A30">
        <w:rPr>
          <w:rFonts w:ascii="Times New Roman" w:hAnsi="Times New Roman" w:cs="Times New Roman"/>
          <w:sz w:val="24"/>
          <w:szCs w:val="24"/>
        </w:rPr>
        <w:t xml:space="preserve"> </w:t>
      </w:r>
      <w:r w:rsidRPr="002703D6">
        <w:rPr>
          <w:rFonts w:ascii="Times New Roman" w:hAnsi="Times New Roman" w:cs="Times New Roman"/>
          <w:sz w:val="24"/>
          <w:szCs w:val="24"/>
        </w:rPr>
        <w:t>Net pens were cleared of any debris or buildup twice weekly, but were otherwise left undisturbed</w:t>
      </w:r>
      <w:ins w:id="82" w:author="Microsoft Office User" w:date="2023-09-13T10:34:00Z">
        <w:r w:rsidR="00F207D3">
          <w:rPr>
            <w:rFonts w:ascii="Times New Roman" w:hAnsi="Times New Roman" w:cs="Times New Roman"/>
            <w:sz w:val="24"/>
            <w:szCs w:val="24"/>
          </w:rPr>
          <w:t>.</w:t>
        </w:r>
      </w:ins>
      <w:ins w:id="83" w:author="Microsoft Office User" w:date="2023-09-13T10:35:00Z">
        <w:r w:rsidR="00F207D3">
          <w:rPr>
            <w:rFonts w:ascii="Times New Roman" w:hAnsi="Times New Roman" w:cs="Times New Roman"/>
            <w:sz w:val="24"/>
            <w:szCs w:val="24"/>
          </w:rPr>
          <w:t xml:space="preserve"> Dissolved oxygen logger membranes were also wiped clean during this maintenance. </w:t>
        </w:r>
      </w:ins>
      <w:del w:id="84" w:author="Microsoft Office User" w:date="2023-09-13T10:34:00Z">
        <w:r w:rsidRPr="002703D6" w:rsidDel="00F207D3">
          <w:rPr>
            <w:rFonts w:ascii="Times New Roman" w:hAnsi="Times New Roman" w:cs="Times New Roman"/>
            <w:sz w:val="24"/>
            <w:szCs w:val="24"/>
          </w:rPr>
          <w:delText xml:space="preserve"> to</w:delText>
        </w:r>
      </w:del>
      <w:r w:rsidRPr="002703D6">
        <w:rPr>
          <w:rFonts w:ascii="Times New Roman" w:hAnsi="Times New Roman" w:cs="Times New Roman"/>
          <w:sz w:val="24"/>
          <w:szCs w:val="24"/>
        </w:rPr>
        <w:t xml:space="preserve"> </w:t>
      </w:r>
      <w:del w:id="85" w:author="Microsoft Office User" w:date="2023-09-13T10:33:00Z">
        <w:r w:rsidRPr="002703D6" w:rsidDel="00F207D3">
          <w:rPr>
            <w:rFonts w:ascii="Times New Roman" w:hAnsi="Times New Roman" w:cs="Times New Roman"/>
            <w:sz w:val="24"/>
            <w:szCs w:val="24"/>
          </w:rPr>
          <w:delText>reduce fish stress and behavior alteration.</w:delText>
        </w:r>
      </w:del>
      <w:del w:id="86" w:author="Microsoft Office User" w:date="2023-09-13T10:35:00Z">
        <w:r w:rsidRPr="002703D6" w:rsidDel="00F207D3">
          <w:rPr>
            <w:rFonts w:ascii="Times New Roman" w:hAnsi="Times New Roman" w:cs="Times New Roman"/>
            <w:sz w:val="24"/>
            <w:szCs w:val="24"/>
          </w:rPr>
          <w:delText xml:space="preserve"> </w:delText>
        </w:r>
      </w:del>
      <w:del w:id="87" w:author="Microsoft Office User" w:date="2023-09-13T10:34:00Z">
        <w:r w:rsidRPr="002703D6" w:rsidDel="00F207D3">
          <w:rPr>
            <w:rFonts w:ascii="Times New Roman" w:hAnsi="Times New Roman" w:cs="Times New Roman"/>
            <w:sz w:val="24"/>
            <w:szCs w:val="24"/>
          </w:rPr>
          <w:delText xml:space="preserve">The membrane of oxygen loggers was cleaned 1-2x’s weekly. </w:delText>
        </w:r>
      </w:del>
      <w:r w:rsidRPr="002703D6">
        <w:rPr>
          <w:rFonts w:ascii="Times New Roman" w:hAnsi="Times New Roman" w:cs="Times New Roman"/>
          <w:sz w:val="24"/>
          <w:szCs w:val="24"/>
        </w:rPr>
        <w:t xml:space="preserve">At the end of the study, fish were removed from the pen, temperature loggers were removed, and fish were released back into the alcove. </w:t>
      </w:r>
    </w:p>
    <w:p w14:paraId="4AA7BC7A" w14:textId="77777777" w:rsidR="002703D6" w:rsidRDefault="002703D6" w:rsidP="002703D6">
      <w:pPr>
        <w:rPr>
          <w:rFonts w:ascii="Times New Roman" w:hAnsi="Times New Roman" w:cs="Times New Roman"/>
          <w:b/>
          <w:i/>
          <w:sz w:val="24"/>
          <w:szCs w:val="24"/>
        </w:rPr>
      </w:pPr>
      <w:r w:rsidRPr="00606326">
        <w:rPr>
          <w:rFonts w:ascii="Times New Roman" w:hAnsi="Times New Roman" w:cs="Times New Roman"/>
          <w:b/>
          <w:i/>
          <w:sz w:val="24"/>
          <w:szCs w:val="24"/>
        </w:rPr>
        <w:t>Analysis</w:t>
      </w:r>
    </w:p>
    <w:p w14:paraId="1FF67C40" w14:textId="28E08DD0" w:rsidR="00611005" w:rsidRDefault="00801627" w:rsidP="00611005">
      <w:pPr>
        <w:rPr>
          <w:rFonts w:ascii="Times New Roman" w:hAnsi="Times New Roman" w:cs="Times New Roman"/>
          <w:sz w:val="24"/>
          <w:szCs w:val="24"/>
        </w:rPr>
      </w:pPr>
      <w:r>
        <w:rPr>
          <w:rFonts w:ascii="Times New Roman" w:hAnsi="Times New Roman" w:cs="Times New Roman"/>
          <w:i/>
          <w:sz w:val="24"/>
          <w:szCs w:val="24"/>
        </w:rPr>
        <w:t xml:space="preserve">Quantifying </w:t>
      </w:r>
      <w:r w:rsidR="00611005">
        <w:rPr>
          <w:rFonts w:ascii="Times New Roman" w:hAnsi="Times New Roman" w:cs="Times New Roman"/>
          <w:i/>
          <w:sz w:val="24"/>
          <w:szCs w:val="24"/>
        </w:rPr>
        <w:t>variation in temperature and oxygen</w:t>
      </w:r>
    </w:p>
    <w:p w14:paraId="4E095441" w14:textId="016B4E01" w:rsidR="006A576C" w:rsidRPr="006A576C" w:rsidRDefault="00C5615B" w:rsidP="002703D6">
      <w:pPr>
        <w:rPr>
          <w:rFonts w:ascii="Times New Roman" w:hAnsi="Times New Roman" w:cs="Times New Roman"/>
          <w:sz w:val="24"/>
          <w:szCs w:val="24"/>
        </w:rPr>
      </w:pPr>
      <w:r>
        <w:rPr>
          <w:rFonts w:ascii="Times New Roman" w:hAnsi="Times New Roman" w:cs="Times New Roman"/>
          <w:sz w:val="24"/>
          <w:szCs w:val="24"/>
        </w:rPr>
        <w:t>D</w:t>
      </w:r>
      <w:r w:rsidR="00611005">
        <w:rPr>
          <w:rFonts w:ascii="Times New Roman" w:hAnsi="Times New Roman" w:cs="Times New Roman"/>
          <w:sz w:val="24"/>
          <w:szCs w:val="24"/>
        </w:rPr>
        <w:t>ata</w:t>
      </w:r>
      <w:r>
        <w:rPr>
          <w:rFonts w:ascii="Times New Roman" w:hAnsi="Times New Roman" w:cs="Times New Roman"/>
          <w:sz w:val="24"/>
          <w:szCs w:val="24"/>
        </w:rPr>
        <w:t xml:space="preserve"> from </w:t>
      </w:r>
      <w:commentRangeStart w:id="88"/>
      <w:r>
        <w:rPr>
          <w:rFonts w:ascii="Times New Roman" w:hAnsi="Times New Roman" w:cs="Times New Roman"/>
          <w:sz w:val="24"/>
          <w:szCs w:val="24"/>
        </w:rPr>
        <w:t>logger arrays</w:t>
      </w:r>
      <w:r w:rsidR="00611005">
        <w:rPr>
          <w:rFonts w:ascii="Times New Roman" w:hAnsi="Times New Roman" w:cs="Times New Roman"/>
          <w:sz w:val="24"/>
          <w:szCs w:val="24"/>
        </w:rPr>
        <w:t xml:space="preserve"> were first reviewed to remove any invalid</w:t>
      </w:r>
      <w:r w:rsidR="004D6025">
        <w:rPr>
          <w:rFonts w:ascii="Times New Roman" w:hAnsi="Times New Roman" w:cs="Times New Roman"/>
          <w:sz w:val="24"/>
          <w:szCs w:val="24"/>
        </w:rPr>
        <w:t xml:space="preserve"> recordings</w:t>
      </w:r>
      <w:r>
        <w:rPr>
          <w:rFonts w:ascii="Times New Roman" w:hAnsi="Times New Roman" w:cs="Times New Roman"/>
          <w:sz w:val="24"/>
          <w:szCs w:val="24"/>
        </w:rPr>
        <w:t xml:space="preserve"> (e.g. </w:t>
      </w:r>
      <w:r w:rsidR="007E4655">
        <w:rPr>
          <w:rFonts w:ascii="Times New Roman" w:hAnsi="Times New Roman" w:cs="Times New Roman"/>
          <w:sz w:val="24"/>
          <w:szCs w:val="24"/>
        </w:rPr>
        <w:t>abnormally</w:t>
      </w:r>
      <w:r>
        <w:rPr>
          <w:rFonts w:ascii="Times New Roman" w:hAnsi="Times New Roman" w:cs="Times New Roman"/>
          <w:sz w:val="24"/>
          <w:szCs w:val="24"/>
        </w:rPr>
        <w:t xml:space="preserve"> high or low temperatures or dissolved oxygen concentrations)</w:t>
      </w:r>
      <w:r w:rsidR="004D6025">
        <w:rPr>
          <w:rFonts w:ascii="Times New Roman" w:hAnsi="Times New Roman" w:cs="Times New Roman"/>
          <w:sz w:val="24"/>
          <w:szCs w:val="24"/>
        </w:rPr>
        <w:t xml:space="preserve">. </w:t>
      </w:r>
      <w:commentRangeEnd w:id="88"/>
      <w:r w:rsidR="00553A97">
        <w:rPr>
          <w:rStyle w:val="CommentReference"/>
        </w:rPr>
        <w:commentReference w:id="88"/>
      </w:r>
      <w:r w:rsidR="002D4797">
        <w:rPr>
          <w:rFonts w:ascii="Times New Roman" w:hAnsi="Times New Roman" w:cs="Times New Roman"/>
          <w:sz w:val="24"/>
          <w:szCs w:val="24"/>
        </w:rPr>
        <w:t xml:space="preserve">Two of the dissolved oxygen and temperature loggers at the Blue Ruin </w:t>
      </w:r>
      <w:r w:rsidR="009870E9">
        <w:rPr>
          <w:rFonts w:ascii="Times New Roman" w:hAnsi="Times New Roman" w:cs="Times New Roman"/>
          <w:sz w:val="24"/>
          <w:szCs w:val="24"/>
        </w:rPr>
        <w:t xml:space="preserve">site-4 </w:t>
      </w:r>
      <w:r w:rsidR="002D4797">
        <w:rPr>
          <w:rFonts w:ascii="Times New Roman" w:hAnsi="Times New Roman" w:cs="Times New Roman"/>
          <w:sz w:val="24"/>
          <w:szCs w:val="24"/>
        </w:rPr>
        <w:t>net pen</w:t>
      </w:r>
      <w:r w:rsidR="009870E9">
        <w:rPr>
          <w:rFonts w:ascii="Times New Roman" w:hAnsi="Times New Roman" w:cs="Times New Roman"/>
          <w:sz w:val="24"/>
          <w:szCs w:val="24"/>
        </w:rPr>
        <w:t xml:space="preserve"> array</w:t>
      </w:r>
      <w:r w:rsidR="002D4797">
        <w:rPr>
          <w:rFonts w:ascii="Times New Roman" w:hAnsi="Times New Roman" w:cs="Times New Roman"/>
          <w:sz w:val="24"/>
          <w:szCs w:val="24"/>
        </w:rPr>
        <w:t xml:space="preserve"> </w:t>
      </w:r>
      <w:r w:rsidR="009870E9">
        <w:rPr>
          <w:rFonts w:ascii="Times New Roman" w:hAnsi="Times New Roman" w:cs="Times New Roman"/>
          <w:sz w:val="24"/>
          <w:szCs w:val="24"/>
        </w:rPr>
        <w:t xml:space="preserve">(loggers at 1.55m and 0.5m depth) </w:t>
      </w:r>
      <w:r w:rsidR="002D4797">
        <w:rPr>
          <w:rFonts w:ascii="Times New Roman" w:hAnsi="Times New Roman" w:cs="Times New Roman"/>
          <w:sz w:val="24"/>
          <w:szCs w:val="24"/>
        </w:rPr>
        <w:t xml:space="preserve">were </w:t>
      </w:r>
      <w:del w:id="89" w:author="Microsoft Office User" w:date="2023-09-13T10:37:00Z">
        <w:r w:rsidR="002D4797" w:rsidDel="00553A97">
          <w:rPr>
            <w:rFonts w:ascii="Times New Roman" w:hAnsi="Times New Roman" w:cs="Times New Roman"/>
            <w:sz w:val="24"/>
            <w:szCs w:val="24"/>
          </w:rPr>
          <w:delText xml:space="preserve">fouled </w:delText>
        </w:r>
      </w:del>
      <w:ins w:id="90" w:author="Microsoft Office User" w:date="2023-09-13T10:37:00Z">
        <w:r w:rsidR="00553A97">
          <w:rPr>
            <w:rFonts w:ascii="Times New Roman" w:hAnsi="Times New Roman" w:cs="Times New Roman"/>
            <w:sz w:val="24"/>
            <w:szCs w:val="24"/>
          </w:rPr>
          <w:t xml:space="preserve">became fouled </w:t>
        </w:r>
      </w:ins>
      <w:r w:rsidR="002D4797">
        <w:rPr>
          <w:rFonts w:ascii="Times New Roman" w:hAnsi="Times New Roman" w:cs="Times New Roman"/>
          <w:sz w:val="24"/>
          <w:szCs w:val="24"/>
        </w:rPr>
        <w:t>with algae</w:t>
      </w:r>
      <w:r w:rsidR="004D6025">
        <w:rPr>
          <w:rFonts w:ascii="Times New Roman" w:hAnsi="Times New Roman" w:cs="Times New Roman"/>
          <w:sz w:val="24"/>
          <w:szCs w:val="24"/>
        </w:rPr>
        <w:t xml:space="preserve"> during the </w:t>
      </w:r>
      <w:r w:rsidR="009870E9">
        <w:rPr>
          <w:rFonts w:ascii="Times New Roman" w:hAnsi="Times New Roman" w:cs="Times New Roman"/>
          <w:sz w:val="24"/>
          <w:szCs w:val="24"/>
        </w:rPr>
        <w:t xml:space="preserve">study and </w:t>
      </w:r>
      <w:r w:rsidR="00427374">
        <w:rPr>
          <w:rFonts w:ascii="Times New Roman" w:hAnsi="Times New Roman" w:cs="Times New Roman"/>
          <w:sz w:val="24"/>
          <w:szCs w:val="24"/>
        </w:rPr>
        <w:t xml:space="preserve">frequently </w:t>
      </w:r>
      <w:r w:rsidR="009870E9">
        <w:rPr>
          <w:rFonts w:ascii="Times New Roman" w:hAnsi="Times New Roman" w:cs="Times New Roman"/>
          <w:sz w:val="24"/>
          <w:szCs w:val="24"/>
        </w:rPr>
        <w:t>recorded excessively high and low dissolved oxygen concentrations (despite weekly cleaning of the sensors)</w:t>
      </w:r>
      <w:r w:rsidR="004D6025">
        <w:rPr>
          <w:rFonts w:ascii="Times New Roman" w:hAnsi="Times New Roman" w:cs="Times New Roman"/>
          <w:sz w:val="24"/>
          <w:szCs w:val="24"/>
        </w:rPr>
        <w:t xml:space="preserve">. The </w:t>
      </w:r>
      <w:commentRangeStart w:id="91"/>
      <w:r w:rsidR="004D6025">
        <w:rPr>
          <w:rFonts w:ascii="Times New Roman" w:hAnsi="Times New Roman" w:cs="Times New Roman"/>
          <w:sz w:val="24"/>
          <w:szCs w:val="24"/>
        </w:rPr>
        <w:t xml:space="preserve">site-5 </w:t>
      </w:r>
      <w:commentRangeEnd w:id="91"/>
      <w:r w:rsidR="00553A97">
        <w:rPr>
          <w:rStyle w:val="CommentReference"/>
        </w:rPr>
        <w:commentReference w:id="91"/>
      </w:r>
      <w:r w:rsidR="004D6025">
        <w:rPr>
          <w:rFonts w:ascii="Times New Roman" w:hAnsi="Times New Roman" w:cs="Times New Roman"/>
          <w:sz w:val="24"/>
          <w:szCs w:val="24"/>
        </w:rPr>
        <w:t xml:space="preserve">logger array, however, was within 10m of the </w:t>
      </w:r>
      <w:r>
        <w:rPr>
          <w:rFonts w:ascii="Times New Roman" w:hAnsi="Times New Roman" w:cs="Times New Roman"/>
          <w:sz w:val="24"/>
          <w:szCs w:val="24"/>
        </w:rPr>
        <w:t xml:space="preserve">site-4 </w:t>
      </w:r>
      <w:r w:rsidR="004D6025">
        <w:rPr>
          <w:rFonts w:ascii="Times New Roman" w:hAnsi="Times New Roman" w:cs="Times New Roman"/>
          <w:sz w:val="24"/>
          <w:szCs w:val="24"/>
        </w:rPr>
        <w:t>net</w:t>
      </w:r>
      <w:r w:rsidR="007E4655">
        <w:rPr>
          <w:rFonts w:ascii="Times New Roman" w:hAnsi="Times New Roman" w:cs="Times New Roman"/>
          <w:sz w:val="24"/>
          <w:szCs w:val="24"/>
        </w:rPr>
        <w:t xml:space="preserve"> </w:t>
      </w:r>
      <w:r w:rsidR="004D6025">
        <w:rPr>
          <w:rFonts w:ascii="Times New Roman" w:hAnsi="Times New Roman" w:cs="Times New Roman"/>
          <w:sz w:val="24"/>
          <w:szCs w:val="24"/>
        </w:rPr>
        <w:t>pen array</w:t>
      </w:r>
      <w:r>
        <w:rPr>
          <w:rFonts w:ascii="Times New Roman" w:hAnsi="Times New Roman" w:cs="Times New Roman"/>
          <w:sz w:val="24"/>
          <w:szCs w:val="24"/>
        </w:rPr>
        <w:t xml:space="preserve"> </w:t>
      </w:r>
      <w:r w:rsidR="004D6025">
        <w:rPr>
          <w:rFonts w:ascii="Times New Roman" w:hAnsi="Times New Roman" w:cs="Times New Roman"/>
          <w:sz w:val="24"/>
          <w:szCs w:val="24"/>
        </w:rPr>
        <w:t xml:space="preserve">and </w:t>
      </w:r>
      <w:commentRangeStart w:id="92"/>
      <w:r w:rsidR="004D6025">
        <w:rPr>
          <w:rFonts w:ascii="Times New Roman" w:hAnsi="Times New Roman" w:cs="Times New Roman"/>
          <w:sz w:val="24"/>
          <w:szCs w:val="24"/>
        </w:rPr>
        <w:t xml:space="preserve">visual comparison of logger data </w:t>
      </w:r>
      <w:commentRangeEnd w:id="92"/>
      <w:r w:rsidR="00553A97">
        <w:rPr>
          <w:rStyle w:val="CommentReference"/>
        </w:rPr>
        <w:commentReference w:id="92"/>
      </w:r>
      <w:r w:rsidR="004D6025">
        <w:rPr>
          <w:rFonts w:ascii="Times New Roman" w:hAnsi="Times New Roman" w:cs="Times New Roman"/>
          <w:sz w:val="24"/>
          <w:szCs w:val="24"/>
        </w:rPr>
        <w:t xml:space="preserve">between these two sites, as well as profile data from both </w:t>
      </w:r>
      <w:r>
        <w:rPr>
          <w:rFonts w:ascii="Times New Roman" w:hAnsi="Times New Roman" w:cs="Times New Roman"/>
          <w:sz w:val="24"/>
          <w:szCs w:val="24"/>
        </w:rPr>
        <w:t>locations</w:t>
      </w:r>
      <w:r w:rsidR="004D6025">
        <w:rPr>
          <w:rFonts w:ascii="Times New Roman" w:hAnsi="Times New Roman" w:cs="Times New Roman"/>
          <w:sz w:val="24"/>
          <w:szCs w:val="24"/>
        </w:rPr>
        <w:t xml:space="preserve">, showed that </w:t>
      </w:r>
      <w:r w:rsidR="009870E9">
        <w:rPr>
          <w:rFonts w:ascii="Times New Roman" w:hAnsi="Times New Roman" w:cs="Times New Roman"/>
          <w:sz w:val="24"/>
          <w:szCs w:val="24"/>
        </w:rPr>
        <w:t>recordings of temperature and oxygen were</w:t>
      </w:r>
      <w:r>
        <w:rPr>
          <w:rFonts w:ascii="Times New Roman" w:hAnsi="Times New Roman" w:cs="Times New Roman"/>
          <w:sz w:val="24"/>
          <w:szCs w:val="24"/>
        </w:rPr>
        <w:t xml:space="preserve"> quite comparable</w:t>
      </w:r>
      <w:r w:rsidR="009870E9">
        <w:rPr>
          <w:rFonts w:ascii="Times New Roman" w:hAnsi="Times New Roman" w:cs="Times New Roman"/>
          <w:sz w:val="24"/>
          <w:szCs w:val="24"/>
        </w:rPr>
        <w:t xml:space="preserve"> throughout the vertical profile. We opted to remove the disso</w:t>
      </w:r>
      <w:r w:rsidR="00BA4028">
        <w:rPr>
          <w:rFonts w:ascii="Times New Roman" w:hAnsi="Times New Roman" w:cs="Times New Roman"/>
          <w:sz w:val="24"/>
          <w:szCs w:val="24"/>
        </w:rPr>
        <w:t>lved oxygen recordings from the</w:t>
      </w:r>
      <w:r w:rsidR="009870E9">
        <w:rPr>
          <w:rFonts w:ascii="Times New Roman" w:hAnsi="Times New Roman" w:cs="Times New Roman"/>
          <w:sz w:val="24"/>
          <w:szCs w:val="24"/>
        </w:rPr>
        <w:t xml:space="preserve"> two fouled loggers </w:t>
      </w:r>
      <w:r w:rsidR="00BA4028">
        <w:rPr>
          <w:rFonts w:ascii="Times New Roman" w:hAnsi="Times New Roman" w:cs="Times New Roman"/>
          <w:sz w:val="24"/>
          <w:szCs w:val="24"/>
        </w:rPr>
        <w:t xml:space="preserve">at the site-4 net pen array </w:t>
      </w:r>
      <w:r w:rsidR="009870E9">
        <w:rPr>
          <w:rFonts w:ascii="Times New Roman" w:hAnsi="Times New Roman" w:cs="Times New Roman"/>
          <w:sz w:val="24"/>
          <w:szCs w:val="24"/>
        </w:rPr>
        <w:t xml:space="preserve">and incorporate the dissolved oxygen data </w:t>
      </w:r>
      <w:r>
        <w:rPr>
          <w:rFonts w:ascii="Times New Roman" w:hAnsi="Times New Roman" w:cs="Times New Roman"/>
          <w:sz w:val="24"/>
          <w:szCs w:val="24"/>
        </w:rPr>
        <w:t xml:space="preserve">from the site-5 array </w:t>
      </w:r>
      <w:r w:rsidR="009870E9">
        <w:rPr>
          <w:rFonts w:ascii="Times New Roman" w:hAnsi="Times New Roman" w:cs="Times New Roman"/>
          <w:sz w:val="24"/>
          <w:szCs w:val="24"/>
        </w:rPr>
        <w:t xml:space="preserve">recorded </w:t>
      </w:r>
      <w:r>
        <w:rPr>
          <w:rFonts w:ascii="Times New Roman" w:hAnsi="Times New Roman" w:cs="Times New Roman"/>
          <w:sz w:val="24"/>
          <w:szCs w:val="24"/>
        </w:rPr>
        <w:t xml:space="preserve">by the loggers at the closest aligning depths </w:t>
      </w:r>
      <w:r w:rsidR="009870E9">
        <w:rPr>
          <w:rFonts w:ascii="Times New Roman" w:hAnsi="Times New Roman" w:cs="Times New Roman"/>
          <w:sz w:val="24"/>
          <w:szCs w:val="24"/>
        </w:rPr>
        <w:t>(loggers at 1.35 and 0.4m depth respectively).</w:t>
      </w:r>
    </w:p>
    <w:p w14:paraId="56F21382" w14:textId="3397353B" w:rsidR="00334360" w:rsidRDefault="00334360" w:rsidP="002703D6">
      <w:pPr>
        <w:rPr>
          <w:rFonts w:ascii="Times New Roman" w:hAnsi="Times New Roman" w:cs="Times New Roman"/>
          <w:sz w:val="24"/>
          <w:szCs w:val="24"/>
        </w:rPr>
      </w:pPr>
      <w:r>
        <w:rPr>
          <w:rFonts w:ascii="Times New Roman" w:hAnsi="Times New Roman" w:cs="Times New Roman"/>
          <w:i/>
          <w:sz w:val="24"/>
          <w:szCs w:val="24"/>
        </w:rPr>
        <w:t xml:space="preserve">Simulation </w:t>
      </w:r>
      <w:r w:rsidR="006A576C">
        <w:rPr>
          <w:rFonts w:ascii="Times New Roman" w:hAnsi="Times New Roman" w:cs="Times New Roman"/>
          <w:i/>
          <w:sz w:val="24"/>
          <w:szCs w:val="24"/>
        </w:rPr>
        <w:t xml:space="preserve">of fish depth selection </w:t>
      </w:r>
      <w:ins w:id="93" w:author="Microsoft Office User" w:date="2023-09-13T10:40:00Z">
        <w:r w:rsidR="00553A97">
          <w:rPr>
            <w:rFonts w:ascii="Times New Roman" w:hAnsi="Times New Roman" w:cs="Times New Roman"/>
            <w:i/>
            <w:sz w:val="24"/>
            <w:szCs w:val="24"/>
          </w:rPr>
          <w:t>under alternative behavioral responses</w:t>
        </w:r>
      </w:ins>
    </w:p>
    <w:p w14:paraId="1FE35086" w14:textId="76C47F8B" w:rsidR="001F15CA" w:rsidRDefault="00242689" w:rsidP="00334360">
      <w:pPr>
        <w:rPr>
          <w:rFonts w:ascii="Times New Roman" w:hAnsi="Times New Roman" w:cs="Times New Roman"/>
          <w:sz w:val="24"/>
          <w:szCs w:val="24"/>
        </w:rPr>
      </w:pPr>
      <w:r>
        <w:rPr>
          <w:rFonts w:ascii="Times New Roman" w:hAnsi="Times New Roman" w:cs="Times New Roman"/>
          <w:sz w:val="24"/>
          <w:szCs w:val="24"/>
        </w:rPr>
        <w:t>W</w:t>
      </w:r>
      <w:r w:rsidR="00032B51">
        <w:rPr>
          <w:rFonts w:ascii="Times New Roman" w:hAnsi="Times New Roman" w:cs="Times New Roman"/>
          <w:sz w:val="24"/>
          <w:szCs w:val="24"/>
        </w:rPr>
        <w:t xml:space="preserve">e used </w:t>
      </w:r>
      <w:r w:rsidR="007C3E64">
        <w:rPr>
          <w:rFonts w:ascii="Times New Roman" w:hAnsi="Times New Roman" w:cs="Times New Roman"/>
          <w:sz w:val="24"/>
          <w:szCs w:val="24"/>
        </w:rPr>
        <w:t>the</w:t>
      </w:r>
      <w:r w:rsidR="00032B51">
        <w:rPr>
          <w:rFonts w:ascii="Times New Roman" w:hAnsi="Times New Roman" w:cs="Times New Roman"/>
          <w:sz w:val="24"/>
          <w:szCs w:val="24"/>
        </w:rPr>
        <w:t xml:space="preserve"> temperature and oxygen data</w:t>
      </w:r>
      <w:r w:rsidR="007C3E64">
        <w:rPr>
          <w:rFonts w:ascii="Times New Roman" w:hAnsi="Times New Roman" w:cs="Times New Roman"/>
          <w:sz w:val="24"/>
          <w:szCs w:val="24"/>
        </w:rPr>
        <w:t xml:space="preserve"> from the site-4 net</w:t>
      </w:r>
      <w:r w:rsidR="00CC4439">
        <w:rPr>
          <w:rFonts w:ascii="Times New Roman" w:hAnsi="Times New Roman" w:cs="Times New Roman"/>
          <w:sz w:val="24"/>
          <w:szCs w:val="24"/>
        </w:rPr>
        <w:t xml:space="preserve"> </w:t>
      </w:r>
      <w:r w:rsidR="007C3E64">
        <w:rPr>
          <w:rFonts w:ascii="Times New Roman" w:hAnsi="Times New Roman" w:cs="Times New Roman"/>
          <w:sz w:val="24"/>
          <w:szCs w:val="24"/>
        </w:rPr>
        <w:t>pen array</w:t>
      </w:r>
      <w:r w:rsidR="00032B51">
        <w:rPr>
          <w:rFonts w:ascii="Times New Roman" w:hAnsi="Times New Roman" w:cs="Times New Roman"/>
          <w:sz w:val="24"/>
          <w:szCs w:val="24"/>
        </w:rPr>
        <w:t xml:space="preserve"> to simulate how </w:t>
      </w:r>
      <w:r w:rsidR="0019350F">
        <w:rPr>
          <w:rFonts w:ascii="Times New Roman" w:hAnsi="Times New Roman" w:cs="Times New Roman"/>
          <w:sz w:val="24"/>
          <w:szCs w:val="24"/>
        </w:rPr>
        <w:t xml:space="preserve">hypothesized fish depth </w:t>
      </w:r>
      <w:r w:rsidR="007E4655">
        <w:rPr>
          <w:rFonts w:ascii="Times New Roman" w:hAnsi="Times New Roman" w:cs="Times New Roman"/>
          <w:sz w:val="24"/>
          <w:szCs w:val="24"/>
        </w:rPr>
        <w:t>should change over a 24-</w:t>
      </w:r>
      <w:r w:rsidR="00032B51" w:rsidRPr="00334360">
        <w:rPr>
          <w:rFonts w:ascii="Times New Roman" w:hAnsi="Times New Roman" w:cs="Times New Roman"/>
          <w:sz w:val="24"/>
          <w:szCs w:val="24"/>
        </w:rPr>
        <w:t>hour cycle under three different strategies</w:t>
      </w:r>
      <w:r w:rsidR="00032B51">
        <w:rPr>
          <w:rFonts w:ascii="Times New Roman" w:hAnsi="Times New Roman" w:cs="Times New Roman"/>
          <w:sz w:val="24"/>
          <w:szCs w:val="24"/>
        </w:rPr>
        <w:t xml:space="preserve">; a fish that tracks preferred dissolved oxygen, a fish that tracks preferred temperature, and a fish that tracks both temperature and oxygen concurrently. </w:t>
      </w:r>
      <w:r w:rsidR="0063234D">
        <w:rPr>
          <w:rFonts w:ascii="Times New Roman" w:hAnsi="Times New Roman" w:cs="Times New Roman"/>
          <w:sz w:val="24"/>
          <w:szCs w:val="24"/>
        </w:rPr>
        <w:t>We first selected a 24-hour period (July 29) that was representative of typical summertime conditions at this location. W</w:t>
      </w:r>
      <w:r w:rsidR="0087364A" w:rsidRPr="00334360">
        <w:rPr>
          <w:rFonts w:ascii="Times New Roman" w:hAnsi="Times New Roman" w:cs="Times New Roman"/>
          <w:sz w:val="24"/>
          <w:szCs w:val="24"/>
        </w:rPr>
        <w:t>e</w:t>
      </w:r>
      <w:r w:rsidR="0063234D">
        <w:rPr>
          <w:rFonts w:ascii="Times New Roman" w:hAnsi="Times New Roman" w:cs="Times New Roman"/>
          <w:sz w:val="24"/>
          <w:szCs w:val="24"/>
        </w:rPr>
        <w:t xml:space="preserve"> then</w:t>
      </w:r>
      <w:r w:rsidR="0087364A" w:rsidRPr="00334360">
        <w:rPr>
          <w:rFonts w:ascii="Times New Roman" w:hAnsi="Times New Roman" w:cs="Times New Roman"/>
          <w:sz w:val="24"/>
          <w:szCs w:val="24"/>
        </w:rPr>
        <w:t xml:space="preserve"> interpolated between loggers to create</w:t>
      </w:r>
      <w:r w:rsidR="0087364A">
        <w:rPr>
          <w:rFonts w:ascii="Times New Roman" w:hAnsi="Times New Roman" w:cs="Times New Roman"/>
          <w:sz w:val="24"/>
          <w:szCs w:val="24"/>
        </w:rPr>
        <w:t xml:space="preserve"> a</w:t>
      </w:r>
      <w:r w:rsidR="0087364A" w:rsidRPr="00334360">
        <w:rPr>
          <w:rFonts w:ascii="Times New Roman" w:hAnsi="Times New Roman" w:cs="Times New Roman"/>
          <w:sz w:val="24"/>
          <w:szCs w:val="24"/>
        </w:rPr>
        <w:t xml:space="preserve"> more continuous prediction (</w:t>
      </w:r>
      <w:r w:rsidR="0087364A">
        <w:rPr>
          <w:rFonts w:ascii="Times New Roman" w:hAnsi="Times New Roman" w:cs="Times New Roman"/>
          <w:sz w:val="24"/>
          <w:szCs w:val="24"/>
        </w:rPr>
        <w:t xml:space="preserve">i.e. </w:t>
      </w:r>
      <w:r w:rsidR="0087364A" w:rsidRPr="00334360">
        <w:rPr>
          <w:rFonts w:ascii="Times New Roman" w:hAnsi="Times New Roman" w:cs="Times New Roman"/>
          <w:sz w:val="24"/>
          <w:szCs w:val="24"/>
        </w:rPr>
        <w:t>finer resolution)</w:t>
      </w:r>
      <w:r w:rsidR="0087364A">
        <w:rPr>
          <w:rFonts w:ascii="Times New Roman" w:hAnsi="Times New Roman" w:cs="Times New Roman"/>
          <w:sz w:val="24"/>
          <w:szCs w:val="24"/>
        </w:rPr>
        <w:t xml:space="preserve"> of estimated temperatures set at every 0.2</w:t>
      </w:r>
      <w:r w:rsidR="00776CDB">
        <w:rPr>
          <w:rFonts w:ascii="Times New Roman" w:hAnsi="Times New Roman" w:cs="Times New Roman"/>
          <w:sz w:val="24"/>
          <w:szCs w:val="24"/>
        </w:rPr>
        <w:t>-</w:t>
      </w:r>
      <w:r w:rsidR="0087364A">
        <w:rPr>
          <w:rFonts w:ascii="Times New Roman" w:hAnsi="Times New Roman" w:cs="Times New Roman"/>
          <w:sz w:val="24"/>
          <w:szCs w:val="24"/>
        </w:rPr>
        <w:t>m and spanning the entire water column</w:t>
      </w:r>
      <w:r w:rsidR="0087364A" w:rsidRPr="00334360">
        <w:rPr>
          <w:rFonts w:ascii="Times New Roman" w:hAnsi="Times New Roman" w:cs="Times New Roman"/>
          <w:sz w:val="24"/>
          <w:szCs w:val="24"/>
        </w:rPr>
        <w:t>.</w:t>
      </w:r>
      <w:r w:rsidR="00776CDB">
        <w:rPr>
          <w:rFonts w:ascii="Times New Roman" w:hAnsi="Times New Roman" w:cs="Times New Roman"/>
          <w:sz w:val="24"/>
          <w:szCs w:val="24"/>
        </w:rPr>
        <w:t xml:space="preserve"> Estimates were calculated using a modified slope equation:</w:t>
      </w:r>
    </w:p>
    <w:p w14:paraId="6E94E68A" w14:textId="493C9E2E" w:rsidR="001F15CA" w:rsidRPr="005068C0" w:rsidRDefault="00776CDB" w:rsidP="000472A2">
      <w:pPr>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Equation 1: </w:t>
      </w:r>
      <w:commentRangeStart w:id="94"/>
      <w:commentRangeStart w:id="95"/>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DE-d1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t2-t1</m:t>
            </m:r>
          </m:e>
        </m:d>
        <m:r>
          <w:rPr>
            <w:rFonts w:ascii="Cambria Math" w:hAnsi="Cambria Math" w:cs="Times New Roman"/>
            <w:sz w:val="24"/>
            <w:szCs w:val="24"/>
          </w:rPr>
          <m:t>)/(d2-d1))+t1</m:t>
        </m:r>
      </m:oMath>
    </w:p>
    <w:p w14:paraId="615D2F5F" w14:textId="2704F838" w:rsidR="001F15CA" w:rsidRDefault="001F15CA" w:rsidP="00334360">
      <w:pPr>
        <w:rPr>
          <w:rFonts w:ascii="Times New Roman" w:hAnsi="Times New Roman" w:cs="Times New Roman"/>
          <w:sz w:val="24"/>
          <w:szCs w:val="24"/>
        </w:rPr>
      </w:pPr>
      <w:r>
        <w:rPr>
          <w:rFonts w:ascii="Times New Roman" w:eastAsiaTheme="minorEastAsia" w:hAnsi="Times New Roman" w:cs="Times New Roman"/>
          <w:sz w:val="24"/>
          <w:szCs w:val="24"/>
        </w:rPr>
        <w:t>Where</w:t>
      </w:r>
      <m:oMath>
        <m:r>
          <w:rPr>
            <w:rFonts w:ascii="Cambria Math" w:hAnsi="Cambria Math" w:cs="Times New Roman"/>
            <w:sz w:val="24"/>
            <w:szCs w:val="24"/>
          </w:rPr>
          <m:t xml:space="preserve"> x</m:t>
        </m:r>
      </m:oMath>
      <w:r>
        <w:rPr>
          <w:rFonts w:ascii="Times New Roman" w:eastAsiaTheme="minorEastAsia" w:hAnsi="Times New Roman" w:cs="Times New Roman"/>
          <w:sz w:val="24"/>
          <w:szCs w:val="24"/>
        </w:rPr>
        <w:t xml:space="preserve"> is the temperature estimate, </w:t>
      </w:r>
      <m:oMath>
        <m:r>
          <w:rPr>
            <w:rFonts w:ascii="Cambria Math" w:hAnsi="Cambria Math" w:cs="Times New Roman"/>
            <w:sz w:val="24"/>
            <w:szCs w:val="24"/>
          </w:rPr>
          <m:t>DE</m:t>
        </m:r>
      </m:oMath>
      <w:r>
        <w:rPr>
          <w:rFonts w:ascii="Times New Roman" w:eastAsiaTheme="minorEastAsia" w:hAnsi="Times New Roman" w:cs="Times New Roman"/>
          <w:sz w:val="24"/>
          <w:szCs w:val="24"/>
        </w:rPr>
        <w:t xml:space="preserve"> is the depth estimate, </w:t>
      </w:r>
      <m:oMath>
        <m:r>
          <w:rPr>
            <w:rFonts w:ascii="Cambria Math" w:hAnsi="Cambria Math" w:cs="Times New Roman"/>
            <w:sz w:val="24"/>
            <w:szCs w:val="24"/>
          </w:rPr>
          <m:t>d1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d2</m:t>
        </m:r>
      </m:oMath>
      <w:r>
        <w:rPr>
          <w:rFonts w:ascii="Times New Roman" w:eastAsiaTheme="minorEastAsia" w:hAnsi="Times New Roman" w:cs="Times New Roman"/>
          <w:sz w:val="24"/>
          <w:szCs w:val="24"/>
        </w:rPr>
        <w:t xml:space="preserve"> are the depths of the closest bounding sensors, and </w:t>
      </w:r>
      <m:oMath>
        <m:r>
          <w:rPr>
            <w:rFonts w:ascii="Cambria Math" w:hAnsi="Cambria Math" w:cs="Times New Roman"/>
            <w:sz w:val="24"/>
            <w:szCs w:val="24"/>
          </w:rPr>
          <m:t>t1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t2</m:t>
        </m:r>
      </m:oMath>
      <w:r>
        <w:rPr>
          <w:rFonts w:ascii="Times New Roman" w:eastAsiaTheme="minorEastAsia" w:hAnsi="Times New Roman" w:cs="Times New Roman"/>
          <w:sz w:val="24"/>
          <w:szCs w:val="24"/>
        </w:rPr>
        <w:t xml:space="preserve"> are the temperatures recorded at these bounding sensors. This same equation was used to estimate dissolved oxygen per each depth, using oxygen recorded at the bounding sensors</w:t>
      </w:r>
      <w:r w:rsidR="00427374">
        <w:rPr>
          <w:rFonts w:ascii="Times New Roman" w:eastAsiaTheme="minorEastAsia" w:hAnsi="Times New Roman" w:cs="Times New Roman"/>
          <w:sz w:val="24"/>
          <w:szCs w:val="24"/>
        </w:rPr>
        <w:t xml:space="preserve"> rather than temperature</w:t>
      </w:r>
      <w:r>
        <w:rPr>
          <w:rFonts w:ascii="Times New Roman" w:eastAsiaTheme="minorEastAsia" w:hAnsi="Times New Roman" w:cs="Times New Roman"/>
          <w:sz w:val="24"/>
          <w:szCs w:val="24"/>
        </w:rPr>
        <w:t xml:space="preserve">. </w:t>
      </w:r>
      <w:commentRangeEnd w:id="94"/>
      <w:r w:rsidR="00BF0A30">
        <w:rPr>
          <w:rStyle w:val="CommentReference"/>
        </w:rPr>
        <w:commentReference w:id="94"/>
      </w:r>
      <w:commentRangeEnd w:id="95"/>
      <w:r w:rsidR="00553A97">
        <w:rPr>
          <w:rStyle w:val="CommentReference"/>
        </w:rPr>
        <w:commentReference w:id="95"/>
      </w:r>
    </w:p>
    <w:p w14:paraId="4EEF3770" w14:textId="2BB4AF85" w:rsidR="00F645DF" w:rsidRDefault="0087364A" w:rsidP="00334360">
      <w:pPr>
        <w:rPr>
          <w:rFonts w:ascii="Times New Roman" w:hAnsi="Times New Roman" w:cs="Times New Roman"/>
          <w:sz w:val="24"/>
          <w:szCs w:val="24"/>
        </w:rPr>
      </w:pPr>
      <w:r>
        <w:rPr>
          <w:rFonts w:ascii="Times New Roman" w:hAnsi="Times New Roman" w:cs="Times New Roman"/>
          <w:sz w:val="24"/>
          <w:szCs w:val="24"/>
        </w:rPr>
        <w:t xml:space="preserve">To produce </w:t>
      </w:r>
      <w:r w:rsidR="00242689">
        <w:rPr>
          <w:rFonts w:ascii="Times New Roman" w:hAnsi="Times New Roman" w:cs="Times New Roman"/>
          <w:sz w:val="24"/>
          <w:szCs w:val="24"/>
        </w:rPr>
        <w:t xml:space="preserve">simulated </w:t>
      </w:r>
      <w:r>
        <w:rPr>
          <w:rFonts w:ascii="Times New Roman" w:hAnsi="Times New Roman" w:cs="Times New Roman"/>
          <w:sz w:val="24"/>
          <w:szCs w:val="24"/>
        </w:rPr>
        <w:t>responses to these habitat conditions,</w:t>
      </w:r>
      <w:r w:rsidR="0061070C">
        <w:rPr>
          <w:rFonts w:ascii="Times New Roman" w:hAnsi="Times New Roman" w:cs="Times New Roman"/>
          <w:sz w:val="24"/>
          <w:szCs w:val="24"/>
        </w:rPr>
        <w:t xml:space="preserve"> we </w:t>
      </w:r>
      <w:r w:rsidR="00242689">
        <w:rPr>
          <w:rFonts w:ascii="Times New Roman" w:hAnsi="Times New Roman" w:cs="Times New Roman"/>
          <w:sz w:val="24"/>
          <w:szCs w:val="24"/>
        </w:rPr>
        <w:t xml:space="preserve">first </w:t>
      </w:r>
      <w:r w:rsidR="0061070C">
        <w:rPr>
          <w:rFonts w:ascii="Times New Roman" w:hAnsi="Times New Roman" w:cs="Times New Roman"/>
          <w:sz w:val="24"/>
          <w:szCs w:val="24"/>
        </w:rPr>
        <w:t>created</w:t>
      </w:r>
      <w:r>
        <w:rPr>
          <w:rFonts w:ascii="Times New Roman" w:hAnsi="Times New Roman" w:cs="Times New Roman"/>
          <w:sz w:val="24"/>
          <w:szCs w:val="24"/>
        </w:rPr>
        <w:t xml:space="preserve"> habitat ind</w:t>
      </w:r>
      <w:r w:rsidR="0061070C">
        <w:rPr>
          <w:rFonts w:ascii="Times New Roman" w:hAnsi="Times New Roman" w:cs="Times New Roman"/>
          <w:sz w:val="24"/>
          <w:szCs w:val="24"/>
        </w:rPr>
        <w:t>ices</w:t>
      </w:r>
      <w:r>
        <w:rPr>
          <w:rFonts w:ascii="Times New Roman" w:hAnsi="Times New Roman" w:cs="Times New Roman"/>
          <w:sz w:val="24"/>
          <w:szCs w:val="24"/>
        </w:rPr>
        <w:t xml:space="preserve"> for</w:t>
      </w:r>
      <w:r w:rsidR="00653203">
        <w:rPr>
          <w:rFonts w:ascii="Times New Roman" w:hAnsi="Times New Roman" w:cs="Times New Roman"/>
          <w:sz w:val="24"/>
          <w:szCs w:val="24"/>
        </w:rPr>
        <w:t xml:space="preserve"> the</w:t>
      </w:r>
      <w:r>
        <w:rPr>
          <w:rFonts w:ascii="Times New Roman" w:hAnsi="Times New Roman" w:cs="Times New Roman"/>
          <w:sz w:val="24"/>
          <w:szCs w:val="24"/>
        </w:rPr>
        <w:t xml:space="preserve"> </w:t>
      </w:r>
      <w:r w:rsidR="0061070C">
        <w:rPr>
          <w:rFonts w:ascii="Times New Roman" w:hAnsi="Times New Roman" w:cs="Times New Roman"/>
          <w:sz w:val="24"/>
          <w:szCs w:val="24"/>
        </w:rPr>
        <w:t>temperature-</w:t>
      </w:r>
      <w:commentRangeStart w:id="96"/>
      <w:r w:rsidR="0061070C">
        <w:rPr>
          <w:rFonts w:ascii="Times New Roman" w:hAnsi="Times New Roman" w:cs="Times New Roman"/>
          <w:sz w:val="24"/>
          <w:szCs w:val="24"/>
        </w:rPr>
        <w:t>strategy</w:t>
      </w:r>
      <w:commentRangeEnd w:id="96"/>
      <w:r w:rsidR="004933D0">
        <w:rPr>
          <w:rStyle w:val="CommentReference"/>
        </w:rPr>
        <w:commentReference w:id="96"/>
      </w:r>
      <w:r w:rsidR="0061070C">
        <w:rPr>
          <w:rFonts w:ascii="Times New Roman" w:hAnsi="Times New Roman" w:cs="Times New Roman"/>
          <w:sz w:val="24"/>
          <w:szCs w:val="24"/>
        </w:rPr>
        <w:t xml:space="preserve"> and the oxygen-strategy</w:t>
      </w:r>
      <w:r w:rsidR="00653203">
        <w:rPr>
          <w:rFonts w:ascii="Times New Roman" w:hAnsi="Times New Roman" w:cs="Times New Roman"/>
          <w:sz w:val="24"/>
          <w:szCs w:val="24"/>
        </w:rPr>
        <w:t xml:space="preserve">, </w:t>
      </w:r>
      <w:r w:rsidR="00CC4439">
        <w:rPr>
          <w:rFonts w:ascii="Times New Roman" w:hAnsi="Times New Roman" w:cs="Times New Roman"/>
          <w:sz w:val="24"/>
          <w:szCs w:val="24"/>
        </w:rPr>
        <w:t xml:space="preserve">our approach </w:t>
      </w:r>
      <w:r w:rsidR="00242689">
        <w:rPr>
          <w:rFonts w:ascii="Times New Roman" w:hAnsi="Times New Roman" w:cs="Times New Roman"/>
          <w:sz w:val="24"/>
          <w:szCs w:val="24"/>
        </w:rPr>
        <w:t xml:space="preserve">loosely </w:t>
      </w:r>
      <w:r w:rsidR="00CC4439">
        <w:rPr>
          <w:rFonts w:ascii="Times New Roman" w:hAnsi="Times New Roman" w:cs="Times New Roman"/>
          <w:sz w:val="24"/>
          <w:szCs w:val="24"/>
        </w:rPr>
        <w:t>follows methods detailed in Sullivan et al. (2003).</w:t>
      </w:r>
      <w:r w:rsidR="00FC0D5C" w:rsidRPr="00FC0D5C">
        <w:rPr>
          <w:rFonts w:ascii="Times New Roman" w:hAnsi="Times New Roman" w:cs="Times New Roman"/>
          <w:sz w:val="24"/>
          <w:szCs w:val="24"/>
        </w:rPr>
        <w:t xml:space="preserve"> </w:t>
      </w:r>
      <w:r w:rsidR="0063234D">
        <w:rPr>
          <w:rFonts w:ascii="Times New Roman" w:hAnsi="Times New Roman" w:cs="Times New Roman"/>
          <w:sz w:val="24"/>
          <w:szCs w:val="24"/>
        </w:rPr>
        <w:t>First, t</w:t>
      </w:r>
      <w:r w:rsidR="007C3E64">
        <w:rPr>
          <w:rFonts w:ascii="Times New Roman" w:hAnsi="Times New Roman" w:cs="Times New Roman"/>
          <w:sz w:val="24"/>
          <w:szCs w:val="24"/>
        </w:rPr>
        <w:t xml:space="preserve">he highest </w:t>
      </w:r>
      <w:r w:rsidR="0063234D">
        <w:rPr>
          <w:rFonts w:ascii="Times New Roman" w:hAnsi="Times New Roman" w:cs="Times New Roman"/>
          <w:sz w:val="24"/>
          <w:szCs w:val="24"/>
        </w:rPr>
        <w:t xml:space="preserve">and lowest </w:t>
      </w:r>
      <w:r w:rsidR="007C3E64">
        <w:rPr>
          <w:rFonts w:ascii="Times New Roman" w:hAnsi="Times New Roman" w:cs="Times New Roman"/>
          <w:sz w:val="24"/>
          <w:szCs w:val="24"/>
        </w:rPr>
        <w:t xml:space="preserve">dissolved </w:t>
      </w:r>
      <w:r w:rsidR="0063234D">
        <w:rPr>
          <w:rFonts w:ascii="Times New Roman" w:hAnsi="Times New Roman" w:cs="Times New Roman"/>
          <w:sz w:val="24"/>
          <w:szCs w:val="24"/>
        </w:rPr>
        <w:t>concentrations</w:t>
      </w:r>
      <w:r w:rsidR="007C3E64">
        <w:rPr>
          <w:rFonts w:ascii="Times New Roman" w:hAnsi="Times New Roman" w:cs="Times New Roman"/>
          <w:sz w:val="24"/>
          <w:szCs w:val="24"/>
        </w:rPr>
        <w:t xml:space="preserve"> </w:t>
      </w:r>
      <w:r w:rsidR="0063234D">
        <w:rPr>
          <w:rFonts w:ascii="Times New Roman" w:hAnsi="Times New Roman" w:cs="Times New Roman"/>
          <w:sz w:val="24"/>
          <w:szCs w:val="24"/>
        </w:rPr>
        <w:t xml:space="preserve">recorded over the 24-hour period </w:t>
      </w:r>
      <w:r w:rsidR="007C3E64">
        <w:rPr>
          <w:rFonts w:ascii="Times New Roman" w:hAnsi="Times New Roman" w:cs="Times New Roman"/>
          <w:sz w:val="24"/>
          <w:szCs w:val="24"/>
        </w:rPr>
        <w:t xml:space="preserve">were ranked as </w:t>
      </w:r>
      <w:r>
        <w:rPr>
          <w:rFonts w:ascii="Times New Roman" w:hAnsi="Times New Roman" w:cs="Times New Roman"/>
          <w:sz w:val="24"/>
          <w:szCs w:val="24"/>
        </w:rPr>
        <w:t xml:space="preserve">most </w:t>
      </w:r>
      <w:r w:rsidR="007C3E64">
        <w:rPr>
          <w:rFonts w:ascii="Times New Roman" w:hAnsi="Times New Roman" w:cs="Times New Roman"/>
          <w:sz w:val="24"/>
          <w:szCs w:val="24"/>
        </w:rPr>
        <w:t>optimal</w:t>
      </w:r>
      <w:r w:rsidR="0063234D">
        <w:rPr>
          <w:rFonts w:ascii="Times New Roman" w:hAnsi="Times New Roman" w:cs="Times New Roman"/>
          <w:sz w:val="24"/>
          <w:szCs w:val="24"/>
        </w:rPr>
        <w:t xml:space="preserve"> (1) and least optimal (0) respectively. The lowest and highest recorded temperatures were</w:t>
      </w:r>
      <w:r w:rsidR="00CC4439">
        <w:rPr>
          <w:rFonts w:ascii="Times New Roman" w:hAnsi="Times New Roman" w:cs="Times New Roman"/>
          <w:sz w:val="24"/>
          <w:szCs w:val="24"/>
        </w:rPr>
        <w:t xml:space="preserve"> similarly ranked </w:t>
      </w:r>
      <w:r w:rsidR="006E0752">
        <w:rPr>
          <w:rFonts w:ascii="Times New Roman" w:hAnsi="Times New Roman" w:cs="Times New Roman"/>
          <w:sz w:val="24"/>
          <w:szCs w:val="24"/>
        </w:rPr>
        <w:t>(</w:t>
      </w:r>
      <w:r w:rsidR="0063234D">
        <w:rPr>
          <w:rFonts w:ascii="Times New Roman" w:hAnsi="Times New Roman" w:cs="Times New Roman"/>
          <w:sz w:val="24"/>
          <w:szCs w:val="24"/>
        </w:rPr>
        <w:t xml:space="preserve">with </w:t>
      </w:r>
      <w:r w:rsidR="00CC4439">
        <w:rPr>
          <w:rFonts w:ascii="Times New Roman" w:hAnsi="Times New Roman" w:cs="Times New Roman"/>
          <w:sz w:val="24"/>
          <w:szCs w:val="24"/>
        </w:rPr>
        <w:t>the lowest temperature</w:t>
      </w:r>
      <w:r w:rsidR="0063234D">
        <w:rPr>
          <w:rFonts w:ascii="Times New Roman" w:hAnsi="Times New Roman" w:cs="Times New Roman"/>
          <w:sz w:val="24"/>
          <w:szCs w:val="24"/>
        </w:rPr>
        <w:t xml:space="preserve"> as most</w:t>
      </w:r>
      <w:r w:rsidR="00242689">
        <w:rPr>
          <w:rFonts w:ascii="Times New Roman" w:hAnsi="Times New Roman" w:cs="Times New Roman"/>
          <w:sz w:val="24"/>
          <w:szCs w:val="24"/>
        </w:rPr>
        <w:t xml:space="preserve"> optimal</w:t>
      </w:r>
      <w:commentRangeStart w:id="97"/>
      <w:r w:rsidR="006E0752">
        <w:rPr>
          <w:rFonts w:ascii="Times New Roman" w:hAnsi="Times New Roman" w:cs="Times New Roman"/>
          <w:sz w:val="24"/>
          <w:szCs w:val="24"/>
        </w:rPr>
        <w:t>)</w:t>
      </w:r>
      <w:r w:rsidR="0063234D">
        <w:rPr>
          <w:rFonts w:ascii="Times New Roman" w:hAnsi="Times New Roman" w:cs="Times New Roman"/>
          <w:sz w:val="24"/>
          <w:szCs w:val="24"/>
        </w:rPr>
        <w:t>. We then used linear regression to calculate the slope and intercept values</w:t>
      </w:r>
      <w:r w:rsidR="00F645DF">
        <w:rPr>
          <w:rFonts w:ascii="Times New Roman" w:hAnsi="Times New Roman" w:cs="Times New Roman"/>
          <w:sz w:val="24"/>
          <w:szCs w:val="24"/>
        </w:rPr>
        <w:t xml:space="preserve"> for these two indices in order to </w:t>
      </w:r>
      <w:r w:rsidR="0001364D">
        <w:rPr>
          <w:rFonts w:ascii="Times New Roman" w:hAnsi="Times New Roman" w:cs="Times New Roman"/>
          <w:sz w:val="24"/>
          <w:szCs w:val="24"/>
        </w:rPr>
        <w:t>determine</w:t>
      </w:r>
      <w:r w:rsidR="00F645DF">
        <w:rPr>
          <w:rFonts w:ascii="Times New Roman" w:hAnsi="Times New Roman" w:cs="Times New Roman"/>
          <w:sz w:val="24"/>
          <w:szCs w:val="24"/>
        </w:rPr>
        <w:t xml:space="preserve"> the index values for the </w:t>
      </w:r>
      <w:r w:rsidR="007F1C7D">
        <w:rPr>
          <w:rFonts w:ascii="Times New Roman" w:hAnsi="Times New Roman" w:cs="Times New Roman"/>
          <w:sz w:val="24"/>
          <w:szCs w:val="24"/>
        </w:rPr>
        <w:t xml:space="preserve">full </w:t>
      </w:r>
      <w:r w:rsidR="00F645DF">
        <w:rPr>
          <w:rFonts w:ascii="Times New Roman" w:hAnsi="Times New Roman" w:cs="Times New Roman"/>
          <w:sz w:val="24"/>
          <w:szCs w:val="24"/>
        </w:rPr>
        <w:t xml:space="preserve">range of temperature and oxygen </w:t>
      </w:r>
      <w:r w:rsidR="00506EC0">
        <w:rPr>
          <w:rFonts w:ascii="Times New Roman" w:hAnsi="Times New Roman" w:cs="Times New Roman"/>
          <w:sz w:val="24"/>
          <w:szCs w:val="24"/>
        </w:rPr>
        <w:t xml:space="preserve">values </w:t>
      </w:r>
      <w:r w:rsidR="00F645DF">
        <w:rPr>
          <w:rFonts w:ascii="Times New Roman" w:hAnsi="Times New Roman" w:cs="Times New Roman"/>
          <w:sz w:val="24"/>
          <w:szCs w:val="24"/>
        </w:rPr>
        <w:t xml:space="preserve">recorded over this </w:t>
      </w:r>
      <w:commentRangeEnd w:id="97"/>
      <w:r w:rsidR="004933D0">
        <w:rPr>
          <w:rStyle w:val="CommentReference"/>
        </w:rPr>
        <w:commentReference w:id="97"/>
      </w:r>
      <w:r w:rsidR="00F645DF">
        <w:rPr>
          <w:rFonts w:ascii="Times New Roman" w:hAnsi="Times New Roman" w:cs="Times New Roman"/>
          <w:sz w:val="24"/>
          <w:szCs w:val="24"/>
        </w:rPr>
        <w:t>24-hour timeframe.</w:t>
      </w:r>
    </w:p>
    <w:p w14:paraId="4A2E9B0E" w14:textId="77777777" w:rsidR="00F645DF" w:rsidRDefault="00F645DF" w:rsidP="00334360">
      <w:pPr>
        <w:rPr>
          <w:rFonts w:ascii="Times New Roman" w:hAnsi="Times New Roman" w:cs="Times New Roman"/>
          <w:sz w:val="24"/>
          <w:szCs w:val="24"/>
        </w:rPr>
      </w:pPr>
      <w:r>
        <w:rPr>
          <w:rFonts w:ascii="Times New Roman" w:hAnsi="Times New Roman" w:cs="Times New Roman"/>
          <w:sz w:val="24"/>
          <w:szCs w:val="24"/>
        </w:rPr>
        <w:t>We then combined the temperature and oxygen factors into one water quality index (WQI) that weighted</w:t>
      </w:r>
      <w:r w:rsidR="00CC4439">
        <w:rPr>
          <w:rFonts w:ascii="Times New Roman" w:hAnsi="Times New Roman" w:cs="Times New Roman"/>
          <w:sz w:val="24"/>
          <w:szCs w:val="24"/>
        </w:rPr>
        <w:t xml:space="preserve"> these two variables equally using the equation:</w:t>
      </w:r>
    </w:p>
    <w:p w14:paraId="78FF39FB" w14:textId="0D61BA44" w:rsidR="00653203" w:rsidRDefault="00776CDB" w:rsidP="000472A2">
      <w:pPr>
        <w:jc w:val="center"/>
        <w:rPr>
          <w:rFonts w:ascii="Times New Roman" w:hAnsi="Times New Roman" w:cs="Times New Roman"/>
          <w:sz w:val="24"/>
          <w:szCs w:val="24"/>
        </w:rPr>
      </w:pPr>
      <w:r>
        <w:rPr>
          <w:rFonts w:ascii="Times New Roman" w:hAnsi="Times New Roman" w:cs="Times New Roman"/>
          <w:sz w:val="24"/>
          <w:szCs w:val="24"/>
        </w:rPr>
        <w:t xml:space="preserve">Equation 2: </w:t>
      </w:r>
      <m:oMath>
        <m:r>
          <w:rPr>
            <w:rFonts w:ascii="Cambria Math" w:hAnsi="Cambria Math" w:cs="Times New Roman"/>
            <w:sz w:val="24"/>
            <w:szCs w:val="24"/>
          </w:rPr>
          <m:t>WQI=</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sidR="0001364D">
        <w:rPr>
          <w:rFonts w:ascii="Times New Roman" w:eastAsiaTheme="minorEastAsia" w:hAnsi="Times New Roman" w:cs="Times New Roman"/>
          <w:sz w:val="24"/>
          <w:szCs w:val="24"/>
        </w:rPr>
        <w:t xml:space="preserve"> (</w:t>
      </w:r>
      <w:r w:rsidR="0030694B">
        <w:rPr>
          <w:rFonts w:ascii="Times New Roman" w:eastAsiaTheme="minorEastAsia" w:hAnsi="Times New Roman" w:cs="Times New Roman"/>
          <w:sz w:val="24"/>
          <w:szCs w:val="24"/>
        </w:rPr>
        <w:t>Sullivan et al. 2003)</w:t>
      </w:r>
    </w:p>
    <w:p w14:paraId="7260407A" w14:textId="0D60550C" w:rsidR="00E14B36" w:rsidRPr="00334360" w:rsidRDefault="00E14B36" w:rsidP="002703D6">
      <w:pPr>
        <w:rPr>
          <w:rFonts w:ascii="Times New Roman" w:hAnsi="Times New Roman" w:cs="Times New Roman"/>
          <w:sz w:val="24"/>
          <w:szCs w:val="24"/>
        </w:rPr>
      </w:pPr>
      <w:r>
        <w:rPr>
          <w:rFonts w:ascii="Times New Roman" w:hAnsi="Times New Roman" w:cs="Times New Roman"/>
          <w:sz w:val="24"/>
          <w:szCs w:val="24"/>
        </w:rPr>
        <w:t xml:space="preserve">These three indexes were then used </w:t>
      </w:r>
      <w:r w:rsidR="00242689">
        <w:rPr>
          <w:rFonts w:ascii="Times New Roman" w:hAnsi="Times New Roman" w:cs="Times New Roman"/>
          <w:sz w:val="24"/>
          <w:szCs w:val="24"/>
        </w:rPr>
        <w:t xml:space="preserve">to predict fish depth over </w:t>
      </w:r>
      <w:r w:rsidR="00653203">
        <w:rPr>
          <w:rFonts w:ascii="Times New Roman" w:hAnsi="Times New Roman" w:cs="Times New Roman"/>
          <w:sz w:val="24"/>
          <w:szCs w:val="24"/>
        </w:rPr>
        <w:t>the 24-hour time period,</w:t>
      </w:r>
      <w:r w:rsidR="00242689">
        <w:rPr>
          <w:rFonts w:ascii="Times New Roman" w:hAnsi="Times New Roman" w:cs="Times New Roman"/>
          <w:sz w:val="24"/>
          <w:szCs w:val="24"/>
        </w:rPr>
        <w:t xml:space="preserve"> where depth was determined by referencing the </w:t>
      </w:r>
      <w:commentRangeStart w:id="98"/>
      <w:r w:rsidR="00242689">
        <w:rPr>
          <w:rFonts w:ascii="Times New Roman" w:hAnsi="Times New Roman" w:cs="Times New Roman"/>
          <w:sz w:val="24"/>
          <w:szCs w:val="24"/>
        </w:rPr>
        <w:t xml:space="preserve">highest index value </w:t>
      </w:r>
      <w:r w:rsidR="0030694B">
        <w:rPr>
          <w:rFonts w:ascii="Times New Roman" w:hAnsi="Times New Roman" w:cs="Times New Roman"/>
          <w:sz w:val="24"/>
          <w:szCs w:val="24"/>
        </w:rPr>
        <w:t xml:space="preserve">at each time step </w:t>
      </w:r>
      <w:r w:rsidR="00242689">
        <w:rPr>
          <w:rFonts w:ascii="Times New Roman" w:hAnsi="Times New Roman" w:cs="Times New Roman"/>
          <w:sz w:val="24"/>
          <w:szCs w:val="24"/>
        </w:rPr>
        <w:t>and its correlated depth per strategy.</w:t>
      </w:r>
      <w:commentRangeEnd w:id="98"/>
      <w:r w:rsidR="004933D0">
        <w:rPr>
          <w:rStyle w:val="CommentReference"/>
        </w:rPr>
        <w:commentReference w:id="98"/>
      </w:r>
    </w:p>
    <w:p w14:paraId="7196708B" w14:textId="7D10317B" w:rsidR="00606326" w:rsidRPr="00606326" w:rsidRDefault="00801627" w:rsidP="002703D6">
      <w:pPr>
        <w:rPr>
          <w:rFonts w:ascii="Times New Roman" w:hAnsi="Times New Roman" w:cs="Times New Roman"/>
          <w:i/>
          <w:sz w:val="24"/>
          <w:szCs w:val="24"/>
        </w:rPr>
      </w:pPr>
      <w:r>
        <w:rPr>
          <w:rFonts w:ascii="Times New Roman" w:hAnsi="Times New Roman" w:cs="Times New Roman"/>
          <w:i/>
          <w:sz w:val="24"/>
          <w:szCs w:val="24"/>
        </w:rPr>
        <w:t>Quantifying movement patterns</w:t>
      </w:r>
    </w:p>
    <w:p w14:paraId="336877D0" w14:textId="698F2880" w:rsidR="000472A2" w:rsidRDefault="00606326" w:rsidP="000472A2">
      <w:pPr>
        <w:rPr>
          <w:rFonts w:ascii="Times New Roman" w:hAnsi="Times New Roman" w:cs="Times New Roman"/>
          <w:sz w:val="24"/>
          <w:szCs w:val="24"/>
        </w:rPr>
      </w:pPr>
      <w:commentRangeStart w:id="99"/>
      <w:r>
        <w:rPr>
          <w:rFonts w:ascii="Times New Roman" w:hAnsi="Times New Roman" w:cs="Times New Roman"/>
          <w:sz w:val="24"/>
          <w:szCs w:val="24"/>
        </w:rPr>
        <w:t xml:space="preserve">To characterize whether fish </w:t>
      </w:r>
      <w:r w:rsidR="00334360">
        <w:rPr>
          <w:rFonts w:ascii="Times New Roman" w:hAnsi="Times New Roman" w:cs="Times New Roman"/>
          <w:sz w:val="24"/>
          <w:szCs w:val="24"/>
        </w:rPr>
        <w:t>display fine scale diel vertical movements, we used the recorded iButton temperatures and compared those data to temperatures recorded at known depths</w:t>
      </w:r>
      <w:r w:rsidR="00653203">
        <w:rPr>
          <w:rFonts w:ascii="Times New Roman" w:hAnsi="Times New Roman" w:cs="Times New Roman"/>
          <w:sz w:val="24"/>
          <w:szCs w:val="24"/>
        </w:rPr>
        <w:t xml:space="preserve"> along </w:t>
      </w:r>
      <w:r w:rsidR="00DE7E4D">
        <w:rPr>
          <w:rFonts w:ascii="Times New Roman" w:hAnsi="Times New Roman" w:cs="Times New Roman"/>
          <w:sz w:val="24"/>
          <w:szCs w:val="24"/>
        </w:rPr>
        <w:t xml:space="preserve">the </w:t>
      </w:r>
      <w:r w:rsidR="0030694B">
        <w:rPr>
          <w:rFonts w:ascii="Times New Roman" w:hAnsi="Times New Roman" w:cs="Times New Roman"/>
          <w:sz w:val="24"/>
          <w:szCs w:val="24"/>
        </w:rPr>
        <w:t xml:space="preserve">site-4 </w:t>
      </w:r>
      <w:r w:rsidR="00653203">
        <w:rPr>
          <w:rFonts w:ascii="Times New Roman" w:hAnsi="Times New Roman" w:cs="Times New Roman"/>
          <w:sz w:val="24"/>
          <w:szCs w:val="24"/>
        </w:rPr>
        <w:t xml:space="preserve">net pen array </w:t>
      </w:r>
      <w:r w:rsidR="00334360">
        <w:rPr>
          <w:rFonts w:ascii="Times New Roman" w:hAnsi="Times New Roman" w:cs="Times New Roman"/>
          <w:sz w:val="24"/>
          <w:szCs w:val="24"/>
        </w:rPr>
        <w:t xml:space="preserve">to estimate fish depth over time. </w:t>
      </w:r>
      <w:r w:rsidR="006A576C" w:rsidRPr="006A576C">
        <w:rPr>
          <w:rFonts w:ascii="Times New Roman" w:hAnsi="Times New Roman" w:cs="Times New Roman"/>
          <w:sz w:val="24"/>
          <w:szCs w:val="24"/>
        </w:rPr>
        <w:t>By matching fish i</w:t>
      </w:r>
      <w:r w:rsidR="0083260C">
        <w:rPr>
          <w:rFonts w:ascii="Times New Roman" w:hAnsi="Times New Roman" w:cs="Times New Roman"/>
          <w:sz w:val="24"/>
          <w:szCs w:val="24"/>
        </w:rPr>
        <w:t>Button</w:t>
      </w:r>
      <w:r w:rsidR="006A576C" w:rsidRPr="006A576C">
        <w:rPr>
          <w:rFonts w:ascii="Times New Roman" w:hAnsi="Times New Roman" w:cs="Times New Roman"/>
          <w:sz w:val="24"/>
          <w:szCs w:val="24"/>
        </w:rPr>
        <w:t xml:space="preserve"> temperatures to the closest bounding sensor temperatures for each time step, we were able to use </w:t>
      </w:r>
      <w:r w:rsidR="0083260C">
        <w:rPr>
          <w:rFonts w:ascii="Times New Roman" w:hAnsi="Times New Roman" w:cs="Times New Roman"/>
          <w:sz w:val="24"/>
          <w:szCs w:val="24"/>
        </w:rPr>
        <w:t xml:space="preserve">linear </w:t>
      </w:r>
      <w:r w:rsidR="006A576C" w:rsidRPr="006A576C">
        <w:rPr>
          <w:rFonts w:ascii="Times New Roman" w:hAnsi="Times New Roman" w:cs="Times New Roman"/>
          <w:sz w:val="24"/>
          <w:szCs w:val="24"/>
        </w:rPr>
        <w:t>interpolation to calculate fish depth over time.</w:t>
      </w:r>
      <w:r w:rsidR="0083260C">
        <w:rPr>
          <w:rFonts w:ascii="Times New Roman" w:hAnsi="Times New Roman" w:cs="Times New Roman"/>
          <w:sz w:val="24"/>
          <w:szCs w:val="24"/>
        </w:rPr>
        <w:t xml:space="preserve"> </w:t>
      </w:r>
      <w:commentRangeEnd w:id="99"/>
      <w:r w:rsidR="004933D0">
        <w:rPr>
          <w:rStyle w:val="CommentReference"/>
        </w:rPr>
        <w:commentReference w:id="99"/>
      </w:r>
      <w:commentRangeStart w:id="100"/>
      <w:r w:rsidR="0083260C">
        <w:rPr>
          <w:rFonts w:ascii="Times New Roman" w:hAnsi="Times New Roman" w:cs="Times New Roman"/>
          <w:sz w:val="24"/>
          <w:szCs w:val="24"/>
        </w:rPr>
        <w:t>Fish depth was estimated using a modified slope equation:</w:t>
      </w:r>
    </w:p>
    <w:p w14:paraId="49C92F05" w14:textId="77777777" w:rsidR="0083260C" w:rsidRPr="000472A2" w:rsidRDefault="000472A2" w:rsidP="000472A2">
      <w:pPr>
        <w:jc w:val="center"/>
        <w:rPr>
          <w:rFonts w:ascii="Times New Roman" w:hAnsi="Times New Roman" w:cs="Times New Roman"/>
          <w:sz w:val="24"/>
          <w:szCs w:val="24"/>
        </w:rPr>
      </w:pPr>
      <w:r>
        <w:rPr>
          <w:rFonts w:ascii="Times New Roman" w:hAnsi="Times New Roman" w:cs="Times New Roman"/>
          <w:sz w:val="24"/>
          <w:szCs w:val="24"/>
        </w:rPr>
        <w:t xml:space="preserve">Equation 3: </w:t>
      </w:r>
      <m:oMath>
        <m:r>
          <w:rPr>
            <w:rFonts w:ascii="Cambria Math" w:hAnsi="Cambria Math" w:cs="Times New Roman"/>
            <w:sz w:val="24"/>
            <w:szCs w:val="24"/>
          </w:rPr>
          <m:t>f=d1+</m:t>
        </m:r>
        <m:f>
          <m:fPr>
            <m:ctrlPr>
              <w:rPr>
                <w:rFonts w:ascii="Cambria Math" w:hAnsi="Cambria Math" w:cs="Times New Roman"/>
                <w:i/>
                <w:sz w:val="24"/>
                <w:szCs w:val="24"/>
              </w:rPr>
            </m:ctrlPr>
          </m:fPr>
          <m:num>
            <m:r>
              <w:rPr>
                <w:rFonts w:ascii="Cambria Math" w:hAnsi="Cambria Math" w:cs="Times New Roman"/>
                <w:sz w:val="24"/>
                <w:szCs w:val="24"/>
              </w:rPr>
              <m:t>d2-d1</m:t>
            </m:r>
          </m:num>
          <m:den>
            <m:r>
              <w:rPr>
                <w:rFonts w:ascii="Cambria Math" w:hAnsi="Cambria Math" w:cs="Times New Roman"/>
                <w:sz w:val="24"/>
                <w:szCs w:val="24"/>
              </w:rPr>
              <m:t>x2-x1</m:t>
            </m:r>
          </m:den>
        </m:f>
        <m:r>
          <w:rPr>
            <w:rFonts w:ascii="Cambria Math" w:hAnsi="Cambria Math" w:cs="Times New Roman"/>
            <w:sz w:val="24"/>
            <w:szCs w:val="24"/>
          </w:rPr>
          <m:t>*(t-x1)</m:t>
        </m:r>
      </m:oMath>
    </w:p>
    <w:p w14:paraId="461D9F18" w14:textId="77777777" w:rsidR="0083260C" w:rsidRDefault="0083260C" w:rsidP="002703D6">
      <w:pPr>
        <w:rPr>
          <w:rFonts w:ascii="Times New Roman" w:eastAsiaTheme="minorEastAsia" w:hAnsi="Times New Roman" w:cs="Times New Roman"/>
          <w:sz w:val="24"/>
          <w:szCs w:val="24"/>
        </w:rPr>
      </w:pPr>
      <w:r>
        <w:rPr>
          <w:rFonts w:ascii="Times New Roman" w:hAnsi="Times New Roman" w:cs="Times New Roman"/>
          <w:sz w:val="24"/>
          <w:szCs w:val="24"/>
        </w:rPr>
        <w:t xml:space="preserve">Where </w:t>
      </w:r>
      <m:oMath>
        <m:r>
          <w:rPr>
            <w:rFonts w:ascii="Cambria Math" w:hAnsi="Cambria Math" w:cs="Times New Roman"/>
            <w:sz w:val="24"/>
            <w:szCs w:val="24"/>
          </w:rPr>
          <m:t>f</m:t>
        </m:r>
      </m:oMath>
      <w:r>
        <w:rPr>
          <w:rFonts w:ascii="Times New Roman" w:eastAsiaTheme="minorEastAsia" w:hAnsi="Times New Roman" w:cs="Times New Roman"/>
          <w:sz w:val="24"/>
          <w:szCs w:val="24"/>
        </w:rPr>
        <w:t xml:space="preserve"> is estimated fish depth, </w:t>
      </w:r>
      <m:oMath>
        <m:r>
          <w:rPr>
            <w:rFonts w:ascii="Cambria Math" w:hAnsi="Cambria Math" w:cs="Times New Roman"/>
            <w:sz w:val="24"/>
            <w:szCs w:val="24"/>
          </w:rPr>
          <m:t>x1</m:t>
        </m:r>
      </m:oMath>
      <w:r w:rsidRPr="00AB15CE">
        <w:rPr>
          <w:rFonts w:ascii="Times New Roman" w:eastAsiaTheme="minorEastAsia" w:hAnsi="Times New Roman" w:cs="Times New Roman"/>
          <w:sz w:val="24"/>
          <w:szCs w:val="24"/>
        </w:rPr>
        <w:t xml:space="preserve"> and </w:t>
      </w:r>
      <m:oMath>
        <m:r>
          <w:rPr>
            <w:rFonts w:ascii="Cambria Math" w:hAnsi="Cambria Math" w:cs="Times New Roman"/>
            <w:sz w:val="24"/>
            <w:szCs w:val="24"/>
          </w:rPr>
          <m:t>x2</m:t>
        </m:r>
      </m:oMath>
      <w:r>
        <w:rPr>
          <w:rFonts w:ascii="Times New Roman" w:eastAsiaTheme="minorEastAsia" w:hAnsi="Times New Roman" w:cs="Times New Roman"/>
          <w:sz w:val="24"/>
          <w:szCs w:val="24"/>
        </w:rPr>
        <w:t xml:space="preserve"> are the bounding logger temperatures, </w:t>
      </w:r>
      <m:oMath>
        <m:r>
          <w:rPr>
            <w:rFonts w:ascii="Cambria Math" w:hAnsi="Cambria Math" w:cs="Times New Roman"/>
            <w:sz w:val="24"/>
            <w:szCs w:val="24"/>
          </w:rPr>
          <m:t>d1</m:t>
        </m:r>
      </m:oMath>
      <w:r w:rsidRPr="00AB15CE">
        <w:rPr>
          <w:rFonts w:ascii="Times New Roman" w:eastAsiaTheme="minorEastAsia" w:hAnsi="Times New Roman" w:cs="Times New Roman"/>
          <w:sz w:val="24"/>
          <w:szCs w:val="24"/>
        </w:rPr>
        <w:t xml:space="preserve"> and </w:t>
      </w:r>
      <m:oMath>
        <m:r>
          <w:rPr>
            <w:rFonts w:ascii="Cambria Math" w:hAnsi="Cambria Math" w:cs="Times New Roman"/>
            <w:sz w:val="24"/>
            <w:szCs w:val="24"/>
          </w:rPr>
          <m:t>d2</m:t>
        </m:r>
      </m:oMath>
      <w:r>
        <w:rPr>
          <w:rFonts w:ascii="Times New Roman" w:eastAsiaTheme="minorEastAsia" w:hAnsi="Times New Roman" w:cs="Times New Roman"/>
          <w:sz w:val="24"/>
          <w:szCs w:val="24"/>
        </w:rPr>
        <w:t xml:space="preserve"> are the bounding logger depths</w:t>
      </w:r>
      <w:r w:rsidR="006D33E6">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and </w:t>
      </w:r>
      <m:oMath>
        <m:r>
          <w:rPr>
            <w:rFonts w:ascii="Cambria Math" w:hAnsi="Cambria Math" w:cs="Times New Roman"/>
            <w:sz w:val="24"/>
            <w:szCs w:val="24"/>
          </w:rPr>
          <m:t>t</m:t>
        </m:r>
      </m:oMath>
      <w:r>
        <w:rPr>
          <w:rFonts w:ascii="Times New Roman" w:eastAsiaTheme="minorEastAsia" w:hAnsi="Times New Roman" w:cs="Times New Roman"/>
          <w:sz w:val="24"/>
          <w:szCs w:val="24"/>
        </w:rPr>
        <w:t xml:space="preserve"> is the iButton temperature. We used this same equation to estimate the dissolved oxygen concentration for each estimated fish depth. </w:t>
      </w:r>
      <w:commentRangeEnd w:id="100"/>
      <w:r w:rsidR="00BF0A30">
        <w:rPr>
          <w:rStyle w:val="CommentReference"/>
        </w:rPr>
        <w:commentReference w:id="100"/>
      </w:r>
    </w:p>
    <w:p w14:paraId="3D28262E" w14:textId="08D9F308" w:rsidR="00606326" w:rsidRPr="0083260C" w:rsidDel="007E6879" w:rsidRDefault="00611005" w:rsidP="002703D6">
      <w:pPr>
        <w:rPr>
          <w:del w:id="101" w:author="Microsoft Office User" w:date="2023-09-13T10:48:00Z"/>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sidR="00801627">
        <w:rPr>
          <w:rFonts w:ascii="Times New Roman" w:hAnsi="Times New Roman" w:cs="Times New Roman"/>
          <w:i/>
          <w:sz w:val="24"/>
          <w:szCs w:val="24"/>
        </w:rPr>
        <w:t>function</w:t>
      </w:r>
    </w:p>
    <w:p w14:paraId="063280A6" w14:textId="37A53788" w:rsidR="007E6879" w:rsidRDefault="007E6879" w:rsidP="00611005">
      <w:pPr>
        <w:rPr>
          <w:ins w:id="102" w:author="Microsoft Office User" w:date="2023-09-13T10:48:00Z"/>
          <w:rFonts w:ascii="Times New Roman" w:hAnsi="Times New Roman" w:cs="Times New Roman"/>
          <w:sz w:val="24"/>
          <w:szCs w:val="24"/>
        </w:rPr>
      </w:pPr>
    </w:p>
    <w:p w14:paraId="6385BE57" w14:textId="32FBEFFD" w:rsidR="00195683" w:rsidRDefault="001F3CDF" w:rsidP="00611005">
      <w:pPr>
        <w:rPr>
          <w:rFonts w:ascii="Times New Roman" w:hAnsi="Times New Roman" w:cs="Times New Roman"/>
          <w:sz w:val="24"/>
          <w:szCs w:val="24"/>
        </w:rPr>
      </w:pPr>
      <w:r>
        <w:rPr>
          <w:rFonts w:ascii="Times New Roman" w:hAnsi="Times New Roman" w:cs="Times New Roman"/>
          <w:sz w:val="24"/>
          <w:szCs w:val="24"/>
        </w:rPr>
        <w:t xml:space="preserve">We </w:t>
      </w:r>
      <w:r w:rsidR="001A5592">
        <w:rPr>
          <w:rFonts w:ascii="Times New Roman" w:hAnsi="Times New Roman" w:cs="Times New Roman"/>
          <w:sz w:val="24"/>
          <w:szCs w:val="24"/>
        </w:rPr>
        <w:t>fit a</w:t>
      </w:r>
      <w:r>
        <w:rPr>
          <w:rFonts w:ascii="Times New Roman" w:hAnsi="Times New Roman" w:cs="Times New Roman"/>
          <w:sz w:val="24"/>
          <w:szCs w:val="24"/>
        </w:rPr>
        <w:t xml:space="preserve"> </w:t>
      </w:r>
      <w:commentRangeStart w:id="103"/>
      <w:r>
        <w:rPr>
          <w:rFonts w:ascii="Times New Roman" w:hAnsi="Times New Roman" w:cs="Times New Roman"/>
          <w:sz w:val="24"/>
          <w:szCs w:val="24"/>
        </w:rPr>
        <w:t xml:space="preserve">habitat selection function </w:t>
      </w:r>
      <w:commentRangeEnd w:id="103"/>
      <w:r w:rsidR="007E6879">
        <w:rPr>
          <w:rStyle w:val="CommentReference"/>
        </w:rPr>
        <w:commentReference w:id="103"/>
      </w:r>
      <w:r>
        <w:rPr>
          <w:rFonts w:ascii="Times New Roman" w:hAnsi="Times New Roman" w:cs="Times New Roman"/>
          <w:sz w:val="24"/>
          <w:szCs w:val="24"/>
        </w:rPr>
        <w:t>to</w:t>
      </w:r>
      <w:r w:rsidR="001A5592">
        <w:rPr>
          <w:rFonts w:ascii="Times New Roman" w:hAnsi="Times New Roman" w:cs="Times New Roman"/>
          <w:sz w:val="24"/>
          <w:szCs w:val="24"/>
        </w:rPr>
        <w:t xml:space="preserve"> our iButton fish data to</w:t>
      </w:r>
      <w:r>
        <w:rPr>
          <w:rFonts w:ascii="Times New Roman" w:hAnsi="Times New Roman" w:cs="Times New Roman"/>
          <w:sz w:val="24"/>
          <w:szCs w:val="24"/>
        </w:rPr>
        <w:t xml:space="preserve"> </w:t>
      </w:r>
      <w:r w:rsidR="001A5592">
        <w:rPr>
          <w:rFonts w:ascii="Times New Roman" w:hAnsi="Times New Roman" w:cs="Times New Roman"/>
          <w:sz w:val="24"/>
          <w:szCs w:val="24"/>
        </w:rPr>
        <w:t>estimate</w:t>
      </w:r>
      <w:r w:rsidR="005068C0">
        <w:rPr>
          <w:rFonts w:ascii="Times New Roman" w:hAnsi="Times New Roman" w:cs="Times New Roman"/>
          <w:sz w:val="24"/>
          <w:szCs w:val="24"/>
        </w:rPr>
        <w:t xml:space="preserve"> </w:t>
      </w:r>
      <w:r w:rsidR="001A5592">
        <w:rPr>
          <w:rFonts w:ascii="Times New Roman" w:hAnsi="Times New Roman" w:cs="Times New Roman"/>
          <w:sz w:val="24"/>
          <w:szCs w:val="24"/>
        </w:rPr>
        <w:t xml:space="preserve">the </w:t>
      </w:r>
      <w:r w:rsidR="005068C0">
        <w:rPr>
          <w:rFonts w:ascii="Times New Roman" w:hAnsi="Times New Roman" w:cs="Times New Roman"/>
          <w:sz w:val="24"/>
          <w:szCs w:val="24"/>
        </w:rPr>
        <w:t xml:space="preserve">probability of </w:t>
      </w:r>
      <w:r w:rsidR="0030694B">
        <w:rPr>
          <w:rFonts w:ascii="Times New Roman" w:hAnsi="Times New Roman" w:cs="Times New Roman"/>
          <w:sz w:val="24"/>
          <w:szCs w:val="24"/>
        </w:rPr>
        <w:t>selection</w:t>
      </w:r>
      <w:r w:rsidR="005068C0">
        <w:rPr>
          <w:rFonts w:ascii="Times New Roman" w:hAnsi="Times New Roman" w:cs="Times New Roman"/>
          <w:sz w:val="24"/>
          <w:szCs w:val="24"/>
        </w:rPr>
        <w:t xml:space="preserve"> given </w:t>
      </w:r>
      <w:r w:rsidR="001A5592">
        <w:rPr>
          <w:rFonts w:ascii="Times New Roman" w:hAnsi="Times New Roman" w:cs="Times New Roman"/>
          <w:sz w:val="24"/>
          <w:szCs w:val="24"/>
        </w:rPr>
        <w:t>the range of temperature and oxygen that was available</w:t>
      </w:r>
      <w:r>
        <w:rPr>
          <w:rFonts w:ascii="Times New Roman" w:hAnsi="Times New Roman" w:cs="Times New Roman"/>
          <w:sz w:val="24"/>
          <w:szCs w:val="24"/>
        </w:rPr>
        <w:t xml:space="preserve">. </w:t>
      </w:r>
      <w:commentRangeStart w:id="104"/>
      <w:r w:rsidR="001A5592">
        <w:rPr>
          <w:rFonts w:ascii="Times New Roman" w:hAnsi="Times New Roman" w:cs="Times New Roman"/>
          <w:sz w:val="24"/>
          <w:szCs w:val="24"/>
        </w:rPr>
        <w:t>Here, we aimed to determine whether temperature or oxygen was the primary driver of movement behavior</w:t>
      </w:r>
      <w:commentRangeEnd w:id="104"/>
      <w:r w:rsidR="007E6879">
        <w:rPr>
          <w:rStyle w:val="CommentReference"/>
        </w:rPr>
        <w:commentReference w:id="104"/>
      </w:r>
      <w:r w:rsidR="001A5592">
        <w:rPr>
          <w:rFonts w:ascii="Times New Roman" w:hAnsi="Times New Roman" w:cs="Times New Roman"/>
          <w:sz w:val="24"/>
          <w:szCs w:val="24"/>
        </w:rPr>
        <w:t xml:space="preserve">. </w:t>
      </w:r>
      <w:r w:rsidR="007E36A9">
        <w:rPr>
          <w:rFonts w:ascii="Times New Roman" w:hAnsi="Times New Roman" w:cs="Times New Roman"/>
          <w:sz w:val="24"/>
          <w:szCs w:val="24"/>
        </w:rPr>
        <w:t>We</w:t>
      </w:r>
      <w:r w:rsidR="00427374">
        <w:rPr>
          <w:rFonts w:ascii="Times New Roman" w:hAnsi="Times New Roman" w:cs="Times New Roman"/>
          <w:sz w:val="24"/>
          <w:szCs w:val="24"/>
        </w:rPr>
        <w:t xml:space="preserve"> </w:t>
      </w:r>
      <w:r w:rsidR="007E36A9">
        <w:rPr>
          <w:rFonts w:ascii="Times New Roman" w:hAnsi="Times New Roman" w:cs="Times New Roman"/>
          <w:sz w:val="24"/>
          <w:szCs w:val="24"/>
        </w:rPr>
        <w:t>used this analysis approach for the two-hour periods of lowest and highest dissolved oxygen in Blue Ruin and Norwood alcoves</w:t>
      </w:r>
      <w:r w:rsidR="0030694B">
        <w:rPr>
          <w:rFonts w:ascii="Times New Roman" w:hAnsi="Times New Roman" w:cs="Times New Roman"/>
          <w:sz w:val="24"/>
          <w:szCs w:val="24"/>
        </w:rPr>
        <w:t xml:space="preserve">. These 2-hour periods of high and low dissolved oxygen occurred at slightly differing windows of time </w:t>
      </w:r>
      <w:r w:rsidR="007E36A9">
        <w:rPr>
          <w:rFonts w:ascii="Times New Roman" w:hAnsi="Times New Roman" w:cs="Times New Roman"/>
          <w:sz w:val="24"/>
          <w:szCs w:val="24"/>
        </w:rPr>
        <w:t xml:space="preserve">(5:00-7:00 &amp; </w:t>
      </w:r>
      <w:r w:rsidR="006D2505">
        <w:rPr>
          <w:rFonts w:ascii="Times New Roman" w:hAnsi="Times New Roman" w:cs="Times New Roman"/>
          <w:sz w:val="24"/>
          <w:szCs w:val="24"/>
        </w:rPr>
        <w:t>17:00-19</w:t>
      </w:r>
      <w:r w:rsidR="007E36A9">
        <w:rPr>
          <w:rFonts w:ascii="Times New Roman" w:hAnsi="Times New Roman" w:cs="Times New Roman"/>
          <w:sz w:val="24"/>
          <w:szCs w:val="24"/>
        </w:rPr>
        <w:t>:00 for Blue Ruin, 6:00-8:00 &amp; 18:00-20:00 for Norwood)</w:t>
      </w:r>
      <w:r w:rsidR="0030694B">
        <w:rPr>
          <w:rFonts w:ascii="Times New Roman" w:hAnsi="Times New Roman" w:cs="Times New Roman"/>
          <w:sz w:val="24"/>
          <w:szCs w:val="24"/>
        </w:rPr>
        <w:t>, likely due to differing alcove orientation and solar exposure</w:t>
      </w:r>
      <w:r w:rsidR="007E36A9">
        <w:rPr>
          <w:rFonts w:ascii="Times New Roman" w:hAnsi="Times New Roman" w:cs="Times New Roman"/>
          <w:sz w:val="24"/>
          <w:szCs w:val="24"/>
        </w:rPr>
        <w:t>.</w:t>
      </w:r>
      <w:r w:rsidR="005068C0">
        <w:rPr>
          <w:rFonts w:ascii="Times New Roman" w:hAnsi="Times New Roman" w:cs="Times New Roman"/>
          <w:sz w:val="24"/>
          <w:szCs w:val="24"/>
        </w:rPr>
        <w:t xml:space="preserve"> </w:t>
      </w:r>
      <w:r w:rsidR="00782354">
        <w:rPr>
          <w:rFonts w:ascii="Times New Roman" w:hAnsi="Times New Roman" w:cs="Times New Roman"/>
          <w:sz w:val="24"/>
          <w:szCs w:val="24"/>
        </w:rPr>
        <w:t xml:space="preserve">To quantify how fish </w:t>
      </w:r>
      <w:r w:rsidR="000F60C0">
        <w:rPr>
          <w:rFonts w:ascii="Times New Roman" w:hAnsi="Times New Roman" w:cs="Times New Roman"/>
          <w:sz w:val="24"/>
          <w:szCs w:val="24"/>
        </w:rPr>
        <w:t>depth selection</w:t>
      </w:r>
      <w:r w:rsidR="00782354">
        <w:rPr>
          <w:rFonts w:ascii="Times New Roman" w:hAnsi="Times New Roman" w:cs="Times New Roman"/>
          <w:sz w:val="24"/>
          <w:szCs w:val="24"/>
        </w:rPr>
        <w:t xml:space="preserve"> may change</w:t>
      </w:r>
      <w:r w:rsidR="000F60C0">
        <w:rPr>
          <w:rFonts w:ascii="Times New Roman" w:hAnsi="Times New Roman" w:cs="Times New Roman"/>
          <w:sz w:val="24"/>
          <w:szCs w:val="24"/>
        </w:rPr>
        <w:t xml:space="preserve"> in accordance with the combinations of temperature and oxygen available, we included an interaction term between the temperature </w:t>
      </w:r>
      <w:r w:rsidR="0001364D">
        <w:rPr>
          <w:rFonts w:ascii="Times New Roman" w:hAnsi="Times New Roman" w:cs="Times New Roman"/>
          <w:sz w:val="24"/>
          <w:szCs w:val="24"/>
        </w:rPr>
        <w:t xml:space="preserve">and oxygen </w:t>
      </w:r>
      <w:commentRangeStart w:id="105"/>
      <w:r w:rsidR="000F60C0">
        <w:rPr>
          <w:rFonts w:ascii="Times New Roman" w:hAnsi="Times New Roman" w:cs="Times New Roman"/>
          <w:sz w:val="24"/>
          <w:szCs w:val="24"/>
        </w:rPr>
        <w:t xml:space="preserve">variables. </w:t>
      </w:r>
      <w:commentRangeEnd w:id="105"/>
      <w:r w:rsidR="0001364D">
        <w:rPr>
          <w:rStyle w:val="CommentReference"/>
        </w:rPr>
        <w:commentReference w:id="105"/>
      </w:r>
    </w:p>
    <w:p w14:paraId="1CE3F297" w14:textId="77777777" w:rsidR="00195683" w:rsidRDefault="00195683" w:rsidP="00611005">
      <w:pPr>
        <w:rPr>
          <w:rFonts w:ascii="Times New Roman" w:hAnsi="Times New Roman" w:cs="Times New Roman"/>
          <w:sz w:val="24"/>
          <w:szCs w:val="24"/>
        </w:rPr>
      </w:pPr>
    </w:p>
    <w:p w14:paraId="485613A4" w14:textId="0B526EA4" w:rsidR="00611005" w:rsidRPr="00EB24B8" w:rsidRDefault="00611005" w:rsidP="002703D6">
      <w:pPr>
        <w:rPr>
          <w:rFonts w:ascii="Times New Roman" w:hAnsi="Times New Roman" w:cs="Times New Roman"/>
          <w:sz w:val="24"/>
          <w:szCs w:val="24"/>
        </w:rPr>
      </w:pPr>
    </w:p>
    <w:sectPr w:rsidR="00611005" w:rsidRPr="00EB24B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70" w:author="Microsoft Office User" w:date="2023-09-13T10:20:00Z" w:initials="MOU">
    <w:p w14:paraId="5D04A571" w14:textId="28C6FEAB" w:rsidR="006C1EF3" w:rsidRDefault="006C1EF3">
      <w:pPr>
        <w:pStyle w:val="CommentText"/>
      </w:pPr>
      <w:r>
        <w:rPr>
          <w:rStyle w:val="CommentReference"/>
        </w:rPr>
        <w:annotationRef/>
      </w:r>
      <w:r>
        <w:t>Mention stats from Stan’s paper perhaps</w:t>
      </w:r>
    </w:p>
  </w:comment>
  <w:comment w:id="71" w:author="Microsoft Office User" w:date="2023-09-13T10:21:00Z" w:initials="MOU">
    <w:p w14:paraId="29EDBD51" w14:textId="75049F11" w:rsidR="006C1EF3" w:rsidRDefault="006C1EF3">
      <w:pPr>
        <w:pStyle w:val="CommentText"/>
      </w:pPr>
      <w:r>
        <w:rPr>
          <w:rStyle w:val="CommentReference"/>
        </w:rPr>
        <w:annotationRef/>
      </w:r>
      <w:r>
        <w:t xml:space="preserve">Change wording so that it notes we focused on two , there are likely more than two total with dense aggregations </w:t>
      </w:r>
    </w:p>
  </w:comment>
  <w:comment w:id="72" w:author="Microsoft Office User" w:date="2023-09-13T10:22:00Z" w:initials="MOU">
    <w:p w14:paraId="0944C272" w14:textId="275CF253" w:rsidR="006C1EF3" w:rsidRDefault="006C1EF3">
      <w:pPr>
        <w:pStyle w:val="CommentText"/>
      </w:pPr>
      <w:r>
        <w:rPr>
          <w:rStyle w:val="CommentReference"/>
        </w:rPr>
        <w:annotationRef/>
      </w:r>
      <w:r>
        <w:t>Revise to be more concise</w:t>
      </w:r>
    </w:p>
  </w:comment>
  <w:comment w:id="73" w:author="Microsoft Office User" w:date="2023-09-13T10:24:00Z" w:initials="MOU">
    <w:p w14:paraId="5BF9DEAC" w14:textId="2B4A7164" w:rsidR="006C1EF3" w:rsidRDefault="006C1EF3">
      <w:pPr>
        <w:pStyle w:val="CommentText"/>
      </w:pPr>
      <w:r>
        <w:rPr>
          <w:rStyle w:val="CommentReference"/>
        </w:rPr>
        <w:annotationRef/>
      </w:r>
      <w:r>
        <w:t>Cite that paper showing that the 2% rule is arbitrary and fish can handle larger masses</w:t>
      </w:r>
    </w:p>
  </w:comment>
  <w:comment w:id="75" w:author="Microsoft Office User" w:date="2023-09-13T10:26:00Z" w:initials="MOU">
    <w:p w14:paraId="5FB809F9" w14:textId="6CEF1075" w:rsidR="00BE4212" w:rsidRDefault="00BE4212">
      <w:pPr>
        <w:pStyle w:val="CommentText"/>
      </w:pPr>
      <w:r>
        <w:rPr>
          <w:rStyle w:val="CommentReference"/>
        </w:rPr>
        <w:annotationRef/>
      </w:r>
      <w:r>
        <w:t xml:space="preserve">Procedure sounds like a surgery </w:t>
      </w:r>
    </w:p>
  </w:comment>
  <w:comment w:id="76" w:author="Microsoft Office User" w:date="2023-09-13T10:28:00Z" w:initials="MOU">
    <w:p w14:paraId="3A785DDD" w14:textId="59932808" w:rsidR="00BE4212" w:rsidRDefault="00BE4212">
      <w:pPr>
        <w:pStyle w:val="CommentText"/>
      </w:pPr>
      <w:r>
        <w:rPr>
          <w:rStyle w:val="CommentReference"/>
        </w:rPr>
        <w:annotationRef/>
      </w:r>
      <w:r w:rsidR="00F207D3">
        <w:t>You’re sort of bringing up potential issues here that aren’t issues – I would start by just saying what you did w/o justification –say you observed fish there, but leave out what was feasible or that there were deeper spots elsewhere</w:t>
      </w:r>
    </w:p>
  </w:comment>
  <w:comment w:id="81" w:author="Barrett, Hannah" w:date="2023-09-11T13:43:00Z" w:initials="BH">
    <w:p w14:paraId="68265072" w14:textId="29696630" w:rsidR="0001364D" w:rsidRDefault="0001364D">
      <w:pPr>
        <w:pStyle w:val="CommentText"/>
      </w:pPr>
      <w:r>
        <w:rPr>
          <w:rStyle w:val="CommentReference"/>
        </w:rPr>
        <w:annotationRef/>
      </w:r>
      <w:r w:rsidRPr="002703D6">
        <w:rPr>
          <w:rFonts w:ascii="Times New Roman" w:hAnsi="Times New Roman" w:cs="Times New Roman"/>
          <w:sz w:val="24"/>
          <w:szCs w:val="24"/>
        </w:rPr>
        <w:t xml:space="preserve">(the logger hangs in a vertical direction with its </w:t>
      </w:r>
      <w:r>
        <w:rPr>
          <w:rFonts w:ascii="Times New Roman" w:hAnsi="Times New Roman" w:cs="Times New Roman"/>
          <w:sz w:val="24"/>
          <w:szCs w:val="24"/>
        </w:rPr>
        <w:t>sensor</w:t>
      </w:r>
      <w:r w:rsidRPr="002703D6">
        <w:rPr>
          <w:rFonts w:ascii="Times New Roman" w:hAnsi="Times New Roman" w:cs="Times New Roman"/>
          <w:sz w:val="24"/>
          <w:szCs w:val="24"/>
        </w:rPr>
        <w:t xml:space="preserve"> pointing downwards, </w:t>
      </w:r>
      <w:r>
        <w:rPr>
          <w:rFonts w:ascii="Times New Roman" w:hAnsi="Times New Roman" w:cs="Times New Roman"/>
          <w:sz w:val="24"/>
          <w:szCs w:val="24"/>
        </w:rPr>
        <w:t xml:space="preserve">and the logger is </w:t>
      </w:r>
      <w:r w:rsidRPr="002703D6">
        <w:rPr>
          <w:rFonts w:ascii="Times New Roman" w:hAnsi="Times New Roman" w:cs="Times New Roman"/>
          <w:sz w:val="24"/>
          <w:szCs w:val="24"/>
        </w:rPr>
        <w:t>25</w:t>
      </w:r>
      <w:r>
        <w:rPr>
          <w:rFonts w:ascii="Times New Roman" w:hAnsi="Times New Roman" w:cs="Times New Roman"/>
          <w:sz w:val="24"/>
          <w:szCs w:val="24"/>
        </w:rPr>
        <w:t>-</w:t>
      </w:r>
      <w:r w:rsidRPr="002703D6">
        <w:rPr>
          <w:rFonts w:ascii="Times New Roman" w:hAnsi="Times New Roman" w:cs="Times New Roman"/>
          <w:sz w:val="24"/>
          <w:szCs w:val="24"/>
        </w:rPr>
        <w:t>cm</w:t>
      </w:r>
      <w:r>
        <w:rPr>
          <w:rFonts w:ascii="Times New Roman" w:hAnsi="Times New Roman" w:cs="Times New Roman"/>
          <w:sz w:val="24"/>
          <w:szCs w:val="24"/>
        </w:rPr>
        <w:t xml:space="preserve"> in length</w:t>
      </w:r>
      <w:r w:rsidRPr="002703D6">
        <w:rPr>
          <w:rFonts w:ascii="Times New Roman" w:hAnsi="Times New Roman" w:cs="Times New Roman"/>
          <w:sz w:val="24"/>
          <w:szCs w:val="24"/>
        </w:rPr>
        <w:t>)</w:t>
      </w:r>
    </w:p>
  </w:comment>
  <w:comment w:id="88" w:author="Microsoft Office User" w:date="2023-09-13T10:36:00Z" w:initials="MOU">
    <w:p w14:paraId="787FF7CB" w14:textId="4909D753" w:rsidR="00553A97" w:rsidRDefault="00553A97">
      <w:pPr>
        <w:pStyle w:val="CommentText"/>
      </w:pPr>
      <w:r>
        <w:rPr>
          <w:rStyle w:val="CommentReference"/>
        </w:rPr>
        <w:annotationRef/>
      </w:r>
      <w:r>
        <w:t>You may need to unpack this more – but the term you should probably use is outliers</w:t>
      </w:r>
    </w:p>
  </w:comment>
  <w:comment w:id="91" w:author="Microsoft Office User" w:date="2023-09-13T10:36:00Z" w:initials="MOU">
    <w:p w14:paraId="19FEC165" w14:textId="3EA8B9A4" w:rsidR="00553A97" w:rsidRDefault="00553A97">
      <w:pPr>
        <w:pStyle w:val="CommentText"/>
      </w:pPr>
      <w:r>
        <w:rPr>
          <w:rStyle w:val="CommentReference"/>
        </w:rPr>
        <w:annotationRef/>
      </w:r>
      <w:r>
        <w:t>Need to introduce what this means or reference a diagram</w:t>
      </w:r>
    </w:p>
  </w:comment>
  <w:comment w:id="92" w:author="Microsoft Office User" w:date="2023-09-13T10:38:00Z" w:initials="MOU">
    <w:p w14:paraId="601365AA" w14:textId="0936F544" w:rsidR="00553A97" w:rsidRDefault="00553A97">
      <w:pPr>
        <w:pStyle w:val="CommentText"/>
      </w:pPr>
      <w:r>
        <w:rPr>
          <w:rStyle w:val="CommentReference"/>
        </w:rPr>
        <w:annotationRef/>
      </w:r>
      <w:r>
        <w:t>Prob need a stat on how similar they were when the fouled logger wasn’t giving outlier values</w:t>
      </w:r>
    </w:p>
  </w:comment>
  <w:comment w:id="94" w:author="Barrett, Hannah" w:date="2023-05-17T09:16:00Z" w:initials="BH">
    <w:p w14:paraId="598D24EA" w14:textId="5BC8D9A5" w:rsidR="00BF0A30" w:rsidRDefault="00BF0A30">
      <w:pPr>
        <w:pStyle w:val="CommentText"/>
      </w:pPr>
      <w:r>
        <w:rPr>
          <w:rStyle w:val="CommentReference"/>
        </w:rPr>
        <w:annotationRef/>
      </w:r>
      <w:r w:rsidR="00776CDB">
        <w:t>Do we need to include a slope equation…?</w:t>
      </w:r>
    </w:p>
  </w:comment>
  <w:comment w:id="95" w:author="Microsoft Office User" w:date="2023-09-13T10:39:00Z" w:initials="MOU">
    <w:p w14:paraId="4E5BB93C" w14:textId="1660FBF6" w:rsidR="00553A97" w:rsidRDefault="00553A97">
      <w:pPr>
        <w:pStyle w:val="CommentText"/>
      </w:pPr>
      <w:r>
        <w:rPr>
          <w:rStyle w:val="CommentReference"/>
        </w:rPr>
        <w:annotationRef/>
      </w:r>
      <w:r>
        <w:t>Prob so</w:t>
      </w:r>
    </w:p>
  </w:comment>
  <w:comment w:id="96" w:author="Microsoft Office User" w:date="2023-09-13T10:41:00Z" w:initials="MOU">
    <w:p w14:paraId="7F9C752D" w14:textId="6B805345" w:rsidR="004933D0" w:rsidRDefault="004933D0">
      <w:pPr>
        <w:pStyle w:val="CommentText"/>
      </w:pPr>
      <w:r>
        <w:rPr>
          <w:rStyle w:val="CommentReference"/>
        </w:rPr>
        <w:annotationRef/>
      </w:r>
      <w:r>
        <w:t>Maybe call this temperature minimizing or Tmin strategy, DOmax, or TDOopt</w:t>
      </w:r>
    </w:p>
  </w:comment>
  <w:comment w:id="97" w:author="Microsoft Office User" w:date="2023-09-13T10:42:00Z" w:initials="MOU">
    <w:p w14:paraId="55E1160A" w14:textId="53631E25" w:rsidR="004933D0" w:rsidRDefault="004933D0">
      <w:pPr>
        <w:pStyle w:val="CommentText"/>
      </w:pPr>
      <w:r>
        <w:rPr>
          <w:rStyle w:val="CommentReference"/>
        </w:rPr>
        <w:annotationRef/>
      </w:r>
      <w:r>
        <w:t>I didn’t follow why you needed a slope and intercept – is this only for the T-DOopt? Or for the others too?</w:t>
      </w:r>
    </w:p>
  </w:comment>
  <w:comment w:id="98" w:author="Microsoft Office User" w:date="2023-09-13T10:43:00Z" w:initials="MOU">
    <w:p w14:paraId="79B1F0C8" w14:textId="57E1D4AB" w:rsidR="004933D0" w:rsidRDefault="004933D0">
      <w:pPr>
        <w:pStyle w:val="CommentText"/>
      </w:pPr>
      <w:r>
        <w:rPr>
          <w:rStyle w:val="CommentReference"/>
        </w:rPr>
        <w:annotationRef/>
      </w:r>
      <w:r>
        <w:t>Can you say this in simpler, clearer terms</w:t>
      </w:r>
    </w:p>
  </w:comment>
  <w:comment w:id="99" w:author="Microsoft Office User" w:date="2023-09-13T10:45:00Z" w:initials="MOU">
    <w:p w14:paraId="0F34B0B6" w14:textId="522A31B2" w:rsidR="004933D0" w:rsidRDefault="004933D0">
      <w:pPr>
        <w:pStyle w:val="CommentText"/>
      </w:pPr>
      <w:r>
        <w:rPr>
          <w:rStyle w:val="CommentReference"/>
        </w:rPr>
        <w:annotationRef/>
      </w:r>
      <w:r>
        <w:t xml:space="preserve">Can you say this more concisely – introduce the strategy of inferring depth from temp at beginning of methods, then here just say </w:t>
      </w:r>
      <w:r w:rsidR="007E6879">
        <w:t>that because the tags exhibited temperatures that fell in between the temperature loggers, you used linear interpolation to gain resolution in your depth estimates. If you did this in the 1</w:t>
      </w:r>
      <w:r w:rsidR="007E6879" w:rsidRPr="007E6879">
        <w:rPr>
          <w:vertAlign w:val="superscript"/>
        </w:rPr>
        <w:t>st</w:t>
      </w:r>
      <w:r w:rsidR="007E6879">
        <w:t xml:space="preserve"> paper cite it here</w:t>
      </w:r>
    </w:p>
  </w:comment>
  <w:comment w:id="100" w:author="Barrett, Hannah" w:date="2023-05-17T09:19:00Z" w:initials="BH">
    <w:p w14:paraId="16CDFE40" w14:textId="77777777" w:rsidR="00BF0A30" w:rsidRDefault="00BF0A30">
      <w:pPr>
        <w:pStyle w:val="CommentText"/>
      </w:pPr>
      <w:r>
        <w:rPr>
          <w:rStyle w:val="CommentReference"/>
        </w:rPr>
        <w:annotationRef/>
      </w:r>
      <w:r>
        <w:t>Need this modified slope equation either?</w:t>
      </w:r>
    </w:p>
  </w:comment>
  <w:comment w:id="103" w:author="Microsoft Office User" w:date="2023-09-13T10:49:00Z" w:initials="MOU">
    <w:p w14:paraId="31A5A431" w14:textId="5800A386" w:rsidR="007E6879" w:rsidRDefault="007E6879">
      <w:pPr>
        <w:pStyle w:val="CommentText"/>
      </w:pPr>
      <w:r>
        <w:rPr>
          <w:rStyle w:val="CommentReference"/>
        </w:rPr>
        <w:annotationRef/>
      </w:r>
      <w:r w:rsidR="008431B3">
        <w:t xml:space="preserve">Can you look at the papers on RSF/habitat selection and see how they frame the problem they are solving in terms of how animals responds to multiple habitat variables – see if you can use that phrasing here. But need to emphasize that you need this approach to deal with multiple variables. </w:t>
      </w:r>
      <w:r>
        <w:t xml:space="preserve"> </w:t>
      </w:r>
    </w:p>
  </w:comment>
  <w:comment w:id="104" w:author="Microsoft Office User" w:date="2023-09-13T10:48:00Z" w:initials="MOU">
    <w:p w14:paraId="79A70F9C" w14:textId="39A03D14" w:rsidR="007E6879" w:rsidRDefault="007E6879">
      <w:pPr>
        <w:pStyle w:val="CommentText"/>
      </w:pPr>
      <w:r>
        <w:rPr>
          <w:rStyle w:val="CommentReference"/>
        </w:rPr>
        <w:annotationRef/>
      </w:r>
      <w:r w:rsidR="008431B3">
        <w:t xml:space="preserve">Need to carefull craft this statement so it introduces the actual analyses you did. I think you want to reference the out of phase stressors and how you looked at whether they selected for T during T stress and DO during DO stress, </w:t>
      </w:r>
      <w:r>
        <w:t xml:space="preserve"> </w:t>
      </w:r>
    </w:p>
  </w:comment>
  <w:comment w:id="105" w:author="Barrett, Hannah" w:date="2023-09-11T13:45:00Z" w:initials="BH">
    <w:p w14:paraId="66896369" w14:textId="5FD53851" w:rsidR="0001364D" w:rsidRDefault="0001364D">
      <w:pPr>
        <w:pStyle w:val="CommentText"/>
      </w:pPr>
      <w:r>
        <w:rPr>
          <w:rStyle w:val="CommentReference"/>
        </w:rPr>
        <w:annotationRef/>
      </w:r>
      <w:r>
        <w:rPr>
          <w:rFonts w:ascii="Times New Roman" w:hAnsi="Times New Roman" w:cs="Times New Roman"/>
          <w:sz w:val="24"/>
          <w:szCs w:val="24"/>
        </w:rPr>
        <w:t>There is high correlation between these habitat variables (~.8?), however this level of correlation unavoidable as these two variables fluctuate in rough synchrony.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D04A571" w15:done="0"/>
  <w15:commentEx w15:paraId="29EDBD51" w15:done="0"/>
  <w15:commentEx w15:paraId="0944C272" w15:done="0"/>
  <w15:commentEx w15:paraId="5BF9DEAC" w15:done="0"/>
  <w15:commentEx w15:paraId="5FB809F9" w15:done="0"/>
  <w15:commentEx w15:paraId="3A785DDD" w15:done="0"/>
  <w15:commentEx w15:paraId="68265072" w15:done="0"/>
  <w15:commentEx w15:paraId="787FF7CB" w15:done="0"/>
  <w15:commentEx w15:paraId="19FEC165" w15:done="0"/>
  <w15:commentEx w15:paraId="601365AA" w15:done="0"/>
  <w15:commentEx w15:paraId="598D24EA" w15:done="0"/>
  <w15:commentEx w15:paraId="4E5BB93C" w15:paraIdParent="598D24EA" w15:done="0"/>
  <w15:commentEx w15:paraId="7F9C752D" w15:done="0"/>
  <w15:commentEx w15:paraId="55E1160A" w15:done="0"/>
  <w15:commentEx w15:paraId="79B1F0C8" w15:done="0"/>
  <w15:commentEx w15:paraId="0F34B0B6" w15:done="0"/>
  <w15:commentEx w15:paraId="16CDFE40" w15:done="0"/>
  <w15:commentEx w15:paraId="31A5A431" w15:done="0"/>
  <w15:commentEx w15:paraId="79A70F9C" w15:done="0"/>
  <w15:commentEx w15:paraId="668963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AC0B6F" w16cex:dateUtc="2023-09-13T17:20:00Z"/>
  <w16cex:commentExtensible w16cex:durableId="28AC0B90" w16cex:dateUtc="2023-09-13T17:21:00Z"/>
  <w16cex:commentExtensible w16cex:durableId="28AC0BFB" w16cex:dateUtc="2023-09-13T17:22:00Z"/>
  <w16cex:commentExtensible w16cex:durableId="28AC0C62" w16cex:dateUtc="2023-09-13T17:24:00Z"/>
  <w16cex:commentExtensible w16cex:durableId="28AC0CC3" w16cex:dateUtc="2023-09-13T17:26:00Z"/>
  <w16cex:commentExtensible w16cex:durableId="28AC0D34" w16cex:dateUtc="2023-09-13T17:28:00Z"/>
  <w16cex:commentExtensible w16cex:durableId="28AC0F2C" w16cex:dateUtc="2023-09-13T17:36:00Z"/>
  <w16cex:commentExtensible w16cex:durableId="28AC0F46" w16cex:dateUtc="2023-09-13T17:36:00Z"/>
  <w16cex:commentExtensible w16cex:durableId="28AC0F8A" w16cex:dateUtc="2023-09-13T17:38:00Z"/>
  <w16cex:commentExtensible w16cex:durableId="28AC0FCE" w16cex:dateUtc="2023-09-13T17:39:00Z"/>
  <w16cex:commentExtensible w16cex:durableId="28AC104D" w16cex:dateUtc="2023-09-13T17:41:00Z"/>
  <w16cex:commentExtensible w16cex:durableId="28AC1098" w16cex:dateUtc="2023-09-13T17:42:00Z"/>
  <w16cex:commentExtensible w16cex:durableId="28AC10D9" w16cex:dateUtc="2023-09-13T17:43:00Z"/>
  <w16cex:commentExtensible w16cex:durableId="28AC1130" w16cex:dateUtc="2023-09-13T17:45:00Z"/>
  <w16cex:commentExtensible w16cex:durableId="28AC1255" w16cex:dateUtc="2023-09-13T17:49:00Z"/>
  <w16cex:commentExtensible w16cex:durableId="28AC1212" w16cex:dateUtc="2023-09-13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04A571" w16cid:durableId="28AC0B6F"/>
  <w16cid:commentId w16cid:paraId="29EDBD51" w16cid:durableId="28AC0B90"/>
  <w16cid:commentId w16cid:paraId="0944C272" w16cid:durableId="28AC0BFB"/>
  <w16cid:commentId w16cid:paraId="5BF9DEAC" w16cid:durableId="28AC0C62"/>
  <w16cid:commentId w16cid:paraId="5FB809F9" w16cid:durableId="28AC0CC3"/>
  <w16cid:commentId w16cid:paraId="3A785DDD" w16cid:durableId="28AC0D34"/>
  <w16cid:commentId w16cid:paraId="68265072" w16cid:durableId="28AC0B43"/>
  <w16cid:commentId w16cid:paraId="787FF7CB" w16cid:durableId="28AC0F2C"/>
  <w16cid:commentId w16cid:paraId="19FEC165" w16cid:durableId="28AC0F46"/>
  <w16cid:commentId w16cid:paraId="601365AA" w16cid:durableId="28AC0F8A"/>
  <w16cid:commentId w16cid:paraId="598D24EA" w16cid:durableId="28AC0B44"/>
  <w16cid:commentId w16cid:paraId="4E5BB93C" w16cid:durableId="28AC0FCE"/>
  <w16cid:commentId w16cid:paraId="7F9C752D" w16cid:durableId="28AC104D"/>
  <w16cid:commentId w16cid:paraId="55E1160A" w16cid:durableId="28AC1098"/>
  <w16cid:commentId w16cid:paraId="79B1F0C8" w16cid:durableId="28AC10D9"/>
  <w16cid:commentId w16cid:paraId="0F34B0B6" w16cid:durableId="28AC1130"/>
  <w16cid:commentId w16cid:paraId="16CDFE40" w16cid:durableId="28AC0B45"/>
  <w16cid:commentId w16cid:paraId="31A5A431" w16cid:durableId="28AC1255"/>
  <w16cid:commentId w16cid:paraId="79A70F9C" w16cid:durableId="28AC1212"/>
  <w16cid:commentId w16cid:paraId="66896369" w16cid:durableId="28AC0B4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D2EF44" w14:textId="77777777" w:rsidR="009D59C1" w:rsidRDefault="009D59C1" w:rsidP="00BA4028">
      <w:pPr>
        <w:spacing w:after="0" w:line="240" w:lineRule="auto"/>
      </w:pPr>
      <w:r>
        <w:separator/>
      </w:r>
    </w:p>
  </w:endnote>
  <w:endnote w:type="continuationSeparator" w:id="0">
    <w:p w14:paraId="248B1289" w14:textId="77777777" w:rsidR="009D59C1" w:rsidRDefault="009D59C1" w:rsidP="00BA4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0BBFCC" w14:textId="77777777" w:rsidR="009D59C1" w:rsidRDefault="009D59C1" w:rsidP="00BA4028">
      <w:pPr>
        <w:spacing w:after="0" w:line="240" w:lineRule="auto"/>
      </w:pPr>
      <w:r>
        <w:separator/>
      </w:r>
    </w:p>
  </w:footnote>
  <w:footnote w:type="continuationSeparator" w:id="0">
    <w:p w14:paraId="1CB40464" w14:textId="77777777" w:rsidR="009D59C1" w:rsidRDefault="009D59C1" w:rsidP="00BA402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rrett, Hannah">
    <w15:presenceInfo w15:providerId="AD" w15:userId="S-1-5-21-828376571-1197701538-1844936127-350467"/>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841"/>
    <w:rsid w:val="0001364D"/>
    <w:rsid w:val="00032B51"/>
    <w:rsid w:val="000472A2"/>
    <w:rsid w:val="000528B3"/>
    <w:rsid w:val="000D61B0"/>
    <w:rsid w:val="000F60C0"/>
    <w:rsid w:val="00192B87"/>
    <w:rsid w:val="0019350F"/>
    <w:rsid w:val="00195683"/>
    <w:rsid w:val="001A5592"/>
    <w:rsid w:val="001E7A8E"/>
    <w:rsid w:val="001F15CA"/>
    <w:rsid w:val="001F3CDF"/>
    <w:rsid w:val="00201734"/>
    <w:rsid w:val="00242689"/>
    <w:rsid w:val="002703D6"/>
    <w:rsid w:val="002B5D91"/>
    <w:rsid w:val="002D4797"/>
    <w:rsid w:val="002E2907"/>
    <w:rsid w:val="0030694B"/>
    <w:rsid w:val="00326996"/>
    <w:rsid w:val="00334360"/>
    <w:rsid w:val="00353780"/>
    <w:rsid w:val="00427374"/>
    <w:rsid w:val="004933D0"/>
    <w:rsid w:val="004D6025"/>
    <w:rsid w:val="005068C0"/>
    <w:rsid w:val="00506EC0"/>
    <w:rsid w:val="00530620"/>
    <w:rsid w:val="00553A97"/>
    <w:rsid w:val="00606326"/>
    <w:rsid w:val="0061070C"/>
    <w:rsid w:val="00611005"/>
    <w:rsid w:val="0063234D"/>
    <w:rsid w:val="00653203"/>
    <w:rsid w:val="006839BE"/>
    <w:rsid w:val="006A576C"/>
    <w:rsid w:val="006C1EF3"/>
    <w:rsid w:val="006D2505"/>
    <w:rsid w:val="006D33E6"/>
    <w:rsid w:val="006E0752"/>
    <w:rsid w:val="006E1922"/>
    <w:rsid w:val="0070363B"/>
    <w:rsid w:val="00723004"/>
    <w:rsid w:val="00776CDB"/>
    <w:rsid w:val="00782354"/>
    <w:rsid w:val="007A4EC3"/>
    <w:rsid w:val="007C3E64"/>
    <w:rsid w:val="007E36A9"/>
    <w:rsid w:val="007E4655"/>
    <w:rsid w:val="007E6879"/>
    <w:rsid w:val="007F1C7D"/>
    <w:rsid w:val="00801627"/>
    <w:rsid w:val="00822841"/>
    <w:rsid w:val="008307B9"/>
    <w:rsid w:val="0083260C"/>
    <w:rsid w:val="008431B3"/>
    <w:rsid w:val="0087364A"/>
    <w:rsid w:val="008E6527"/>
    <w:rsid w:val="008F1CE6"/>
    <w:rsid w:val="009870E9"/>
    <w:rsid w:val="009D0CB0"/>
    <w:rsid w:val="009D59C1"/>
    <w:rsid w:val="00A060EA"/>
    <w:rsid w:val="00A240CB"/>
    <w:rsid w:val="00A52E2E"/>
    <w:rsid w:val="00BA4028"/>
    <w:rsid w:val="00BE4212"/>
    <w:rsid w:val="00BF0A30"/>
    <w:rsid w:val="00C5615B"/>
    <w:rsid w:val="00C61DB6"/>
    <w:rsid w:val="00CC4439"/>
    <w:rsid w:val="00D87760"/>
    <w:rsid w:val="00DE7E4D"/>
    <w:rsid w:val="00E029C4"/>
    <w:rsid w:val="00E14B36"/>
    <w:rsid w:val="00EB24B8"/>
    <w:rsid w:val="00EB7C0C"/>
    <w:rsid w:val="00ED3BB6"/>
    <w:rsid w:val="00F207D3"/>
    <w:rsid w:val="00F645DF"/>
    <w:rsid w:val="00F71337"/>
    <w:rsid w:val="00F90077"/>
    <w:rsid w:val="00F91134"/>
    <w:rsid w:val="00FC0D5C"/>
    <w:rsid w:val="00FD653C"/>
    <w:rsid w:val="00FE2393"/>
    <w:rsid w:val="00FF0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3C4A"/>
  <w15:chartTrackingRefBased/>
  <w15:docId w15:val="{93FAE021-7DDC-4244-A4C3-0C9466B27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3203"/>
    <w:rPr>
      <w:color w:val="808080"/>
    </w:rPr>
  </w:style>
  <w:style w:type="character" w:styleId="CommentReference">
    <w:name w:val="annotation reference"/>
    <w:basedOn w:val="DefaultParagraphFont"/>
    <w:uiPriority w:val="99"/>
    <w:semiHidden/>
    <w:unhideWhenUsed/>
    <w:rsid w:val="00BF0A30"/>
    <w:rPr>
      <w:sz w:val="16"/>
      <w:szCs w:val="16"/>
    </w:rPr>
  </w:style>
  <w:style w:type="paragraph" w:styleId="CommentText">
    <w:name w:val="annotation text"/>
    <w:basedOn w:val="Normal"/>
    <w:link w:val="CommentTextChar"/>
    <w:uiPriority w:val="99"/>
    <w:semiHidden/>
    <w:unhideWhenUsed/>
    <w:rsid w:val="00BF0A30"/>
    <w:pPr>
      <w:spacing w:line="240" w:lineRule="auto"/>
    </w:pPr>
    <w:rPr>
      <w:sz w:val="20"/>
      <w:szCs w:val="20"/>
    </w:rPr>
  </w:style>
  <w:style w:type="character" w:customStyle="1" w:styleId="CommentTextChar">
    <w:name w:val="Comment Text Char"/>
    <w:basedOn w:val="DefaultParagraphFont"/>
    <w:link w:val="CommentText"/>
    <w:uiPriority w:val="99"/>
    <w:semiHidden/>
    <w:rsid w:val="00BF0A30"/>
    <w:rPr>
      <w:sz w:val="20"/>
      <w:szCs w:val="20"/>
    </w:rPr>
  </w:style>
  <w:style w:type="paragraph" w:styleId="CommentSubject">
    <w:name w:val="annotation subject"/>
    <w:basedOn w:val="CommentText"/>
    <w:next w:val="CommentText"/>
    <w:link w:val="CommentSubjectChar"/>
    <w:uiPriority w:val="99"/>
    <w:semiHidden/>
    <w:unhideWhenUsed/>
    <w:rsid w:val="00BF0A30"/>
    <w:rPr>
      <w:b/>
      <w:bCs/>
    </w:rPr>
  </w:style>
  <w:style w:type="character" w:customStyle="1" w:styleId="CommentSubjectChar">
    <w:name w:val="Comment Subject Char"/>
    <w:basedOn w:val="CommentTextChar"/>
    <w:link w:val="CommentSubject"/>
    <w:uiPriority w:val="99"/>
    <w:semiHidden/>
    <w:rsid w:val="00BF0A30"/>
    <w:rPr>
      <w:b/>
      <w:bCs/>
      <w:sz w:val="20"/>
      <w:szCs w:val="20"/>
    </w:rPr>
  </w:style>
  <w:style w:type="paragraph" w:styleId="BalloonText">
    <w:name w:val="Balloon Text"/>
    <w:basedOn w:val="Normal"/>
    <w:link w:val="BalloonTextChar"/>
    <w:uiPriority w:val="99"/>
    <w:semiHidden/>
    <w:unhideWhenUsed/>
    <w:rsid w:val="00BF0A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0A30"/>
    <w:rPr>
      <w:rFonts w:ascii="Segoe UI" w:hAnsi="Segoe UI" w:cs="Segoe UI"/>
      <w:sz w:val="18"/>
      <w:szCs w:val="18"/>
    </w:rPr>
  </w:style>
  <w:style w:type="paragraph" w:styleId="Header">
    <w:name w:val="header"/>
    <w:basedOn w:val="Normal"/>
    <w:link w:val="HeaderChar"/>
    <w:uiPriority w:val="99"/>
    <w:unhideWhenUsed/>
    <w:rsid w:val="00BA4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028"/>
  </w:style>
  <w:style w:type="paragraph" w:styleId="Footer">
    <w:name w:val="footer"/>
    <w:basedOn w:val="Normal"/>
    <w:link w:val="FooterChar"/>
    <w:uiPriority w:val="99"/>
    <w:unhideWhenUsed/>
    <w:rsid w:val="00BA4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028"/>
  </w:style>
  <w:style w:type="paragraph" w:styleId="Revision">
    <w:name w:val="Revision"/>
    <w:hidden/>
    <w:uiPriority w:val="99"/>
    <w:semiHidden/>
    <w:rsid w:val="006C1E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710680">
      <w:bodyDiv w:val="1"/>
      <w:marLeft w:val="0"/>
      <w:marRight w:val="0"/>
      <w:marTop w:val="0"/>
      <w:marBottom w:val="0"/>
      <w:divBdr>
        <w:top w:val="none" w:sz="0" w:space="0" w:color="auto"/>
        <w:left w:val="none" w:sz="0" w:space="0" w:color="auto"/>
        <w:bottom w:val="none" w:sz="0" w:space="0" w:color="auto"/>
        <w:right w:val="none" w:sz="0" w:space="0" w:color="auto"/>
      </w:divBdr>
    </w:div>
    <w:div w:id="871961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6/09/relationships/commentsIds" Target="commentsId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1715</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3</cp:revision>
  <dcterms:created xsi:type="dcterms:W3CDTF">2023-09-13T17:53:00Z</dcterms:created>
  <dcterms:modified xsi:type="dcterms:W3CDTF">2023-09-14T22:12:00Z</dcterms:modified>
</cp:coreProperties>
</file>