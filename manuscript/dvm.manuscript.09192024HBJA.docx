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31096" w14:textId="3BD19B73"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Asynchronous timing of hypoxia and thermal stress generates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2B29368D" w:rsidR="00272B1D" w:rsidRPr="00272B1D" w:rsidRDefault="007F0D70" w:rsidP="005362D7">
      <w:pPr>
        <w:spacing w:line="480" w:lineRule="auto"/>
        <w:ind w:firstLine="720"/>
        <w:rPr>
          <w:rFonts w:ascii="Times New Roman" w:hAnsi="Times New Roman" w:cs="Times New Roman"/>
          <w:sz w:val="24"/>
          <w:szCs w:val="24"/>
        </w:rPr>
      </w:pPr>
      <w:r>
        <w:rPr>
          <w:rFonts w:ascii="Times New Roman" w:hAnsi="Times New Roman" w:cs="Times New Roman"/>
          <w:sz w:val="24"/>
          <w:szCs w:val="24"/>
        </w:rPr>
        <w:t>Mobile organisms respond to</w:t>
      </w:r>
      <w:r w:rsidR="002C6BF4">
        <w:rPr>
          <w:rFonts w:ascii="Times New Roman" w:hAnsi="Times New Roman" w:cs="Times New Roman"/>
          <w:sz w:val="24"/>
          <w:szCs w:val="24"/>
        </w:rPr>
        <w:t xml:space="preserve"> multiple environmental variables</w:t>
      </w:r>
      <w:r>
        <w:rPr>
          <w:rFonts w:ascii="Times New Roman" w:hAnsi="Times New Roman" w:cs="Times New Roman"/>
          <w:sz w:val="24"/>
          <w:szCs w:val="24"/>
        </w:rPr>
        <w:t xml:space="preserve"> and </w:t>
      </w:r>
      <w:r w:rsidR="00D50B74">
        <w:rPr>
          <w:rFonts w:ascii="Times New Roman" w:hAnsi="Times New Roman" w:cs="Times New Roman"/>
          <w:sz w:val="24"/>
          <w:szCs w:val="24"/>
        </w:rPr>
        <w:t xml:space="preserve">optimizing one habitat condition </w:t>
      </w:r>
      <w:r>
        <w:rPr>
          <w:rFonts w:ascii="Times New Roman" w:hAnsi="Times New Roman" w:cs="Times New Roman"/>
          <w:sz w:val="24"/>
          <w:szCs w:val="24"/>
        </w:rPr>
        <w:t xml:space="preserve">often </w:t>
      </w:r>
      <w:r w:rsidR="00D50B74">
        <w:rPr>
          <w:rFonts w:ascii="Times New Roman" w:hAnsi="Times New Roman" w:cs="Times New Roman"/>
          <w:sz w:val="24"/>
          <w:szCs w:val="24"/>
        </w:rPr>
        <w:t>comes at the expense of another</w:t>
      </w:r>
      <w:r w:rsidR="005B19CF">
        <w:rPr>
          <w:rFonts w:ascii="Times New Roman" w:hAnsi="Times New Roman" w:cs="Times New Roman"/>
          <w:sz w:val="24"/>
          <w:szCs w:val="24"/>
        </w:rPr>
        <w:t>.</w:t>
      </w:r>
      <w:r w:rsidR="002C6BF4">
        <w:rPr>
          <w:rFonts w:ascii="Times New Roman" w:hAnsi="Times New Roman" w:cs="Times New Roman"/>
          <w:sz w:val="24"/>
          <w:szCs w:val="24"/>
        </w:rPr>
        <w:t xml:space="preserve"> </w:t>
      </w:r>
      <w:r w:rsidR="000B5A37">
        <w:rPr>
          <w:rFonts w:ascii="Times New Roman" w:hAnsi="Times New Roman" w:cs="Times New Roman"/>
          <w:sz w:val="24"/>
          <w:szCs w:val="24"/>
        </w:rPr>
        <w:t xml:space="preserve">Trade-offs between temperature and dissolved oxygen are ubiquitous </w:t>
      </w:r>
      <w:r w:rsidR="005362D7">
        <w:rPr>
          <w:rFonts w:ascii="Times New Roman" w:hAnsi="Times New Roman" w:cs="Times New Roman"/>
          <w:sz w:val="24"/>
          <w:szCs w:val="24"/>
        </w:rPr>
        <w:t xml:space="preserve">in aquatic ecosystems, and they are also dynamic, as the day-night cycle </w:t>
      </w:r>
      <w:r w:rsidR="00181359">
        <w:rPr>
          <w:rFonts w:ascii="Times New Roman" w:hAnsi="Times New Roman" w:cs="Times New Roman"/>
          <w:sz w:val="24"/>
          <w:szCs w:val="24"/>
        </w:rPr>
        <w:t>drives solar absorption and photosynthesis</w:t>
      </w:r>
      <w:r w:rsidR="005362D7">
        <w:rPr>
          <w:rFonts w:ascii="Times New Roman" w:hAnsi="Times New Roman" w:cs="Times New Roman"/>
          <w:sz w:val="24"/>
          <w:szCs w:val="24"/>
        </w:rPr>
        <w:t>. A key question is how th</w:t>
      </w:r>
      <w:r w:rsidR="00181359">
        <w:rPr>
          <w:rFonts w:ascii="Times New Roman" w:hAnsi="Times New Roman" w:cs="Times New Roman"/>
          <w:sz w:val="24"/>
          <w:szCs w:val="24"/>
        </w:rPr>
        <w:t>is</w:t>
      </w:r>
      <w:r w:rsidR="005362D7">
        <w:rPr>
          <w:rFonts w:ascii="Times New Roman" w:hAnsi="Times New Roman" w:cs="Times New Roman"/>
          <w:sz w:val="24"/>
          <w:szCs w:val="24"/>
        </w:rPr>
        <w:t xml:space="preserve"> diel variation</w:t>
      </w:r>
      <w:r w:rsidR="00181359">
        <w:rPr>
          <w:rFonts w:ascii="Times New Roman" w:hAnsi="Times New Roman" w:cs="Times New Roman"/>
          <w:sz w:val="24"/>
          <w:szCs w:val="24"/>
        </w:rPr>
        <w:t>, and organismal responses to it,</w:t>
      </w:r>
      <w:r w:rsidR="005362D7">
        <w:rPr>
          <w:rFonts w:ascii="Times New Roman" w:hAnsi="Times New Roman" w:cs="Times New Roman"/>
          <w:sz w:val="24"/>
          <w:szCs w:val="24"/>
        </w:rPr>
        <w:t xml:space="preserve"> affect the </w:t>
      </w:r>
      <w:r w:rsidR="00181359">
        <w:rPr>
          <w:rFonts w:ascii="Times New Roman" w:hAnsi="Times New Roman" w:cs="Times New Roman"/>
          <w:sz w:val="24"/>
          <w:szCs w:val="24"/>
        </w:rPr>
        <w:t>magnitude</w:t>
      </w:r>
      <w:r w:rsidR="005362D7">
        <w:rPr>
          <w:rFonts w:ascii="Times New Roman" w:hAnsi="Times New Roman" w:cs="Times New Roman"/>
          <w:sz w:val="24"/>
          <w:szCs w:val="24"/>
        </w:rPr>
        <w:t xml:space="preserve"> of trade-offs.</w:t>
      </w:r>
      <w:r w:rsidR="00327F4C">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Here, we </w:t>
      </w:r>
      <w:r w:rsidR="00327F4C">
        <w:rPr>
          <w:rFonts w:ascii="Times New Roman" w:hAnsi="Times New Roman" w:cs="Times New Roman"/>
          <w:sz w:val="24"/>
          <w:szCs w:val="24"/>
        </w:rPr>
        <w:t>show that</w:t>
      </w:r>
      <w:r w:rsidR="00272B1D" w:rsidRPr="00272B1D">
        <w:rPr>
          <w:rFonts w:ascii="Times New Roman" w:hAnsi="Times New Roman" w:cs="Times New Roman"/>
          <w:sz w:val="24"/>
          <w:szCs w:val="24"/>
        </w:rPr>
        <w:t xml:space="preserve"> </w:t>
      </w:r>
      <w:r w:rsidR="00272B1D">
        <w:rPr>
          <w:rFonts w:ascii="Times New Roman" w:hAnsi="Times New Roman" w:cs="Times New Roman"/>
          <w:sz w:val="24"/>
          <w:szCs w:val="24"/>
        </w:rPr>
        <w:t xml:space="preserve">diel </w:t>
      </w:r>
      <w:r w:rsidR="0093039B">
        <w:rPr>
          <w:rFonts w:ascii="Times New Roman" w:hAnsi="Times New Roman" w:cs="Times New Roman"/>
          <w:sz w:val="24"/>
          <w:szCs w:val="24"/>
        </w:rPr>
        <w:t>movement</w:t>
      </w:r>
      <w:r w:rsidR="002516C1">
        <w:rPr>
          <w:rFonts w:ascii="Times New Roman" w:hAnsi="Times New Roman" w:cs="Times New Roman"/>
          <w:sz w:val="24"/>
          <w:szCs w:val="24"/>
        </w:rPr>
        <w:t xml:space="preserve"> </w:t>
      </w:r>
      <w:r w:rsidR="00272B1D" w:rsidRPr="00272B1D">
        <w:rPr>
          <w:rFonts w:ascii="Times New Roman" w:hAnsi="Times New Roman" w:cs="Times New Roman"/>
          <w:sz w:val="24"/>
          <w:szCs w:val="24"/>
        </w:rPr>
        <w:t xml:space="preserve">is an emergent </w:t>
      </w:r>
      <w:r w:rsidR="00327F4C">
        <w:rPr>
          <w:rFonts w:ascii="Times New Roman" w:hAnsi="Times New Roman" w:cs="Times New Roman"/>
          <w:sz w:val="24"/>
          <w:szCs w:val="24"/>
        </w:rPr>
        <w:t xml:space="preserve">behavior </w:t>
      </w:r>
      <w:r w:rsidR="00181359">
        <w:rPr>
          <w:rFonts w:ascii="Times New Roman" w:hAnsi="Times New Roman" w:cs="Times New Roman"/>
          <w:sz w:val="24"/>
          <w:szCs w:val="24"/>
        </w:rPr>
        <w:t xml:space="preserve">that softens </w:t>
      </w:r>
      <w:r w:rsidR="00327F4C">
        <w:rPr>
          <w:rFonts w:ascii="Times New Roman" w:hAnsi="Times New Roman" w:cs="Times New Roman"/>
          <w:sz w:val="24"/>
          <w:szCs w:val="24"/>
        </w:rPr>
        <w:t>temperature-oxygen trade-offs</w:t>
      </w:r>
      <w:r w:rsidR="00181359">
        <w:rPr>
          <w:rFonts w:ascii="Times New Roman" w:hAnsi="Times New Roman" w:cs="Times New Roman"/>
          <w:sz w:val="24"/>
          <w:szCs w:val="24"/>
        </w:rPr>
        <w:t xml:space="preserve"> in a cold-water fish</w:t>
      </w:r>
      <w:r w:rsidR="00327F4C">
        <w:rPr>
          <w:rFonts w:ascii="Times New Roman" w:hAnsi="Times New Roman" w:cs="Times New Roman"/>
          <w:sz w:val="24"/>
          <w:szCs w:val="24"/>
        </w:rPr>
        <w:t xml:space="preserve">. </w:t>
      </w:r>
      <w:r w:rsidR="0093039B">
        <w:rPr>
          <w:rFonts w:ascii="Times New Roman" w:hAnsi="Times New Roman" w:cs="Times New Roman"/>
          <w:sz w:val="24"/>
          <w:szCs w:val="24"/>
        </w:rPr>
        <w:t xml:space="preserve">Heat stress and hypoxia occur asynchronously in the diel cycle, because temperature maximums occur in the evening and oxygen minimums occur around dawn. Using observed environmental data from </w:t>
      </w:r>
      <w:r w:rsidR="001D1CBB">
        <w:rPr>
          <w:rFonts w:ascii="Times New Roman" w:hAnsi="Times New Roman" w:cs="Times New Roman"/>
          <w:sz w:val="24"/>
          <w:szCs w:val="24"/>
        </w:rPr>
        <w:t>vertically stratified</w:t>
      </w:r>
      <w:r w:rsidR="00F52BE8">
        <w:rPr>
          <w:rFonts w:ascii="Times New Roman" w:hAnsi="Times New Roman" w:cs="Times New Roman"/>
          <w:sz w:val="24"/>
          <w:szCs w:val="24"/>
        </w:rPr>
        <w:t xml:space="preserve"> </w:t>
      </w:r>
      <w:r w:rsidR="0093039B">
        <w:rPr>
          <w:rFonts w:ascii="Times New Roman" w:hAnsi="Times New Roman" w:cs="Times New Roman"/>
          <w:sz w:val="24"/>
          <w:szCs w:val="24"/>
        </w:rPr>
        <w:t xml:space="preserve">thermal refuges on a river floodplain, we </w:t>
      </w:r>
      <w:r w:rsidR="001D1CBB">
        <w:rPr>
          <w:rFonts w:ascii="Times New Roman" w:hAnsi="Times New Roman" w:cs="Times New Roman"/>
          <w:sz w:val="24"/>
          <w:szCs w:val="24"/>
        </w:rPr>
        <w:t>used</w:t>
      </w:r>
      <w:r w:rsidR="00F52BE8">
        <w:rPr>
          <w:rFonts w:ascii="Times New Roman" w:hAnsi="Times New Roman" w:cs="Times New Roman"/>
          <w:sz w:val="24"/>
          <w:szCs w:val="24"/>
        </w:rPr>
        <w:t xml:space="preserve"> a simulation to </w:t>
      </w:r>
      <w:r w:rsidR="0093039B">
        <w:rPr>
          <w:rFonts w:ascii="Times New Roman" w:hAnsi="Times New Roman" w:cs="Times New Roman"/>
          <w:sz w:val="24"/>
          <w:szCs w:val="24"/>
        </w:rPr>
        <w:t xml:space="preserve">show that strategies of temperature-minimizing or oxygen-maximizing result in constant depth selection, whereas fish that optimize </w:t>
      </w:r>
      <w:r w:rsidR="00181359">
        <w:rPr>
          <w:rFonts w:ascii="Times New Roman" w:hAnsi="Times New Roman" w:cs="Times New Roman"/>
          <w:sz w:val="24"/>
          <w:szCs w:val="24"/>
        </w:rPr>
        <w:t xml:space="preserve">both </w:t>
      </w:r>
      <w:r w:rsidR="0093039B">
        <w:rPr>
          <w:rFonts w:ascii="Times New Roman" w:hAnsi="Times New Roman" w:cs="Times New Roman"/>
          <w:sz w:val="24"/>
          <w:szCs w:val="24"/>
        </w:rPr>
        <w:t xml:space="preserve">temperature and oxygen exhibit diel vertical movement. To test this hypothesis, we held fish </w:t>
      </w:r>
      <w:r w:rsidR="0093039B" w:rsidRPr="00F52BE8">
        <w:rPr>
          <w:rFonts w:ascii="Times New Roman" w:hAnsi="Times New Roman" w:cs="Times New Roman"/>
          <w:i/>
          <w:iCs/>
          <w:sz w:val="24"/>
          <w:szCs w:val="24"/>
        </w:rPr>
        <w:t>in situ</w:t>
      </w:r>
      <w:r w:rsidR="0093039B">
        <w:rPr>
          <w:rFonts w:ascii="Times New Roman" w:hAnsi="Times New Roman" w:cs="Times New Roman"/>
          <w:sz w:val="24"/>
          <w:szCs w:val="24"/>
        </w:rPr>
        <w:t xml:space="preserve"> in enclosures and inferred habitat use from temperature logging tags. Fish exhibited diel vertical movement</w:t>
      </w:r>
      <w:r w:rsidR="009B18A0">
        <w:rPr>
          <w:rFonts w:ascii="Times New Roman" w:hAnsi="Times New Roman" w:cs="Times New Roman"/>
          <w:sz w:val="24"/>
          <w:szCs w:val="24"/>
        </w:rPr>
        <w:t xml:space="preserve"> that matched the timing predicted by our simulation and reduced the minimum oxygen levels they experienced. The extent of this movement was smaller than expected as fish endured relatively hypoxic conditions in exchange for colder temperatures</w:t>
      </w:r>
      <w:r w:rsidR="00181359">
        <w:rPr>
          <w:rFonts w:ascii="Times New Roman" w:hAnsi="Times New Roman" w:cs="Times New Roman"/>
          <w:sz w:val="24"/>
          <w:szCs w:val="24"/>
        </w:rPr>
        <w:t>, which reduced metabolic costs</w:t>
      </w:r>
      <w:r w:rsidR="009B18A0">
        <w:rPr>
          <w:rFonts w:ascii="Times New Roman" w:hAnsi="Times New Roman" w:cs="Times New Roman"/>
          <w:sz w:val="24"/>
          <w:szCs w:val="24"/>
        </w:rPr>
        <w:t xml:space="preserve">. Our results may be </w:t>
      </w:r>
      <w:r w:rsidR="00272B1D" w:rsidRPr="00272B1D">
        <w:rPr>
          <w:rFonts w:ascii="Times New Roman" w:hAnsi="Times New Roman" w:cs="Times New Roman"/>
          <w:sz w:val="24"/>
          <w:szCs w:val="24"/>
        </w:rPr>
        <w:t xml:space="preserve">generalizable across freshwater environments because </w:t>
      </w:r>
      <w:r w:rsidR="009C7EEE">
        <w:rPr>
          <w:rFonts w:ascii="Times New Roman" w:hAnsi="Times New Roman" w:cs="Times New Roman"/>
          <w:sz w:val="24"/>
          <w:szCs w:val="24"/>
        </w:rPr>
        <w:t xml:space="preserve">they are supported </w:t>
      </w:r>
      <w:del w:id="0" w:author="Barrett, Hannah" w:date="2024-10-08T12:41:00Z" w16du:dateUtc="2024-10-08T19:41:00Z">
        <w:r w:rsidR="009C7EEE" w:rsidDel="008A5A7F">
          <w:rPr>
            <w:rFonts w:ascii="Times New Roman" w:hAnsi="Times New Roman" w:cs="Times New Roman"/>
            <w:sz w:val="24"/>
            <w:szCs w:val="24"/>
          </w:rPr>
          <w:delText xml:space="preserve">from </w:delText>
        </w:r>
      </w:del>
      <w:ins w:id="1" w:author="Barrett, Hannah" w:date="2024-10-08T12:41:00Z" w16du:dateUtc="2024-10-08T19:41:00Z">
        <w:r w:rsidR="008A5A7F">
          <w:rPr>
            <w:rFonts w:ascii="Times New Roman" w:hAnsi="Times New Roman" w:cs="Times New Roman"/>
            <w:sz w:val="24"/>
            <w:szCs w:val="24"/>
          </w:rPr>
          <w:t xml:space="preserve">by </w:t>
        </w:r>
      </w:ins>
      <w:r w:rsidR="009C7EEE">
        <w:rPr>
          <w:rFonts w:ascii="Times New Roman" w:hAnsi="Times New Roman" w:cs="Times New Roman"/>
          <w:sz w:val="24"/>
          <w:szCs w:val="24"/>
        </w:rPr>
        <w:t>first principles</w:t>
      </w:r>
      <w:r w:rsidR="00FC1F1F">
        <w:rPr>
          <w:rFonts w:ascii="Times New Roman" w:hAnsi="Times New Roman" w:cs="Times New Roman"/>
          <w:sz w:val="24"/>
          <w:szCs w:val="24"/>
        </w:rPr>
        <w:t>,</w:t>
      </w:r>
      <w:r w:rsidR="009C7EEE">
        <w:rPr>
          <w:rFonts w:ascii="Times New Roman" w:hAnsi="Times New Roman" w:cs="Times New Roman"/>
          <w:sz w:val="24"/>
          <w:szCs w:val="24"/>
        </w:rPr>
        <w:t xml:space="preserve"> and because </w:t>
      </w:r>
      <w:r w:rsidR="00181359">
        <w:rPr>
          <w:rFonts w:ascii="Times New Roman" w:hAnsi="Times New Roman" w:cs="Times New Roman"/>
          <w:sz w:val="24"/>
          <w:szCs w:val="24"/>
        </w:rPr>
        <w:t xml:space="preserve">analogous </w:t>
      </w:r>
      <w:r w:rsidR="00272B1D" w:rsidRPr="00272B1D">
        <w:rPr>
          <w:rFonts w:ascii="Times New Roman" w:hAnsi="Times New Roman" w:cs="Times New Roman"/>
          <w:sz w:val="24"/>
          <w:szCs w:val="24"/>
        </w:rPr>
        <w:t xml:space="preserve">temperature-oxygen </w:t>
      </w:r>
      <w:r w:rsidR="001D1CBB" w:rsidRPr="00272B1D">
        <w:rPr>
          <w:rFonts w:ascii="Times New Roman" w:hAnsi="Times New Roman" w:cs="Times New Roman"/>
          <w:sz w:val="24"/>
          <w:szCs w:val="24"/>
        </w:rPr>
        <w:t>trade</w:t>
      </w:r>
      <w:r w:rsidR="001D1CBB">
        <w:rPr>
          <w:rFonts w:ascii="Times New Roman" w:hAnsi="Times New Roman" w:cs="Times New Roman"/>
          <w:sz w:val="24"/>
          <w:szCs w:val="24"/>
        </w:rPr>
        <w:t>o</w:t>
      </w:r>
      <w:r w:rsidR="001D1CBB" w:rsidRPr="00272B1D">
        <w:rPr>
          <w:rFonts w:ascii="Times New Roman" w:hAnsi="Times New Roman" w:cs="Times New Roman"/>
          <w:sz w:val="24"/>
          <w:szCs w:val="24"/>
        </w:rPr>
        <w:t>ffs</w:t>
      </w:r>
      <w:r w:rsidR="009B18A0">
        <w:rPr>
          <w:rFonts w:ascii="Times New Roman" w:hAnsi="Times New Roman" w:cs="Times New Roman"/>
          <w:sz w:val="24"/>
          <w:szCs w:val="24"/>
        </w:rPr>
        <w:t xml:space="preserve"> occur across a diversity of water bodies</w:t>
      </w:r>
      <w:r w:rsidR="0080104B">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4B7A0EDF" w:rsidR="00206F8E" w:rsidRPr="00C13FAA" w:rsidRDefault="00955527" w:rsidP="00F56768">
      <w:pPr>
        <w:spacing w:line="480" w:lineRule="auto"/>
        <w:ind w:firstLine="720"/>
        <w:rPr>
          <w:rFonts w:ascii="Times New Roman" w:hAnsi="Times New Roman" w:cs="Times New Roman"/>
          <w:sz w:val="24"/>
          <w:szCs w:val="24"/>
        </w:rPr>
      </w:pPr>
      <w:r w:rsidRPr="00C13FAA">
        <w:rPr>
          <w:rFonts w:ascii="Times New Roman" w:hAnsi="Times New Roman" w:cs="Times New Roman"/>
          <w:sz w:val="24"/>
          <w:szCs w:val="24"/>
        </w:rPr>
        <w:lastRenderedPageBreak/>
        <w:t xml:space="preserve">Landscape </w:t>
      </w:r>
      <w:commentRangeStart w:id="2"/>
      <w:r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Pr="00C13FAA">
        <w:rPr>
          <w:rFonts w:ascii="Times New Roman" w:hAnsi="Times New Roman" w:cs="Times New Roman"/>
          <w:sz w:val="24"/>
          <w:szCs w:val="24"/>
        </w:rPr>
        <w:t xml:space="preserve">, creating asynchronous variation among </w:t>
      </w:r>
      <w:commentRangeEnd w:id="2"/>
      <w:r w:rsidR="00424221">
        <w:rPr>
          <w:rStyle w:val="CommentReference"/>
        </w:rPr>
        <w:commentReference w:id="2"/>
      </w:r>
      <w:r w:rsidRPr="00C13FAA">
        <w:rPr>
          <w:rFonts w:ascii="Times New Roman" w:hAnsi="Times New Roman" w:cs="Times New Roman"/>
          <w:sz w:val="24"/>
          <w:szCs w:val="24"/>
        </w:rPr>
        <w:t xml:space="preserve"> habitat patches</w:t>
      </w:r>
      <w:r w:rsidR="00F52BE8">
        <w:rPr>
          <w:rFonts w:ascii="Times New Roman" w:hAnsi="Times New Roman" w:cs="Times New Roman"/>
          <w:sz w:val="24"/>
          <w:szCs w:val="24"/>
        </w:rPr>
        <w:t xml:space="preserve"> (</w:t>
      </w:r>
      <w:r w:rsidR="009E1702">
        <w:rPr>
          <w:rFonts w:ascii="Times New Roman" w:hAnsi="Times New Roman" w:cs="Times New Roman"/>
          <w:sz w:val="24"/>
          <w:szCs w:val="24"/>
        </w:rPr>
        <w:t xml:space="preserve">Dobrowski 2011; </w:t>
      </w:r>
      <w:r w:rsidR="00F52BE8">
        <w:rPr>
          <w:rFonts w:ascii="Times New Roman" w:hAnsi="Times New Roman" w:cs="Times New Roman"/>
          <w:sz w:val="24"/>
          <w:szCs w:val="24"/>
        </w:rPr>
        <w:t xml:space="preserve">Fey et </w:t>
      </w:r>
      <w:commentRangeStart w:id="3"/>
      <w:r w:rsidR="00F52BE8">
        <w:rPr>
          <w:rFonts w:ascii="Times New Roman" w:hAnsi="Times New Roman" w:cs="Times New Roman"/>
          <w:sz w:val="24"/>
          <w:szCs w:val="24"/>
        </w:rPr>
        <w:t>al</w:t>
      </w:r>
      <w:commentRangeEnd w:id="3"/>
      <w:r w:rsidR="00171F22">
        <w:rPr>
          <w:rStyle w:val="CommentReference"/>
        </w:rPr>
        <w:commentReference w:id="3"/>
      </w:r>
      <w:r w:rsidR="00F52BE8">
        <w:rPr>
          <w:rFonts w:ascii="Times New Roman" w:hAnsi="Times New Roman" w:cs="Times New Roman"/>
          <w:sz w:val="24"/>
          <w:szCs w:val="24"/>
        </w:rPr>
        <w:t>.</w:t>
      </w:r>
      <w:r w:rsidR="009E1702">
        <w:rPr>
          <w:rFonts w:ascii="Times New Roman" w:hAnsi="Times New Roman" w:cs="Times New Roman"/>
          <w:sz w:val="24"/>
          <w:szCs w:val="24"/>
        </w:rPr>
        <w:t>,</w:t>
      </w:r>
      <w:r w:rsidR="00F52BE8">
        <w:rPr>
          <w:rFonts w:ascii="Times New Roman" w:hAnsi="Times New Roman" w:cs="Times New Roman"/>
          <w:sz w:val="24"/>
          <w:szCs w:val="24"/>
        </w:rPr>
        <w:t xml:space="preserve"> 2019). </w:t>
      </w:r>
      <w:r w:rsidR="00615231" w:rsidRPr="00C13FAA">
        <w:rPr>
          <w:rFonts w:ascii="Times New Roman" w:hAnsi="Times New Roman" w:cs="Times New Roman"/>
          <w:sz w:val="24"/>
          <w:szCs w:val="24"/>
        </w:rPr>
        <w:t>The</w:t>
      </w:r>
      <w:r w:rsidR="00171F22">
        <w:rPr>
          <w:rFonts w:ascii="Times New Roman" w:hAnsi="Times New Roman" w:cs="Times New Roman"/>
          <w:sz w:val="24"/>
          <w:szCs w:val="24"/>
        </w:rPr>
        <w:t xml:space="preserve"> spatiotemporal heterogeneity </w:t>
      </w:r>
      <w:r w:rsidR="00615231" w:rsidRPr="00C13FAA">
        <w:rPr>
          <w:rFonts w:ascii="Times New Roman" w:hAnsi="Times New Roman" w:cs="Times New Roman"/>
          <w:sz w:val="24"/>
          <w:szCs w:val="24"/>
        </w:rPr>
        <w:t>may allow</w:t>
      </w:r>
      <w:r w:rsidRPr="00C13FAA">
        <w:rPr>
          <w:rFonts w:ascii="Times New Roman" w:hAnsi="Times New Roman" w:cs="Times New Roman"/>
          <w:sz w:val="24"/>
          <w:szCs w:val="24"/>
        </w:rPr>
        <w:t xml:space="preserve"> animals to track more favorable conditions across the accessible </w:t>
      </w:r>
      <w:commentRangeStart w:id="4"/>
      <w:r w:rsidRPr="00C13FAA">
        <w:rPr>
          <w:rFonts w:ascii="Times New Roman" w:hAnsi="Times New Roman" w:cs="Times New Roman"/>
          <w:sz w:val="24"/>
          <w:szCs w:val="24"/>
        </w:rPr>
        <w:t>landscape</w:t>
      </w:r>
      <w:commentRangeEnd w:id="4"/>
      <w:r w:rsidR="00171F22">
        <w:rPr>
          <w:rStyle w:val="CommentReference"/>
        </w:rPr>
        <w:commentReference w:id="4"/>
      </w:r>
      <w:r w:rsidR="00171F22">
        <w:rPr>
          <w:rFonts w:ascii="Times New Roman" w:hAnsi="Times New Roman" w:cs="Times New Roman"/>
          <w:sz w:val="24"/>
          <w:szCs w:val="24"/>
        </w:rPr>
        <w:t xml:space="preserve"> (</w:t>
      </w:r>
      <w:r w:rsidR="009E1702">
        <w:rPr>
          <w:rFonts w:ascii="Times New Roman" w:hAnsi="Times New Roman" w:cs="Times New Roman"/>
          <w:sz w:val="24"/>
          <w:szCs w:val="24"/>
        </w:rPr>
        <w:t>Van der Graaf et al., 2006)</w:t>
      </w:r>
      <w:r w:rsidRPr="00C13FAA">
        <w:rPr>
          <w:rFonts w:ascii="Times New Roman" w:hAnsi="Times New Roman" w:cs="Times New Roman"/>
          <w:sz w:val="24"/>
          <w:szCs w:val="24"/>
        </w:rPr>
        <w:t xml:space="preserve"> </w:t>
      </w:r>
      <w:r w:rsidR="003A3FAD">
        <w:rPr>
          <w:rFonts w:ascii="Times New Roman" w:hAnsi="Times New Roman" w:cs="Times New Roman"/>
          <w:sz w:val="24"/>
          <w:szCs w:val="24"/>
        </w:rPr>
        <w:t xml:space="preserve">For example, such </w:t>
      </w:r>
      <w:r w:rsidR="00615231" w:rsidRPr="00AB3B4C">
        <w:rPr>
          <w:rFonts w:ascii="Times New Roman" w:hAnsi="Times New Roman" w:cs="Times New Roman"/>
          <w:sz w:val="24"/>
          <w:szCs w:val="24"/>
        </w:rPr>
        <w:t xml:space="preserve">habitat heterogeneity may enable </w:t>
      </w:r>
      <w:r w:rsidR="000765B8" w:rsidRPr="00AB3B4C">
        <w:rPr>
          <w:rFonts w:ascii="Times New Roman" w:hAnsi="Times New Roman" w:cs="Times New Roman"/>
          <w:sz w:val="24"/>
          <w:szCs w:val="24"/>
        </w:rPr>
        <w:t>fish</w:t>
      </w:r>
      <w:r w:rsidR="0093154A"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to move to avoid risks such as predation </w:t>
      </w:r>
      <w:sdt>
        <w:sdtPr>
          <w:rPr>
            <w:rFonts w:ascii="Times New Roman" w:hAnsi="Times New Roman" w:cs="Times New Roman"/>
            <w:color w:val="000000"/>
            <w:sz w:val="24"/>
            <w:szCs w:val="24"/>
          </w:rPr>
          <w:tag w:val="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
          <w:id w:val="573863954"/>
          <w:placeholder>
            <w:docPart w:val="DefaultPlaceholder_-1854013440"/>
          </w:placeholder>
        </w:sdtPr>
        <w:sdtContent>
          <w:r w:rsidR="0028590D" w:rsidRPr="00132F8D">
            <w:rPr>
              <w:rFonts w:ascii="Times New Roman" w:eastAsia="Times New Roman" w:hAnsi="Times New Roman" w:cs="Times New Roman"/>
              <w:sz w:val="24"/>
              <w:szCs w:val="24"/>
            </w:rPr>
            <w:t>(Penaluna et al., 2016; Persson &amp; Eklov, 1995; Power, 1984)</w:t>
          </w:r>
        </w:sdtContent>
      </w:sdt>
      <w:r w:rsidR="00260726" w:rsidRPr="00AB3B4C">
        <w:rPr>
          <w:rFonts w:ascii="Times New Roman" w:hAnsi="Times New Roman" w:cs="Times New Roman"/>
          <w:sz w:val="24"/>
          <w:szCs w:val="24"/>
        </w:rPr>
        <w:t xml:space="preserve"> </w:t>
      </w:r>
      <w:r w:rsidR="00615231" w:rsidRPr="00AB3B4C">
        <w:rPr>
          <w:rFonts w:ascii="Times New Roman" w:hAnsi="Times New Roman" w:cs="Times New Roman"/>
          <w:sz w:val="24"/>
          <w:szCs w:val="24"/>
        </w:rPr>
        <w:t xml:space="preserve">or abiotic stressors </w:t>
      </w:r>
      <w:r w:rsidR="00364088">
        <w:rPr>
          <w:rFonts w:ascii="Times New Roman" w:hAnsi="Times New Roman" w:cs="Times New Roman"/>
          <w:sz w:val="24"/>
          <w:szCs w:val="24"/>
        </w:rPr>
        <w:t xml:space="preserve">such as </w:t>
      </w:r>
      <w:r w:rsidR="00615231" w:rsidRPr="00AB3B4C">
        <w:rPr>
          <w:rFonts w:ascii="Times New Roman" w:hAnsi="Times New Roman" w:cs="Times New Roman"/>
          <w:sz w:val="24"/>
          <w:szCs w:val="24"/>
        </w:rPr>
        <w:t>temperature</w:t>
      </w:r>
      <w:r w:rsidR="001508D5" w:rsidRPr="00AB3B4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
          <w:id w:val="1890224130"/>
          <w:placeholder>
            <w:docPart w:val="DefaultPlaceholder_-1854013440"/>
          </w:placeholder>
        </w:sdtPr>
        <w:sdtContent>
          <w:r w:rsidR="0028590D" w:rsidRPr="00132F8D">
            <w:rPr>
              <w:rFonts w:ascii="Times New Roman" w:eastAsia="Times New Roman" w:hAnsi="Times New Roman" w:cs="Times New Roman"/>
              <w:sz w:val="24"/>
              <w:szCs w:val="24"/>
            </w:rPr>
            <w:t>(Berman &amp; Quinn, 1991; Kaya et al., 1977; Westhoff et al., 2016)</w:t>
          </w:r>
        </w:sdtContent>
      </w:sdt>
      <w:r w:rsidR="001508D5" w:rsidRPr="00AB3B4C">
        <w:rPr>
          <w:rFonts w:ascii="Times New Roman" w:hAnsi="Times New Roman" w:cs="Times New Roman"/>
          <w:sz w:val="24"/>
          <w:szCs w:val="24"/>
        </w:rPr>
        <w:t xml:space="preserve">. </w:t>
      </w:r>
      <w:r w:rsidR="005E1D37">
        <w:rPr>
          <w:rFonts w:ascii="Times New Roman" w:hAnsi="Times New Roman" w:cs="Times New Roman"/>
          <w:sz w:val="24"/>
          <w:szCs w:val="24"/>
        </w:rPr>
        <w:t xml:space="preserve">There is particular interest in how </w:t>
      </w:r>
      <w:r w:rsidR="00424221">
        <w:rPr>
          <w:rFonts w:ascii="Times New Roman" w:hAnsi="Times New Roman" w:cs="Times New Roman"/>
          <w:sz w:val="24"/>
          <w:szCs w:val="24"/>
        </w:rPr>
        <w:t>animals</w:t>
      </w:r>
      <w:r w:rsidR="005E1D37">
        <w:rPr>
          <w:rFonts w:ascii="Times New Roman" w:hAnsi="Times New Roman" w:cs="Times New Roman"/>
          <w:sz w:val="24"/>
          <w:szCs w:val="24"/>
        </w:rPr>
        <w:t xml:space="preserve"> exploit thermal heterogeneity, because </w:t>
      </w:r>
      <w:r w:rsidR="009B47A2">
        <w:rPr>
          <w:rFonts w:ascii="Times New Roman" w:hAnsi="Times New Roman" w:cs="Times New Roman"/>
          <w:sz w:val="24"/>
          <w:szCs w:val="24"/>
        </w:rPr>
        <w:t xml:space="preserve">use of cool refuge habitat could mediate responses to climate change </w:t>
      </w:r>
      <w:sdt>
        <w:sdtPr>
          <w:rPr>
            <w:rFonts w:ascii="Times New Roman" w:hAnsi="Times New Roman" w:cs="Times New Roman"/>
            <w:color w:val="000000"/>
            <w:sz w:val="24"/>
            <w:szCs w:val="24"/>
          </w:rPr>
          <w:tag w:val="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
          <w:id w:val="932328367"/>
          <w:placeholder>
            <w:docPart w:val="DefaultPlaceholder_-1854013440"/>
          </w:placeholder>
        </w:sdtPr>
        <w:sdtContent>
          <w:r w:rsidR="0028590D" w:rsidRPr="00AB3B4C">
            <w:rPr>
              <w:rFonts w:ascii="Times New Roman" w:hAnsi="Times New Roman" w:cs="Times New Roman"/>
              <w:color w:val="000000"/>
              <w:sz w:val="24"/>
              <w:szCs w:val="24"/>
            </w:rPr>
            <w:t xml:space="preserve">(Beechie et al., 2013; </w:t>
          </w:r>
          <w:proofErr w:type="spellStart"/>
          <w:r w:rsidR="0028590D" w:rsidRPr="00AB3B4C">
            <w:rPr>
              <w:rFonts w:ascii="Times New Roman" w:hAnsi="Times New Roman" w:cs="Times New Roman"/>
              <w:color w:val="000000"/>
              <w:sz w:val="24"/>
              <w:szCs w:val="24"/>
            </w:rPr>
            <w:t>Kurylyk</w:t>
          </w:r>
          <w:proofErr w:type="spellEnd"/>
          <w:r w:rsidR="0028590D" w:rsidRPr="00AB3B4C">
            <w:rPr>
              <w:rFonts w:ascii="Times New Roman" w:hAnsi="Times New Roman" w:cs="Times New Roman"/>
              <w:color w:val="000000"/>
              <w:sz w:val="24"/>
              <w:szCs w:val="24"/>
            </w:rPr>
            <w:t xml:space="preserve"> et al., 2015; Steel et al., 2017)</w:t>
          </w:r>
        </w:sdtContent>
      </w:sdt>
      <w:r w:rsidR="003B106F" w:rsidRPr="00C13FAA">
        <w:rPr>
          <w:rFonts w:ascii="Times New Roman" w:hAnsi="Times New Roman" w:cs="Times New Roman"/>
          <w:sz w:val="24"/>
          <w:szCs w:val="24"/>
        </w:rPr>
        <w:t xml:space="preserve">. </w:t>
      </w:r>
      <w:r w:rsidR="009B47A2">
        <w:rPr>
          <w:rFonts w:ascii="Times New Roman" w:hAnsi="Times New Roman" w:cs="Times New Roman"/>
          <w:sz w:val="24"/>
          <w:szCs w:val="24"/>
        </w:rPr>
        <w:t xml:space="preserve">However, habitats with unique temperature dynamics often vary in other conditions as well, and how this limits </w:t>
      </w:r>
      <w:r w:rsidR="003A3FAD">
        <w:rPr>
          <w:rFonts w:ascii="Times New Roman" w:hAnsi="Times New Roman" w:cs="Times New Roman"/>
          <w:sz w:val="24"/>
          <w:szCs w:val="24"/>
        </w:rPr>
        <w:t>the function</w:t>
      </w:r>
      <w:r w:rsidR="009B47A2">
        <w:rPr>
          <w:rFonts w:ascii="Times New Roman" w:hAnsi="Times New Roman" w:cs="Times New Roman"/>
          <w:sz w:val="24"/>
          <w:szCs w:val="24"/>
        </w:rPr>
        <w:t xml:space="preserve"> refuge</w:t>
      </w:r>
      <w:r w:rsidR="003A3FAD">
        <w:rPr>
          <w:rFonts w:ascii="Times New Roman" w:hAnsi="Times New Roman" w:cs="Times New Roman"/>
          <w:sz w:val="24"/>
          <w:szCs w:val="24"/>
        </w:rPr>
        <w:t>s</w:t>
      </w:r>
      <w:r w:rsidR="009B47A2">
        <w:rPr>
          <w:rFonts w:ascii="Times New Roman" w:hAnsi="Times New Roman" w:cs="Times New Roman"/>
          <w:sz w:val="24"/>
          <w:szCs w:val="24"/>
        </w:rPr>
        <w:t xml:space="preserve"> </w:t>
      </w:r>
      <w:proofErr w:type="gramStart"/>
      <w:r w:rsidR="009B47A2">
        <w:rPr>
          <w:rFonts w:ascii="Times New Roman" w:hAnsi="Times New Roman" w:cs="Times New Roman"/>
          <w:sz w:val="24"/>
          <w:szCs w:val="24"/>
        </w:rPr>
        <w:t>is</w:t>
      </w:r>
      <w:proofErr w:type="gramEnd"/>
      <w:r w:rsidR="009B47A2">
        <w:rPr>
          <w:rFonts w:ascii="Times New Roman" w:hAnsi="Times New Roman" w:cs="Times New Roman"/>
          <w:sz w:val="24"/>
          <w:szCs w:val="24"/>
        </w:rPr>
        <w:t xml:space="preserve"> poorly understood.</w:t>
      </w:r>
    </w:p>
    <w:p w14:paraId="7669899B" w14:textId="3482D8D5"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behavior</w:t>
      </w:r>
      <w:r w:rsidR="00424221">
        <w:rPr>
          <w:rFonts w:ascii="Times New Roman" w:hAnsi="Times New Roman" w:cs="Times New Roman"/>
          <w:sz w:val="24"/>
          <w:szCs w:val="24"/>
        </w:rPr>
        <w:t>al responses</w:t>
      </w:r>
      <w:r w:rsidR="002D24B1">
        <w:rPr>
          <w:rFonts w:ascii="Times New Roman" w:hAnsi="Times New Roman" w:cs="Times New Roman"/>
          <w:sz w:val="24"/>
          <w:szCs w:val="24"/>
        </w:rPr>
        <w:t xml:space="preserve"> should be shaped by both temperature and DO</w:t>
      </w:r>
      <w:r w:rsidR="00865DBF">
        <w:rPr>
          <w:rFonts w:ascii="Times New Roman" w:hAnsi="Times New Roman" w:cs="Times New Roman"/>
          <w:sz w:val="24"/>
          <w:szCs w:val="24"/>
        </w:rPr>
        <w:t xml:space="preserve">. </w:t>
      </w:r>
      <w:r w:rsidR="00424221">
        <w:rPr>
          <w:rFonts w:ascii="Times New Roman" w:hAnsi="Times New Roman" w:cs="Times New Roman"/>
          <w:sz w:val="24"/>
          <w:szCs w:val="24"/>
        </w:rPr>
        <w:t xml:space="preserve">Aquatic habitats ranging from pelagic seas to ponds </w:t>
      </w:r>
      <w:r w:rsidR="001003EB">
        <w:rPr>
          <w:rFonts w:ascii="Times New Roman" w:hAnsi="Times New Roman" w:cs="Times New Roman"/>
          <w:sz w:val="24"/>
          <w:szCs w:val="24"/>
        </w:rPr>
        <w:t xml:space="preserve">can </w:t>
      </w:r>
      <w:r w:rsidR="00424221">
        <w:rPr>
          <w:rFonts w:ascii="Times New Roman" w:hAnsi="Times New Roman" w:cs="Times New Roman"/>
          <w:sz w:val="24"/>
          <w:szCs w:val="24"/>
        </w:rPr>
        <w:t>exhibit</w:t>
      </w:r>
      <w:r w:rsidR="001003EB">
        <w:rPr>
          <w:rFonts w:ascii="Times New Roman" w:hAnsi="Times New Roman" w:cs="Times New Roman"/>
          <w:sz w:val="24"/>
          <w:szCs w:val="24"/>
        </w:rPr>
        <w:t xml:space="preserve"> </w:t>
      </w:r>
      <w:r w:rsidR="00424221">
        <w:rPr>
          <w:rFonts w:ascii="Times New Roman" w:hAnsi="Times New Roman" w:cs="Times New Roman"/>
          <w:sz w:val="24"/>
          <w:szCs w:val="24"/>
        </w:rPr>
        <w:t>vertical stratification of temperature and oxygen</w:t>
      </w:r>
      <w:r w:rsidR="001003EB">
        <w:rPr>
          <w:rFonts w:ascii="Times New Roman" w:hAnsi="Times New Roman" w:cs="Times New Roman"/>
          <w:sz w:val="24"/>
          <w:szCs w:val="24"/>
        </w:rPr>
        <w:t xml:space="preserv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 xml:space="preserve">as vertical fronts; </w:t>
      </w:r>
      <w:sdt>
        <w:sdtPr>
          <w:rPr>
            <w:rFonts w:ascii="Times New Roman" w:hAnsi="Times New Roman" w:cs="Times New Roman"/>
            <w:color w:val="000000"/>
            <w:sz w:val="24"/>
            <w:szCs w:val="24"/>
          </w:rPr>
          <w:tag w:val="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
          <w:id w:val="-1754666714"/>
          <w:placeholder>
            <w:docPart w:val="DefaultPlaceholder_-1854013440"/>
          </w:placeholder>
        </w:sdtPr>
        <w:sdtContent>
          <w:r w:rsidR="003570D6" w:rsidRPr="003570D6">
            <w:rPr>
              <w:rFonts w:ascii="Times New Roman" w:hAnsi="Times New Roman" w:cs="Times New Roman"/>
              <w:color w:val="000000"/>
              <w:sz w:val="24"/>
              <w:szCs w:val="24"/>
            </w:rPr>
            <w:t>Logan et al., 2023)</w:t>
          </w:r>
        </w:sdtContent>
      </w:sdt>
      <w:r w:rsidR="001003EB">
        <w:rPr>
          <w:rFonts w:ascii="Times New Roman" w:hAnsi="Times New Roman" w:cs="Times New Roman"/>
          <w:sz w:val="24"/>
          <w:szCs w:val="24"/>
        </w:rPr>
        <w:t xml:space="preserve">. In tropical marine environments, </w:t>
      </w:r>
      <w:r w:rsidR="00171F22">
        <w:rPr>
          <w:rFonts w:ascii="Times New Roman" w:hAnsi="Times New Roman" w:cs="Times New Roman"/>
          <w:sz w:val="24"/>
          <w:szCs w:val="24"/>
        </w:rPr>
        <w:t>suboptimally cool</w:t>
      </w:r>
      <w:r w:rsidR="001003EB">
        <w:rPr>
          <w:rFonts w:ascii="Times New Roman" w:hAnsi="Times New Roman" w:cs="Times New Roman"/>
          <w:sz w:val="24"/>
          <w:szCs w:val="24"/>
        </w:rPr>
        <w:t xml:space="preserve"> and hypoxic waters</w:t>
      </w:r>
      <w:r w:rsidR="004E4673">
        <w:rPr>
          <w:rFonts w:ascii="Times New Roman" w:hAnsi="Times New Roman" w:cs="Times New Roman"/>
          <w:sz w:val="24"/>
          <w:szCs w:val="24"/>
        </w:rPr>
        <w:t xml:space="preserve"> below the thermocline</w:t>
      </w:r>
      <w:r w:rsidR="001003EB">
        <w:rPr>
          <w:rFonts w:ascii="Times New Roman" w:hAnsi="Times New Roman" w:cs="Times New Roman"/>
          <w:sz w:val="24"/>
          <w:szCs w:val="24"/>
        </w:rPr>
        <w:t xml:space="preserve"> </w:t>
      </w:r>
      <w:r w:rsidR="00171F22">
        <w:rPr>
          <w:rFonts w:ascii="Times New Roman" w:hAnsi="Times New Roman" w:cs="Times New Roman"/>
          <w:sz w:val="24"/>
          <w:szCs w:val="24"/>
        </w:rPr>
        <w:t xml:space="preserve">can </w:t>
      </w:r>
      <w:r w:rsidR="004E4673">
        <w:rPr>
          <w:rFonts w:ascii="Times New Roman" w:hAnsi="Times New Roman" w:cs="Times New Roman"/>
          <w:sz w:val="24"/>
          <w:szCs w:val="24"/>
        </w:rPr>
        <w:t>limit fish to the shallower depths</w:t>
      </w:r>
      <w:r w:rsidR="001003E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
          <w:id w:val="1680076377"/>
          <w:placeholder>
            <w:docPart w:val="DefaultPlaceholder_-1854013440"/>
          </w:placeholder>
        </w:sdtPr>
        <w:sdtContent>
          <w:r w:rsidR="003570D6" w:rsidRPr="003570D6">
            <w:rPr>
              <w:rFonts w:ascii="Times New Roman" w:hAnsi="Times New Roman" w:cs="Times New Roman"/>
              <w:color w:val="000000"/>
              <w:sz w:val="24"/>
              <w:szCs w:val="24"/>
            </w:rPr>
            <w:t>(Brill et al., 1999; Logan et al., 2023)</w:t>
          </w:r>
        </w:sdtContent>
      </w:sdt>
      <w:r w:rsidR="001003EB">
        <w:rPr>
          <w:rFonts w:ascii="Times New Roman" w:hAnsi="Times New Roman" w:cs="Times New Roman"/>
          <w:sz w:val="24"/>
          <w:szCs w:val="24"/>
        </w:rPr>
        <w:t xml:space="preserve">. In temperate lotic and lentic environments, warm surface temperatures can exceed physiological optima, and hypoxic conditions at depth can limit fish vertical distribution, creating a vertically compressed habitat known as a temperature-oxygen squeeze </w:t>
      </w:r>
      <w:sdt>
        <w:sdtPr>
          <w:rPr>
            <w:rFonts w:ascii="Times New Roman" w:hAnsi="Times New Roman" w:cs="Times New Roman"/>
            <w:color w:val="000000"/>
            <w:sz w:val="24"/>
            <w:szCs w:val="24"/>
          </w:rPr>
          <w:tag w:val="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
          <w:id w:val="-2063463365"/>
          <w:placeholder>
            <w:docPart w:val="DefaultPlaceholder_-1854013440"/>
          </w:placeholder>
        </w:sdtPr>
        <w:sdtContent>
          <w:r w:rsidR="003E226A" w:rsidRPr="003E226A">
            <w:rPr>
              <w:rFonts w:ascii="Times New Roman" w:hAnsi="Times New Roman" w:cs="Times New Roman"/>
              <w:color w:val="000000"/>
              <w:sz w:val="24"/>
              <w:szCs w:val="24"/>
            </w:rPr>
            <w:t>(Coutant, 1985)</w:t>
          </w:r>
        </w:sdtContent>
      </w:sdt>
      <w:r w:rsidR="00C13FAA">
        <w:rPr>
          <w:rFonts w:ascii="Times New Roman" w:hAnsi="Times New Roman" w:cs="Times New Roman"/>
          <w:color w:val="000000"/>
          <w:sz w:val="24"/>
          <w:szCs w:val="24"/>
        </w:rPr>
        <w:t>.</w:t>
      </w:r>
      <w:r w:rsidR="001003EB">
        <w:rPr>
          <w:rFonts w:ascii="Times New Roman" w:hAnsi="Times New Roman" w:cs="Times New Roman"/>
          <w:sz w:val="24"/>
          <w:szCs w:val="24"/>
        </w:rPr>
        <w:t xml:space="preserve"> </w:t>
      </w:r>
      <w:r w:rsidR="00C579C4">
        <w:rPr>
          <w:rFonts w:ascii="Times New Roman" w:hAnsi="Times New Roman" w:cs="Times New Roman"/>
          <w:sz w:val="24"/>
          <w:szCs w:val="24"/>
        </w:rPr>
        <w:t>This phenomenon</w:t>
      </w:r>
      <w:r w:rsidR="001003EB">
        <w:rPr>
          <w:rFonts w:ascii="Times New Roman" w:hAnsi="Times New Roman" w:cs="Times New Roman"/>
          <w:sz w:val="24"/>
          <w:szCs w:val="24"/>
        </w:rPr>
        <w:t xml:space="preserve"> can also occur in </w:t>
      </w:r>
      <w:r w:rsidR="001003EB">
        <w:rPr>
          <w:rFonts w:ascii="Times New Roman" w:hAnsi="Times New Roman" w:cs="Times New Roman"/>
          <w:sz w:val="24"/>
          <w:szCs w:val="24"/>
        </w:rPr>
        <w:lastRenderedPageBreak/>
        <w:t xml:space="preserve">fine scale patches of lentic habitat within a river floodplain. For example, thermally stratified cold-water alcoves often present a temperature-oxygen squeeze, effectively confining cold-adapted fish to </w:t>
      </w:r>
      <w:r w:rsidR="001C00A5">
        <w:rPr>
          <w:rFonts w:ascii="Times New Roman" w:hAnsi="Times New Roman" w:cs="Times New Roman"/>
          <w:sz w:val="24"/>
          <w:szCs w:val="24"/>
        </w:rPr>
        <w:t>≤</w:t>
      </w:r>
      <w:r w:rsidR="001003EB">
        <w:rPr>
          <w:rFonts w:ascii="Times New Roman" w:hAnsi="Times New Roman" w:cs="Times New Roman"/>
          <w:sz w:val="24"/>
          <w:szCs w:val="24"/>
        </w:rPr>
        <w:t xml:space="preserve">20% of the water column (Barrett et al. </w:t>
      </w:r>
      <w:r w:rsidR="00C579C4" w:rsidRPr="00C579C4">
        <w:rPr>
          <w:rFonts w:ascii="Times New Roman" w:hAnsi="Times New Roman" w:cs="Times New Roman"/>
          <w:iCs/>
          <w:sz w:val="24"/>
          <w:szCs w:val="24"/>
        </w:rPr>
        <w:t>2024</w:t>
      </w:r>
      <w:r w:rsidR="001003EB">
        <w:rPr>
          <w:rFonts w:ascii="Times New Roman" w:hAnsi="Times New Roman" w:cs="Times New Roman"/>
          <w:sz w:val="24"/>
          <w:szCs w:val="24"/>
        </w:rPr>
        <w:t xml:space="preserve">). </w:t>
      </w:r>
      <w:ins w:id="5" w:author="Barrett, Hannah" w:date="2024-10-08T12:43:00Z" w16du:dateUtc="2024-10-08T19:43:00Z">
        <w:r w:rsidR="00880B06">
          <w:rPr>
            <w:rFonts w:ascii="Times New Roman" w:hAnsi="Times New Roman" w:cs="Times New Roman"/>
            <w:sz w:val="24"/>
            <w:szCs w:val="24"/>
          </w:rPr>
          <w:t>T</w:t>
        </w:r>
      </w:ins>
      <w:del w:id="6" w:author="Barrett, Hannah" w:date="2024-10-08T12:43:00Z" w16du:dateUtc="2024-10-08T19:43:00Z">
        <w:r w:rsidR="00865DBF" w:rsidDel="00880B06">
          <w:rPr>
            <w:rFonts w:ascii="Times New Roman" w:hAnsi="Times New Roman" w:cs="Times New Roman"/>
            <w:sz w:val="24"/>
            <w:szCs w:val="24"/>
          </w:rPr>
          <w:delText>H</w:delText>
        </w:r>
        <w:r w:rsidR="001003EB" w:rsidDel="00880B06">
          <w:rPr>
            <w:rFonts w:ascii="Times New Roman" w:hAnsi="Times New Roman" w:cs="Times New Roman"/>
            <w:sz w:val="24"/>
            <w:szCs w:val="24"/>
          </w:rPr>
          <w:delText>owever</w:delText>
        </w:r>
        <w:r w:rsidR="00D11C16" w:rsidDel="00880B06">
          <w:rPr>
            <w:rFonts w:ascii="Times New Roman" w:hAnsi="Times New Roman" w:cs="Times New Roman"/>
            <w:sz w:val="24"/>
            <w:szCs w:val="24"/>
          </w:rPr>
          <w:delText>,</w:delText>
        </w:r>
        <w:r w:rsidR="001003EB" w:rsidDel="00880B06">
          <w:rPr>
            <w:rFonts w:ascii="Times New Roman" w:hAnsi="Times New Roman" w:cs="Times New Roman"/>
            <w:sz w:val="24"/>
            <w:szCs w:val="24"/>
          </w:rPr>
          <w:delText xml:space="preserve"> t</w:delText>
        </w:r>
      </w:del>
      <w:r w:rsidR="001003EB">
        <w:rPr>
          <w:rFonts w:ascii="Times New Roman" w:hAnsi="Times New Roman" w:cs="Times New Roman"/>
          <w:sz w:val="24"/>
          <w:szCs w:val="24"/>
        </w:rPr>
        <w:t>he vast majority of this work considers a temporally static trade-off</w:t>
      </w:r>
      <w:r w:rsidR="000B6F7C">
        <w:rPr>
          <w:rFonts w:ascii="Times New Roman" w:hAnsi="Times New Roman" w:cs="Times New Roman"/>
          <w:sz w:val="24"/>
          <w:szCs w:val="24"/>
        </w:rPr>
        <w:t xml:space="preserve">. </w:t>
      </w:r>
      <w:r w:rsidR="009E1702">
        <w:rPr>
          <w:rFonts w:ascii="Times New Roman" w:hAnsi="Times New Roman" w:cs="Times New Roman"/>
          <w:sz w:val="24"/>
          <w:szCs w:val="24"/>
        </w:rPr>
        <w:t>However, diel</w:t>
      </w:r>
      <w:r w:rsidR="004E4673">
        <w:rPr>
          <w:rFonts w:ascii="Times New Roman" w:hAnsi="Times New Roman" w:cs="Times New Roman"/>
          <w:sz w:val="24"/>
          <w:szCs w:val="24"/>
        </w:rPr>
        <w:t xml:space="preserve"> variation is a prominent feature in many systems</w:t>
      </w:r>
      <w:r w:rsidR="000B6F7C">
        <w:rPr>
          <w:rFonts w:ascii="Times New Roman" w:hAnsi="Times New Roman" w:cs="Times New Roman"/>
          <w:sz w:val="24"/>
          <w:szCs w:val="24"/>
        </w:rPr>
        <w:t xml:space="preserve"> as </w:t>
      </w:r>
      <w:r w:rsidR="00CB6004">
        <w:rPr>
          <w:rFonts w:ascii="Times New Roman" w:hAnsi="Times New Roman" w:cs="Times New Roman"/>
          <w:sz w:val="24"/>
          <w:szCs w:val="24"/>
        </w:rPr>
        <w:t xml:space="preserve">the day-night cycle modulates temperature and oxygen through solar </w:t>
      </w:r>
      <w:commentRangeStart w:id="7"/>
      <w:r w:rsidR="00CB6004">
        <w:rPr>
          <w:rFonts w:ascii="Times New Roman" w:hAnsi="Times New Roman" w:cs="Times New Roman"/>
          <w:sz w:val="24"/>
          <w:szCs w:val="24"/>
        </w:rPr>
        <w:t>absorption</w:t>
      </w:r>
      <w:commentRangeEnd w:id="7"/>
      <w:r w:rsidR="000B6F7C">
        <w:rPr>
          <w:rStyle w:val="CommentReference"/>
        </w:rPr>
        <w:commentReference w:id="7"/>
      </w:r>
      <w:r w:rsidR="000B6F7C">
        <w:rPr>
          <w:rFonts w:ascii="Times New Roman" w:hAnsi="Times New Roman" w:cs="Times New Roman"/>
          <w:sz w:val="24"/>
          <w:szCs w:val="24"/>
        </w:rPr>
        <w:t xml:space="preserve"> (</w:t>
      </w:r>
      <w:r w:rsidR="009E1702">
        <w:rPr>
          <w:rFonts w:ascii="Times New Roman" w:hAnsi="Times New Roman" w:cs="Times New Roman"/>
          <w:sz w:val="24"/>
          <w:szCs w:val="24"/>
        </w:rPr>
        <w:t>Cassie 2006</w:t>
      </w:r>
      <w:r w:rsidR="000B6F7C">
        <w:rPr>
          <w:rFonts w:ascii="Times New Roman" w:hAnsi="Times New Roman" w:cs="Times New Roman"/>
          <w:sz w:val="24"/>
          <w:szCs w:val="24"/>
        </w:rPr>
        <w:t>)</w:t>
      </w:r>
      <w:r w:rsidR="00CB6004">
        <w:rPr>
          <w:rFonts w:ascii="Times New Roman" w:hAnsi="Times New Roman" w:cs="Times New Roman"/>
          <w:sz w:val="24"/>
          <w:szCs w:val="24"/>
        </w:rPr>
        <w:t xml:space="preserve"> and ecosystem metabolism</w:t>
      </w:r>
      <w:r w:rsidR="000B6F7C">
        <w:rPr>
          <w:rFonts w:ascii="Times New Roman" w:hAnsi="Times New Roman" w:cs="Times New Roman"/>
          <w:sz w:val="24"/>
          <w:szCs w:val="24"/>
        </w:rPr>
        <w:t xml:space="preserve"> (</w:t>
      </w:r>
      <w:commentRangeStart w:id="8"/>
      <w:proofErr w:type="spellStart"/>
      <w:r w:rsidR="009E1702">
        <w:rPr>
          <w:rFonts w:ascii="Times New Roman" w:hAnsi="Times New Roman" w:cs="Times New Roman"/>
          <w:sz w:val="24"/>
          <w:szCs w:val="24"/>
        </w:rPr>
        <w:t>Maasri</w:t>
      </w:r>
      <w:proofErr w:type="spellEnd"/>
      <w:r w:rsidR="009E1702">
        <w:rPr>
          <w:rFonts w:ascii="Times New Roman" w:hAnsi="Times New Roman" w:cs="Times New Roman"/>
          <w:sz w:val="24"/>
          <w:szCs w:val="24"/>
        </w:rPr>
        <w:t xml:space="preserve"> et al., 2019</w:t>
      </w:r>
      <w:commentRangeEnd w:id="8"/>
      <w:r w:rsidR="009E1702">
        <w:rPr>
          <w:rStyle w:val="CommentReference"/>
        </w:rPr>
        <w:commentReference w:id="8"/>
      </w:r>
      <w:r w:rsidR="000B6F7C">
        <w:rPr>
          <w:rFonts w:ascii="Times New Roman" w:hAnsi="Times New Roman" w:cs="Times New Roman"/>
          <w:sz w:val="24"/>
          <w:szCs w:val="24"/>
        </w:rPr>
        <w:t>).</w:t>
      </w:r>
    </w:p>
    <w:p w14:paraId="0D9500A8" w14:textId="407BFDDE"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w:t>
      </w:r>
      <w:ins w:id="9" w:author="Barrett, Hannah" w:date="2024-10-08T12:43:00Z" w16du:dateUtc="2024-10-08T19:43:00Z">
        <w:r w:rsidR="00880B06">
          <w:rPr>
            <w:rFonts w:ascii="Times New Roman" w:hAnsi="Times New Roman" w:cs="Times New Roman"/>
            <w:sz w:val="24"/>
            <w:szCs w:val="24"/>
          </w:rPr>
          <w:t xml:space="preserve"> (refs)</w:t>
        </w:r>
      </w:ins>
      <w:r>
        <w:rPr>
          <w:rFonts w:ascii="Times New Roman" w:hAnsi="Times New Roman" w:cs="Times New Roman"/>
          <w:sz w:val="24"/>
          <w:szCs w:val="24"/>
        </w:rPr>
        <w:t xml:space="preserve">.  </w:t>
      </w:r>
      <w:commentRangeStart w:id="10"/>
      <w:del w:id="11" w:author="Barrett, Hannah" w:date="2024-10-08T12:02:00Z" w16du:dateUtc="2024-10-08T19:02:00Z">
        <w:r w:rsidDel="00944635">
          <w:rPr>
            <w:rFonts w:ascii="Times New Roman" w:hAnsi="Times New Roman" w:cs="Times New Roman"/>
            <w:sz w:val="24"/>
            <w:szCs w:val="24"/>
          </w:rPr>
          <w:delText xml:space="preserve">Nocturnal ascent DVM is </w:delText>
        </w:r>
        <w:r w:rsidR="00D11C16" w:rsidDel="00944635">
          <w:rPr>
            <w:rFonts w:ascii="Times New Roman" w:hAnsi="Times New Roman" w:cs="Times New Roman"/>
            <w:sz w:val="24"/>
            <w:szCs w:val="24"/>
          </w:rPr>
          <w:delText>most studied</w:delText>
        </w:r>
        <w:r w:rsidDel="00944635">
          <w:rPr>
            <w:rFonts w:ascii="Times New Roman" w:hAnsi="Times New Roman" w:cs="Times New Roman"/>
            <w:sz w:val="24"/>
            <w:szCs w:val="24"/>
          </w:rPr>
          <w:delText xml:space="preserve"> in zooplankton as anti-predat</w:delText>
        </w:r>
        <w:r w:rsidR="00B54233" w:rsidDel="00944635">
          <w:rPr>
            <w:rFonts w:ascii="Times New Roman" w:hAnsi="Times New Roman" w:cs="Times New Roman"/>
            <w:sz w:val="24"/>
            <w:szCs w:val="24"/>
          </w:rPr>
          <w:delText>ion</w:delText>
        </w:r>
        <w:r w:rsidDel="00944635">
          <w:rPr>
            <w:rFonts w:ascii="Times New Roman" w:hAnsi="Times New Roman" w:cs="Times New Roman"/>
            <w:sz w:val="24"/>
            <w:szCs w:val="24"/>
          </w:rPr>
          <w:delText xml:space="preserve"> behavior, presenting a</w:delText>
        </w:r>
        <w:r w:rsidR="00D234CC" w:rsidDel="00944635">
          <w:rPr>
            <w:rFonts w:ascii="Times New Roman" w:hAnsi="Times New Roman" w:cs="Times New Roman"/>
            <w:sz w:val="24"/>
            <w:szCs w:val="24"/>
          </w:rPr>
          <w:delText xml:space="preserve"> </w:delText>
        </w:r>
        <w:r w:rsidDel="00944635">
          <w:rPr>
            <w:rFonts w:ascii="Times New Roman" w:hAnsi="Times New Roman" w:cs="Times New Roman"/>
            <w:sz w:val="24"/>
            <w:szCs w:val="24"/>
          </w:rPr>
          <w:delText xml:space="preserve">trade-off between the resource rich and </w:delText>
        </w:r>
        <w:r w:rsidR="00C579C4" w:rsidDel="00944635">
          <w:rPr>
            <w:rFonts w:ascii="Times New Roman" w:hAnsi="Times New Roman" w:cs="Times New Roman"/>
            <w:sz w:val="24"/>
            <w:szCs w:val="24"/>
          </w:rPr>
          <w:delText>high-risk</w:delText>
        </w:r>
        <w:r w:rsidDel="00944635">
          <w:rPr>
            <w:rFonts w:ascii="Times New Roman" w:hAnsi="Times New Roman" w:cs="Times New Roman"/>
            <w:sz w:val="24"/>
            <w:szCs w:val="24"/>
          </w:rPr>
          <w:delText xml:space="preserve"> surface waters</w:delText>
        </w:r>
        <w:r w:rsidR="004305D7" w:rsidDel="00944635">
          <w:rPr>
            <w:rFonts w:ascii="Times New Roman" w:hAnsi="Times New Roman" w:cs="Times New Roman"/>
            <w:sz w:val="24"/>
            <w:szCs w:val="24"/>
          </w:rPr>
          <w:delText>,</w:delText>
        </w:r>
        <w:r w:rsidDel="00944635">
          <w:rPr>
            <w:rFonts w:ascii="Times New Roman" w:hAnsi="Times New Roman" w:cs="Times New Roman"/>
            <w:sz w:val="24"/>
            <w:szCs w:val="24"/>
          </w:rPr>
          <w:delText xml:space="preserve"> and the cooler and safer waters at depth where the potential for growth is severely reduced </w:delText>
        </w:r>
      </w:del>
      <w:customXmlDelRangeStart w:id="12" w:author="Barrett, Hannah" w:date="2024-10-08T12:02:00Z"/>
      <w:sdt>
        <w:sdtPr>
          <w:rPr>
            <w:rFonts w:ascii="Times New Roman" w:hAnsi="Times New Roman" w:cs="Times New Roman"/>
            <w:color w:val="000000"/>
            <w:sz w:val="24"/>
            <w:szCs w:val="24"/>
          </w:rPr>
          <w:tag w:val="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
          <w:id w:val="-118689207"/>
          <w:placeholder>
            <w:docPart w:val="DefaultPlaceholder_-1854013440"/>
          </w:placeholder>
        </w:sdtPr>
        <w:sdtContent>
          <w:customXmlDelRangeEnd w:id="12"/>
          <w:del w:id="13" w:author="Barrett, Hannah" w:date="2024-10-08T12:02:00Z" w16du:dateUtc="2024-10-08T19:02:00Z">
            <w:r w:rsidR="003570D6" w:rsidRPr="003570D6" w:rsidDel="00944635">
              <w:rPr>
                <w:rFonts w:ascii="Times New Roman" w:hAnsi="Times New Roman" w:cs="Times New Roman"/>
                <w:color w:val="000000"/>
                <w:sz w:val="24"/>
                <w:szCs w:val="24"/>
              </w:rPr>
              <w:delText>(Ohman, 1990)</w:delText>
            </w:r>
          </w:del>
          <w:customXmlDelRangeStart w:id="14" w:author="Barrett, Hannah" w:date="2024-10-08T12:02:00Z"/>
        </w:sdtContent>
      </w:sdt>
      <w:customXmlDelRangeEnd w:id="14"/>
      <w:del w:id="15" w:author="Barrett, Hannah" w:date="2024-10-08T12:02:00Z" w16du:dateUtc="2024-10-08T19:02:00Z">
        <w:r w:rsidR="00BA2B50" w:rsidDel="00944635">
          <w:rPr>
            <w:rFonts w:ascii="Times New Roman" w:hAnsi="Times New Roman" w:cs="Times New Roman"/>
            <w:sz w:val="24"/>
            <w:szCs w:val="24"/>
          </w:rPr>
          <w:delText xml:space="preserve">. </w:delText>
        </w:r>
        <w:commentRangeEnd w:id="10"/>
        <w:r w:rsidR="000B35C0" w:rsidDel="00944635">
          <w:rPr>
            <w:rStyle w:val="CommentReference"/>
          </w:rPr>
          <w:commentReference w:id="10"/>
        </w:r>
        <w:r w:rsidDel="00944635">
          <w:rPr>
            <w:rFonts w:ascii="Times New Roman" w:hAnsi="Times New Roman" w:cs="Times New Roman"/>
            <w:sz w:val="24"/>
            <w:szCs w:val="24"/>
          </w:rPr>
          <w:delText xml:space="preserve">For vertebrates, the three </w:delText>
        </w:r>
        <w:r w:rsidRPr="00C441F8" w:rsidDel="00944635">
          <w:rPr>
            <w:rFonts w:ascii="Times New Roman" w:hAnsi="Times New Roman" w:cs="Times New Roman"/>
            <w:sz w:val="24"/>
            <w:szCs w:val="24"/>
          </w:rPr>
          <w:delText>common</w:delText>
        </w:r>
        <w:r w:rsidR="00D2468F" w:rsidRPr="00C441F8" w:rsidDel="00944635">
          <w:rPr>
            <w:rFonts w:ascii="Times New Roman" w:hAnsi="Times New Roman" w:cs="Times New Roman"/>
            <w:sz w:val="24"/>
            <w:szCs w:val="24"/>
          </w:rPr>
          <w:delText xml:space="preserve"> </w:delText>
        </w:r>
        <w:commentRangeStart w:id="16"/>
        <w:r w:rsidR="00D2468F" w:rsidRPr="00C441F8" w:rsidDel="00944635">
          <w:rPr>
            <w:rFonts w:ascii="Times New Roman" w:hAnsi="Times New Roman" w:cs="Times New Roman"/>
            <w:sz w:val="24"/>
            <w:szCs w:val="24"/>
          </w:rPr>
          <w:delText>and often overlapping</w:delText>
        </w:r>
        <w:r w:rsidRPr="00C441F8" w:rsidDel="00944635">
          <w:rPr>
            <w:rFonts w:ascii="Times New Roman" w:hAnsi="Times New Roman" w:cs="Times New Roman"/>
            <w:sz w:val="24"/>
            <w:szCs w:val="24"/>
          </w:rPr>
          <w:delText xml:space="preserve"> hypothesis for DVM are </w:delText>
        </w:r>
        <w:r w:rsidR="00D2468F" w:rsidRPr="00C441F8" w:rsidDel="00944635">
          <w:rPr>
            <w:rFonts w:ascii="Times New Roman" w:hAnsi="Times New Roman" w:cs="Times New Roman"/>
            <w:sz w:val="24"/>
            <w:szCs w:val="24"/>
          </w:rPr>
          <w:delText>maximizing bioenergetic</w:delText>
        </w:r>
        <w:r w:rsidRPr="00C441F8" w:rsidDel="00944635">
          <w:rPr>
            <w:rFonts w:ascii="Times New Roman" w:hAnsi="Times New Roman" w:cs="Times New Roman"/>
            <w:sz w:val="24"/>
            <w:szCs w:val="24"/>
          </w:rPr>
          <w:delText xml:space="preserve"> efficiency</w:delText>
        </w:r>
        <w:r w:rsidR="00D2468F" w:rsidRPr="00C441F8" w:rsidDel="00944635">
          <w:rPr>
            <w:rFonts w:ascii="Times New Roman" w:hAnsi="Times New Roman" w:cs="Times New Roman"/>
            <w:sz w:val="24"/>
            <w:szCs w:val="24"/>
          </w:rPr>
          <w:delText>, crepuscular</w:delText>
        </w:r>
        <w:r w:rsidRPr="00C441F8" w:rsidDel="00944635">
          <w:rPr>
            <w:rFonts w:ascii="Times New Roman" w:hAnsi="Times New Roman" w:cs="Times New Roman"/>
            <w:sz w:val="24"/>
            <w:szCs w:val="24"/>
          </w:rPr>
          <w:delText xml:space="preserve"> </w:delText>
        </w:r>
        <w:r w:rsidR="00D2468F" w:rsidRPr="00C441F8" w:rsidDel="00944635">
          <w:rPr>
            <w:rFonts w:ascii="Times New Roman" w:hAnsi="Times New Roman" w:cs="Times New Roman"/>
            <w:sz w:val="24"/>
            <w:szCs w:val="24"/>
          </w:rPr>
          <w:delText xml:space="preserve">exploitation of an antipredation window, and foraging opportunity </w:delText>
        </w:r>
      </w:del>
      <w:customXmlDelRangeStart w:id="17" w:author="Barrett, Hannah" w:date="2024-10-08T12:02:00Z"/>
      <w:sdt>
        <w:sdtPr>
          <w:rPr>
            <w:rFonts w:ascii="Times New Roman" w:hAnsi="Times New Roman" w:cs="Times New Roman"/>
            <w:sz w:val="24"/>
            <w:szCs w:val="24"/>
          </w:rPr>
          <w:tag w:val="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
          <w:id w:val="-1876921764"/>
          <w:placeholder>
            <w:docPart w:val="DefaultPlaceholder_-1854013440"/>
          </w:placeholder>
        </w:sdtPr>
        <w:sdtContent>
          <w:customXmlDelRangeEnd w:id="17"/>
          <w:del w:id="18" w:author="Barrett, Hannah" w:date="2024-10-08T12:02:00Z" w16du:dateUtc="2024-10-08T19:02:00Z">
            <w:r w:rsidR="00A774D4" w:rsidRPr="00132F8D" w:rsidDel="00944635">
              <w:rPr>
                <w:rFonts w:ascii="Times New Roman" w:eastAsia="Times New Roman" w:hAnsi="Times New Roman" w:cs="Times New Roman"/>
                <w:sz w:val="24"/>
                <w:szCs w:val="24"/>
              </w:rPr>
              <w:delText>(Clark &amp; Levy, 1988; Wurtsbaugh &amp; Neverman, 1988</w:delText>
            </w:r>
            <w:r w:rsidR="00C579C4" w:rsidRPr="00132F8D" w:rsidDel="00944635">
              <w:rPr>
                <w:rFonts w:ascii="Times New Roman" w:eastAsia="Times New Roman" w:hAnsi="Times New Roman" w:cs="Times New Roman"/>
                <w:sz w:val="24"/>
                <w:szCs w:val="24"/>
              </w:rPr>
              <w:delText>; Scheuerell &amp; Schindler, 2003</w:delText>
            </w:r>
            <w:r w:rsidR="00A774D4" w:rsidRPr="00132F8D" w:rsidDel="00944635">
              <w:rPr>
                <w:rFonts w:ascii="Times New Roman" w:eastAsia="Times New Roman" w:hAnsi="Times New Roman" w:cs="Times New Roman"/>
                <w:sz w:val="24"/>
                <w:szCs w:val="24"/>
              </w:rPr>
              <w:delText>)</w:delText>
            </w:r>
          </w:del>
          <w:customXmlDelRangeStart w:id="19" w:author="Barrett, Hannah" w:date="2024-10-08T12:02:00Z"/>
        </w:sdtContent>
      </w:sdt>
      <w:customXmlDelRangeEnd w:id="19"/>
      <w:del w:id="20" w:author="Barrett, Hannah" w:date="2024-10-08T12:02:00Z" w16du:dateUtc="2024-10-08T19:02:00Z">
        <w:r w:rsidR="00A774D4" w:rsidRPr="00C441F8" w:rsidDel="00944635">
          <w:rPr>
            <w:rFonts w:ascii="Times New Roman" w:hAnsi="Times New Roman" w:cs="Times New Roman"/>
            <w:sz w:val="24"/>
            <w:szCs w:val="24"/>
          </w:rPr>
          <w:delText xml:space="preserve">. </w:delText>
        </w:r>
        <w:r w:rsidR="00424221" w:rsidDel="00944635">
          <w:rPr>
            <w:rFonts w:ascii="Times New Roman" w:hAnsi="Times New Roman" w:cs="Times New Roman"/>
            <w:sz w:val="24"/>
            <w:szCs w:val="24"/>
          </w:rPr>
          <w:delText>For</w:delText>
        </w:r>
        <w:r w:rsidR="00424221" w:rsidRPr="00C441F8" w:rsidDel="00944635">
          <w:rPr>
            <w:rFonts w:ascii="Times New Roman" w:hAnsi="Times New Roman" w:cs="Times New Roman"/>
            <w:sz w:val="24"/>
            <w:szCs w:val="24"/>
          </w:rPr>
          <w:delText xml:space="preserve"> </w:delText>
        </w:r>
        <w:r w:rsidR="007D335E" w:rsidRPr="00C441F8" w:rsidDel="00944635">
          <w:rPr>
            <w:rFonts w:ascii="Times New Roman" w:hAnsi="Times New Roman" w:cs="Times New Roman"/>
            <w:sz w:val="24"/>
            <w:szCs w:val="24"/>
          </w:rPr>
          <w:delText xml:space="preserve">example, trout in stratified </w:delText>
        </w:r>
        <w:commentRangeEnd w:id="16"/>
        <w:r w:rsidR="00C25C0A" w:rsidDel="00944635">
          <w:rPr>
            <w:rStyle w:val="CommentReference"/>
          </w:rPr>
          <w:commentReference w:id="16"/>
        </w:r>
        <w:r w:rsidR="007D335E" w:rsidRPr="00C441F8" w:rsidDel="00944635">
          <w:rPr>
            <w:rFonts w:ascii="Times New Roman" w:hAnsi="Times New Roman" w:cs="Times New Roman"/>
            <w:sz w:val="24"/>
            <w:szCs w:val="24"/>
          </w:rPr>
          <w:delText xml:space="preserve">reservoirs </w:delText>
        </w:r>
        <w:r w:rsidR="00011FEA" w:rsidRPr="00C441F8" w:rsidDel="00944635">
          <w:rPr>
            <w:rFonts w:ascii="Times New Roman" w:hAnsi="Times New Roman" w:cs="Times New Roman"/>
            <w:sz w:val="24"/>
            <w:szCs w:val="24"/>
          </w:rPr>
          <w:delText xml:space="preserve">have been observed using </w:delText>
        </w:r>
        <w:r w:rsidR="007D335E" w:rsidRPr="00C441F8" w:rsidDel="00944635">
          <w:rPr>
            <w:rFonts w:ascii="Times New Roman" w:hAnsi="Times New Roman" w:cs="Times New Roman"/>
            <w:sz w:val="24"/>
            <w:szCs w:val="24"/>
          </w:rPr>
          <w:delText>DVM as a trade-off between optimizing temperature</w:delText>
        </w:r>
        <w:r w:rsidR="00011FEA" w:rsidRPr="00C441F8" w:rsidDel="00944635">
          <w:rPr>
            <w:rFonts w:ascii="Times New Roman" w:hAnsi="Times New Roman" w:cs="Times New Roman"/>
            <w:sz w:val="24"/>
            <w:szCs w:val="24"/>
          </w:rPr>
          <w:delText>, forage opportunity,</w:delText>
        </w:r>
        <w:r w:rsidR="007D335E" w:rsidRPr="00C441F8" w:rsidDel="00944635">
          <w:rPr>
            <w:rFonts w:ascii="Times New Roman" w:hAnsi="Times New Roman" w:cs="Times New Roman"/>
            <w:sz w:val="24"/>
            <w:szCs w:val="24"/>
          </w:rPr>
          <w:delText xml:space="preserve"> and growth </w:delText>
        </w:r>
      </w:del>
      <w:customXmlDelRangeStart w:id="21" w:author="Barrett, Hannah" w:date="2024-10-08T12:02:00Z"/>
      <w:sdt>
        <w:sdtPr>
          <w:rPr>
            <w:rFonts w:ascii="Times New Roman" w:hAnsi="Times New Roman" w:cs="Times New Roman"/>
            <w:color w:val="000000"/>
            <w:sz w:val="24"/>
            <w:szCs w:val="24"/>
          </w:rPr>
          <w:tag w:val="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
          <w:id w:val="-1245635364"/>
          <w:placeholder>
            <w:docPart w:val="DefaultPlaceholder_-1854013440"/>
          </w:placeholder>
        </w:sdtPr>
        <w:sdtContent>
          <w:customXmlDelRangeEnd w:id="21"/>
          <w:del w:id="22" w:author="Barrett, Hannah" w:date="2024-10-08T12:02:00Z" w16du:dateUtc="2024-10-08T19:02:00Z">
            <w:r w:rsidR="00A774D4" w:rsidRPr="00C441F8" w:rsidDel="00944635">
              <w:rPr>
                <w:rFonts w:ascii="Times New Roman" w:hAnsi="Times New Roman" w:cs="Times New Roman"/>
                <w:color w:val="000000"/>
                <w:sz w:val="24"/>
                <w:szCs w:val="24"/>
              </w:rPr>
              <w:delText>(Eckmann et al., 2016; Thomas et al.,</w:delText>
            </w:r>
            <w:r w:rsidR="00A774D4" w:rsidRPr="00A774D4" w:rsidDel="00944635">
              <w:rPr>
                <w:rFonts w:ascii="Times New Roman" w:hAnsi="Times New Roman" w:cs="Times New Roman"/>
                <w:color w:val="000000"/>
                <w:sz w:val="24"/>
                <w:szCs w:val="24"/>
              </w:rPr>
              <w:delText xml:space="preserve"> 2023)</w:delText>
            </w:r>
          </w:del>
          <w:customXmlDelRangeStart w:id="23" w:author="Barrett, Hannah" w:date="2024-10-08T12:02:00Z"/>
        </w:sdtContent>
      </w:sdt>
      <w:customXmlDelRangeEnd w:id="23"/>
      <w:del w:id="24" w:author="Barrett, Hannah" w:date="2024-10-08T12:02:00Z" w16du:dateUtc="2024-10-08T19:02:00Z">
        <w:r w:rsidR="007D335E" w:rsidDel="00944635">
          <w:rPr>
            <w:rFonts w:ascii="Times New Roman" w:hAnsi="Times New Roman" w:cs="Times New Roman"/>
            <w:sz w:val="24"/>
            <w:szCs w:val="24"/>
          </w:rPr>
          <w:delText xml:space="preserve">. </w:delText>
        </w:r>
      </w:del>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1258FCB3" w:rsidR="001D0E3A" w:rsidRDefault="00880B06" w:rsidP="00F56768">
      <w:pPr>
        <w:spacing w:line="480" w:lineRule="auto"/>
        <w:ind w:firstLine="720"/>
        <w:rPr>
          <w:rFonts w:ascii="Times New Roman" w:hAnsi="Times New Roman" w:cs="Times New Roman"/>
          <w:sz w:val="24"/>
          <w:szCs w:val="24"/>
        </w:rPr>
      </w:pPr>
      <w:ins w:id="25" w:author="Barrett, Hannah" w:date="2024-10-08T12:44:00Z" w16du:dateUtc="2024-10-08T19:44:00Z">
        <w:r>
          <w:rPr>
            <w:rFonts w:ascii="Times New Roman" w:hAnsi="Times New Roman" w:cs="Times New Roman"/>
            <w:sz w:val="24"/>
            <w:szCs w:val="24"/>
          </w:rPr>
          <w:t xml:space="preserve">Cold-water fish avoid warm temperature and low </w:t>
        </w:r>
      </w:ins>
      <w:ins w:id="26" w:author="Barrett, Hannah" w:date="2024-10-08T12:45:00Z" w16du:dateUtc="2024-10-08T19:45:00Z">
        <w:r>
          <w:rPr>
            <w:rFonts w:ascii="Times New Roman" w:hAnsi="Times New Roman" w:cs="Times New Roman"/>
            <w:sz w:val="24"/>
            <w:szCs w:val="24"/>
          </w:rPr>
          <w:t>DO (refs).</w:t>
        </w:r>
      </w:ins>
      <w:ins w:id="27" w:author="Barrett, Hannah" w:date="2024-10-08T12:47:00Z" w16du:dateUtc="2024-10-08T19:47:00Z">
        <w:r>
          <w:rPr>
            <w:rFonts w:ascii="Times New Roman" w:hAnsi="Times New Roman" w:cs="Times New Roman"/>
            <w:sz w:val="24"/>
            <w:szCs w:val="24"/>
          </w:rPr>
          <w:t xml:space="preserve"> These stressors often occur asynchronously in aquatic environments, </w:t>
        </w:r>
      </w:ins>
      <w:ins w:id="28" w:author="Barrett, Hannah" w:date="2024-10-08T12:48:00Z" w16du:dateUtc="2024-10-08T19:48:00Z">
        <w:r>
          <w:rPr>
            <w:rFonts w:ascii="Times New Roman" w:hAnsi="Times New Roman" w:cs="Times New Roman"/>
            <w:sz w:val="24"/>
            <w:szCs w:val="24"/>
          </w:rPr>
          <w:t xml:space="preserve">so in theory fish can </w:t>
        </w:r>
      </w:ins>
      <w:ins w:id="29" w:author="Barrett, Hannah" w:date="2024-10-08T12:51:00Z" w16du:dateUtc="2024-10-08T19:51:00Z">
        <w:r>
          <w:rPr>
            <w:rFonts w:ascii="Times New Roman" w:hAnsi="Times New Roman" w:cs="Times New Roman"/>
            <w:sz w:val="24"/>
            <w:szCs w:val="24"/>
          </w:rPr>
          <w:t xml:space="preserve">exploit cooler temperatures when </w:t>
        </w:r>
      </w:ins>
      <w:ins w:id="30" w:author="Barrett, Hannah" w:date="2024-10-08T12:52:00Z" w16du:dateUtc="2024-10-08T19:52:00Z">
        <w:r>
          <w:rPr>
            <w:rFonts w:ascii="Times New Roman" w:hAnsi="Times New Roman" w:cs="Times New Roman"/>
            <w:sz w:val="24"/>
            <w:szCs w:val="24"/>
          </w:rPr>
          <w:lastRenderedPageBreak/>
          <w:t xml:space="preserve">DO is low, and higher DO when temperatures are warmer. </w:t>
        </w:r>
      </w:ins>
      <w:commentRangeStart w:id="31"/>
      <w:r w:rsidR="00011FEA">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w:t>
      </w:r>
      <w:del w:id="32" w:author="Barrett, Hannah" w:date="2024-10-08T12:23:00Z" w16du:dateUtc="2024-10-08T19:23:00Z">
        <w:r w:rsidR="00556D20" w:rsidDel="00D45DFE">
          <w:rPr>
            <w:rFonts w:ascii="Times New Roman" w:hAnsi="Times New Roman" w:cs="Times New Roman"/>
            <w:sz w:val="24"/>
            <w:szCs w:val="24"/>
          </w:rPr>
          <w:delText xml:space="preserve"> </w:delText>
        </w:r>
      </w:del>
      <w:r w:rsidR="00556D20">
        <w:rPr>
          <w:rFonts w:ascii="Times New Roman" w:hAnsi="Times New Roman" w:cs="Times New Roman"/>
          <w:sz w:val="24"/>
          <w:szCs w:val="24"/>
        </w:rPr>
        <w:t xml:space="preserve">used by cold-water fish are a model system to study </w:t>
      </w:r>
      <w:r w:rsidR="001A3FBF">
        <w:rPr>
          <w:rFonts w:ascii="Times New Roman" w:hAnsi="Times New Roman" w:cs="Times New Roman"/>
          <w:sz w:val="24"/>
          <w:szCs w:val="24"/>
        </w:rPr>
        <w:t>behavioral responses</w:t>
      </w:r>
      <w:r w:rsidR="00267A04">
        <w:rPr>
          <w:rFonts w:ascii="Times New Roman" w:hAnsi="Times New Roman" w:cs="Times New Roman"/>
          <w:sz w:val="24"/>
          <w:szCs w:val="24"/>
        </w:rPr>
        <w:t xml:space="preserve"> </w:t>
      </w:r>
      <w:r w:rsidR="00556D20">
        <w:rPr>
          <w:rFonts w:ascii="Times New Roman" w:hAnsi="Times New Roman" w:cs="Times New Roman"/>
          <w:sz w:val="24"/>
          <w:szCs w:val="24"/>
        </w:rPr>
        <w:t>temperature-DO trade-off</w:t>
      </w:r>
      <w:r w:rsidR="001A3FBF">
        <w:rPr>
          <w:rFonts w:ascii="Times New Roman" w:hAnsi="Times New Roman" w:cs="Times New Roman"/>
          <w:sz w:val="24"/>
          <w:szCs w:val="24"/>
        </w:rPr>
        <w:t>s</w:t>
      </w:r>
      <w:r w:rsidR="00556D20">
        <w:rPr>
          <w:rFonts w:ascii="Times New Roman" w:hAnsi="Times New Roman" w:cs="Times New Roman"/>
          <w:sz w:val="24"/>
          <w:szCs w:val="24"/>
        </w:rPr>
        <w:t xml:space="preserve">. </w:t>
      </w:r>
      <w:r w:rsidR="001D0E3A" w:rsidRPr="007E4574">
        <w:rPr>
          <w:rFonts w:ascii="Times New Roman" w:hAnsi="Times New Roman" w:cs="Times New Roman"/>
          <w:sz w:val="24"/>
          <w:szCs w:val="24"/>
        </w:rPr>
        <w:t xml:space="preserve">The combination of pronounced </w:t>
      </w:r>
      <w:commentRangeEnd w:id="31"/>
      <w:r w:rsidR="00613A93">
        <w:rPr>
          <w:rStyle w:val="CommentReference"/>
        </w:rPr>
        <w:commentReference w:id="31"/>
      </w:r>
      <w:r w:rsidR="001D0E3A" w:rsidRPr="007E4574">
        <w:rPr>
          <w:rFonts w:ascii="Times New Roman" w:hAnsi="Times New Roman" w:cs="Times New Roman"/>
          <w:sz w:val="24"/>
          <w:szCs w:val="24"/>
        </w:rPr>
        <w:t>vertical stratification in oxygen from hypoxic hyporheic inputs</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
          <w:id w:val="1640682219"/>
          <w:placeholder>
            <w:docPart w:val="DefaultPlaceholder_-1854013440"/>
          </w:placeholder>
        </w:sdtPr>
        <w:sdtContent>
          <w:r w:rsidR="00A774D4" w:rsidRPr="00A774D4">
            <w:rPr>
              <w:rFonts w:ascii="Times New Roman" w:hAnsi="Times New Roman" w:cs="Times New Roman"/>
              <w:color w:val="000000"/>
              <w:sz w:val="24"/>
              <w:szCs w:val="24"/>
            </w:rPr>
            <w:t>(</w:t>
          </w:r>
          <w:proofErr w:type="spellStart"/>
          <w:r w:rsidR="00C579C4" w:rsidRPr="00A774D4">
            <w:rPr>
              <w:rFonts w:ascii="Times New Roman" w:hAnsi="Times New Roman" w:cs="Times New Roman"/>
              <w:color w:val="000000"/>
              <w:sz w:val="24"/>
              <w:szCs w:val="24"/>
            </w:rPr>
            <w:t>Zarnetske</w:t>
          </w:r>
          <w:proofErr w:type="spellEnd"/>
          <w:r w:rsidR="00C579C4" w:rsidRPr="00A774D4">
            <w:rPr>
              <w:rFonts w:ascii="Times New Roman" w:hAnsi="Times New Roman" w:cs="Times New Roman"/>
              <w:color w:val="000000"/>
              <w:sz w:val="24"/>
              <w:szCs w:val="24"/>
            </w:rPr>
            <w:t xml:space="preserve"> et al., 2011</w:t>
          </w:r>
          <w:r w:rsidR="00C579C4">
            <w:rPr>
              <w:rFonts w:ascii="Times New Roman" w:hAnsi="Times New Roman" w:cs="Times New Roman"/>
              <w:color w:val="000000"/>
              <w:sz w:val="24"/>
              <w:szCs w:val="24"/>
            </w:rPr>
            <w:t xml:space="preserve">; </w:t>
          </w:r>
          <w:r w:rsidR="00A774D4" w:rsidRPr="00A774D4">
            <w:rPr>
              <w:rFonts w:ascii="Times New Roman" w:hAnsi="Times New Roman" w:cs="Times New Roman"/>
              <w:color w:val="000000"/>
              <w:sz w:val="24"/>
              <w:szCs w:val="24"/>
            </w:rPr>
            <w:t>Gombert et al., 2022)</w:t>
          </w:r>
        </w:sdtContent>
      </w:sdt>
      <w:r w:rsidR="001D0E3A" w:rsidRPr="007E4574">
        <w:rPr>
          <w:rFonts w:ascii="Times New Roman" w:hAnsi="Times New Roman" w:cs="Times New Roman"/>
          <w:sz w:val="24"/>
          <w:szCs w:val="24"/>
        </w:rPr>
        <w:t>, coupled with diel oxygen cycling</w:t>
      </w:r>
      <w:r w:rsidR="00011FEA">
        <w:rPr>
          <w:rFonts w:ascii="Times New Roman" w:hAnsi="Times New Roman" w:cs="Times New Roman"/>
          <w:sz w:val="24"/>
          <w:szCs w:val="24"/>
        </w:rPr>
        <w:t xml:space="preserve"> </w:t>
      </w:r>
      <w:r w:rsidR="00011FEA" w:rsidRPr="007E4574">
        <w:rPr>
          <w:rFonts w:ascii="Times New Roman" w:hAnsi="Times New Roman" w:cs="Times New Roman"/>
          <w:sz w:val="24"/>
          <w:szCs w:val="24"/>
        </w:rPr>
        <w:t>as the environment transitions from photosynthetic production to respiratory consumption</w:t>
      </w:r>
      <w:r w:rsidR="00267A0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
          <w:id w:val="-476001261"/>
          <w:placeholder>
            <w:docPart w:val="DefaultPlaceholder_-1854013440"/>
          </w:placeholder>
        </w:sdtPr>
        <w:sdtContent>
          <w:r w:rsidR="00A774D4" w:rsidRPr="00A774D4">
            <w:rPr>
              <w:rFonts w:ascii="Times New Roman" w:hAnsi="Times New Roman" w:cs="Times New Roman"/>
              <w:color w:val="000000"/>
              <w:sz w:val="24"/>
              <w:szCs w:val="24"/>
            </w:rPr>
            <w:t>(Andersen et al., 2017)</w:t>
          </w:r>
        </w:sdtContent>
      </w:sdt>
      <w:r w:rsidR="001D0E3A" w:rsidRPr="007E4574">
        <w:rPr>
          <w:rFonts w:ascii="Times New Roman" w:hAnsi="Times New Roman" w:cs="Times New Roman"/>
          <w:sz w:val="24"/>
          <w:szCs w:val="24"/>
        </w:rPr>
        <w:t>, create</w:t>
      </w:r>
      <w:r w:rsidR="001A3FBF">
        <w:rPr>
          <w:rFonts w:ascii="Times New Roman" w:hAnsi="Times New Roman" w:cs="Times New Roman"/>
          <w:sz w:val="24"/>
          <w:szCs w:val="24"/>
        </w:rPr>
        <w:t>s</w:t>
      </w:r>
      <w:r w:rsidR="001D0E3A" w:rsidRPr="007E4574">
        <w:rPr>
          <w:rFonts w:ascii="Times New Roman" w:hAnsi="Times New Roman" w:cs="Times New Roman"/>
          <w:sz w:val="24"/>
          <w:szCs w:val="24"/>
        </w:rPr>
        <w:t xml:space="preserve"> a </w:t>
      </w:r>
      <w:r w:rsidR="00424221">
        <w:rPr>
          <w:rFonts w:ascii="Times New Roman" w:hAnsi="Times New Roman" w:cs="Times New Roman"/>
          <w:sz w:val="24"/>
          <w:szCs w:val="24"/>
        </w:rPr>
        <w:t>dynamic</w:t>
      </w:r>
      <w:r w:rsidR="00424221" w:rsidRPr="007E4574">
        <w:rPr>
          <w:rFonts w:ascii="Times New Roman" w:hAnsi="Times New Roman" w:cs="Times New Roman"/>
          <w:sz w:val="24"/>
          <w:szCs w:val="24"/>
        </w:rPr>
        <w:t xml:space="preserve"> </w:t>
      </w:r>
      <w:r w:rsidR="001D0E3A" w:rsidRPr="007E4574">
        <w:rPr>
          <w:rFonts w:ascii="Times New Roman" w:hAnsi="Times New Roman" w:cs="Times New Roman"/>
          <w:sz w:val="24"/>
          <w:szCs w:val="24"/>
        </w:rPr>
        <w:t>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613A93">
        <w:rPr>
          <w:rFonts w:ascii="Times New Roman" w:hAnsi="Times New Roman" w:cs="Times New Roman"/>
          <w:sz w:val="24"/>
          <w:szCs w:val="24"/>
        </w:rPr>
        <w:t>Similarly,</w:t>
      </w:r>
      <w:r w:rsidR="00267A04">
        <w:rPr>
          <w:rFonts w:ascii="Times New Roman" w:hAnsi="Times New Roman" w:cs="Times New Roman"/>
          <w:sz w:val="24"/>
          <w:szCs w:val="24"/>
        </w:rPr>
        <w:t xml:space="preserve">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sidRPr="00B724DC">
        <w:rPr>
          <w:rFonts w:ascii="Times New Roman" w:hAnsi="Times New Roman" w:cs="Times New Roman"/>
          <w:i/>
          <w:sz w:val="24"/>
          <w:szCs w:val="24"/>
        </w:rPr>
        <w:t xml:space="preserve"> </w:t>
      </w:r>
      <w:proofErr w:type="spellStart"/>
      <w:r w:rsidR="00267A04" w:rsidRPr="00B724DC">
        <w:rPr>
          <w:rFonts w:ascii="Times New Roman" w:hAnsi="Times New Roman" w:cs="Times New Roman"/>
          <w:i/>
          <w:sz w:val="24"/>
          <w:szCs w:val="24"/>
        </w:rPr>
        <w:t>clarkii</w:t>
      </w:r>
      <w:proofErr w:type="spellEnd"/>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warm</w:t>
      </w:r>
      <w:r w:rsidR="00267A04">
        <w:rPr>
          <w:rFonts w:ascii="Times New Roman" w:hAnsi="Times New Roman" w:cs="Times New Roman"/>
          <w:sz w:val="24"/>
          <w:szCs w:val="24"/>
        </w:rPr>
        <w:t xml:space="preserve"> </w:t>
      </w:r>
      <w:r w:rsidR="00613A93">
        <w:rPr>
          <w:rFonts w:ascii="Times New Roman" w:hAnsi="Times New Roman" w:cs="Times New Roman"/>
          <w:sz w:val="24"/>
          <w:szCs w:val="24"/>
        </w:rPr>
        <w:t xml:space="preserve">summer </w:t>
      </w:r>
      <w:r w:rsidR="00267A04">
        <w:rPr>
          <w:rFonts w:ascii="Times New Roman" w:hAnsi="Times New Roman" w:cs="Times New Roman"/>
          <w:sz w:val="24"/>
          <w:szCs w:val="24"/>
        </w:rPr>
        <w:t>conditions. These c</w:t>
      </w:r>
      <w:r w:rsidR="004305D7">
        <w:rPr>
          <w:rFonts w:ascii="Times New Roman" w:hAnsi="Times New Roman" w:cs="Times New Roman"/>
          <w:sz w:val="24"/>
          <w:szCs w:val="24"/>
        </w:rPr>
        <w:t xml:space="preserve">old-adapted fish are sensitive to </w:t>
      </w:r>
      <w:r w:rsidR="001D1CBB">
        <w:rPr>
          <w:rFonts w:ascii="Times New Roman" w:hAnsi="Times New Roman" w:cs="Times New Roman"/>
          <w:sz w:val="24"/>
          <w:szCs w:val="24"/>
        </w:rPr>
        <w:t xml:space="preserve">both </w:t>
      </w:r>
      <w:r w:rsidR="004305D7">
        <w:rPr>
          <w:rFonts w:ascii="Times New Roman" w:hAnsi="Times New Roman" w:cs="Times New Roman"/>
          <w:sz w:val="24"/>
          <w:szCs w:val="24"/>
        </w:rPr>
        <w:t>hypoxic and excessively warm water</w:t>
      </w:r>
      <w:r w:rsidR="001D1CBB">
        <w:rPr>
          <w:rFonts w:ascii="Times New Roman" w:hAnsi="Times New Roman" w:cs="Times New Roman"/>
          <w:sz w:val="24"/>
          <w:szCs w:val="24"/>
        </w:rPr>
        <w:t xml:space="preserve"> (US EPA 1987)</w:t>
      </w:r>
      <w:r w:rsidR="004305D7">
        <w:rPr>
          <w:rFonts w:ascii="Times New Roman" w:hAnsi="Times New Roman" w:cs="Times New Roman"/>
          <w:sz w:val="24"/>
          <w:szCs w:val="24"/>
        </w:rPr>
        <w:t>,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628F9468" w:rsidR="00267A04" w:rsidRPr="009E1702" w:rsidRDefault="00DE47E2" w:rsidP="00DE47E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explore </w:t>
      </w:r>
      <w:commentRangeStart w:id="33"/>
      <w:r>
        <w:rPr>
          <w:rFonts w:ascii="Times New Roman" w:hAnsi="Times New Roman" w:cs="Times New Roman"/>
          <w:sz w:val="24"/>
          <w:szCs w:val="24"/>
        </w:rPr>
        <w:t>how</w:t>
      </w:r>
      <w:commentRangeEnd w:id="33"/>
      <w:r>
        <w:rPr>
          <w:rStyle w:val="CommentReference"/>
        </w:rPr>
        <w:commentReference w:id="33"/>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 xml:space="preserve">to characterize the diel and vertical heterogeneity, (2) simulated fish habitat selection under alternative tactics (minimize temperature, maximize oxygen, or optimize temperature and oxygen) to identify emergent behaviors, and  </w:t>
      </w:r>
      <w:r w:rsidR="001D0E3A" w:rsidRPr="00267A04">
        <w:rPr>
          <w:rFonts w:ascii="Times New Roman" w:hAnsi="Times New Roman" w:cs="Times New Roman"/>
          <w:sz w:val="24"/>
        </w:rPr>
        <w:t xml:space="preserve">3) </w:t>
      </w:r>
      <w:r>
        <w:rPr>
          <w:rFonts w:ascii="Times New Roman" w:hAnsi="Times New Roman" w:cs="Times New Roman"/>
          <w:sz w:val="24"/>
        </w:rPr>
        <w:t xml:space="preserve">recorded fish depth selection </w:t>
      </w:r>
      <w:r w:rsidRPr="009E1702">
        <w:rPr>
          <w:rFonts w:ascii="Times New Roman" w:hAnsi="Times New Roman" w:cs="Times New Roman"/>
          <w:i/>
          <w:iCs/>
          <w:sz w:val="24"/>
        </w:rPr>
        <w:t>in situ</w:t>
      </w:r>
      <w:r>
        <w:rPr>
          <w:rFonts w:ascii="Times New Roman" w:hAnsi="Times New Roman" w:cs="Times New Roman"/>
          <w:sz w:val="24"/>
        </w:rPr>
        <w:t xml:space="preserve"> to test for </w:t>
      </w:r>
      <w:r>
        <w:rPr>
          <w:rFonts w:ascii="Times New Roman" w:hAnsi="Times New Roman" w:cs="Times New Roman"/>
          <w:sz w:val="24"/>
        </w:rPr>
        <w:lastRenderedPageBreak/>
        <w:t xml:space="preserve">hypothesized behaviors. As predicted in our simulation, fish exhibited DVM that exploited diel asynchrony between temperature and oxygen stressors.  </w:t>
      </w:r>
      <w:r w:rsidR="00267A04"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Overview</w:t>
      </w:r>
    </w:p>
    <w:p w14:paraId="5493447B" w14:textId="1996A5AC" w:rsidR="00C42A4C" w:rsidRPr="00025335" w:rsidRDefault="00C42A4C" w:rsidP="007F38DF">
      <w:pPr>
        <w:spacing w:line="480" w:lineRule="auto"/>
        <w:ind w:firstLine="720"/>
        <w:rPr>
          <w:rFonts w:ascii="Times New Roman" w:hAnsi="Times New Roman" w:cs="Times New Roman"/>
          <w:sz w:val="24"/>
          <w:szCs w:val="24"/>
        </w:rPr>
      </w:pPr>
      <w:commentRangeStart w:id="34"/>
      <w:r>
        <w:rPr>
          <w:rFonts w:ascii="Times New Roman" w:hAnsi="Times New Roman" w:cs="Times New Roman"/>
          <w:sz w:val="24"/>
          <w:szCs w:val="24"/>
        </w:rPr>
        <w:t>Thi</w:t>
      </w:r>
      <w:commentRangeEnd w:id="34"/>
      <w:r w:rsidR="004240B4">
        <w:rPr>
          <w:rStyle w:val="CommentReference"/>
        </w:rPr>
        <w:commentReference w:id="34"/>
      </w:r>
      <w:r>
        <w:rPr>
          <w:rFonts w:ascii="Times New Roman" w:hAnsi="Times New Roman" w:cs="Times New Roman"/>
          <w:sz w:val="24"/>
          <w:szCs w:val="24"/>
        </w:rPr>
        <w:t xml:space="preserve">s study was </w:t>
      </w:r>
      <w:commentRangeStart w:id="35"/>
      <w:r>
        <w:rPr>
          <w:rFonts w:ascii="Times New Roman" w:hAnsi="Times New Roman" w:cs="Times New Roman"/>
          <w:sz w:val="24"/>
          <w:szCs w:val="24"/>
        </w:rPr>
        <w:t xml:space="preserve">comprised of </w:t>
      </w:r>
      <w:r w:rsidR="00613A93">
        <w:rPr>
          <w:rFonts w:ascii="Times New Roman" w:hAnsi="Times New Roman" w:cs="Times New Roman"/>
          <w:sz w:val="24"/>
          <w:szCs w:val="24"/>
        </w:rPr>
        <w:t xml:space="preserve">three </w:t>
      </w:r>
      <w:r>
        <w:rPr>
          <w:rFonts w:ascii="Times New Roman" w:hAnsi="Times New Roman" w:cs="Times New Roman"/>
          <w:sz w:val="24"/>
          <w:szCs w:val="24"/>
        </w:rPr>
        <w:t xml:space="preserve">primary components. First, we </w:t>
      </w:r>
      <w:r w:rsidR="00613A93">
        <w:rPr>
          <w:rFonts w:ascii="Times New Roman" w:hAnsi="Times New Roman" w:cs="Times New Roman"/>
          <w:sz w:val="24"/>
          <w:szCs w:val="24"/>
        </w:rPr>
        <w:t xml:space="preserve">monitored vertical heterogeneity in temperature and DO </w:t>
      </w:r>
      <w:ins w:id="36" w:author="Barrett, Hannah" w:date="2024-10-08T12:23:00Z" w16du:dateUtc="2024-10-08T19:23:00Z">
        <w:r w:rsidR="00D45DFE">
          <w:rPr>
            <w:rFonts w:ascii="Times New Roman" w:hAnsi="Times New Roman" w:cs="Times New Roman"/>
            <w:sz w:val="24"/>
            <w:szCs w:val="24"/>
          </w:rPr>
          <w:t>across</w:t>
        </w:r>
      </w:ins>
      <w:ins w:id="37" w:author="Barrett, Hannah" w:date="2024-10-08T12:24:00Z" w16du:dateUtc="2024-10-08T19:24:00Z">
        <w:r w:rsidR="00D45DFE">
          <w:rPr>
            <w:rFonts w:ascii="Times New Roman" w:hAnsi="Times New Roman" w:cs="Times New Roman"/>
            <w:sz w:val="24"/>
            <w:szCs w:val="24"/>
          </w:rPr>
          <w:t xml:space="preserve"> time in</w:t>
        </w:r>
      </w:ins>
      <w:ins w:id="38" w:author="Barrett, Hannah" w:date="2024-10-08T12:23:00Z" w16du:dateUtc="2024-10-08T19:23:00Z">
        <w:r w:rsidR="00D45DFE">
          <w:rPr>
            <w:rFonts w:ascii="Times New Roman" w:hAnsi="Times New Roman" w:cs="Times New Roman"/>
            <w:sz w:val="24"/>
            <w:szCs w:val="24"/>
          </w:rPr>
          <w:t xml:space="preserve"> several </w:t>
        </w:r>
      </w:ins>
      <w:ins w:id="39" w:author="Barrett, Hannah" w:date="2024-10-08T12:25:00Z" w16du:dateUtc="2024-10-08T19:25:00Z">
        <w:r w:rsidR="00D45DFE">
          <w:rPr>
            <w:rFonts w:ascii="Times New Roman" w:hAnsi="Times New Roman" w:cs="Times New Roman"/>
            <w:sz w:val="24"/>
            <w:szCs w:val="24"/>
          </w:rPr>
          <w:t>cold-water alcoves</w:t>
        </w:r>
      </w:ins>
      <w:ins w:id="40" w:author="Barrett, Hannah" w:date="2024-10-08T12:23:00Z" w16du:dateUtc="2024-10-08T19:23:00Z">
        <w:r w:rsidR="00D45DFE">
          <w:rPr>
            <w:rFonts w:ascii="Times New Roman" w:hAnsi="Times New Roman" w:cs="Times New Roman"/>
            <w:sz w:val="24"/>
            <w:szCs w:val="24"/>
          </w:rPr>
          <w:t xml:space="preserve"> </w:t>
        </w:r>
      </w:ins>
      <w:del w:id="41" w:author="Barrett, Hannah" w:date="2024-10-08T12:24:00Z" w16du:dateUtc="2024-10-08T19:24:00Z">
        <w:r w:rsidR="00613A93" w:rsidDel="00D45DFE">
          <w:rPr>
            <w:rFonts w:ascii="Times New Roman" w:hAnsi="Times New Roman" w:cs="Times New Roman"/>
            <w:sz w:val="24"/>
            <w:szCs w:val="24"/>
          </w:rPr>
          <w:delText xml:space="preserve">across time </w:delText>
        </w:r>
      </w:del>
      <w:r w:rsidR="00613A93">
        <w:rPr>
          <w:rFonts w:ascii="Times New Roman" w:hAnsi="Times New Roman" w:cs="Times New Roman"/>
          <w:sz w:val="24"/>
          <w:szCs w:val="24"/>
        </w:rPr>
        <w:t>to characterize</w:t>
      </w:r>
      <w:r w:rsidR="00B26726">
        <w:rPr>
          <w:rFonts w:ascii="Times New Roman" w:hAnsi="Times New Roman" w:cs="Times New Roman"/>
          <w:sz w:val="24"/>
          <w:szCs w:val="24"/>
        </w:rPr>
        <w:t xml:space="preserve"> vertical</w:t>
      </w:r>
      <w:r w:rsidR="00AA6E85">
        <w:rPr>
          <w:rFonts w:ascii="Times New Roman" w:hAnsi="Times New Roman" w:cs="Times New Roman"/>
          <w:sz w:val="24"/>
          <w:szCs w:val="24"/>
        </w:rPr>
        <w:t xml:space="preserve"> trade-offs </w:t>
      </w:r>
      <w:r w:rsidR="00B26726">
        <w:rPr>
          <w:rFonts w:ascii="Times New Roman" w:hAnsi="Times New Roman" w:cs="Times New Roman"/>
          <w:sz w:val="24"/>
          <w:szCs w:val="24"/>
        </w:rPr>
        <w:t xml:space="preserve">and how they </w:t>
      </w:r>
      <w:r w:rsidR="00AA6E85">
        <w:rPr>
          <w:rFonts w:ascii="Times New Roman" w:hAnsi="Times New Roman" w:cs="Times New Roman"/>
          <w:sz w:val="24"/>
          <w:szCs w:val="24"/>
        </w:rPr>
        <w:t xml:space="preserve">changed through the diel </w:t>
      </w:r>
      <w:commentRangeEnd w:id="35"/>
      <w:r w:rsidR="007F38DF">
        <w:rPr>
          <w:rStyle w:val="CommentReference"/>
        </w:rPr>
        <w:commentReference w:id="35"/>
      </w:r>
      <w:r w:rsidR="00AA6E85">
        <w:rPr>
          <w:rFonts w:ascii="Times New Roman" w:hAnsi="Times New Roman" w:cs="Times New Roman"/>
          <w:sz w:val="24"/>
          <w:szCs w:val="24"/>
        </w:rPr>
        <w:t>cycle.</w:t>
      </w:r>
      <w:ins w:id="42" w:author="Jessi Kershner" w:date="2024-09-23T11:19:00Z">
        <w:r w:rsidR="007F38DF">
          <w:rPr>
            <w:rFonts w:ascii="Times New Roman" w:hAnsi="Times New Roman" w:cs="Times New Roman"/>
            <w:sz w:val="24"/>
            <w:szCs w:val="24"/>
          </w:rPr>
          <w:t xml:space="preserve"> </w:t>
        </w:r>
      </w:ins>
      <w:commentRangeStart w:id="43"/>
      <w:del w:id="44" w:author="Jessi Kershner" w:date="2024-09-23T11:19:00Z">
        <w:r w:rsidR="00AA6E85" w:rsidDel="007F38DF">
          <w:rPr>
            <w:rFonts w:ascii="Times New Roman" w:hAnsi="Times New Roman" w:cs="Times New Roman"/>
            <w:sz w:val="24"/>
            <w:szCs w:val="24"/>
          </w:rPr>
          <w:delText xml:space="preserve"> </w:delText>
        </w:r>
      </w:del>
      <w:r w:rsidR="00AA6E85">
        <w:rPr>
          <w:rFonts w:ascii="Times New Roman" w:hAnsi="Times New Roman" w:cs="Times New Roman"/>
          <w:sz w:val="24"/>
          <w:szCs w:val="24"/>
        </w:rPr>
        <w:t>Second, we</w:t>
      </w:r>
      <w:r>
        <w:rPr>
          <w:rFonts w:ascii="Times New Roman" w:hAnsi="Times New Roman" w:cs="Times New Roman"/>
          <w:sz w:val="24"/>
          <w:szCs w:val="24"/>
        </w:rPr>
        <w:t xml:space="preserve"> </w:t>
      </w:r>
      <w:commentRangeEnd w:id="43"/>
      <w:r w:rsidR="007F38DF">
        <w:rPr>
          <w:rStyle w:val="CommentReference"/>
        </w:rPr>
        <w:commentReference w:id="43"/>
      </w:r>
      <w:del w:id="45" w:author="Barrett, Hannah" w:date="2024-10-09T12:12:00Z" w16du:dateUtc="2024-10-09T19:12:00Z">
        <w:r w:rsidR="00AA6E85" w:rsidDel="009127CF">
          <w:rPr>
            <w:rFonts w:ascii="Times New Roman" w:hAnsi="Times New Roman" w:cs="Times New Roman"/>
            <w:sz w:val="24"/>
            <w:szCs w:val="24"/>
          </w:rPr>
          <w:delText xml:space="preserve">used </w:delText>
        </w:r>
      </w:del>
      <w:ins w:id="46" w:author="Barrett, Hannah" w:date="2024-10-09T12:12:00Z" w16du:dateUtc="2024-10-09T19:12:00Z">
        <w:r w:rsidR="009127CF">
          <w:rPr>
            <w:rFonts w:ascii="Times New Roman" w:hAnsi="Times New Roman" w:cs="Times New Roman"/>
            <w:sz w:val="24"/>
            <w:szCs w:val="24"/>
          </w:rPr>
          <w:t xml:space="preserve">focused on a subset of these sites </w:t>
        </w:r>
      </w:ins>
      <w:del w:id="47" w:author="Barrett, Hannah" w:date="2024-10-09T12:12:00Z" w16du:dateUtc="2024-10-09T19:12:00Z">
        <w:r w:rsidR="00AA6E85" w:rsidDel="009127CF">
          <w:rPr>
            <w:rFonts w:ascii="Times New Roman" w:hAnsi="Times New Roman" w:cs="Times New Roman"/>
            <w:sz w:val="24"/>
            <w:szCs w:val="24"/>
          </w:rPr>
          <w:delText xml:space="preserve">these environmental data </w:delText>
        </w:r>
      </w:del>
      <w:r w:rsidR="00AA6E85">
        <w:rPr>
          <w:rFonts w:ascii="Times New Roman" w:hAnsi="Times New Roman" w:cs="Times New Roman"/>
          <w:sz w:val="24"/>
          <w:szCs w:val="24"/>
        </w:rPr>
        <w:t>to explore how patterns of fish depth over time should vary under alternative responses to dynamic tradeoffs</w:t>
      </w:r>
      <w:r>
        <w:rPr>
          <w:rFonts w:ascii="Times New Roman" w:hAnsi="Times New Roman" w:cs="Times New Roman"/>
          <w:sz w:val="24"/>
          <w:szCs w:val="24"/>
        </w:rPr>
        <w:t xml:space="preserve">. </w:t>
      </w:r>
      <w:r w:rsidR="00AA6E85">
        <w:rPr>
          <w:rFonts w:ascii="Times New Roman" w:hAnsi="Times New Roman" w:cs="Times New Roman"/>
          <w:sz w:val="24"/>
          <w:szCs w:val="24"/>
        </w:rPr>
        <w:t>Third</w:t>
      </w:r>
      <w:r>
        <w:rPr>
          <w:rFonts w:ascii="Times New Roman" w:hAnsi="Times New Roman" w:cs="Times New Roman"/>
          <w:sz w:val="24"/>
          <w:szCs w:val="24"/>
        </w:rPr>
        <w:t xml:space="preserve">, we collected empirical data on fine scale vertical movement </w:t>
      </w:r>
      <w:del w:id="48" w:author="Barrett, Hannah" w:date="2024-10-09T12:12:00Z" w16du:dateUtc="2024-10-09T19:12:00Z">
        <w:r w:rsidDel="009127CF">
          <w:rPr>
            <w:rFonts w:ascii="Times New Roman" w:hAnsi="Times New Roman" w:cs="Times New Roman"/>
            <w:sz w:val="24"/>
            <w:szCs w:val="24"/>
          </w:rPr>
          <w:delText xml:space="preserve">in </w:delText>
        </w:r>
      </w:del>
      <w:del w:id="49" w:author="Barrett, Hannah" w:date="2024-10-08T12:26:00Z" w16du:dateUtc="2024-10-08T19:26:00Z">
        <w:r w:rsidR="00AA6E85" w:rsidDel="00D45DFE">
          <w:rPr>
            <w:rFonts w:ascii="Times New Roman" w:hAnsi="Times New Roman" w:cs="Times New Roman"/>
            <w:sz w:val="24"/>
            <w:szCs w:val="24"/>
          </w:rPr>
          <w:delText xml:space="preserve">a </w:delText>
        </w:r>
      </w:del>
      <w:del w:id="50" w:author="Barrett, Hannah" w:date="2024-10-09T12:12:00Z" w16du:dateUtc="2024-10-09T19:12:00Z">
        <w:r w:rsidR="00AA6E85" w:rsidDel="009127CF">
          <w:rPr>
            <w:rFonts w:ascii="Times New Roman" w:hAnsi="Times New Roman" w:cs="Times New Roman"/>
            <w:sz w:val="24"/>
            <w:szCs w:val="24"/>
          </w:rPr>
          <w:delText xml:space="preserve">cold-water </w:delText>
        </w:r>
        <w:r w:rsidDel="009127CF">
          <w:rPr>
            <w:rFonts w:ascii="Times New Roman" w:hAnsi="Times New Roman" w:cs="Times New Roman"/>
            <w:sz w:val="24"/>
            <w:szCs w:val="24"/>
          </w:rPr>
          <w:delText>alcove</w:delText>
        </w:r>
        <w:r w:rsidR="00AA6E85" w:rsidDel="009127CF">
          <w:rPr>
            <w:rFonts w:ascii="Times New Roman" w:hAnsi="Times New Roman" w:cs="Times New Roman"/>
            <w:sz w:val="24"/>
            <w:szCs w:val="24"/>
          </w:rPr>
          <w:delText xml:space="preserve"> </w:delText>
        </w:r>
      </w:del>
      <w:r w:rsidR="00AA6E85">
        <w:rPr>
          <w:rFonts w:ascii="Times New Roman" w:hAnsi="Times New Roman" w:cs="Times New Roman"/>
          <w:sz w:val="24"/>
          <w:szCs w:val="24"/>
        </w:rPr>
        <w:t>to explore how fish in the wild balance dynamic trade-offs between temperature and DO.</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6D9421FB" w14:textId="66ED3500" w:rsidR="00F60A04" w:rsidRDefault="00C42A4C" w:rsidP="00F56768">
      <w:pPr>
        <w:spacing w:line="480" w:lineRule="auto"/>
        <w:ind w:firstLine="720"/>
        <w:rPr>
          <w:ins w:id="51" w:author="Armstrong, Jonathan B" w:date="2024-06-27T13:40:00Z"/>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t>
      </w:r>
      <w:sdt>
        <w:sdtPr>
          <w:rPr>
            <w:rFonts w:ascii="Times New Roman" w:hAnsi="Times New Roman" w:cs="Times New Roman"/>
            <w:color w:val="000000"/>
            <w:sz w:val="24"/>
            <w:szCs w:val="24"/>
          </w:rPr>
          <w:tag w:val="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
          <w:id w:val="881990005"/>
          <w:placeholder>
            <w:docPart w:val="DefaultPlaceholder_-1854013440"/>
          </w:placeholder>
        </w:sdtPr>
        <w:sdtContent>
          <w:r w:rsidR="00A774D4" w:rsidRPr="00A774D4">
            <w:rPr>
              <w:rFonts w:ascii="Times New Roman" w:hAnsi="Times New Roman" w:cs="Times New Roman"/>
              <w:color w:val="000000"/>
              <w:sz w:val="24"/>
              <w:szCs w:val="24"/>
            </w:rPr>
            <w:t>(Wallick et al., 2013</w:t>
          </w:r>
          <w:r w:rsidR="00C579C4">
            <w:rPr>
              <w:rFonts w:ascii="Times New Roman" w:hAnsi="Times New Roman" w:cs="Times New Roman"/>
              <w:color w:val="000000"/>
              <w:sz w:val="24"/>
              <w:szCs w:val="24"/>
            </w:rPr>
            <w:t xml:space="preserve">; </w:t>
          </w:r>
          <w:r w:rsidR="00C579C4" w:rsidRPr="00A774D4">
            <w:rPr>
              <w:rFonts w:ascii="Times New Roman" w:hAnsi="Times New Roman" w:cs="Times New Roman"/>
              <w:color w:val="000000"/>
              <w:sz w:val="24"/>
              <w:szCs w:val="24"/>
            </w:rPr>
            <w:t>Flitcroft et al., 2023</w:t>
          </w:r>
          <w:r w:rsidR="00A774D4" w:rsidRPr="00A774D4">
            <w:rPr>
              <w:rFonts w:ascii="Times New Roman" w:hAnsi="Times New Roman" w:cs="Times New Roman"/>
              <w:color w:val="000000"/>
              <w:sz w:val="24"/>
              <w:szCs w:val="24"/>
            </w:rPr>
            <w:t>)</w:t>
          </w:r>
        </w:sdtContent>
      </w:sdt>
      <w:r>
        <w:rPr>
          <w:rFonts w:ascii="Times New Roman" w:hAnsi="Times New Roman" w:cs="Times New Roman"/>
          <w:sz w:val="24"/>
          <w:szCs w:val="24"/>
        </w:rPr>
        <w:t xml:space="preserve">. These features can still be </w:t>
      </w:r>
      <w:r w:rsidR="00C579C4">
        <w:rPr>
          <w:rFonts w:ascii="Times New Roman" w:hAnsi="Times New Roman" w:cs="Times New Roman"/>
          <w:sz w:val="24"/>
          <w:szCs w:val="24"/>
        </w:rPr>
        <w:t>found but</w:t>
      </w:r>
      <w:r>
        <w:rPr>
          <w:rFonts w:ascii="Times New Roman" w:hAnsi="Times New Roman" w:cs="Times New Roman"/>
          <w:sz w:val="24"/>
          <w:szCs w:val="24"/>
        </w:rPr>
        <w:t xml:space="preserve"> have been severely reduced since Euro-American settlement </w:t>
      </w:r>
      <w:sdt>
        <w:sdtPr>
          <w:rPr>
            <w:rFonts w:ascii="Times New Roman" w:hAnsi="Times New Roman" w:cs="Times New Roman"/>
            <w:color w:val="000000"/>
            <w:sz w:val="24"/>
            <w:szCs w:val="24"/>
          </w:rPr>
          <w:tag w:val="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
          <w:id w:val="-1463421360"/>
          <w:placeholder>
            <w:docPart w:val="DefaultPlaceholder_-1854013440"/>
          </w:placeholder>
        </w:sdtPr>
        <w:sdtContent>
          <w:r w:rsidR="00A774D4" w:rsidRPr="00A774D4">
            <w:rPr>
              <w:rFonts w:ascii="Times New Roman" w:hAnsi="Times New Roman" w:cs="Times New Roman"/>
              <w:color w:val="000000"/>
              <w:sz w:val="24"/>
              <w:szCs w:val="24"/>
            </w:rPr>
            <w:t>(Baker et al., 2004; Gregory et al., 2019)</w:t>
          </w:r>
        </w:sdtContent>
      </w:sdt>
      <w:r>
        <w:rPr>
          <w:rFonts w:ascii="Times New Roman" w:hAnsi="Times New Roman" w:cs="Times New Roman"/>
          <w:sz w:val="24"/>
          <w:szCs w:val="24"/>
        </w:rPr>
        <w:t xml:space="preserve">. This portion of the river also contains numerous alcoves, floodplain features with only a downstream connection to the mainstem river. A subset of these waterbodies function as cold-water refuges, </w:t>
      </w:r>
      <w:r w:rsidR="00D11C16">
        <w:rPr>
          <w:rFonts w:ascii="Times New Roman" w:hAnsi="Times New Roman" w:cs="Times New Roman"/>
          <w:sz w:val="24"/>
          <w:szCs w:val="24"/>
        </w:rPr>
        <w:t>providing temperatures up to ~10℃ cooler than the adjacent mainstem river.</w:t>
      </w:r>
      <w:r>
        <w:rPr>
          <w:rFonts w:ascii="Times New Roman" w:hAnsi="Times New Roman" w:cs="Times New Roman"/>
          <w:sz w:val="24"/>
          <w:szCs w:val="24"/>
        </w:rPr>
        <w:t xml:space="preserve"> </w:t>
      </w:r>
      <w:r w:rsidR="00474446">
        <w:rPr>
          <w:rFonts w:ascii="Times New Roman" w:hAnsi="Times New Roman" w:cs="Times New Roman"/>
          <w:sz w:val="24"/>
          <w:szCs w:val="24"/>
        </w:rPr>
        <w:t>T</w:t>
      </w:r>
      <w:r>
        <w:rPr>
          <w:rFonts w:ascii="Times New Roman" w:hAnsi="Times New Roman" w:cs="Times New Roman"/>
          <w:sz w:val="24"/>
          <w:szCs w:val="24"/>
        </w:rPr>
        <w:t>hese cold-water habitats are seasonally exploited by cold-water fishes</w:t>
      </w:r>
      <w:r w:rsidR="00F60A04">
        <w:rPr>
          <w:rFonts w:ascii="Times New Roman" w:hAnsi="Times New Roman" w:cs="Times New Roman"/>
          <w:sz w:val="24"/>
          <w:szCs w:val="24"/>
        </w:rPr>
        <w:t>, particularly coastal cutthroat trout.</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ins w:id="52" w:author="Barrett, Hannah" w:date="2024-10-08T12:04:00Z" w16du:dateUtc="2024-10-08T19:04:00Z">
        <w:r w:rsidR="00944635">
          <w:rPr>
            <w:rFonts w:ascii="Times New Roman" w:hAnsi="Times New Roman" w:cs="Times New Roman"/>
            <w:sz w:val="24"/>
            <w:szCs w:val="24"/>
          </w:rPr>
          <w:t>near the end of the alcove</w:t>
        </w:r>
      </w:ins>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53"/>
      <w:r>
        <w:rPr>
          <w:rFonts w:ascii="Times New Roman" w:hAnsi="Times New Roman" w:cs="Times New Roman"/>
          <w:sz w:val="24"/>
          <w:szCs w:val="24"/>
        </w:rPr>
        <w:t xml:space="preserve">total of 3-4 days.  </w:t>
      </w:r>
      <w:commentRangeEnd w:id="53"/>
      <w:r w:rsidR="00852BAD">
        <w:rPr>
          <w:rStyle w:val="CommentReference"/>
        </w:rPr>
        <w:commentReference w:id="53"/>
      </w:r>
    </w:p>
    <w:p w14:paraId="3E11C4A7" w14:textId="4E0702A2" w:rsidR="00C42A4C" w:rsidRPr="00944635" w:rsidDel="007C5612" w:rsidRDefault="00A55407" w:rsidP="00944635">
      <w:pPr>
        <w:spacing w:line="480" w:lineRule="auto"/>
        <w:ind w:firstLine="720"/>
        <w:rPr>
          <w:del w:id="54" w:author="Jessi Kershner" w:date="2024-09-23T11:25:00Z"/>
          <w:rFonts w:ascii="Times New Roman" w:hAnsi="Times New Roman" w:cs="Times New Roman"/>
          <w:sz w:val="24"/>
          <w:szCs w:val="24"/>
          <w:rPrChange w:id="55" w:author="Barrett, Hannah" w:date="2024-10-08T12:12:00Z" w16du:dateUtc="2024-10-08T19:12:00Z">
            <w:rPr>
              <w:del w:id="56" w:author="Jessi Kershner" w:date="2024-09-23T11:25:00Z"/>
              <w:rFonts w:ascii="Times New Roman" w:hAnsi="Times New Roman" w:cs="Times New Roman"/>
              <w:b/>
              <w:i/>
              <w:sz w:val="24"/>
              <w:szCs w:val="24"/>
            </w:rPr>
          </w:rPrChange>
        </w:rPr>
      </w:pPr>
      <w:ins w:id="57" w:author="Barrett, Hannah" w:date="2024-10-08T13:05:00Z" w16du:dateUtc="2024-10-08T20:05:00Z">
        <w:r>
          <w:rPr>
            <w:rFonts w:ascii="Times New Roman" w:hAnsi="Times New Roman" w:cs="Times New Roman"/>
            <w:sz w:val="24"/>
            <w:szCs w:val="24"/>
          </w:rPr>
          <w:t>We</w:t>
        </w:r>
      </w:ins>
      <w:ins w:id="58" w:author="Barrett, Hannah" w:date="2024-10-08T13:05:00Z">
        <w:r w:rsidRPr="00A55407">
          <w:rPr>
            <w:rFonts w:ascii="Times New Roman" w:hAnsi="Times New Roman" w:cs="Times New Roman"/>
            <w:sz w:val="24"/>
            <w:szCs w:val="24"/>
          </w:rPr>
          <w:t xml:space="preserve"> </w:t>
        </w:r>
      </w:ins>
      <w:ins w:id="59" w:author="Barrett, Hannah" w:date="2024-10-08T13:07:00Z" w16du:dateUtc="2024-10-08T20:07:00Z">
        <w:r>
          <w:rPr>
            <w:rFonts w:ascii="Times New Roman" w:hAnsi="Times New Roman" w:cs="Times New Roman"/>
            <w:sz w:val="24"/>
            <w:szCs w:val="24"/>
          </w:rPr>
          <w:t xml:space="preserve">then </w:t>
        </w:r>
      </w:ins>
      <w:ins w:id="60" w:author="Barrett, Hannah" w:date="2024-10-08T13:05:00Z">
        <w:r w:rsidRPr="00A55407">
          <w:rPr>
            <w:rFonts w:ascii="Times New Roman" w:hAnsi="Times New Roman" w:cs="Times New Roman"/>
            <w:sz w:val="24"/>
            <w:szCs w:val="24"/>
          </w:rPr>
          <w:t xml:space="preserve">focused </w:t>
        </w:r>
      </w:ins>
      <w:ins w:id="61" w:author="Barrett, Hannah" w:date="2024-10-08T13:07:00Z" w16du:dateUtc="2024-10-08T20:07:00Z">
        <w:r>
          <w:rPr>
            <w:rFonts w:ascii="Times New Roman" w:hAnsi="Times New Roman" w:cs="Times New Roman"/>
            <w:sz w:val="24"/>
            <w:szCs w:val="24"/>
          </w:rPr>
          <w:t xml:space="preserve">our study </w:t>
        </w:r>
      </w:ins>
      <w:ins w:id="62" w:author="Barrett, Hannah" w:date="2024-10-08T13:05:00Z">
        <w:r w:rsidRPr="00A55407">
          <w:rPr>
            <w:rFonts w:ascii="Times New Roman" w:hAnsi="Times New Roman" w:cs="Times New Roman"/>
            <w:sz w:val="24"/>
            <w:szCs w:val="24"/>
          </w:rPr>
          <w:t xml:space="preserve">on a subset of these alcoves for </w:t>
        </w:r>
      </w:ins>
      <w:ins w:id="63" w:author="Barrett, Hannah" w:date="2024-10-08T13:06:00Z" w16du:dateUtc="2024-10-08T20:06:00Z">
        <w:r>
          <w:rPr>
            <w:rFonts w:ascii="Times New Roman" w:hAnsi="Times New Roman" w:cs="Times New Roman"/>
            <w:sz w:val="24"/>
            <w:szCs w:val="24"/>
          </w:rPr>
          <w:t xml:space="preserve">more intensive monitoring to explore </w:t>
        </w:r>
      </w:ins>
      <w:ins w:id="64" w:author="Barrett, Hannah" w:date="2024-10-08T13:07:00Z" w16du:dateUtc="2024-10-08T20:07:00Z">
        <w:r>
          <w:rPr>
            <w:rFonts w:ascii="Times New Roman" w:hAnsi="Times New Roman" w:cs="Times New Roman"/>
            <w:sz w:val="24"/>
            <w:szCs w:val="24"/>
          </w:rPr>
          <w:t xml:space="preserve">both simulated and observed fish behavior. </w:t>
        </w:r>
      </w:ins>
      <w:commentRangeStart w:id="65"/>
      <w:r w:rsidR="00C42A4C" w:rsidRPr="00A80419">
        <w:rPr>
          <w:rFonts w:ascii="Times New Roman" w:hAnsi="Times New Roman" w:cs="Times New Roman"/>
          <w:sz w:val="24"/>
          <w:szCs w:val="24"/>
        </w:rPr>
        <w:t xml:space="preserve">In 2021, </w:t>
      </w:r>
      <w:commentRangeStart w:id="66"/>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del w:id="67" w:author="Barrett, Hannah" w:date="2024-09-19T10:23:00Z">
        <w:r w:rsidR="00C42A4C" w:rsidRPr="00A80419" w:rsidDel="00D53F0D">
          <w:rPr>
            <w:rFonts w:ascii="Times New Roman" w:hAnsi="Times New Roman" w:cs="Times New Roman"/>
            <w:sz w:val="24"/>
            <w:szCs w:val="24"/>
          </w:rPr>
          <w:delText>~</w:delText>
        </w:r>
      </w:del>
      <w:r w:rsidR="002E3FA7">
        <w:rPr>
          <w:rFonts w:ascii="Times New Roman" w:hAnsi="Times New Roman" w:cs="Times New Roman"/>
          <w:sz w:val="24"/>
          <w:szCs w:val="24"/>
        </w:rPr>
        <w:t>~</w:t>
      </w:r>
      <w:r w:rsidR="002E3FA7" w:rsidRPr="00A80419">
        <w:rPr>
          <w:rFonts w:ascii="Times New Roman" w:hAnsi="Times New Roman" w:cs="Times New Roman"/>
          <w:sz w:val="24"/>
          <w:szCs w:val="24"/>
        </w:rPr>
        <w:t>3-</w:t>
      </w:r>
      <w:commentRangeEnd w:id="65"/>
      <w:r w:rsidR="00F60A04">
        <w:rPr>
          <w:rStyle w:val="CommentReference"/>
        </w:rPr>
        <w:commentReference w:id="65"/>
      </w:r>
      <w:r w:rsidR="002E3FA7" w:rsidRPr="00A80419">
        <w:rPr>
          <w:rFonts w:ascii="Times New Roman" w:hAnsi="Times New Roman" w:cs="Times New Roman"/>
          <w:sz w:val="24"/>
          <w:szCs w:val="24"/>
        </w:rPr>
        <w:t>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 summer</w:t>
      </w:r>
      <w:ins w:id="68" w:author="Barrett, Hannah" w:date="2024-09-19T10:26:00Z">
        <w:r w:rsidR="00D53F0D">
          <w:rPr>
            <w:rFonts w:ascii="Times New Roman" w:hAnsi="Times New Roman" w:cs="Times New Roman"/>
            <w:sz w:val="24"/>
            <w:szCs w:val="24"/>
          </w:rPr>
          <w:t xml:space="preserve"> to obtain more </w:t>
        </w:r>
      </w:ins>
      <w:ins w:id="69" w:author="Barrett, Hannah" w:date="2024-09-19T10:28:00Z">
        <w:r w:rsidR="00D53F0D">
          <w:rPr>
            <w:rFonts w:ascii="Times New Roman" w:hAnsi="Times New Roman" w:cs="Times New Roman"/>
            <w:sz w:val="24"/>
            <w:szCs w:val="24"/>
          </w:rPr>
          <w:t>spatially continuous</w:t>
        </w:r>
      </w:ins>
      <w:ins w:id="70" w:author="Barrett, Hannah" w:date="2024-09-19T10:27:00Z">
        <w:r w:rsidR="00D53F0D">
          <w:rPr>
            <w:rFonts w:ascii="Times New Roman" w:hAnsi="Times New Roman" w:cs="Times New Roman"/>
            <w:sz w:val="24"/>
            <w:szCs w:val="24"/>
          </w:rPr>
          <w:t xml:space="preserve"> </w:t>
        </w:r>
      </w:ins>
      <w:ins w:id="71" w:author="Barrett, Hannah" w:date="2024-09-19T10:28:00Z">
        <w:r w:rsidR="00D53F0D">
          <w:rPr>
            <w:rFonts w:ascii="Times New Roman" w:hAnsi="Times New Roman" w:cs="Times New Roman"/>
            <w:sz w:val="24"/>
            <w:szCs w:val="24"/>
          </w:rPr>
          <w:t xml:space="preserve">temperature-DO </w:t>
        </w:r>
      </w:ins>
      <w:ins w:id="72" w:author="Barrett, Hannah" w:date="2024-09-19T10:26:00Z">
        <w:r w:rsidR="00D53F0D">
          <w:rPr>
            <w:rFonts w:ascii="Times New Roman" w:hAnsi="Times New Roman" w:cs="Times New Roman"/>
            <w:sz w:val="24"/>
            <w:szCs w:val="24"/>
          </w:rPr>
          <w:t>data</w:t>
        </w:r>
      </w:ins>
      <w:r w:rsidR="00C42A4C">
        <w:rPr>
          <w:rFonts w:ascii="Times New Roman" w:hAnsi="Times New Roman" w:cs="Times New Roman"/>
          <w:sz w:val="24"/>
          <w:szCs w:val="24"/>
        </w:rPr>
        <w:t xml:space="preserve">. </w:t>
      </w:r>
      <w:ins w:id="73" w:author="Barrett, Hannah" w:date="2024-10-08T12:11:00Z" w16du:dateUtc="2024-10-08T19:11:00Z">
        <w:r w:rsidR="00944635">
          <w:rPr>
            <w:rFonts w:ascii="Times New Roman" w:hAnsi="Times New Roman" w:cs="Times New Roman"/>
            <w:sz w:val="24"/>
            <w:szCs w:val="24"/>
          </w:rPr>
          <w:t>T</w:t>
        </w:r>
      </w:ins>
      <w:ins w:id="74" w:author="Barrett, Hannah" w:date="2024-10-08T12:11:00Z">
        <w:r w:rsidR="00944635" w:rsidRPr="00944635">
          <w:rPr>
            <w:rFonts w:ascii="Times New Roman" w:hAnsi="Times New Roman" w:cs="Times New Roman"/>
            <w:sz w:val="24"/>
            <w:szCs w:val="24"/>
          </w:rPr>
          <w:t>here is likely seasonal and intra-seasonal variation not captured by this monitoring</w:t>
        </w:r>
      </w:ins>
      <w:ins w:id="75" w:author="Barrett, Hannah" w:date="2024-10-08T12:11:00Z" w16du:dateUtc="2024-10-08T19:11:00Z">
        <w:r w:rsidR="00944635">
          <w:rPr>
            <w:rFonts w:ascii="Times New Roman" w:hAnsi="Times New Roman" w:cs="Times New Roman"/>
            <w:sz w:val="24"/>
            <w:szCs w:val="24"/>
          </w:rPr>
          <w:t>,</w:t>
        </w:r>
      </w:ins>
      <w:ins w:id="76" w:author="Barrett, Hannah" w:date="2024-10-08T12:11:00Z">
        <w:r w:rsidR="00944635" w:rsidRPr="00944635">
          <w:rPr>
            <w:rFonts w:ascii="Times New Roman" w:hAnsi="Times New Roman" w:cs="Times New Roman"/>
            <w:sz w:val="24"/>
            <w:szCs w:val="24"/>
          </w:rPr>
          <w:t xml:space="preserve"> but</w:t>
        </w:r>
      </w:ins>
      <w:ins w:id="77" w:author="Barrett, Hannah" w:date="2024-10-08T12:11:00Z" w16du:dateUtc="2024-10-08T19:11:00Z">
        <w:r w:rsidR="00944635">
          <w:rPr>
            <w:rFonts w:ascii="Times New Roman" w:hAnsi="Times New Roman" w:cs="Times New Roman"/>
            <w:sz w:val="24"/>
            <w:szCs w:val="24"/>
          </w:rPr>
          <w:t xml:space="preserve"> that</w:t>
        </w:r>
      </w:ins>
      <w:ins w:id="78" w:author="Barrett, Hannah" w:date="2024-10-08T12:11:00Z">
        <w:r w:rsidR="00944635" w:rsidRPr="00944635">
          <w:rPr>
            <w:rFonts w:ascii="Times New Roman" w:hAnsi="Times New Roman" w:cs="Times New Roman"/>
            <w:sz w:val="24"/>
            <w:szCs w:val="24"/>
          </w:rPr>
          <w:t xml:space="preserve"> was beyond the scope of our study</w:t>
        </w:r>
      </w:ins>
      <w:ins w:id="79" w:author="Barrett, Hannah" w:date="2024-10-08T12:12:00Z" w16du:dateUtc="2024-10-08T19:12:00Z">
        <w:r w:rsidR="00944635">
          <w:rPr>
            <w:rFonts w:ascii="Times New Roman" w:hAnsi="Times New Roman" w:cs="Times New Roman"/>
            <w:sz w:val="24"/>
            <w:szCs w:val="24"/>
          </w:rPr>
          <w:t xml:space="preserve">. </w:t>
        </w:r>
      </w:ins>
      <w:r w:rsidR="00C42A4C">
        <w:rPr>
          <w:rFonts w:ascii="Times New Roman" w:hAnsi="Times New Roman" w:cs="Times New Roman"/>
          <w:sz w:val="24"/>
          <w:szCs w:val="24"/>
        </w:rPr>
        <w:t xml:space="preserve">In </w:t>
      </w:r>
      <w:commentRangeEnd w:id="66"/>
      <w:r w:rsidR="00772861">
        <w:rPr>
          <w:rStyle w:val="CommentReference"/>
        </w:rPr>
        <w:commentReference w:id="66"/>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lastRenderedPageBreak/>
        <w:t>evening</w:t>
      </w:r>
      <w:r w:rsidR="00C42A4C" w:rsidRPr="00A80419">
        <w:rPr>
          <w:rFonts w:ascii="Times New Roman" w:hAnsi="Times New Roman" w:cs="Times New Roman"/>
          <w:sz w:val="24"/>
          <w:szCs w:val="24"/>
        </w:rPr>
        <w:t xml:space="preserve"> to understand how these vertical gradients vary between low 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210DED15" w14:textId="77777777" w:rsidR="007C5612" w:rsidRPr="00735D37" w:rsidRDefault="007C5612" w:rsidP="00F56768">
      <w:pPr>
        <w:spacing w:line="480" w:lineRule="auto"/>
        <w:ind w:firstLine="720"/>
        <w:rPr>
          <w:ins w:id="80" w:author="Jessi Kershner" w:date="2024-09-23T11:25:00Z"/>
          <w:rFonts w:ascii="Times New Roman" w:hAnsi="Times New Roman" w:cs="Times New Roman"/>
          <w:sz w:val="24"/>
          <w:szCs w:val="24"/>
        </w:rPr>
      </w:pPr>
    </w:p>
    <w:p w14:paraId="6E3C0700" w14:textId="65656BB0" w:rsidR="007C5612" w:rsidRDefault="007C5612" w:rsidP="007C5612">
      <w:pPr>
        <w:spacing w:line="480" w:lineRule="auto"/>
        <w:rPr>
          <w:ins w:id="81" w:author="Jessi Kershner" w:date="2024-09-23T11:25:00Z"/>
          <w:rFonts w:ascii="Times New Roman" w:hAnsi="Times New Roman" w:cs="Times New Roman"/>
          <w:b/>
          <w:i/>
          <w:sz w:val="24"/>
          <w:szCs w:val="24"/>
        </w:rPr>
      </w:pPr>
      <w:ins w:id="82" w:author="Jessi Kershner" w:date="2024-09-23T11:25:00Z">
        <w:r>
          <w:rPr>
            <w:rFonts w:ascii="Times New Roman" w:hAnsi="Times New Roman" w:cs="Times New Roman"/>
            <w:b/>
            <w:i/>
            <w:sz w:val="24"/>
            <w:szCs w:val="24"/>
          </w:rPr>
          <w:t>Simulating fish movements</w:t>
        </w:r>
      </w:ins>
    </w:p>
    <w:p w14:paraId="1B8969B6" w14:textId="474089D3" w:rsidR="007C5612" w:rsidRDefault="007C5612" w:rsidP="00C42A4C">
      <w:pPr>
        <w:spacing w:line="480" w:lineRule="auto"/>
        <w:rPr>
          <w:ins w:id="83" w:author="Jessi Kershner" w:date="2024-09-23T11:25:00Z"/>
          <w:rFonts w:ascii="Times New Roman" w:hAnsi="Times New Roman" w:cs="Times New Roman"/>
          <w:b/>
          <w:i/>
          <w:sz w:val="24"/>
          <w:szCs w:val="24"/>
        </w:rPr>
      </w:pPr>
      <w:ins w:id="84" w:author="Jessi Kershner" w:date="2024-09-23T11:26:00Z">
        <w:r>
          <w:rPr>
            <w:rFonts w:ascii="Times New Roman" w:hAnsi="Times New Roman" w:cs="Times New Roman"/>
            <w:b/>
            <w:i/>
            <w:sz w:val="24"/>
            <w:szCs w:val="24"/>
          </w:rPr>
          <w:t>**simulation stuff here</w:t>
        </w:r>
      </w:ins>
    </w:p>
    <w:p w14:paraId="4AB21CF9" w14:textId="63460FF2"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del w:id="85" w:author="Jessi Kershner" w:date="2024-09-23T11:25:00Z">
        <w:r w:rsidRPr="007C5612" w:rsidDel="007C5612">
          <w:rPr>
            <w:rFonts w:ascii="Times New Roman" w:hAnsi="Times New Roman" w:cs="Times New Roman"/>
            <w:b/>
            <w:iCs/>
            <w:sz w:val="24"/>
            <w:szCs w:val="24"/>
            <w:rPrChange w:id="86" w:author="Jessi Kershner" w:date="2024-09-23T11:26:00Z">
              <w:rPr>
                <w:rFonts w:ascii="Times New Roman" w:hAnsi="Times New Roman" w:cs="Times New Roman"/>
                <w:b/>
                <w:i/>
                <w:sz w:val="24"/>
                <w:szCs w:val="24"/>
              </w:rPr>
            </w:rPrChange>
          </w:rPr>
          <w:delText>pa</w:delText>
        </w:r>
        <w:commentRangeStart w:id="87"/>
        <w:commentRangeStart w:id="88"/>
        <w:r w:rsidRPr="007C5612" w:rsidDel="007C5612">
          <w:rPr>
            <w:rFonts w:ascii="Times New Roman" w:hAnsi="Times New Roman" w:cs="Times New Roman"/>
            <w:b/>
            <w:iCs/>
            <w:sz w:val="24"/>
            <w:szCs w:val="24"/>
            <w:rPrChange w:id="89" w:author="Jessi Kershner" w:date="2024-09-23T11:26:00Z">
              <w:rPr>
                <w:rFonts w:ascii="Times New Roman" w:hAnsi="Times New Roman" w:cs="Times New Roman"/>
                <w:b/>
                <w:i/>
                <w:sz w:val="24"/>
                <w:szCs w:val="24"/>
              </w:rPr>
            </w:rPrChange>
          </w:rPr>
          <w:delText xml:space="preserve">tterns </w:delText>
        </w:r>
        <w:commentRangeEnd w:id="87"/>
        <w:r w:rsidR="007C5612" w:rsidRPr="007C5612" w:rsidDel="007C5612">
          <w:rPr>
            <w:rStyle w:val="CommentReference"/>
            <w:iCs/>
          </w:rPr>
          <w:commentReference w:id="87"/>
        </w:r>
      </w:del>
      <w:commentRangeEnd w:id="88"/>
      <w:r w:rsidR="00F74724">
        <w:rPr>
          <w:rStyle w:val="CommentReference"/>
        </w:rPr>
        <w:commentReference w:id="88"/>
      </w:r>
      <w:ins w:id="90" w:author="Jessi Kershner" w:date="2024-09-23T11:25:00Z">
        <w:r w:rsidR="007C5612" w:rsidRPr="007C5612">
          <w:rPr>
            <w:rFonts w:ascii="Times New Roman" w:hAnsi="Times New Roman" w:cs="Times New Roman"/>
            <w:b/>
            <w:iCs/>
            <w:sz w:val="24"/>
            <w:szCs w:val="24"/>
            <w:rPrChange w:id="91" w:author="Jessi Kershner" w:date="2024-09-23T11:26:00Z">
              <w:rPr>
                <w:rFonts w:ascii="Times New Roman" w:hAnsi="Times New Roman" w:cs="Times New Roman"/>
                <w:b/>
                <w:i/>
                <w:sz w:val="24"/>
                <w:szCs w:val="24"/>
              </w:rPr>
            </w:rPrChange>
          </w:rPr>
          <w:t>in situ</w:t>
        </w:r>
      </w:ins>
    </w:p>
    <w:p w14:paraId="78DD5E96" w14:textId="4820DD5E" w:rsidR="00C42A4C" w:rsidRPr="002703D6" w:rsidRDefault="00F60A04" w:rsidP="002103C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D53F0D">
        <w:rPr>
          <w:rFonts w:ascii="Times New Roman" w:hAnsi="Times New Roman" w:cs="Times New Roman"/>
          <w:sz w:val="24"/>
          <w:szCs w:val="24"/>
        </w:rPr>
        <w:t>sought</w:t>
      </w:r>
      <w:r>
        <w:rPr>
          <w:rFonts w:ascii="Times New Roman" w:hAnsi="Times New Roman" w:cs="Times New Roman"/>
          <w:sz w:val="24"/>
          <w:szCs w:val="24"/>
        </w:rPr>
        <w:t xml:space="preserve"> to quantify the depths and associated </w:t>
      </w:r>
      <w:proofErr w:type="gramStart"/>
      <w:r>
        <w:rPr>
          <w:rFonts w:ascii="Times New Roman" w:hAnsi="Times New Roman" w:cs="Times New Roman"/>
          <w:sz w:val="24"/>
          <w:szCs w:val="24"/>
        </w:rPr>
        <w:t>temperature</w:t>
      </w:r>
      <w:proofErr w:type="gramEnd"/>
      <w:r>
        <w:rPr>
          <w:rFonts w:ascii="Times New Roman" w:hAnsi="Times New Roman" w:cs="Times New Roman"/>
          <w:sz w:val="24"/>
          <w:szCs w:val="24"/>
        </w:rPr>
        <w:t xml:space="preserve"> and oxygen conditions selected by fish in the wild. </w:t>
      </w:r>
      <w:r w:rsidR="0008366E">
        <w:rPr>
          <w:rFonts w:ascii="Times New Roman" w:hAnsi="Times New Roman" w:cs="Times New Roman"/>
          <w:sz w:val="24"/>
          <w:szCs w:val="24"/>
        </w:rPr>
        <w:t>While pressure sensors on tags can estimate depth, they lack the accuracy needed for detecting sub-meter changes. We instead tagged fish with temperature loggers and inferred depth</w:t>
      </w:r>
      <w:r w:rsidR="002103C3">
        <w:rPr>
          <w:rFonts w:ascii="Times New Roman" w:hAnsi="Times New Roman" w:cs="Times New Roman"/>
          <w:sz w:val="24"/>
          <w:szCs w:val="24"/>
        </w:rPr>
        <w:t xml:space="preserve"> and oxygen from vertical profiles, following the approach of </w:t>
      </w:r>
      <w:r w:rsidR="0008366E">
        <w:rPr>
          <w:rFonts w:ascii="Times New Roman" w:hAnsi="Times New Roman" w:cs="Times New Roman"/>
          <w:sz w:val="24"/>
          <w:szCs w:val="24"/>
        </w:rPr>
        <w:t xml:space="preserve">Barret et al. </w:t>
      </w:r>
      <w:r w:rsidR="00D53F0D">
        <w:rPr>
          <w:rFonts w:ascii="Times New Roman" w:hAnsi="Times New Roman" w:cs="Times New Roman"/>
          <w:sz w:val="24"/>
          <w:szCs w:val="24"/>
        </w:rPr>
        <w:t>(</w:t>
      </w:r>
      <w:r w:rsidR="0008366E">
        <w:rPr>
          <w:rFonts w:ascii="Times New Roman" w:hAnsi="Times New Roman" w:cs="Times New Roman"/>
          <w:sz w:val="24"/>
          <w:szCs w:val="24"/>
        </w:rPr>
        <w:t>2024</w:t>
      </w:r>
      <w:r w:rsidR="00D53F0D">
        <w:rPr>
          <w:rFonts w:ascii="Times New Roman" w:hAnsi="Times New Roman" w:cs="Times New Roman"/>
          <w:sz w:val="24"/>
          <w:szCs w:val="24"/>
        </w:rPr>
        <w:t>)</w:t>
      </w:r>
      <w:r w:rsidR="0008366E">
        <w:rPr>
          <w:rFonts w:ascii="Times New Roman" w:hAnsi="Times New Roman" w:cs="Times New Roman"/>
          <w:sz w:val="24"/>
          <w:szCs w:val="24"/>
        </w:rPr>
        <w:t xml:space="preserve">. </w:t>
      </w:r>
      <w:r w:rsidR="00C42A4C" w:rsidRPr="002703D6">
        <w:rPr>
          <w:rFonts w:ascii="Times New Roman" w:hAnsi="Times New Roman" w:cs="Times New Roman"/>
          <w:sz w:val="24"/>
          <w:szCs w:val="24"/>
        </w:rPr>
        <w:t>In the summer o</w:t>
      </w:r>
      <w:r w:rsidR="00C42A4C">
        <w:rPr>
          <w:rFonts w:ascii="Times New Roman" w:hAnsi="Times New Roman" w:cs="Times New Roman"/>
          <w:sz w:val="24"/>
          <w:szCs w:val="24"/>
        </w:rPr>
        <w:t>f 2022, we externally tagged 31-</w:t>
      </w:r>
      <w:r w:rsidR="00C42A4C" w:rsidRPr="002703D6">
        <w:rPr>
          <w:rFonts w:ascii="Times New Roman" w:hAnsi="Times New Roman" w:cs="Times New Roman"/>
          <w:sz w:val="24"/>
          <w:szCs w:val="24"/>
        </w:rPr>
        <w:t xml:space="preserve">cutthroat trout with waterproofed </w:t>
      </w:r>
      <w:proofErr w:type="spellStart"/>
      <w:r w:rsidR="00C42A4C" w:rsidRPr="002703D6">
        <w:rPr>
          <w:rFonts w:ascii="Times New Roman" w:hAnsi="Times New Roman" w:cs="Times New Roman"/>
          <w:sz w:val="24"/>
          <w:szCs w:val="24"/>
        </w:rPr>
        <w:t>Thermocron</w:t>
      </w:r>
      <w:proofErr w:type="spellEnd"/>
      <w:r w:rsidR="00C42A4C" w:rsidRPr="002703D6">
        <w:rPr>
          <w:rFonts w:ascii="Times New Roman" w:hAnsi="Times New Roman" w:cs="Times New Roman"/>
          <w:sz w:val="24"/>
          <w:szCs w:val="24"/>
        </w:rPr>
        <w:t xml:space="preserve"> high-resolution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(DS1922L-F5#, temperature accuracy ±</w:t>
      </w:r>
      <w:r w:rsidR="00C42A4C">
        <w:rPr>
          <w:rFonts w:ascii="Times New Roman" w:hAnsi="Times New Roman" w:cs="Times New Roman"/>
          <w:sz w:val="24"/>
          <w:szCs w:val="24"/>
        </w:rPr>
        <w:t xml:space="preserve"> </w:t>
      </w:r>
      <w:r w:rsidR="00C42A4C" w:rsidRPr="002703D6">
        <w:rPr>
          <w:rFonts w:ascii="Times New Roman" w:hAnsi="Times New Roman" w:cs="Times New Roman"/>
          <w:sz w:val="24"/>
          <w:szCs w:val="24"/>
        </w:rPr>
        <w:t xml:space="preserve">0.5°C). </w:t>
      </w:r>
      <w:proofErr w:type="spellStart"/>
      <w:r w:rsidR="00C42A4C" w:rsidRPr="002703D6">
        <w:rPr>
          <w:rFonts w:ascii="Times New Roman" w:hAnsi="Times New Roman" w:cs="Times New Roman"/>
          <w:sz w:val="24"/>
          <w:szCs w:val="24"/>
        </w:rPr>
        <w:t>iButtons</w:t>
      </w:r>
      <w:proofErr w:type="spellEnd"/>
      <w:r w:rsidR="00C42A4C" w:rsidRPr="002703D6">
        <w:rPr>
          <w:rFonts w:ascii="Times New Roman" w:hAnsi="Times New Roman" w:cs="Times New Roman"/>
          <w:sz w:val="24"/>
          <w:szCs w:val="24"/>
        </w:rPr>
        <w:t xml:space="preserve"> were modified to reduce weight following methods outlined by </w:t>
      </w:r>
      <w:sdt>
        <w:sdtPr>
          <w:rPr>
            <w:rFonts w:ascii="Times New Roman" w:hAnsi="Times New Roman" w:cs="Times New Roman"/>
            <w:color w:val="000000"/>
            <w:sz w:val="24"/>
            <w:szCs w:val="24"/>
          </w:rPr>
          <w:tag w:val="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
          <w:id w:val="-623002131"/>
          <w:placeholder>
            <w:docPart w:val="DefaultPlaceholder_-1854013440"/>
          </w:placeholder>
        </w:sdtPr>
        <w:sdtContent>
          <w:r w:rsidR="00223C12" w:rsidRPr="00223C12">
            <w:rPr>
              <w:rFonts w:ascii="Times New Roman" w:hAnsi="Times New Roman" w:cs="Times New Roman"/>
              <w:color w:val="000000"/>
              <w:sz w:val="24"/>
              <w:szCs w:val="24"/>
            </w:rPr>
            <w:t>Lovegrove (2009)</w:t>
          </w:r>
        </w:sdtContent>
      </w:sdt>
      <w:r w:rsidR="00C42A4C">
        <w:rPr>
          <w:rFonts w:ascii="Times New Roman" w:hAnsi="Times New Roman" w:cs="Times New Roman"/>
          <w:sz w:val="24"/>
          <w:szCs w:val="24"/>
        </w:rPr>
        <w:t xml:space="preserve"> and </w:t>
      </w:r>
      <w:r w:rsidR="00C42A4C" w:rsidRPr="002703D6">
        <w:rPr>
          <w:rFonts w:ascii="Times New Roman" w:hAnsi="Times New Roman" w:cs="Times New Roman"/>
          <w:sz w:val="24"/>
          <w:szCs w:val="24"/>
        </w:rPr>
        <w:t xml:space="preserve">were set to record temperature at 12-minute intervals to maximize data resolution while also ensuring adequate battery life and data storage capacity. Each modified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was mounted to a dark green 2.5cm Peterson disc using marine grade epoxy (JB </w:t>
      </w:r>
      <w:proofErr w:type="spellStart"/>
      <w:r w:rsidR="00C42A4C" w:rsidRPr="002703D6">
        <w:rPr>
          <w:rFonts w:ascii="Times New Roman" w:hAnsi="Times New Roman" w:cs="Times New Roman"/>
          <w:sz w:val="24"/>
          <w:szCs w:val="24"/>
        </w:rPr>
        <w:t>MarineWeld</w:t>
      </w:r>
      <w:proofErr w:type="spellEnd"/>
      <w:r w:rsidR="00C42A4C" w:rsidRPr="002703D6">
        <w:rPr>
          <w:rFonts w:ascii="Times New Roman" w:hAnsi="Times New Roman" w:cs="Times New Roman"/>
          <w:sz w:val="24"/>
          <w:szCs w:val="24"/>
        </w:rPr>
        <w:t xml:space="preserve">™ syringe </w:t>
      </w:r>
      <w:r w:rsidR="002E3FA7" w:rsidRPr="002703D6">
        <w:rPr>
          <w:rFonts w:ascii="Times New Roman" w:hAnsi="Times New Roman" w:cs="Times New Roman"/>
          <w:sz w:val="24"/>
          <w:szCs w:val="24"/>
        </w:rPr>
        <w:t>two-part</w:t>
      </w:r>
      <w:r w:rsidR="00C42A4C" w:rsidRPr="002703D6">
        <w:rPr>
          <w:rFonts w:ascii="Times New Roman" w:hAnsi="Times New Roman" w:cs="Times New Roman"/>
          <w:sz w:val="24"/>
          <w:szCs w:val="24"/>
        </w:rPr>
        <w:t xml:space="preserve"> adhesive). The Peterson discs had two small gauge holes drilled 3mm apart and 3mm in from t</w:t>
      </w:r>
      <w:r w:rsidR="00C42A4C">
        <w:rPr>
          <w:rFonts w:ascii="Times New Roman" w:hAnsi="Times New Roman" w:cs="Times New Roman"/>
          <w:sz w:val="24"/>
          <w:szCs w:val="24"/>
        </w:rPr>
        <w:t>he disk’s outer margin</w:t>
      </w:r>
      <w:r w:rsidR="00C42A4C" w:rsidRPr="002703D6">
        <w:rPr>
          <w:rFonts w:ascii="Times New Roman" w:hAnsi="Times New Roman" w:cs="Times New Roman"/>
          <w:sz w:val="24"/>
          <w:szCs w:val="24"/>
        </w:rPr>
        <w:t xml:space="preserve">, which were used to suture the mounted </w:t>
      </w:r>
      <w:proofErr w:type="spellStart"/>
      <w:r w:rsidR="00C42A4C" w:rsidRPr="002703D6">
        <w:rPr>
          <w:rFonts w:ascii="Times New Roman" w:hAnsi="Times New Roman" w:cs="Times New Roman"/>
          <w:sz w:val="24"/>
          <w:szCs w:val="24"/>
        </w:rPr>
        <w:t>iButton</w:t>
      </w:r>
      <w:proofErr w:type="spellEnd"/>
      <w:r w:rsidR="00C42A4C" w:rsidRPr="002703D6">
        <w:rPr>
          <w:rFonts w:ascii="Times New Roman" w:hAnsi="Times New Roman" w:cs="Times New Roman"/>
          <w:sz w:val="24"/>
          <w:szCs w:val="24"/>
        </w:rPr>
        <w:t xml:space="preserve"> to each fish through the</w:t>
      </w:r>
      <w:r w:rsidR="00C42A4C">
        <w:rPr>
          <w:rFonts w:ascii="Times New Roman" w:hAnsi="Times New Roman" w:cs="Times New Roman"/>
          <w:sz w:val="24"/>
          <w:szCs w:val="24"/>
        </w:rPr>
        <w:t>ir anterior dorsal musculature</w:t>
      </w:r>
      <w:r w:rsidR="00C42A4C" w:rsidRPr="002703D6">
        <w:rPr>
          <w:rFonts w:ascii="Times New Roman" w:hAnsi="Times New Roman" w:cs="Times New Roman"/>
          <w:sz w:val="24"/>
          <w:szCs w:val="24"/>
        </w:rPr>
        <w:t>. Tag weights spanned from 3.4g to 5.3g (4.1g ± 0.4, mean ± SD) and did not exceed 3.8% of fish body mass</w:t>
      </w:r>
      <w:r w:rsidR="00C42A4C">
        <w:rPr>
          <w:rFonts w:ascii="Times New Roman" w:hAnsi="Times New Roman" w:cs="Times New Roman"/>
          <w:sz w:val="24"/>
          <w:szCs w:val="24"/>
        </w:rPr>
        <w:t xml:space="preserve"> (</w:t>
      </w:r>
      <w:r w:rsidR="005B7213">
        <w:rPr>
          <w:rFonts w:ascii="Times New Roman" w:hAnsi="Times New Roman" w:cs="Times New Roman"/>
          <w:sz w:val="24"/>
          <w:szCs w:val="24"/>
        </w:rPr>
        <w:t>empirical studies have shown tag burdens ≤6.7% do not negatively impact fish; Brown et al. 2010).</w:t>
      </w:r>
    </w:p>
    <w:p w14:paraId="5F82990D" w14:textId="26192C0E"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lastRenderedPageBreak/>
        <w:t xml:space="preserve">We deployed </w:t>
      </w:r>
      <w:r>
        <w:rPr>
          <w:rFonts w:ascii="Times New Roman" w:hAnsi="Times New Roman" w:cs="Times New Roman"/>
          <w:sz w:val="24"/>
          <w:szCs w:val="24"/>
        </w:rPr>
        <w:t>three net pen</w:t>
      </w:r>
      <w:r w:rsidR="00FB2F47">
        <w:rPr>
          <w:rFonts w:ascii="Times New Roman" w:hAnsi="Times New Roman" w:cs="Times New Roman"/>
          <w:sz w:val="24"/>
          <w:szCs w:val="24"/>
        </w:rPr>
        <w:t xml:space="preserve"> enclosures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w:t>
      </w:r>
      <w:r w:rsidR="00FB2F47">
        <w:rPr>
          <w:rFonts w:ascii="Times New Roman" w:hAnsi="Times New Roman" w:cs="Times New Roman"/>
          <w:sz w:val="24"/>
          <w:szCs w:val="24"/>
        </w:rPr>
        <w:t xml:space="preserve"> (~1.8-2.5 m)</w:t>
      </w:r>
      <w:r w:rsidRPr="002703D6">
        <w:rPr>
          <w:rFonts w:ascii="Times New Roman" w:hAnsi="Times New Roman" w:cs="Times New Roman"/>
          <w:sz w:val="24"/>
          <w:szCs w:val="24"/>
        </w:rPr>
        <w:t>.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491D1C5C"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FB2F47">
        <w:rPr>
          <w:rFonts w:ascii="Times New Roman" w:hAnsi="Times New Roman" w:cs="Times New Roman"/>
          <w:sz w:val="24"/>
          <w:szCs w:val="24"/>
        </w:rPr>
        <w:t>placed</w:t>
      </w:r>
      <w:r>
        <w:rPr>
          <w:rFonts w:ascii="Times New Roman" w:hAnsi="Times New Roman" w:cs="Times New Roman"/>
          <w:sz w:val="24"/>
          <w:szCs w:val="24"/>
        </w:rPr>
        <w:t xml:space="preserve"> 11</w:t>
      </w:r>
      <w:r w:rsidR="00FB2F47">
        <w:rPr>
          <w:rFonts w:ascii="Times New Roman" w:hAnsi="Times New Roman" w:cs="Times New Roman"/>
          <w:sz w:val="24"/>
          <w:szCs w:val="24"/>
        </w:rPr>
        <w:t xml:space="preserve"> tagged fish</w:t>
      </w:r>
      <w:r w:rsidRPr="002703D6">
        <w:rPr>
          <w:rFonts w:ascii="Times New Roman" w:hAnsi="Times New Roman" w:cs="Times New Roman"/>
          <w:sz w:val="24"/>
          <w:szCs w:val="24"/>
        </w:rPr>
        <w:t xml:space="preserve"> in Norwood alcove, and 20 in Blue Ruin. Cutthroat were captured via electrofishing on July 22 and 23, 2021. Anesthetization, handling, and recovery procedures followed </w:t>
      </w:r>
      <w:sdt>
        <w:sdtPr>
          <w:rPr>
            <w:rFonts w:ascii="Times New Roman" w:hAnsi="Times New Roman" w:cs="Times New Roman"/>
            <w:color w:val="000000"/>
            <w:sz w:val="24"/>
            <w:szCs w:val="24"/>
          </w:rPr>
          <w:tag w:val="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
          <w:id w:val="-701085209"/>
          <w:placeholder>
            <w:docPart w:val="DefaultPlaceholder_-1854013440"/>
          </w:placeholder>
        </w:sdtPr>
        <w:sdtContent>
          <w:r w:rsidR="00223C12" w:rsidRPr="00223C12">
            <w:rPr>
              <w:rFonts w:ascii="Times New Roman" w:hAnsi="Times New Roman" w:cs="Times New Roman"/>
              <w:color w:val="000000"/>
              <w:sz w:val="24"/>
              <w:szCs w:val="24"/>
            </w:rPr>
            <w:t>Liedtke et al. (2012)</w:t>
          </w:r>
        </w:sdtContent>
      </w:sdt>
      <w:r w:rsidRPr="002703D6">
        <w:rPr>
          <w:rFonts w:ascii="Times New Roman" w:hAnsi="Times New Roman" w:cs="Times New Roman"/>
          <w:sz w:val="24"/>
          <w:szCs w:val="24"/>
        </w:rPr>
        <w:t>.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 xml:space="preserve">mm needle. After fish were recovered </w:t>
      </w:r>
      <w:proofErr w:type="gramStart"/>
      <w:r w:rsidRPr="002703D6">
        <w:rPr>
          <w:rFonts w:ascii="Times New Roman" w:hAnsi="Times New Roman" w:cs="Times New Roman"/>
          <w:sz w:val="24"/>
          <w:szCs w:val="24"/>
        </w:rPr>
        <w:t>fully</w:t>
      </w:r>
      <w:proofErr w:type="gramEnd"/>
      <w:r w:rsidRPr="002703D6">
        <w:rPr>
          <w:rFonts w:ascii="Times New Roman" w:hAnsi="Times New Roman" w:cs="Times New Roman"/>
          <w:sz w:val="24"/>
          <w:szCs w:val="24"/>
        </w:rPr>
        <w:t xml:space="preserve">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 xml:space="preserve">Salmo </w:t>
      </w:r>
      <w:proofErr w:type="spellStart"/>
      <w:r w:rsidRPr="00723004">
        <w:rPr>
          <w:rFonts w:ascii="Times New Roman" w:hAnsi="Times New Roman" w:cs="Times New Roman"/>
          <w:i/>
          <w:sz w:val="24"/>
          <w:szCs w:val="24"/>
        </w:rPr>
        <w:t>salar</w:t>
      </w:r>
      <w:proofErr w:type="spellEnd"/>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sdt>
        <w:sdtPr>
          <w:rPr>
            <w:rFonts w:ascii="Times New Roman" w:hAnsi="Times New Roman" w:cs="Times New Roman"/>
            <w:color w:val="000000"/>
            <w:sz w:val="24"/>
            <w:szCs w:val="24"/>
          </w:rPr>
          <w:tag w:val="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
          <w:id w:val="-561025421"/>
          <w:placeholder>
            <w:docPart w:val="DefaultPlaceholder_-1854013440"/>
          </w:placeholder>
        </w:sdtPr>
        <w:sdtContent>
          <w:r w:rsidR="00223C12" w:rsidRPr="00223C12">
            <w:rPr>
              <w:rFonts w:ascii="Times New Roman" w:hAnsi="Times New Roman" w:cs="Times New Roman"/>
              <w:color w:val="000000"/>
              <w:sz w:val="24"/>
              <w:szCs w:val="24"/>
            </w:rPr>
            <w:t>(Turnbull et al., 2008)</w:t>
          </w:r>
        </w:sdtContent>
      </w:sdt>
      <w:r w:rsidRPr="002703D6">
        <w:rPr>
          <w:rFonts w:ascii="Times New Roman" w:hAnsi="Times New Roman" w:cs="Times New Roman"/>
          <w:sz w:val="24"/>
          <w:szCs w:val="24"/>
        </w:rPr>
        <w:t>.</w:t>
      </w:r>
      <w:r w:rsidR="00A24D79">
        <w:rPr>
          <w:rFonts w:ascii="Times New Roman" w:hAnsi="Times New Roman" w:cs="Times New Roman"/>
          <w:sz w:val="24"/>
          <w:szCs w:val="24"/>
        </w:rPr>
        <w:t xml:space="preserve">  In total, we collected data from 13-fish in Blue Ruin alcove, and 8-fish in Norwood alcove; 9-fish escaped the net pens during the study, and two of the </w:t>
      </w:r>
      <w:proofErr w:type="spellStart"/>
      <w:r w:rsidR="00A24D79">
        <w:rPr>
          <w:rFonts w:ascii="Times New Roman" w:hAnsi="Times New Roman" w:cs="Times New Roman"/>
          <w:sz w:val="24"/>
          <w:szCs w:val="24"/>
        </w:rPr>
        <w:t>iButtons</w:t>
      </w:r>
      <w:proofErr w:type="spellEnd"/>
      <w:r w:rsidR="00A24D79">
        <w:rPr>
          <w:rFonts w:ascii="Times New Roman" w:hAnsi="Times New Roman" w:cs="Times New Roman"/>
          <w:sz w:val="24"/>
          <w:szCs w:val="24"/>
        </w:rPr>
        <w:t xml:space="preserve"> recovered from Blue Ruin were corrupted. </w:t>
      </w:r>
    </w:p>
    <w:p w14:paraId="7C32FE84" w14:textId="5334BCA0"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 xml:space="preserve">the thermocline at 12:00 </w:t>
      </w:r>
      <w:r>
        <w:rPr>
          <w:rFonts w:ascii="Times New Roman" w:hAnsi="Times New Roman" w:cs="Times New Roman"/>
          <w:sz w:val="24"/>
          <w:szCs w:val="24"/>
        </w:rPr>
        <w:lastRenderedPageBreak/>
        <w:t>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1AA5D486"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pooled 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Barrett et al. </w:t>
      </w:r>
      <w:r w:rsidR="007A752C">
        <w:rPr>
          <w:rFonts w:ascii="Times New Roman" w:hAnsi="Times New Roman" w:cs="Times New Roman"/>
          <w:sz w:val="24"/>
          <w:szCs w:val="24"/>
        </w:rPr>
        <w:t>(</w:t>
      </w:r>
      <w:r w:rsidR="00FB2F47">
        <w:rPr>
          <w:rFonts w:ascii="Times New Roman" w:hAnsi="Times New Roman" w:cs="Times New Roman"/>
          <w:sz w:val="24"/>
          <w:szCs w:val="24"/>
        </w:rPr>
        <w:t>2024</w:t>
      </w:r>
      <w:r w:rsidR="007A752C">
        <w:rPr>
          <w:rFonts w:ascii="Times New Roman" w:hAnsi="Times New Roman" w:cs="Times New Roman"/>
          <w:sz w:val="24"/>
          <w:szCs w:val="24"/>
        </w:rPr>
        <w:t>)</w:t>
      </w:r>
      <w:r w:rsidRPr="00D66F3D">
        <w:rPr>
          <w:rFonts w:ascii="Times New Roman" w:hAnsi="Times New Roman" w:cs="Times New Roman"/>
          <w:sz w:val="24"/>
          <w:szCs w:val="24"/>
        </w:rPr>
        <w:t>.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094C1EFB" w14:textId="7076C523" w:rsidR="006414BA" w:rsidRDefault="00C42A4C" w:rsidP="006414BA">
      <w:pPr>
        <w:spacing w:line="480" w:lineRule="auto"/>
        <w:ind w:firstLine="720"/>
        <w:rPr>
          <w:ins w:id="92" w:author="Armstrong, Jonathan B" w:date="2024-06-27T14:42:00Z"/>
          <w:rFonts w:ascii="Times New Roman" w:hAnsi="Times New Roman" w:cs="Times New Roman"/>
          <w:sz w:val="24"/>
          <w:szCs w:val="24"/>
        </w:rPr>
      </w:pPr>
      <w:r>
        <w:rPr>
          <w:rFonts w:ascii="Times New Roman" w:hAnsi="Times New Roman" w:cs="Times New Roman"/>
          <w:sz w:val="24"/>
          <w:szCs w:val="24"/>
        </w:rPr>
        <w:lastRenderedPageBreak/>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fish depth should change over a 24-</w:t>
      </w:r>
      <w:r w:rsidRPr="00334360">
        <w:rPr>
          <w:rFonts w:ascii="Times New Roman" w:hAnsi="Times New Roman" w:cs="Times New Roman"/>
          <w:sz w:val="24"/>
          <w:szCs w:val="24"/>
        </w:rPr>
        <w:t xml:space="preserve">hour cycle under three different </w:t>
      </w:r>
      <w:r w:rsidR="006414BA">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sidR="006414BA">
        <w:rPr>
          <w:rFonts w:ascii="Times New Roman" w:hAnsi="Times New Roman" w:cs="Times New Roman"/>
          <w:sz w:val="24"/>
          <w:szCs w:val="24"/>
        </w:rPr>
        <w:t>:</w:t>
      </w:r>
      <w:r>
        <w:rPr>
          <w:rFonts w:ascii="Times New Roman" w:hAnsi="Times New Roman" w:cs="Times New Roman"/>
          <w:sz w:val="24"/>
          <w:szCs w:val="24"/>
        </w:rPr>
        <w:t xml:space="preserve"> a fish that </w:t>
      </w:r>
      <w:r w:rsidR="006414BA">
        <w:rPr>
          <w:rFonts w:ascii="Times New Roman" w:hAnsi="Times New Roman" w:cs="Times New Roman"/>
          <w:sz w:val="24"/>
          <w:szCs w:val="24"/>
        </w:rPr>
        <w:t>selects habitat to maximize</w:t>
      </w:r>
      <w:r>
        <w:rPr>
          <w:rFonts w:ascii="Times New Roman" w:hAnsi="Times New Roman" w:cs="Times New Roman"/>
          <w:sz w:val="24"/>
          <w:szCs w:val="24"/>
        </w:rPr>
        <w:t xml:space="preserv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a fish that </w:t>
      </w:r>
      <w:r w:rsidR="006414BA">
        <w:rPr>
          <w:rFonts w:ascii="Times New Roman" w:hAnsi="Times New Roman" w:cs="Times New Roman"/>
          <w:sz w:val="24"/>
          <w:szCs w:val="24"/>
        </w:rPr>
        <w:t>selects habitat to minimize temperature</w:t>
      </w:r>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a fish that </w:t>
      </w:r>
      <w:r w:rsidR="006414BA">
        <w:rPr>
          <w:rFonts w:ascii="Times New Roman" w:hAnsi="Times New Roman" w:cs="Times New Roman"/>
          <w:sz w:val="24"/>
          <w:szCs w:val="24"/>
        </w:rPr>
        <w:t>selects habitat to maximize a water quality index that includes both temperature and dissolved oxygen</w:t>
      </w:r>
      <w:r>
        <w:rPr>
          <w:rFonts w:ascii="Times New Roman" w:hAnsi="Times New Roman" w:cs="Times New Roman"/>
          <w:sz w:val="24"/>
          <w:szCs w:val="24"/>
        </w:rPr>
        <w:t xml:space="preserve">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sidR="006414BA">
        <w:rPr>
          <w:rFonts w:ascii="Times New Roman" w:hAnsi="Times New Roman" w:cs="Times New Roman"/>
          <w:sz w:val="24"/>
          <w:szCs w:val="24"/>
          <w:vertAlign w:val="subscript"/>
        </w:rPr>
        <w:t xml:space="preserve">, </w:t>
      </w:r>
      <w:r w:rsidR="006414BA" w:rsidRPr="005B7213">
        <w:rPr>
          <w:rFonts w:ascii="Times New Roman" w:hAnsi="Times New Roman" w:cs="Times New Roman"/>
          <w:sz w:val="24"/>
          <w:szCs w:val="24"/>
        </w:rPr>
        <w:t>described below</w:t>
      </w:r>
      <w:r>
        <w:rPr>
          <w:rFonts w:ascii="Times New Roman" w:hAnsi="Times New Roman" w:cs="Times New Roman"/>
          <w:sz w:val="24"/>
          <w:szCs w:val="24"/>
        </w:rPr>
        <w:t xml:space="preserve">). </w:t>
      </w:r>
    </w:p>
    <w:p w14:paraId="34DC3F70" w14:textId="6BC70476" w:rsidR="00C42A4C" w:rsidRDefault="00C42A4C" w:rsidP="007A752C">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r w:rsidR="007A752C">
        <w:rPr>
          <w:rFonts w:ascii="Times New Roman" w:hAnsi="Times New Roman" w:cs="Times New Roman"/>
          <w:sz w:val="24"/>
          <w:szCs w:val="24"/>
        </w:rPr>
        <w:t xml:space="preserve"> (</w:t>
      </w:r>
      <w:ins w:id="93" w:author="Barrett, Hannah" w:date="2024-09-19T11:53:00Z">
        <w:r w:rsidR="007A752C">
          <w:rPr>
            <w:rFonts w:ascii="Times New Roman" w:hAnsi="Times New Roman" w:cs="Times New Roman"/>
            <w:sz w:val="24"/>
            <w:szCs w:val="24"/>
          </w:rPr>
          <w:t xml:space="preserve">see </w:t>
        </w:r>
      </w:ins>
      <w:r w:rsidR="007A752C">
        <w:rPr>
          <w:rFonts w:ascii="Times New Roman" w:hAnsi="Times New Roman" w:cs="Times New Roman"/>
          <w:sz w:val="24"/>
          <w:szCs w:val="24"/>
        </w:rPr>
        <w:t>Barrett et al. 2023)</w:t>
      </w:r>
      <w:ins w:id="94" w:author="Barrett, Hannah" w:date="2024-09-19T11:53:00Z">
        <w:r w:rsidR="007A752C">
          <w:rPr>
            <w:rFonts w:ascii="Times New Roman" w:hAnsi="Times New Roman" w:cs="Times New Roman"/>
            <w:sz w:val="24"/>
            <w:szCs w:val="24"/>
          </w:rPr>
          <w:t>.</w:t>
        </w:r>
      </w:ins>
    </w:p>
    <w:p w14:paraId="007A6982" w14:textId="5CEBF1FD"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 our approach loosely follows methods detailed in </w:t>
      </w:r>
      <w:sdt>
        <w:sdtPr>
          <w:rPr>
            <w:rFonts w:ascii="Times New Roman" w:hAnsi="Times New Roman" w:cs="Times New Roman"/>
            <w:color w:val="000000"/>
            <w:sz w:val="24"/>
            <w:szCs w:val="24"/>
          </w:rPr>
          <w:tag w:val="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
          <w:id w:val="-1959794663"/>
          <w:placeholder>
            <w:docPart w:val="DefaultPlaceholder_-1854013440"/>
          </w:placeholder>
        </w:sdtPr>
        <w:sdtContent>
          <w:r w:rsidR="00223C12" w:rsidRPr="00223C12">
            <w:rPr>
              <w:rFonts w:ascii="Times New Roman" w:hAnsi="Times New Roman" w:cs="Times New Roman"/>
              <w:color w:val="000000"/>
              <w:sz w:val="24"/>
              <w:szCs w:val="24"/>
            </w:rPr>
            <w:t>Sullivan et al. (2003)</w:t>
          </w:r>
        </w:sdtContent>
      </w:sdt>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most optimal). We then used linear regression to calculate the slope and intercept values between these two indices </w:t>
      </w:r>
      <w:r w:rsidR="00387593">
        <w:rPr>
          <w:rFonts w:ascii="Times New Roman" w:hAnsi="Times New Roman" w:cs="Times New Roman"/>
          <w:sz w:val="24"/>
          <w:szCs w:val="24"/>
        </w:rPr>
        <w:t>to</w:t>
      </w:r>
      <w:r>
        <w:rPr>
          <w:rFonts w:ascii="Times New Roman" w:hAnsi="Times New Roman" w:cs="Times New Roman"/>
          <w:sz w:val="24"/>
          <w:szCs w:val="24"/>
        </w:rPr>
        <w:t xml:space="preserve"> determine the index values for the full range of temperature and oxygen recorded over this 24-hour timeframe.</w:t>
      </w:r>
    </w:p>
    <w:p w14:paraId="732E4E14" w14:textId="0B5B79AB"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then combined the temperature and oxygen </w:t>
      </w:r>
      <w:r w:rsidR="00913CE7">
        <w:rPr>
          <w:rFonts w:ascii="Times New Roman" w:hAnsi="Times New Roman" w:cs="Times New Roman"/>
          <w:sz w:val="24"/>
          <w:szCs w:val="24"/>
        </w:rPr>
        <w:t xml:space="preserve">indices </w:t>
      </w:r>
      <w:r>
        <w:rPr>
          <w:rFonts w:ascii="Times New Roman" w:hAnsi="Times New Roman" w:cs="Times New Roman"/>
          <w:sz w:val="24"/>
          <w:szCs w:val="24"/>
        </w:rPr>
        <w:t xml:space="preserve">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52765BC3" w14:textId="1445707F"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165E557A"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These three indexes were then used to predict fish depth over the 24-hour period. For each strategy, we determined the highest index value at each time step and found its correlated depth. We then plotted these depths, per strategy, over a 24-hour timeframe. </w:t>
      </w:r>
    </w:p>
    <w:p w14:paraId="668861F4" w14:textId="5918223D"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Next, we ran this simulation across the 7-day study window</w:t>
      </w:r>
      <w:r w:rsidR="00A51219">
        <w:rPr>
          <w:rFonts w:ascii="Times New Roman" w:hAnsi="Times New Roman" w:cs="Times New Roman"/>
          <w:sz w:val="24"/>
          <w:szCs w:val="24"/>
        </w:rPr>
        <w:t xml:space="preserve"> </w:t>
      </w:r>
      <w:r w:rsidR="00456C18">
        <w:rPr>
          <w:rFonts w:ascii="Times New Roman" w:hAnsi="Times New Roman" w:cs="Times New Roman"/>
          <w:sz w:val="24"/>
          <w:szCs w:val="24"/>
        </w:rPr>
        <w:t>that we observed</w:t>
      </w:r>
      <w:r w:rsidR="00A51219">
        <w:rPr>
          <w:rFonts w:ascii="Times New Roman" w:hAnsi="Times New Roman" w:cs="Times New Roman"/>
          <w:sz w:val="24"/>
          <w:szCs w:val="24"/>
        </w:rPr>
        <w:t xml:space="preserve"> </w:t>
      </w:r>
      <w:r w:rsidR="00456C18">
        <w:rPr>
          <w:rFonts w:ascii="Times New Roman" w:hAnsi="Times New Roman" w:cs="Times New Roman"/>
          <w:sz w:val="24"/>
          <w:szCs w:val="24"/>
        </w:rPr>
        <w:t>fish in enclosures, so that we could compare predicted to observed patterns of habitat use</w:t>
      </w:r>
      <w:r w:rsidR="00A51219">
        <w:rPr>
          <w:rFonts w:ascii="Times New Roman" w:hAnsi="Times New Roman" w:cs="Times New Roman"/>
          <w:sz w:val="24"/>
          <w:szCs w:val="24"/>
        </w:rPr>
        <w:t xml:space="preserve">. Here we performed two separate analyses using the net pen array data from both </w:t>
      </w:r>
      <w:r w:rsidR="00387593">
        <w:rPr>
          <w:rFonts w:ascii="Times New Roman" w:hAnsi="Times New Roman" w:cs="Times New Roman"/>
          <w:sz w:val="24"/>
          <w:szCs w:val="24"/>
        </w:rPr>
        <w:t>cold-water</w:t>
      </w:r>
      <w:r w:rsidR="00A51219">
        <w:rPr>
          <w:rFonts w:ascii="Times New Roman" w:hAnsi="Times New Roman" w:cs="Times New Roman"/>
          <w:sz w:val="24"/>
          <w:szCs w:val="24"/>
        </w:rPr>
        <w:t xml:space="preserve"> alcoves. </w:t>
      </w:r>
      <w:r w:rsidR="00387593">
        <w:rPr>
          <w:rFonts w:ascii="Times New Roman" w:hAnsi="Times New Roman" w:cs="Times New Roman"/>
          <w:sz w:val="24"/>
          <w:szCs w:val="24"/>
        </w:rPr>
        <w:t>O</w:t>
      </w:r>
      <w:r>
        <w:rPr>
          <w:rFonts w:ascii="Times New Roman" w:hAnsi="Times New Roman" w:cs="Times New Roman"/>
          <w:sz w:val="24"/>
          <w:szCs w:val="24"/>
        </w:rPr>
        <w:t xml:space="preserve">nce </w:t>
      </w:r>
      <w:proofErr w:type="gramStart"/>
      <w:r>
        <w:rPr>
          <w:rFonts w:ascii="Times New Roman" w:hAnsi="Times New Roman" w:cs="Times New Roman"/>
          <w:sz w:val="24"/>
          <w:szCs w:val="24"/>
        </w:rPr>
        <w:t>again</w:t>
      </w:r>
      <w:proofErr w:type="gramEnd"/>
      <w:r w:rsidR="00387593">
        <w:rPr>
          <w:rFonts w:ascii="Times New Roman" w:hAnsi="Times New Roman" w:cs="Times New Roman"/>
          <w:sz w:val="24"/>
          <w:szCs w:val="24"/>
        </w:rPr>
        <w:t xml:space="preserve"> we</w:t>
      </w:r>
      <w:r>
        <w:rPr>
          <w:rFonts w:ascii="Times New Roman" w:hAnsi="Times New Roman" w:cs="Times New Roman"/>
          <w:sz w:val="24"/>
          <w:szCs w:val="24"/>
        </w:rPr>
        <w:t xml:space="preserve"> interpolated between logger depths to create a more fine-resolution prediction of temperature and DO across the full depth of the water column. Two of the temperature-DO loggers at the Blue Ruin site-4 net pen array (loggers at 1.55m and 0.5m depth) </w:t>
      </w:r>
      <w:r w:rsidR="00387593">
        <w:rPr>
          <w:rFonts w:ascii="Times New Roman" w:hAnsi="Times New Roman" w:cs="Times New Roman"/>
          <w:sz w:val="24"/>
          <w:szCs w:val="24"/>
        </w:rPr>
        <w:t xml:space="preserve">were </w:t>
      </w:r>
      <w:r>
        <w:rPr>
          <w:rFonts w:ascii="Times New Roman" w:hAnsi="Times New Roman" w:cs="Times New Roman"/>
          <w:sz w:val="24"/>
          <w:szCs w:val="24"/>
        </w:rPr>
        <w:t>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25DE3E03"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00387593" w:rsidRPr="00750AF8">
        <w:rPr>
          <w:rFonts w:ascii="Times New Roman" w:hAnsi="Times New Roman" w:cs="Times New Roman"/>
          <w:iCs/>
          <w:sz w:val="24"/>
          <w:szCs w:val="24"/>
        </w:rPr>
        <w:t>2024</w:t>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w:t>
      </w:r>
      <w:sdt>
        <w:sdtPr>
          <w:rPr>
            <w:rFonts w:ascii="Times New Roman" w:eastAsiaTheme="minorEastAsia" w:hAnsi="Times New Roman" w:cs="Times New Roman"/>
            <w:color w:val="000000"/>
            <w:sz w:val="24"/>
            <w:szCs w:val="24"/>
          </w:rPr>
          <w:tag w:val="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
          <w:id w:val="2057118107"/>
          <w:placeholder>
            <w:docPart w:val="DefaultPlaceholder_-1854013440"/>
          </w:placeholder>
        </w:sdtPr>
        <w:sdtContent>
          <w:r w:rsidR="00223C12" w:rsidRPr="00223C12">
            <w:rPr>
              <w:rFonts w:ascii="Times New Roman" w:eastAsiaTheme="minorEastAsia" w:hAnsi="Times New Roman" w:cs="Times New Roman"/>
              <w:color w:val="000000"/>
              <w:sz w:val="24"/>
              <w:szCs w:val="24"/>
            </w:rPr>
            <w:t>(Jepsen et al., 2005)</w:t>
          </w:r>
        </w:sdtContent>
      </w:sdt>
      <w:r w:rsidR="00D059F0" w:rsidRPr="00CD437D">
        <w:rPr>
          <w:rFonts w:ascii="Times New Roman" w:eastAsiaTheme="minorEastAsia" w:hAnsi="Times New Roman" w:cs="Times New Roman"/>
          <w:sz w:val="24"/>
          <w:szCs w:val="24"/>
        </w:rPr>
        <w:t xml:space="preserve">.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4AF49FA4"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 xml:space="preserve">the two-hour periods of lowest and highest DO in Blue Ruin and Norwood </w:t>
      </w:r>
      <w:r w:rsidR="00387593">
        <w:rPr>
          <w:rFonts w:ascii="Times New Roman" w:hAnsi="Times New Roman" w:cs="Times New Roman"/>
          <w:sz w:val="24"/>
          <w:szCs w:val="24"/>
        </w:rPr>
        <w:t>alcoves and</w:t>
      </w:r>
      <w:r>
        <w:rPr>
          <w:rFonts w:ascii="Times New Roman" w:hAnsi="Times New Roman" w:cs="Times New Roman"/>
          <w:sz w:val="24"/>
          <w:szCs w:val="24"/>
        </w:rPr>
        <w:t xml:space="preserve"> comprised 1-week of data (July 30 to August 6, commencing 5-days after fish were released into net pens). 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
          <w:id w:val="-2017060842"/>
          <w:placeholder>
            <w:docPart w:val="DefaultPlaceholder_-1854013440"/>
          </w:placeholder>
        </w:sdtPr>
        <w:sdtContent>
          <w:r w:rsidR="00223C12" w:rsidRPr="00223C12">
            <w:rPr>
              <w:rFonts w:ascii="Times New Roman" w:hAnsi="Times New Roman" w:cs="Times New Roman"/>
              <w:color w:val="000000"/>
              <w:sz w:val="24"/>
              <w:szCs w:val="24"/>
            </w:rPr>
            <w:t>Manly et al. (2012)</w:t>
          </w:r>
        </w:sdtContent>
      </w:sdt>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w:lastRenderedPageBreak/>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m:r>
            <m:rPr>
              <m:sty m:val="p"/>
            </m:rPr>
            <w:rPr>
              <w:rFonts w:ascii="Times New Roman" w:eastAsiaTheme="minorEastAsia" w:hAnsi="Times New Roman" w:cs="Times New Roman"/>
              <w:sz w:val="24"/>
              <w:szCs w:val="24"/>
            </w:rPr>
            <w:br/>
          </m:r>
        </m:oMath>
      </m:oMathPara>
    </w:p>
    <w:p w14:paraId="3CBA4DBB" w14:textId="5CCC7ACF"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w:t>
      </w:r>
      <w:proofErr w:type="spellStart"/>
      <w:r>
        <w:rPr>
          <w:rFonts w:ascii="Times New Roman" w:hAnsi="Times New Roman" w:cs="Times New Roman"/>
          <w:sz w:val="24"/>
          <w:szCs w:val="24"/>
          <w:lang w:eastAsia="ja-JP"/>
        </w:rPr>
        <w:t>the</w:t>
      </w:r>
      <w:proofErr w:type="spellEnd"/>
      <w:r>
        <w:rPr>
          <w:rFonts w:ascii="Times New Roman" w:hAnsi="Times New Roman" w:cs="Times New Roman"/>
          <w:sz w:val="24"/>
          <w:szCs w:val="24"/>
          <w:lang w:eastAsia="ja-JP"/>
        </w:rPr>
        <w:t xml:space="preserv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 xml:space="preserve">Models were fit using the </w:t>
      </w:r>
      <w:proofErr w:type="spellStart"/>
      <w:r w:rsidR="00811080">
        <w:rPr>
          <w:rFonts w:ascii="Times New Roman" w:hAnsi="Times New Roman" w:cs="Times New Roman"/>
          <w:sz w:val="24"/>
          <w:szCs w:val="24"/>
        </w:rPr>
        <w:t>mgcv</w:t>
      </w:r>
      <w:proofErr w:type="spellEnd"/>
      <w:r w:rsidR="00811080">
        <w:rPr>
          <w:rFonts w:ascii="Times New Roman" w:hAnsi="Times New Roman" w:cs="Times New Roman"/>
          <w:sz w:val="24"/>
          <w:szCs w:val="24"/>
        </w:rPr>
        <w:t xml:space="preserve"> package </w:t>
      </w:r>
      <w:sdt>
        <w:sdtPr>
          <w:rPr>
            <w:rFonts w:ascii="Times New Roman" w:hAnsi="Times New Roman" w:cs="Times New Roman"/>
            <w:color w:val="000000"/>
            <w:sz w:val="24"/>
            <w:szCs w:val="24"/>
          </w:rPr>
          <w:tag w:val="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
          <w:id w:val="-1595003219"/>
          <w:placeholder>
            <w:docPart w:val="DefaultPlaceholder_-1854013440"/>
          </w:placeholder>
        </w:sdtPr>
        <w:sdtContent>
          <w:r w:rsidR="0028590D" w:rsidRPr="0028590D">
            <w:rPr>
              <w:rFonts w:ascii="Times New Roman" w:hAnsi="Times New Roman" w:cs="Times New Roman"/>
              <w:color w:val="000000"/>
              <w:sz w:val="24"/>
              <w:szCs w:val="24"/>
            </w:rPr>
            <w:t>(Wood, 2015)</w:t>
          </w:r>
        </w:sdtContent>
      </w:sdt>
      <w:r w:rsidR="0028590D">
        <w:rPr>
          <w:rFonts w:ascii="Times New Roman" w:hAnsi="Times New Roman" w:cs="Times New Roman"/>
          <w:color w:val="000000"/>
          <w:sz w:val="24"/>
          <w:szCs w:val="24"/>
        </w:rPr>
        <w:t xml:space="preserve"> </w:t>
      </w:r>
      <w:r w:rsidR="00D137F0">
        <w:rPr>
          <w:rFonts w:ascii="Times New Roman" w:hAnsi="Times New Roman" w:cs="Times New Roman"/>
          <w:sz w:val="24"/>
          <w:szCs w:val="24"/>
        </w:rPr>
        <w:t xml:space="preserve">using REML estimated smoothing parameters </w:t>
      </w:r>
      <w:sdt>
        <w:sdtPr>
          <w:rPr>
            <w:rFonts w:ascii="Times New Roman" w:hAnsi="Times New Roman" w:cs="Times New Roman"/>
            <w:color w:val="000000"/>
            <w:sz w:val="24"/>
            <w:szCs w:val="24"/>
          </w:rPr>
          <w:tag w:val="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
          <w:id w:val="40796824"/>
          <w:placeholder>
            <w:docPart w:val="DefaultPlaceholder_-1854013440"/>
          </w:placeholder>
        </w:sdtPr>
        <w:sdtContent>
          <w:r w:rsidR="00AB3B4C" w:rsidRPr="00AB3B4C">
            <w:rPr>
              <w:rFonts w:ascii="Times New Roman" w:hAnsi="Times New Roman" w:cs="Times New Roman"/>
              <w:color w:val="000000"/>
              <w:sz w:val="24"/>
              <w:szCs w:val="24"/>
            </w:rPr>
            <w:t>(Wood, 2004)</w:t>
          </w:r>
        </w:sdtContent>
      </w:sdt>
      <w:r w:rsidR="00D137F0">
        <w:rPr>
          <w:rFonts w:ascii="Times New Roman" w:hAnsi="Times New Roman" w:cs="Times New Roman"/>
          <w:sz w:val="24"/>
          <w:szCs w:val="24"/>
        </w:rPr>
        <w:t xml:space="preserve">. </w:t>
      </w:r>
    </w:p>
    <w:p w14:paraId="12C5CCF2" w14:textId="6BFF8543"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1238089627"/>
          <w:placeholder>
            <w:docPart w:val="DefaultPlaceholder_-1854013440"/>
          </w:placeholder>
        </w:sdtPr>
        <w:sdtContent>
          <w:r w:rsidR="003E226A" w:rsidRPr="003E226A">
            <w:rPr>
              <w:rFonts w:ascii="Times New Roman" w:hAnsi="Times New Roman" w:cs="Times New Roman"/>
              <w:color w:val="000000"/>
              <w:sz w:val="24"/>
              <w:szCs w:val="24"/>
            </w:rPr>
            <w:t>USEPA, 1987)</w:t>
          </w:r>
        </w:sdtContent>
      </w:sdt>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Vertical and diel variation in temperature and DO</w:t>
      </w:r>
    </w:p>
    <w:p w14:paraId="6675887E" w14:textId="43F6743C" w:rsidR="000072FE" w:rsidRPr="00A24D79" w:rsidRDefault="00A77F12" w:rsidP="00FB3FAB">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95"/>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95"/>
      <w:r w:rsidR="00456C18">
        <w:rPr>
          <w:rStyle w:val="CommentReference"/>
        </w:rPr>
        <w:commentReference w:id="95"/>
      </w:r>
      <w:r w:rsidR="002E6ADE">
        <w:rPr>
          <w:rFonts w:ascii="Times New Roman" w:hAnsi="Times New Roman" w:cs="Times New Roman"/>
          <w:sz w:val="24"/>
          <w:szCs w:val="24"/>
        </w:rPr>
        <w:t>The v</w:t>
      </w:r>
      <w:r w:rsidR="00C959C5">
        <w:rPr>
          <w:rFonts w:ascii="Times New Roman" w:hAnsi="Times New Roman" w:cs="Times New Roman"/>
          <w:sz w:val="24"/>
          <w:szCs w:val="24"/>
        </w:rPr>
        <w:t xml:space="preserve">ertical </w:t>
      </w:r>
      <w:r w:rsidR="00131C77">
        <w:rPr>
          <w:rFonts w:ascii="Times New Roman" w:hAnsi="Times New Roman" w:cs="Times New Roman"/>
          <w:sz w:val="24"/>
          <w:szCs w:val="24"/>
        </w:rPr>
        <w:t>range of DO</w:t>
      </w:r>
      <w:r w:rsidR="00C959C5">
        <w:rPr>
          <w:rFonts w:ascii="Times New Roman" w:hAnsi="Times New Roman" w:cs="Times New Roman"/>
          <w:sz w:val="24"/>
          <w:szCs w:val="24"/>
        </w:rPr>
        <w:t xml:space="preserve"> </w:t>
      </w:r>
      <w:proofErr w:type="gramStart"/>
      <w:r w:rsidR="00131C77">
        <w:rPr>
          <w:rFonts w:ascii="Times New Roman" w:hAnsi="Times New Roman" w:cs="Times New Roman"/>
          <w:sz w:val="24"/>
          <w:szCs w:val="24"/>
        </w:rPr>
        <w:t>differed</w:t>
      </w:r>
      <w:proofErr w:type="gramEnd"/>
      <w:r w:rsidR="00131C77">
        <w:rPr>
          <w:rFonts w:ascii="Times New Roman" w:hAnsi="Times New Roman" w:cs="Times New Roman"/>
          <w:sz w:val="24"/>
          <w:szCs w:val="24"/>
        </w:rPr>
        <w:t xml:space="preserve"> </w:t>
      </w:r>
      <w:r w:rsidR="00C959C5">
        <w:rPr>
          <w:rFonts w:ascii="Times New Roman" w:hAnsi="Times New Roman" w:cs="Times New Roman"/>
          <w:sz w:val="24"/>
          <w:szCs w:val="24"/>
        </w:rPr>
        <w:t>between sites. At night</w:t>
      </w:r>
      <w:r w:rsidR="00131C77">
        <w:rPr>
          <w:rFonts w:ascii="Times New Roman" w:hAnsi="Times New Roman" w:cs="Times New Roman"/>
          <w:sz w:val="24"/>
          <w:szCs w:val="24"/>
        </w:rPr>
        <w:t xml:space="preserve"> in</w:t>
      </w:r>
      <w:r w:rsidR="003C39B2">
        <w:rPr>
          <w:rFonts w:ascii="Times New Roman" w:hAnsi="Times New Roman" w:cs="Times New Roman"/>
          <w:sz w:val="24"/>
          <w:szCs w:val="24"/>
        </w:rPr>
        <w:t xml:space="preserve"> Blue R</w:t>
      </w:r>
      <w:r w:rsidR="00C959C5">
        <w:rPr>
          <w:rFonts w:ascii="Times New Roman" w:hAnsi="Times New Roman" w:cs="Times New Roman"/>
          <w:sz w:val="24"/>
          <w:szCs w:val="24"/>
        </w:rPr>
        <w:t>uin</w:t>
      </w:r>
      <w:r w:rsidR="00131C77">
        <w:rPr>
          <w:rFonts w:ascii="Times New Roman" w:hAnsi="Times New Roman" w:cs="Times New Roman"/>
          <w:sz w:val="24"/>
          <w:szCs w:val="24"/>
        </w:rPr>
        <w:t>, DO ranged from</w:t>
      </w:r>
      <w:r w:rsidR="003C39B2">
        <w:rPr>
          <w:rFonts w:ascii="Times New Roman" w:hAnsi="Times New Roman" w:cs="Times New Roman"/>
          <w:sz w:val="24"/>
          <w:szCs w:val="24"/>
        </w:rPr>
        <w:t xml:space="preserve"> </w:t>
      </w:r>
      <w:r w:rsidR="005944EF">
        <w:rPr>
          <w:rFonts w:ascii="Times New Roman" w:hAnsi="Times New Roman" w:cs="Times New Roman"/>
          <w:sz w:val="24"/>
          <w:szCs w:val="24"/>
        </w:rPr>
        <w:t>~</w:t>
      </w:r>
      <w:r w:rsidR="00C959C5">
        <w:rPr>
          <w:rFonts w:ascii="Times New Roman" w:hAnsi="Times New Roman" w:cs="Times New Roman"/>
          <w:sz w:val="24"/>
          <w:szCs w:val="24"/>
        </w:rPr>
        <w:t>2.</w:t>
      </w:r>
      <w:r w:rsidR="005944EF">
        <w:rPr>
          <w:rFonts w:ascii="Times New Roman" w:hAnsi="Times New Roman" w:cs="Times New Roman"/>
          <w:sz w:val="24"/>
          <w:szCs w:val="24"/>
        </w:rPr>
        <w:t>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131C77">
        <w:rPr>
          <w:rFonts w:ascii="Times New Roman" w:hAnsi="Times New Roman" w:cs="Times New Roman"/>
          <w:sz w:val="24"/>
          <w:szCs w:val="24"/>
        </w:rPr>
        <w:t>at the bottom to</w:t>
      </w:r>
      <w:r w:rsidR="003C39B2">
        <w:rPr>
          <w:rFonts w:ascii="Times New Roman" w:hAnsi="Times New Roman" w:cs="Times New Roman"/>
          <w:sz w:val="24"/>
          <w:szCs w:val="24"/>
        </w:rPr>
        <w:t xml:space="preserve"> </w:t>
      </w:r>
      <w:r w:rsidR="00C959C5">
        <w:rPr>
          <w:rFonts w:ascii="Times New Roman" w:hAnsi="Times New Roman" w:cs="Times New Roman"/>
          <w:sz w:val="24"/>
          <w:szCs w:val="24"/>
        </w:rPr>
        <w:t>3.5</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-1</w:t>
      </w:r>
      <w:r w:rsidR="00131C77">
        <w:rPr>
          <w:rFonts w:ascii="Times New Roman" w:hAnsi="Times New Roman" w:cs="Times New Roman"/>
          <w:sz w:val="24"/>
          <w:szCs w:val="24"/>
        </w:rPr>
        <w:t xml:space="preserve"> at the surface</w:t>
      </w:r>
      <w:r w:rsidR="003C39B2">
        <w:rPr>
          <w:rFonts w:ascii="Times New Roman" w:hAnsi="Times New Roman" w:cs="Times New Roman"/>
          <w:sz w:val="24"/>
          <w:szCs w:val="24"/>
        </w:rPr>
        <w:t>.</w:t>
      </w:r>
      <w:r w:rsidR="00C959C5">
        <w:rPr>
          <w:rFonts w:ascii="Times New Roman" w:hAnsi="Times New Roman" w:cs="Times New Roman"/>
          <w:sz w:val="24"/>
          <w:szCs w:val="24"/>
        </w:rPr>
        <w:t xml:space="preserve"> </w:t>
      </w:r>
      <w:r w:rsidR="00131C77">
        <w:rPr>
          <w:rFonts w:ascii="Times New Roman" w:hAnsi="Times New Roman" w:cs="Times New Roman"/>
          <w:sz w:val="24"/>
          <w:szCs w:val="24"/>
        </w:rPr>
        <w:t xml:space="preserve">At night in </w:t>
      </w:r>
      <w:r w:rsidR="003C39B2">
        <w:rPr>
          <w:rFonts w:ascii="Times New Roman" w:hAnsi="Times New Roman" w:cs="Times New Roman"/>
          <w:sz w:val="24"/>
          <w:szCs w:val="24"/>
        </w:rPr>
        <w:t xml:space="preserve">Norwood, </w:t>
      </w:r>
      <w:r w:rsidR="00131C77">
        <w:rPr>
          <w:rFonts w:ascii="Times New Roman" w:hAnsi="Times New Roman" w:cs="Times New Roman"/>
          <w:sz w:val="24"/>
          <w:szCs w:val="24"/>
        </w:rPr>
        <w:t>DO was more vertically variable</w:t>
      </w:r>
      <w:r w:rsidR="007A752C">
        <w:rPr>
          <w:rFonts w:ascii="Times New Roman" w:hAnsi="Times New Roman" w:cs="Times New Roman"/>
          <w:sz w:val="24"/>
          <w:szCs w:val="24"/>
        </w:rPr>
        <w:t>;</w:t>
      </w:r>
      <w:r w:rsidR="003C39B2">
        <w:rPr>
          <w:rFonts w:ascii="Times New Roman" w:hAnsi="Times New Roman" w:cs="Times New Roman"/>
          <w:sz w:val="24"/>
          <w:szCs w:val="24"/>
        </w:rPr>
        <w:t xml:space="preserve"> </w:t>
      </w:r>
      <w:del w:id="96" w:author="Barrett, Hannah" w:date="2024-09-19T12:00:00Z">
        <w:r w:rsidR="007A752C" w:rsidDel="005C7418">
          <w:rPr>
            <w:rFonts w:ascii="Times New Roman" w:hAnsi="Times New Roman" w:cs="Times New Roman"/>
            <w:sz w:val="24"/>
            <w:szCs w:val="24"/>
          </w:rPr>
          <w:delText xml:space="preserve"> </w:delText>
        </w:r>
      </w:del>
      <w:r w:rsidR="007A752C">
        <w:rPr>
          <w:rFonts w:ascii="Times New Roman" w:hAnsi="Times New Roman" w:cs="Times New Roman"/>
          <w:sz w:val="24"/>
          <w:szCs w:val="24"/>
        </w:rPr>
        <w:t>the minimum observed was</w:t>
      </w:r>
      <w:r w:rsidR="003C39B2">
        <w:rPr>
          <w:rFonts w:ascii="Times New Roman" w:hAnsi="Times New Roman" w:cs="Times New Roman"/>
          <w:sz w:val="24"/>
          <w:szCs w:val="24"/>
        </w:rPr>
        <w:t xml:space="preserve"> 0.</w:t>
      </w:r>
      <w:commentRangeStart w:id="97"/>
      <w:r w:rsidR="003C39B2">
        <w:rPr>
          <w:rFonts w:ascii="Times New Roman" w:hAnsi="Times New Roman" w:cs="Times New Roman"/>
          <w:sz w:val="24"/>
          <w:szCs w:val="24"/>
        </w:rPr>
        <w:t>79</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bottom </w:t>
      </w:r>
      <w:r w:rsidR="002E6ADE">
        <w:rPr>
          <w:rFonts w:ascii="Times New Roman" w:hAnsi="Times New Roman" w:cs="Times New Roman"/>
          <w:sz w:val="24"/>
          <w:szCs w:val="24"/>
        </w:rPr>
        <w:t>and</w:t>
      </w:r>
      <w:r w:rsidR="003C39B2">
        <w:rPr>
          <w:rFonts w:ascii="Times New Roman" w:hAnsi="Times New Roman" w:cs="Times New Roman"/>
          <w:sz w:val="24"/>
          <w:szCs w:val="24"/>
        </w:rPr>
        <w:t xml:space="preserve"> 7.0</w:t>
      </w:r>
      <w:r w:rsidR="003C39B2" w:rsidRPr="003C39B2">
        <w:rPr>
          <w:rFonts w:ascii="Times New Roman" w:hAnsi="Times New Roman" w:cs="Times New Roman"/>
          <w:sz w:val="24"/>
          <w:szCs w:val="24"/>
        </w:rPr>
        <w:t xml:space="preserve"> </w:t>
      </w:r>
      <w:r w:rsidR="003C39B2">
        <w:rPr>
          <w:rFonts w:ascii="Times New Roman" w:hAnsi="Times New Roman" w:cs="Times New Roman"/>
          <w:sz w:val="24"/>
          <w:szCs w:val="24"/>
        </w:rPr>
        <w:t>mg•L</w:t>
      </w:r>
      <w:r w:rsidR="003C39B2">
        <w:rPr>
          <w:rFonts w:ascii="Times New Roman" w:hAnsi="Times New Roman" w:cs="Times New Roman"/>
          <w:sz w:val="24"/>
          <w:szCs w:val="24"/>
          <w:vertAlign w:val="superscript"/>
        </w:rPr>
        <w:t xml:space="preserve">-1 </w:t>
      </w:r>
      <w:r w:rsidR="003C39B2">
        <w:rPr>
          <w:rFonts w:ascii="Times New Roman" w:hAnsi="Times New Roman" w:cs="Times New Roman"/>
          <w:sz w:val="24"/>
          <w:szCs w:val="24"/>
        </w:rPr>
        <w:t xml:space="preserve">at the </w:t>
      </w:r>
      <w:commentRangeEnd w:id="97"/>
      <w:r w:rsidR="00B75519">
        <w:rPr>
          <w:rStyle w:val="CommentReference"/>
        </w:rPr>
        <w:commentReference w:id="97"/>
      </w:r>
      <w:r w:rsidR="003C39B2">
        <w:rPr>
          <w:rFonts w:ascii="Times New Roman" w:hAnsi="Times New Roman" w:cs="Times New Roman"/>
          <w:sz w:val="24"/>
          <w:szCs w:val="24"/>
        </w:rPr>
        <w:t xml:space="preserve">surface. </w:t>
      </w:r>
      <w:r w:rsidR="00131C77">
        <w:rPr>
          <w:rFonts w:ascii="Times New Roman" w:hAnsi="Times New Roman" w:cs="Times New Roman"/>
          <w:sz w:val="24"/>
          <w:szCs w:val="24"/>
        </w:rPr>
        <w:lastRenderedPageBreak/>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FB3FAB">
        <w:rPr>
          <w:rFonts w:ascii="Times New Roman" w:hAnsi="Times New Roman" w:cs="Times New Roman"/>
          <w:sz w:val="24"/>
          <w:szCs w:val="24"/>
        </w:rPr>
        <w:t>Ve</w:t>
      </w:r>
      <w:commentRangeStart w:id="98"/>
      <w:r w:rsidR="00FB3FAB">
        <w:rPr>
          <w:rFonts w:ascii="Times New Roman" w:hAnsi="Times New Roman" w:cs="Times New Roman"/>
          <w:sz w:val="24"/>
          <w:szCs w:val="24"/>
        </w:rPr>
        <w:t xml:space="preserve">rtical profiles </w:t>
      </w:r>
      <w:ins w:id="99" w:author="Barrett, Hannah" w:date="2024-09-19T12:01:00Z">
        <w:r w:rsidR="005C7418">
          <w:rPr>
            <w:rFonts w:ascii="Times New Roman" w:hAnsi="Times New Roman" w:cs="Times New Roman"/>
            <w:sz w:val="24"/>
            <w:szCs w:val="24"/>
          </w:rPr>
          <w:t xml:space="preserve">of temperature </w:t>
        </w:r>
      </w:ins>
      <w:r w:rsidR="00FB3FAB">
        <w:rPr>
          <w:rFonts w:ascii="Times New Roman" w:hAnsi="Times New Roman" w:cs="Times New Roman"/>
          <w:sz w:val="24"/>
          <w:szCs w:val="24"/>
        </w:rPr>
        <w:t>taken along the Blue Ruin</w:t>
      </w:r>
      <w:r w:rsidR="000072FE">
        <w:rPr>
          <w:rFonts w:ascii="Times New Roman" w:hAnsi="Times New Roman" w:cs="Times New Roman"/>
          <w:sz w:val="24"/>
          <w:szCs w:val="24"/>
        </w:rPr>
        <w:t xml:space="preserve"> alcove thalweg consistently yielded similar </w:t>
      </w:r>
      <w:del w:id="100" w:author="Barrett, Hannah" w:date="2024-09-19T12:01:00Z">
        <w:r w:rsidR="000072FE" w:rsidDel="005C7418">
          <w:rPr>
            <w:rFonts w:ascii="Times New Roman" w:hAnsi="Times New Roman" w:cs="Times New Roman"/>
            <w:sz w:val="24"/>
            <w:szCs w:val="24"/>
          </w:rPr>
          <w:delText xml:space="preserve">thermal </w:delText>
        </w:r>
      </w:del>
      <w:r w:rsidR="000072FE">
        <w:rPr>
          <w:rFonts w:ascii="Times New Roman" w:hAnsi="Times New Roman" w:cs="Times New Roman"/>
          <w:sz w:val="24"/>
          <w:szCs w:val="24"/>
        </w:rPr>
        <w:t>profiles, however</w:t>
      </w:r>
      <w:ins w:id="101" w:author="Barrett, Hannah" w:date="2024-09-19T12:01:00Z">
        <w:r w:rsidR="005C7418">
          <w:rPr>
            <w:rFonts w:ascii="Times New Roman" w:hAnsi="Times New Roman" w:cs="Times New Roman"/>
            <w:sz w:val="24"/>
            <w:szCs w:val="24"/>
          </w:rPr>
          <w:t xml:space="preserve"> the</w:t>
        </w:r>
      </w:ins>
      <w:r w:rsidR="000072FE">
        <w:rPr>
          <w:rFonts w:ascii="Times New Roman" w:hAnsi="Times New Roman" w:cs="Times New Roman"/>
          <w:sz w:val="24"/>
          <w:szCs w:val="24"/>
        </w:rPr>
        <w:t xml:space="preserve"> </w:t>
      </w:r>
      <w:del w:id="102" w:author="Barrett, Hannah" w:date="2024-09-19T12:01:00Z">
        <w:r w:rsidR="000072FE" w:rsidDel="005C7418">
          <w:rPr>
            <w:rFonts w:ascii="Times New Roman" w:hAnsi="Times New Roman" w:cs="Times New Roman"/>
            <w:sz w:val="24"/>
            <w:szCs w:val="24"/>
          </w:rPr>
          <w:delText>measurements of DO</w:delText>
        </w:r>
      </w:del>
      <w:ins w:id="103" w:author="Barrett, Hannah" w:date="2024-09-19T12:01:00Z">
        <w:r w:rsidR="005C7418">
          <w:rPr>
            <w:rFonts w:ascii="Times New Roman" w:hAnsi="Times New Roman" w:cs="Times New Roman"/>
            <w:sz w:val="24"/>
            <w:szCs w:val="24"/>
          </w:rPr>
          <w:t>profiles of DO</w:t>
        </w:r>
      </w:ins>
      <w:r w:rsidR="000072FE">
        <w:rPr>
          <w:rFonts w:ascii="Times New Roman" w:hAnsi="Times New Roman" w:cs="Times New Roman"/>
          <w:sz w:val="24"/>
          <w:szCs w:val="24"/>
        </w:rPr>
        <w:t xml:space="preserve">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w:t>
      </w:r>
      <w:proofErr w:type="spellStart"/>
      <w:r w:rsidR="000072FE">
        <w:rPr>
          <w:rFonts w:ascii="Times New Roman" w:hAnsi="Times New Roman" w:cs="Times New Roman"/>
          <w:sz w:val="24"/>
          <w:szCs w:val="24"/>
        </w:rPr>
        <w:t>epilimnetic</w:t>
      </w:r>
      <w:proofErr w:type="spellEnd"/>
      <w:r w:rsidR="000072FE">
        <w:rPr>
          <w:rFonts w:ascii="Times New Roman" w:hAnsi="Times New Roman" w:cs="Times New Roman"/>
          <w:sz w:val="24"/>
          <w:szCs w:val="24"/>
        </w:rPr>
        <w:t xml:space="preserve">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xml:space="preserve">, whereas minimum hypolimnetic </w:t>
      </w:r>
      <w:commentRangeEnd w:id="98"/>
      <w:r w:rsidR="00B75519">
        <w:rPr>
          <w:rStyle w:val="CommentReference"/>
        </w:rPr>
        <w:commentReference w:id="98"/>
      </w:r>
      <w:r w:rsidR="000072FE">
        <w:rPr>
          <w:rFonts w:ascii="Times New Roman" w:hAnsi="Times New Roman" w:cs="Times New Roman"/>
          <w:sz w:val="24"/>
          <w:szCs w:val="24"/>
        </w:rPr>
        <w:t>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7810ED0F"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lastRenderedPageBreak/>
        <w:t>Diel patterns of fish depth predicted by alternative behavioral responses</w:t>
      </w:r>
    </w:p>
    <w:p w14:paraId="3E4D064C" w14:textId="4444727A"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proofErr w:type="gram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and</w:t>
      </w:r>
      <w:proofErr w:type="gramEnd"/>
      <w:r w:rsidR="00F27282">
        <w:rPr>
          <w:rFonts w:ascii="Times New Roman" w:hAnsi="Times New Roman" w:cs="Times New Roman"/>
          <w:sz w:val="24"/>
          <w:szCs w:val="24"/>
        </w:rPr>
        <w:t xml:space="preserve">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3BA832F7" w:rsidR="00267A04" w:rsidRDefault="00C42A4C" w:rsidP="00F56768">
      <w:pPr>
        <w:spacing w:line="480" w:lineRule="auto"/>
        <w:ind w:firstLine="720"/>
      </w:pPr>
      <w:r>
        <w:rPr>
          <w:rFonts w:ascii="Times New Roman" w:hAnsi="Times New Roman" w:cs="Times New Roman"/>
          <w:sz w:val="24"/>
          <w:szCs w:val="24"/>
        </w:rPr>
        <w:lastRenderedPageBreak/>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xml:space="preserve">, </w:t>
      </w:r>
      <w:commentRangeStart w:id="104"/>
      <w:r w:rsidR="00AD001A">
        <w:rPr>
          <w:rFonts w:ascii="Times New Roman" w:hAnsi="Times New Roman" w:cs="Times New Roman"/>
          <w:sz w:val="24"/>
          <w:szCs w:val="24"/>
        </w:rPr>
        <w:t>t</w:t>
      </w:r>
      <w:r>
        <w:rPr>
          <w:rFonts w:ascii="Times New Roman" w:hAnsi="Times New Roman" w:cs="Times New Roman"/>
          <w:sz w:val="24"/>
          <w:szCs w:val="24"/>
        </w:rPr>
        <w:t>agged fish</w:t>
      </w:r>
      <w:r w:rsidR="005C7418">
        <w:rPr>
          <w:rFonts w:ascii="Times New Roman" w:hAnsi="Times New Roman" w:cs="Times New Roman"/>
          <w:sz w:val="24"/>
          <w:szCs w:val="24"/>
        </w:rPr>
        <w:t xml:space="preserve"> selected warmer temperatures during the night and cooler temperatures during the day</w:t>
      </w:r>
      <w:r>
        <w:rPr>
          <w:rFonts w:ascii="Times New Roman" w:hAnsi="Times New Roman" w:cs="Times New Roman"/>
          <w:sz w:val="24"/>
          <w:szCs w:val="24"/>
        </w:rPr>
        <w:t xml:space="preserve"> (Figur</w:t>
      </w:r>
      <w:commentRangeEnd w:id="104"/>
      <w:r w:rsidR="003C1EEF">
        <w:rPr>
          <w:rStyle w:val="CommentReference"/>
        </w:rPr>
        <w:commentReference w:id="104"/>
      </w:r>
      <w:r>
        <w:rPr>
          <w:rFonts w:ascii="Times New Roman" w:hAnsi="Times New Roman" w:cs="Times New Roman"/>
          <w:sz w:val="24"/>
          <w:szCs w:val="24"/>
        </w:rPr>
        <w:t>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06E2D3A6" w:rsidR="00A97F6B" w:rsidRDefault="00364634" w:rsidP="004B55FC">
      <w:pPr>
        <w:pStyle w:val="Default"/>
        <w:spacing w:line="480" w:lineRule="auto"/>
        <w:ind w:firstLine="720"/>
      </w:pPr>
      <w:r>
        <w:t>Fish have been shown to track favorable temperatures across space as habitat mosaics shift at timescales of days, months, and years</w:t>
      </w:r>
      <w:r w:rsidR="00223C12">
        <w:t xml:space="preserve"> </w:t>
      </w:r>
      <w:sdt>
        <w:sdtPr>
          <w:tag w:val="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
          <w:id w:val="-499975783"/>
          <w:placeholder>
            <w:docPart w:val="DefaultPlaceholder_-1854013440"/>
          </w:placeholder>
        </w:sdtPr>
        <w:sdtContent>
          <w:r w:rsidR="003E226A">
            <w:rPr>
              <w:rFonts w:eastAsia="Times New Roman"/>
            </w:rPr>
            <w:t>(Armstrong &amp; Schindler, 2013; Frechette et al., 2018; Ivanova et al., 2021)</w:t>
          </w:r>
        </w:sdtContent>
      </w:sdt>
      <w:r>
        <w:t xml:space="preserve">. However, </w:t>
      </w:r>
      <w:r w:rsidR="00336332">
        <w:t>less</w:t>
      </w:r>
      <w:r>
        <w:t xml:space="preserve"> is known about how fish respond </w:t>
      </w:r>
      <w:r w:rsidR="002814CA">
        <w:t xml:space="preserve">to </w:t>
      </w:r>
      <w:commentRangeStart w:id="105"/>
      <w:commentRangeStart w:id="106"/>
      <w:r w:rsidR="002814CA">
        <w:t>the combined heterogeneity of</w:t>
      </w:r>
      <w:r>
        <w:t xml:space="preserve"> temperature and oxygen</w:t>
      </w:r>
      <w:commentRangeEnd w:id="105"/>
      <w:r w:rsidR="00336332">
        <w:rPr>
          <w:rStyle w:val="CommentReference"/>
          <w:rFonts w:asciiTheme="minorHAnsi" w:hAnsiTheme="minorHAnsi" w:cstheme="minorBidi"/>
          <w:color w:val="auto"/>
        </w:rPr>
        <w:commentReference w:id="105"/>
      </w:r>
      <w:commentRangeEnd w:id="106"/>
      <w:r w:rsidR="003668A0">
        <w:rPr>
          <w:rStyle w:val="CommentReference"/>
          <w:rFonts w:asciiTheme="minorHAnsi" w:hAnsiTheme="minorHAnsi" w:cstheme="minorBidi"/>
          <w:color w:val="auto"/>
        </w:rPr>
        <w:commentReference w:id="106"/>
      </w:r>
      <w:r w:rsidR="003668A0">
        <w:t xml:space="preserve">, </w:t>
      </w:r>
      <w:r w:rsidR="00336332">
        <w:t>two of the most important variables affected by climate change</w:t>
      </w:r>
      <w:r w:rsidR="00A97F6B">
        <w:t xml:space="preserve"> </w:t>
      </w:r>
      <w:sdt>
        <w:sdtPr>
          <w:tag w:val="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
          <w:id w:val="-1875371346"/>
          <w:placeholder>
            <w:docPart w:val="DefaultPlaceholder_-1854013440"/>
          </w:placeholder>
        </w:sdtPr>
        <w:sdtContent>
          <w:r w:rsidR="003E226A">
            <w:rPr>
              <w:rFonts w:eastAsia="Times New Roman"/>
            </w:rPr>
            <w:t>(</w:t>
          </w:r>
          <w:proofErr w:type="spellStart"/>
          <w:r w:rsidR="003E226A">
            <w:rPr>
              <w:rFonts w:eastAsia="Times New Roman"/>
            </w:rPr>
            <w:t>Pörtner</w:t>
          </w:r>
          <w:proofErr w:type="spellEnd"/>
          <w:r w:rsidR="003E226A">
            <w:rPr>
              <w:rFonts w:eastAsia="Times New Roman"/>
            </w:rPr>
            <w:t>, 2001; Rajesh &amp; Rehana, 2022)</w:t>
          </w:r>
        </w:sdtContent>
      </w:sdt>
      <w:r w:rsidR="00336332">
        <w:t xml:space="preserve">. Here we characterized diel variation in trade-offs between temperature and </w:t>
      </w:r>
      <w:r w:rsidR="00FB3FAB">
        <w:t>DO</w:t>
      </w:r>
      <w:r w:rsidR="00336332">
        <w:t xml:space="preserve"> across six floodplain thermal refuges on a seasonally warm river. During the day, when temperature increased </w:t>
      </w:r>
      <w:commentRangeStart w:id="107"/>
      <w:r w:rsidR="00336332">
        <w:t xml:space="preserve">toward its maximum and photosynthesis </w:t>
      </w:r>
      <w:r w:rsidR="00E940C2">
        <w:t>increased DO concentrations</w:t>
      </w:r>
      <w:r w:rsidR="00336332">
        <w:t xml:space="preserve">, the temperature-DO trade-off was flatter and there was more oxygen overall. During the night, temperatures were cooler </w:t>
      </w:r>
      <w:commentRangeEnd w:id="107"/>
      <w:r w:rsidR="002814CA">
        <w:rPr>
          <w:rStyle w:val="CommentReference"/>
          <w:rFonts w:asciiTheme="minorHAnsi" w:hAnsiTheme="minorHAnsi" w:cstheme="minorBidi"/>
          <w:color w:val="auto"/>
        </w:rPr>
        <w:commentReference w:id="107"/>
      </w:r>
      <w:r w:rsidR="00336332">
        <w:t xml:space="preserve">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w:t>
      </w:r>
      <w:r w:rsidR="00430B7C">
        <w:t>,</w:t>
      </w:r>
      <w:r w:rsidR="00A97F6B">
        <w:t xml:space="preserve">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w:t>
      </w:r>
      <w:r w:rsidR="00336332">
        <w:lastRenderedPageBreak/>
        <w:t xml:space="preserve">thermal refuges were avoiding cooler temperatures at night, when hypoxia was most severe, </w:t>
      </w:r>
      <w:r w:rsidR="00A97F6B">
        <w:t>but were selecting cooler temperatures during the day, when DO was higher. Thus, diel variation, and adaptive fish behavior</w:t>
      </w:r>
      <w:r w:rsidR="003C1EEF">
        <w:t xml:space="preserve"> (DVM)</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7B75270B" w:rsidR="00430B7C" w:rsidRDefault="0057388B" w:rsidP="00C56B0A">
      <w:pPr>
        <w:pStyle w:val="Default"/>
        <w:spacing w:line="480" w:lineRule="auto"/>
      </w:pPr>
      <w:r>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 xml:space="preserve">e than in our simulation.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 xml:space="preserve">hypoxia tolerance </w:t>
      </w:r>
      <w:sdt>
        <w:sdtPr>
          <w:rPr>
            <w:noProof/>
          </w:rPr>
          <w:tag w:val="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
          <w:id w:val="188501602"/>
          <w:placeholder>
            <w:docPart w:val="DefaultPlaceholder_-1854013440"/>
          </w:placeholder>
        </w:sdtPr>
        <w:sdtContent>
          <w:r w:rsidR="003E226A" w:rsidRPr="003E226A">
            <w:rPr>
              <w:noProof/>
            </w:rPr>
            <w:t>(Faust et al., 2004; Metcalfe et al., 2016)</w:t>
          </w:r>
        </w:sdtContent>
      </w:sdt>
      <w:r w:rsidR="004E549D">
        <w:rPr>
          <w:noProof/>
        </w:rPr>
        <w:t>.</w:t>
      </w:r>
      <w:r w:rsidR="00AD57CC">
        <w:rPr>
          <w:noProof/>
        </w:rPr>
        <w:t xml:space="preserve"> </w:t>
      </w:r>
      <w:r w:rsidR="00430B7C">
        <w:rPr>
          <w:noProof/>
        </w:rPr>
        <w:t>However,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D66F44">
        <w:rPr>
          <w:vertAlign w:val="superscript"/>
        </w:rPr>
        <w:t xml:space="preserve"> </w:t>
      </w:r>
      <w:sdt>
        <w:sdtPr>
          <w:tag w:val="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
          <w:id w:val="430089022"/>
          <w:placeholder>
            <w:docPart w:val="AF080BE83284469F88ECCEBAFEF3D6B0"/>
          </w:placeholder>
        </w:sdtPr>
        <w:sdtContent>
          <w:r w:rsidR="00D66F44">
            <w:t>(</w:t>
          </w:r>
          <w:r w:rsidR="00D66F44" w:rsidRPr="003E226A">
            <w:t>USEPA, 1987)</w:t>
          </w:r>
        </w:sdtContent>
      </w:sdt>
      <w:r w:rsidR="00430B7C">
        <w:rPr>
          <w:noProof/>
        </w:rPr>
        <w:t>, the cutthroat 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p>
    <w:p w14:paraId="70F1D7AF" w14:textId="6C274588" w:rsidR="00146C88" w:rsidRDefault="00146C88" w:rsidP="00146C88">
      <w:pPr>
        <w:pStyle w:val="Default"/>
        <w:spacing w:line="480" w:lineRule="auto"/>
        <w:rPr>
          <w:noProof/>
        </w:rPr>
      </w:pPr>
      <w:r>
        <w:tab/>
        <w:t>We were surprised that fish did not select for warmer temperatures in favor of higher DO, because recent physiological work on our focal species found that temperatures up to 19</w:t>
      </w:r>
      <w:r>
        <w:sym w:font="Symbol" w:char="F0B0"/>
      </w:r>
      <w:r>
        <w:t xml:space="preserve">C did not decrease aerobic scope </w:t>
      </w:r>
      <w:sdt>
        <w:sdtPr>
          <w:tag w:val="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793362926"/>
          <w:placeholder>
            <w:docPart w:val="DefaultPlaceholder_-1854013440"/>
          </w:placeholder>
        </w:sdtPr>
        <w:sdtContent>
          <w:r w:rsidR="003E226A" w:rsidRPr="003E226A">
            <w:t>(Anlauf-Dunn et al., 2022)</w:t>
          </w:r>
        </w:sdtContent>
      </w:sdt>
      <w:r>
        <w:t xml:space="preserve">. While short-term physiological stress does not explain the observed behavior in our fish, we believe cumulative effects on energetics </w:t>
      </w:r>
      <w:r>
        <w:lastRenderedPageBreak/>
        <w:t>do</w:t>
      </w:r>
      <w:r>
        <w:rPr>
          <w:noProof/>
        </w:rPr>
        <w:t xml:space="preserve">. While sampling fish on cold-water alcoves as part of a separate study, we observed high densities of fish with small ration sizes </w:t>
      </w:r>
      <w:r w:rsidR="009037B5">
        <w:rPr>
          <w:noProof/>
        </w:rPr>
        <w:t xml:space="preserve">comprised </w:t>
      </w:r>
      <w:r>
        <w:rPr>
          <w:noProof/>
        </w:rPr>
        <w:t xml:space="preserve">of low energy density prey items (Barrett unpublished data). When fish are starving, cooler temperatures reduce rates of energy loss (by reducing metabolic costs) and increase the duration over which fish can survive without foraging. Thus, when fish balance temperature-DO trade-offs on thermal refuges, where negative energy budgets are typical </w:t>
      </w:r>
      <w:sdt>
        <w:sdtPr>
          <w:rPr>
            <w:noProof/>
          </w:rPr>
          <w:tag w:val="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
          <w:id w:val="1905411701"/>
          <w:placeholder>
            <w:docPart w:val="DefaultPlaceholder_-1854013440"/>
          </w:placeholder>
        </w:sdtPr>
        <w:sdtContent>
          <w:r w:rsidR="003E226A" w:rsidRPr="003E226A">
            <w:rPr>
              <w:noProof/>
            </w:rPr>
            <w:t>(Hahlbeck et al., 2022)</w:t>
          </w:r>
        </w:sdtContent>
      </w:sdt>
      <w:r>
        <w:rPr>
          <w:noProof/>
        </w:rPr>
        <w:t xml:space="preserve">, incurring some level of hypoxia may reduce the risk of starving to death before the end of summer. Rainbow trout can display metabolic depression in response to diel hypoxia cycling </w:t>
      </w:r>
      <w:sdt>
        <w:sdtPr>
          <w:rPr>
            <w:noProof/>
          </w:rPr>
          <w:tag w:val="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
          <w:id w:val="2024120567"/>
          <w:placeholder>
            <w:docPart w:val="DefaultPlaceholder_-1854013440"/>
          </w:placeholder>
        </w:sdtPr>
        <w:sdtContent>
          <w:r w:rsidR="003E226A" w:rsidRPr="003E226A">
            <w:rPr>
              <w:noProof/>
            </w:rPr>
            <w:t>(Williams et al., 2019)</w:t>
          </w:r>
        </w:sdtContent>
      </w:sdt>
      <w:r>
        <w:rPr>
          <w:noProof/>
        </w:rPr>
        <w:t xml:space="preserve">, and repeated exposure to thermal cycling can alter fish metabolic phenotype and increase energy sequestration in the liver </w:t>
      </w:r>
      <w:sdt>
        <w:sdtPr>
          <w:rPr>
            <w:noProof/>
          </w:rPr>
          <w:tag w:val="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
          <w:id w:val="1451441340"/>
          <w:placeholder>
            <w:docPart w:val="DefaultPlaceholder_-1854013440"/>
          </w:placeholder>
        </w:sdtPr>
        <w:sdtContent>
          <w:r w:rsidR="003E226A" w:rsidRPr="003E226A">
            <w:rPr>
              <w:noProof/>
            </w:rPr>
            <w:t>(Callaghan et al., 2016)</w:t>
          </w:r>
        </w:sdtContent>
      </w:sdt>
      <w:r>
        <w:rPr>
          <w:noProof/>
        </w:rPr>
        <w:t xml:space="preserve">. </w:t>
      </w:r>
      <w:r w:rsidR="003C1EEF">
        <w:rPr>
          <w:noProof/>
        </w:rPr>
        <w:t>These physiological tactics may further reduce energy loss</w:t>
      </w:r>
      <w:r w:rsidR="00136FB1">
        <w:rPr>
          <w:noProof/>
        </w:rPr>
        <w:t>, but more work on the energetics of refuge use is needed.</w:t>
      </w:r>
      <w:r>
        <w:rPr>
          <w:noProof/>
        </w:rPr>
        <w:t xml:space="preserve"> </w:t>
      </w:r>
    </w:p>
    <w:p w14:paraId="14788945" w14:textId="5E5C9022" w:rsidR="00284B74" w:rsidRDefault="005C7858" w:rsidP="005C7858">
      <w:pPr>
        <w:pStyle w:val="Default"/>
        <w:spacing w:line="480" w:lineRule="auto"/>
        <w:ind w:firstLine="720"/>
        <w:rPr>
          <w:noProof/>
        </w:rPr>
      </w:pPr>
      <w:r>
        <w:t xml:space="preserve">Tagged fish displayed high individual and intra-individual variation in their vertical movements, however the central tendency was consistent with a vertically cycling movement pattern constrained to ~20% of the water column, ranging between the metalimnion and upper hypolimnion (Figure 4c). This behavioral variation </w:t>
      </w:r>
      <w:r w:rsidR="00136FB1">
        <w:t xml:space="preserve">could reflect variation in genetics </w:t>
      </w:r>
      <w:sdt>
        <w:sdtPr>
          <w:tag w:val="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
          <w:id w:val="2093744468"/>
          <w:placeholder>
            <w:docPart w:val="DefaultPlaceholder_-1854013440"/>
          </w:placeholder>
        </w:sdtPr>
        <w:sdtContent>
          <w:r w:rsidR="003E226A" w:rsidRPr="003E226A">
            <w:t>(Alonzo, 2015)</w:t>
          </w:r>
        </w:sdtContent>
      </w:sdt>
      <w:r>
        <w:t xml:space="preserve">, individual thermal tolerance </w:t>
      </w:r>
      <w:sdt>
        <w:sdtPr>
          <w:tag w:val="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
          <w:id w:val="1920442209"/>
          <w:placeholder>
            <w:docPart w:val="DefaultPlaceholder_-1854013440"/>
          </w:placeholder>
        </w:sdtPr>
        <w:sdtContent>
          <w:r w:rsidR="003E226A" w:rsidRPr="003E226A">
            <w:t>(Anlauf-Dunn et al., 2022)</w:t>
          </w:r>
        </w:sdtContent>
      </w:sdt>
      <w:r>
        <w:t xml:space="preserve"> or energy reserves </w:t>
      </w:r>
      <w:sdt>
        <w:sdtPr>
          <w:tag w:val="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
          <w:id w:val="1626430035"/>
          <w:placeholder>
            <w:docPart w:val="DefaultPlaceholder_-1854013440"/>
          </w:placeholder>
        </w:sdtPr>
        <w:sdtContent>
          <w:r w:rsidR="003E226A" w:rsidRPr="003E226A">
            <w:t>(Moran et al., 2021)</w:t>
          </w:r>
        </w:sdtContent>
      </w:sdt>
      <w:r>
        <w:t xml:space="preserve">. Fish ration size affects </w:t>
      </w:r>
      <w:r w:rsidR="00DA0F16">
        <w:t xml:space="preserve">the </w:t>
      </w:r>
      <w:r>
        <w:t xml:space="preserve">optimal temperature for growth and could influence habitat selection by fish </w:t>
      </w:r>
      <w:sdt>
        <w:sdtPr>
          <w:tag w:val="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
          <w:id w:val="435029525"/>
          <w:placeholder>
            <w:docPart w:val="DefaultPlaceholder_-1854013440"/>
          </w:placeholder>
        </w:sdtPr>
        <w:sdtContent>
          <w:r w:rsidR="003E226A">
            <w:rPr>
              <w:rFonts w:eastAsia="Times New Roman"/>
            </w:rPr>
            <w:t>(Mac, 1985; Sogard &amp; Olla, 1996)</w:t>
          </w:r>
        </w:sdtContent>
      </w:sdt>
      <w:r>
        <w:t xml:space="preserve">. However, previous data collected in these alcoves suggest that fish in alcoves barely feed and do not meet energetic demands (Barrett unpublished data), so captive fish (which likely had reduced access to food or may cease feeding due to captivity) likely did not have substantially lower energy intake compared to fish in the wild, and thus should have similar thermal habitat selection in the context of ration. </w:t>
      </w:r>
    </w:p>
    <w:p w14:paraId="1D2F9338" w14:textId="488BB289" w:rsidR="00430B7C" w:rsidRDefault="00F24939" w:rsidP="006708B1">
      <w:pPr>
        <w:pStyle w:val="Default"/>
        <w:spacing w:line="480" w:lineRule="auto"/>
        <w:ind w:firstLine="720"/>
      </w:pPr>
      <w:r>
        <w:lastRenderedPageBreak/>
        <w:t xml:space="preserve">In lotic systems, spatiotemporal variation in temperature and DO is driven by both external drivers and internal structures </w:t>
      </w:r>
      <w:sdt>
        <w:sdtPr>
          <w:tag w:val="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
          <w:id w:val="-1363051178"/>
          <w:placeholder>
            <w:docPart w:val="DefaultPlaceholder_-1854013440"/>
          </w:placeholder>
        </w:sdtPr>
        <w:sdtContent>
          <w:r w:rsidR="003E226A">
            <w:rPr>
              <w:rFonts w:eastAsia="Times New Roman"/>
            </w:rPr>
            <w:t>(Poole &amp; Berman, 2001)</w:t>
          </w:r>
        </w:sdtContent>
      </w:sdt>
      <w:r>
        <w:t xml:space="preserve"> </w:t>
      </w:r>
      <w:commentRangeStart w:id="108"/>
      <w:r>
        <w:t xml:space="preserve">including hydrologic connectivity </w:t>
      </w:r>
      <w:sdt>
        <w:sdtPr>
          <w:tag w:val="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
          <w:id w:val="1786377247"/>
          <w:placeholder>
            <w:docPart w:val="DefaultPlaceholder_-1854013440"/>
          </w:placeholder>
        </w:sdtPr>
        <w:sdtContent>
          <w:r w:rsidR="003E226A">
            <w:rPr>
              <w:rFonts w:eastAsia="Times New Roman"/>
            </w:rPr>
            <w:t>(Palmer &amp; Ruhi, 2019)</w:t>
          </w:r>
        </w:sdtContent>
      </w:sdt>
      <w:r>
        <w:t>, atmospheric condition</w:t>
      </w:r>
      <w:commentRangeEnd w:id="108"/>
      <w:r w:rsidR="00DA0F16">
        <w:rPr>
          <w:rStyle w:val="CommentReference"/>
          <w:rFonts w:asciiTheme="minorHAnsi" w:hAnsiTheme="minorHAnsi" w:cstheme="minorBidi"/>
          <w:color w:val="auto"/>
        </w:rPr>
        <w:commentReference w:id="108"/>
      </w:r>
      <w:r>
        <w:t xml:space="preserve">s </w:t>
      </w:r>
      <w:sdt>
        <w:sdtPr>
          <w:tag w:val="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
          <w:id w:val="2027135643"/>
          <w:placeholder>
            <w:docPart w:val="DefaultPlaceholder_-1854013440"/>
          </w:placeholder>
        </w:sdtPr>
        <w:sdtContent>
          <w:r w:rsidR="003E226A" w:rsidRPr="003E226A">
            <w:t>(Caissie, 2006)</w:t>
          </w:r>
        </w:sdtContent>
      </w:sdt>
      <w:r>
        <w:t xml:space="preserve">, topography </w:t>
      </w:r>
      <w:sdt>
        <w:sdtPr>
          <w:tag w:val="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
          <w:id w:val="1415592444"/>
          <w:placeholder>
            <w:docPart w:val="DefaultPlaceholder_-1854013440"/>
          </w:placeholder>
        </w:sdtPr>
        <w:sdtContent>
          <w:r w:rsidR="003E226A">
            <w:rPr>
              <w:rFonts w:eastAsia="Times New Roman"/>
            </w:rPr>
            <w:t>(Isaak &amp; Hubert, 2001)</w:t>
          </w:r>
        </w:sdtContent>
      </w:sdt>
      <w:r>
        <w:t xml:space="preserve">, and vegetation </w:t>
      </w:r>
      <w:sdt>
        <w:sdtPr>
          <w:tag w:val="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
          <w:id w:val="-1591379054"/>
          <w:placeholder>
            <w:docPart w:val="DefaultPlaceholder_-1854013440"/>
          </w:placeholder>
        </w:sdtPr>
        <w:sdtContent>
          <w:r w:rsidR="003E226A" w:rsidRPr="003E226A">
            <w:t>(Beschta, 1997)</w:t>
          </w:r>
        </w:sdtContent>
      </w:sdt>
      <w:r>
        <w:t xml:space="preserve">.  In </w:t>
      </w:r>
      <w:r w:rsidR="00C25874">
        <w:t>cold-water alcoves, the patterns of DO and temperature can vary both among and within habitats</w:t>
      </w:r>
      <w:r w:rsidR="00430B7C">
        <w:t xml:space="preserve">. While </w:t>
      </w:r>
      <w:r w:rsidR="00C25874">
        <w:t xml:space="preserve">diel </w:t>
      </w:r>
      <w:r w:rsidR="00430B7C">
        <w:t xml:space="preserve">variation and vertical stratification </w:t>
      </w:r>
      <w:r w:rsidR="00C25874">
        <w:t xml:space="preserve">were </w:t>
      </w:r>
      <w:r w:rsidR="00430B7C">
        <w:t xml:space="preserve">common to all sites, there was variation in </w:t>
      </w:r>
      <w:r w:rsidR="008E494C">
        <w:t xml:space="preserve">both </w:t>
      </w:r>
      <w:r w:rsidR="00E55F00">
        <w:t xml:space="preserve">the </w:t>
      </w:r>
      <w:r w:rsidR="008E494C">
        <w:t xml:space="preserve">maximum and minimum values of </w:t>
      </w:r>
      <w:r w:rsidR="00E55F00">
        <w:t xml:space="preserve">temperature and </w:t>
      </w:r>
      <w:r w:rsidR="008E494C">
        <w:t>oxygen</w:t>
      </w:r>
      <w:r w:rsidR="00430B7C">
        <w:t xml:space="preserve">.  For example, </w:t>
      </w:r>
      <w:r w:rsidR="0061162A">
        <w:t xml:space="preserve">15 </w:t>
      </w:r>
      <w:r w:rsidR="006E45ED">
        <w:t xml:space="preserve">of our 22 logger </w:t>
      </w:r>
      <w:commentRangeStart w:id="109"/>
      <w:r w:rsidR="006E45ED">
        <w:t xml:space="preserve">arrays recorded </w:t>
      </w:r>
      <w:r w:rsidR="009C3BBF">
        <w:t xml:space="preserve">average minimum </w:t>
      </w:r>
      <w:r w:rsidR="006E45ED">
        <w:t>hypolimnetic</w:t>
      </w:r>
      <w:r w:rsidR="00430B7C">
        <w:t xml:space="preserve"> DO</w:t>
      </w:r>
      <w:r w:rsidR="009C3BBF">
        <w:t xml:space="preserve"> of</w:t>
      </w:r>
      <w:r w:rsidR="00430B7C">
        <w:t xml:space="preserve"> </w:t>
      </w:r>
      <w:r w:rsidR="0061162A">
        <w:t>&lt;2</w:t>
      </w:r>
      <w:r w:rsidR="00430B7C" w:rsidRPr="00483A97">
        <w:t xml:space="preserve"> </w:t>
      </w:r>
      <w:r w:rsidR="00430B7C" w:rsidRPr="002703D6">
        <w:t>mg</w:t>
      </w:r>
      <w:r w:rsidR="00430B7C">
        <w:t>•</w:t>
      </w:r>
      <w:r w:rsidR="00430B7C" w:rsidRPr="002703D6">
        <w:t>L</w:t>
      </w:r>
      <w:r w:rsidR="00430B7C">
        <w:rPr>
          <w:vertAlign w:val="superscript"/>
        </w:rPr>
        <w:t>-1</w:t>
      </w:r>
      <w:r w:rsidR="008E494C">
        <w:rPr>
          <w:vertAlign w:val="superscript"/>
        </w:rPr>
        <w:t xml:space="preserve"> </w:t>
      </w:r>
      <w:r w:rsidR="009C3BBF">
        <w:t>at night</w:t>
      </w:r>
      <w:r w:rsidR="00430B7C">
        <w:t xml:space="preserve">, </w:t>
      </w:r>
      <w:r w:rsidR="0061162A">
        <w:t xml:space="preserve">whereas </w:t>
      </w:r>
      <w:r w:rsidR="00430B7C">
        <w:t xml:space="preserve">during the day, </w:t>
      </w:r>
      <w:r w:rsidR="009C3BBF">
        <w:t xml:space="preserve">average maximum hypolimnetic </w:t>
      </w:r>
      <w:r w:rsidR="00430B7C">
        <w:t xml:space="preserve">DO levels </w:t>
      </w:r>
      <w:r w:rsidR="0061162A">
        <w:t xml:space="preserve">at those same sites </w:t>
      </w:r>
      <w:r w:rsidR="00430B7C">
        <w:t xml:space="preserve">ranged from </w:t>
      </w:r>
      <w:r w:rsidR="0061162A">
        <w:t>3.9</w:t>
      </w:r>
      <w:r w:rsidR="00430B7C">
        <w:t>mg•L</w:t>
      </w:r>
      <w:r w:rsidR="00430B7C">
        <w:rPr>
          <w:vertAlign w:val="superscript"/>
        </w:rPr>
        <w:t>-1</w:t>
      </w:r>
      <w:r w:rsidR="00430B7C">
        <w:t xml:space="preserve"> to</w:t>
      </w:r>
      <w:commentRangeEnd w:id="109"/>
      <w:r w:rsidR="00781528">
        <w:rPr>
          <w:rStyle w:val="CommentReference"/>
          <w:rFonts w:asciiTheme="minorHAnsi" w:hAnsiTheme="minorHAnsi" w:cstheme="minorBidi"/>
          <w:color w:val="auto"/>
        </w:rPr>
        <w:commentReference w:id="109"/>
      </w:r>
      <w:r w:rsidR="0061162A">
        <w:t xml:space="preserve"> 12.4</w:t>
      </w:r>
      <w:r w:rsidR="00430B7C">
        <w:t>mg•L</w:t>
      </w:r>
      <w:r w:rsidR="00430B7C">
        <w:rPr>
          <w:vertAlign w:val="superscript"/>
        </w:rPr>
        <w:t>-1</w:t>
      </w:r>
      <w:r w:rsidR="00430B7C">
        <w:t xml:space="preserve">. This can be a meaningful difference for fish, when preferred cooler temperatures may co-occur with either adequate or severely hypoxic conditions. </w:t>
      </w:r>
      <w:r w:rsidR="00430B7C" w:rsidRPr="00231B40">
        <w:t xml:space="preserve"> </w:t>
      </w:r>
    </w:p>
    <w:p w14:paraId="377C4110" w14:textId="660ADBB0"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w:t>
      </w:r>
      <w:commentRangeStart w:id="110"/>
      <w:r w:rsidR="0057388B">
        <w:t xml:space="preserve">strength (slope) of </w:t>
      </w:r>
      <w:commentRangeEnd w:id="110"/>
      <w:r w:rsidR="00B35DF1">
        <w:rPr>
          <w:rStyle w:val="CommentReference"/>
          <w:rFonts w:asciiTheme="minorHAnsi" w:hAnsiTheme="minorHAnsi" w:cstheme="minorBidi"/>
          <w:color w:val="auto"/>
        </w:rPr>
        <w:commentReference w:id="110"/>
      </w:r>
      <w:r w:rsidR="0057388B">
        <w:t>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t>
      </w:r>
      <w:r w:rsidR="0057388B">
        <w:lastRenderedPageBreak/>
        <w:t xml:space="preserve">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21A36064" w14:textId="069F7413" w:rsidR="00750AF8" w:rsidRDefault="00914135" w:rsidP="002516C1">
      <w:pPr>
        <w:pStyle w:val="Default"/>
        <w:spacing w:line="480" w:lineRule="auto"/>
        <w:ind w:firstLine="720"/>
        <w:rPr>
          <w:noProof/>
        </w:rPr>
      </w:pPr>
      <w:r>
        <w:rPr>
          <w:noProof/>
        </w:rPr>
        <w:t xml:space="preserve">Here, we show that </w:t>
      </w:r>
      <w:r w:rsidR="00554236">
        <w:rPr>
          <w:noProof/>
        </w:rPr>
        <w:t>DO</w:t>
      </w:r>
      <w:r>
        <w:rPr>
          <w:noProof/>
        </w:rPr>
        <w:t xml:space="preserve"> availability in floodplain thermal refuge habitats constrains habitat use by a </w:t>
      </w:r>
      <w:r w:rsidR="00FE6CC5">
        <w:rPr>
          <w:noProof/>
        </w:rPr>
        <w:t>cold-</w:t>
      </w:r>
      <w:r>
        <w:rPr>
          <w:noProof/>
        </w:rPr>
        <w:t>water fish.</w:t>
      </w:r>
      <w:r w:rsidR="00391C39">
        <w:rPr>
          <w:noProof/>
        </w:rPr>
        <w:t xml:space="preserve"> In marine habitats, t</w:t>
      </w:r>
      <w:r w:rsidR="00B359F7">
        <w:rPr>
          <w:noProof/>
        </w:rPr>
        <w:t>he combined effects of temperature an</w:t>
      </w:r>
      <w:r w:rsidR="00391C39">
        <w:rPr>
          <w:noProof/>
        </w:rPr>
        <w:t xml:space="preserve">d oxygen are projected to </w:t>
      </w:r>
      <w:r w:rsidR="00150EAF">
        <w:rPr>
          <w:noProof/>
        </w:rPr>
        <w:t xml:space="preserve">both </w:t>
      </w:r>
      <w:r w:rsidR="00391C39">
        <w:rPr>
          <w:noProof/>
        </w:rPr>
        <w:t xml:space="preserve">latitudinally shift and vertically contract species distributions </w:t>
      </w:r>
      <w:sdt>
        <w:sdtPr>
          <w:rPr>
            <w:noProof/>
          </w:rPr>
          <w:tag w:val="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
          <w:id w:val="-90245317"/>
          <w:placeholder>
            <w:docPart w:val="DefaultPlaceholder_-1854013440"/>
          </w:placeholder>
        </w:sdtPr>
        <w:sdtContent>
          <w:r w:rsidR="003E226A" w:rsidRPr="003E226A">
            <w:rPr>
              <w:noProof/>
            </w:rPr>
            <w:t>(Deutsch et al., 2023)</w:t>
          </w:r>
        </w:sdtContent>
      </w:sdt>
      <w:r w:rsidR="00391C39">
        <w:rPr>
          <w:noProof/>
        </w:rPr>
        <w:t xml:space="preserve">. </w:t>
      </w:r>
      <w:r w:rsidR="00554236">
        <w:rPr>
          <w:noProof/>
        </w:rPr>
        <w:t>Fish response to v</w:t>
      </w:r>
      <w:r w:rsidR="00150EAF">
        <w:rPr>
          <w:noProof/>
        </w:rPr>
        <w:t xml:space="preserve">ertical habitat compression has also been documented in lakes and reservoirs </w:t>
      </w:r>
      <w:sdt>
        <w:sdtPr>
          <w:rPr>
            <w:noProof/>
          </w:rPr>
          <w:tag w:val="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
          <w:id w:val="-1812779437"/>
          <w:placeholder>
            <w:docPart w:val="DefaultPlaceholder_-1854013440"/>
          </w:placeholder>
        </w:sdtPr>
        <w:sdtContent>
          <w:r w:rsidR="003E226A" w:rsidRPr="003E226A">
            <w:rPr>
              <w:noProof/>
            </w:rPr>
            <w:t>(Coutant, 1985; McLaren et al., 2023; Swales, 2006)</w:t>
          </w:r>
        </w:sdtContent>
      </w:sdt>
      <w:r w:rsidR="00150EAF">
        <w:rPr>
          <w:noProof/>
        </w:rPr>
        <w:t>, and in lentic habitats on a river floodplain (Barrett et al</w:t>
      </w:r>
      <w:r w:rsidR="00750AF8">
        <w:rPr>
          <w:noProof/>
        </w:rPr>
        <w:t>. 2024</w:t>
      </w:r>
      <w:r w:rsidR="00150EAF">
        <w:rPr>
          <w:noProof/>
        </w:rPr>
        <w:t xml:space="preserve">). </w:t>
      </w:r>
      <w:r w:rsidR="00554236">
        <w:rPr>
          <w:noProof/>
        </w:rPr>
        <w:t xml:space="preserve">However, </w:t>
      </w:r>
      <w:r w:rsidR="00DB7A7B">
        <w:rPr>
          <w:noProof/>
        </w:rPr>
        <w:t>stu</w:t>
      </w:r>
      <w:r w:rsidR="00593B10">
        <w:rPr>
          <w:noProof/>
        </w:rPr>
        <w:t>dies</w:t>
      </w:r>
      <w:r w:rsidR="00554236">
        <w:rPr>
          <w:noProof/>
        </w:rPr>
        <w:t xml:space="preserve"> often overlook how diel variaton in temperature and </w:t>
      </w:r>
      <w:r w:rsidR="002F0138">
        <w:rPr>
          <w:noProof/>
        </w:rPr>
        <w:t>DO</w:t>
      </w:r>
      <w:r w:rsidR="00554236">
        <w:rPr>
          <w:noProof/>
        </w:rPr>
        <w:t xml:space="preserve">, and in fish behavior, could potentially mitigate these synergistic constraints. </w:t>
      </w:r>
      <w:r w:rsidR="0098248F">
        <w:t>Here, we used a novel continuous monitoring approach to determine how diel variability in habitat conditions can cause trade-offs that drive cyclical habitat use in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w:t>
      </w:r>
      <w:r w:rsidR="00F5157D">
        <w:rPr>
          <w:noProof/>
        </w:rPr>
        <w:t xml:space="preserve">, and </w:t>
      </w:r>
      <w:r w:rsidR="00225C08">
        <w:rPr>
          <w:noProof/>
        </w:rPr>
        <w:t>emphasizes the importance of considering</w:t>
      </w:r>
      <w:r w:rsidR="00B63DE7">
        <w:rPr>
          <w:noProof/>
        </w:rPr>
        <w:t xml:space="preserve"> how fine-scale diel fluctuation may impact the viability of thermal refuges in the face of climate change.  </w:t>
      </w:r>
    </w:p>
    <w:p w14:paraId="47493CF3" w14:textId="77777777" w:rsidR="00AB3B4C" w:rsidRDefault="00AB3B4C"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t>Citations</w:t>
      </w:r>
    </w:p>
    <w:sdt>
      <w:sdtPr>
        <w:rPr>
          <w:rFonts w:ascii="Times New Roman" w:hAnsi="Times New Roman" w:cs="Times New Roman"/>
          <w:color w:val="000000"/>
          <w:sz w:val="24"/>
          <w:szCs w:val="24"/>
        </w:rPr>
        <w:tag w:val="MENDELEY_BIBLIOGRAPHY"/>
        <w:id w:val="-1619438605"/>
        <w:placeholder>
          <w:docPart w:val="DefaultPlaceholder_-1854013440"/>
        </w:placeholder>
      </w:sdtPr>
      <w:sdtContent>
        <w:p w14:paraId="3DB8FE94" w14:textId="77777777" w:rsidR="00AB3B4C" w:rsidRPr="00132F8D" w:rsidRDefault="00AB3B4C">
          <w:pPr>
            <w:autoSpaceDE w:val="0"/>
            <w:autoSpaceDN w:val="0"/>
            <w:ind w:hanging="480"/>
            <w:divId w:val="9686966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Alonzo, S. H. (2015). Integrating the how and why of within-individual and among-individual variation and plasticity in behavior. </w:t>
          </w:r>
          <w:r w:rsidRPr="00132F8D">
            <w:rPr>
              <w:rFonts w:ascii="Times New Roman" w:eastAsia="Times New Roman" w:hAnsi="Times New Roman" w:cs="Times New Roman"/>
              <w:i/>
              <w:iCs/>
              <w:sz w:val="24"/>
              <w:szCs w:val="24"/>
            </w:rPr>
            <w:t>Current Opinion in Behavioral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w:t>
          </w:r>
          <w:r w:rsidRPr="00132F8D">
            <w:rPr>
              <w:rFonts w:ascii="Times New Roman" w:eastAsia="Times New Roman" w:hAnsi="Times New Roman" w:cs="Times New Roman"/>
              <w:sz w:val="24"/>
              <w:szCs w:val="24"/>
            </w:rPr>
            <w:t>, 69–75. https://doi.org/10.1016/J.COBEHA.2015.09.008</w:t>
          </w:r>
        </w:p>
        <w:p w14:paraId="7D0B5937" w14:textId="77777777" w:rsidR="00AB3B4C" w:rsidRPr="00132F8D" w:rsidRDefault="00AB3B4C">
          <w:pPr>
            <w:autoSpaceDE w:val="0"/>
            <w:autoSpaceDN w:val="0"/>
            <w:ind w:hanging="480"/>
            <w:divId w:val="19122357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Andersen, M. R., Kragh, T., &amp; Sand-Jensen, K. (2017). Extreme diel dissolved oxygen and carbon cycles in shallow vegetated lakes. </w:t>
          </w:r>
          <w:r w:rsidRPr="00132F8D">
            <w:rPr>
              <w:rFonts w:ascii="Times New Roman" w:eastAsia="Times New Roman" w:hAnsi="Times New Roman" w:cs="Times New Roman"/>
              <w:i/>
              <w:iCs/>
              <w:sz w:val="24"/>
              <w:szCs w:val="24"/>
            </w:rPr>
            <w:t>Proceedings of the Royal Society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284</w:t>
          </w:r>
          <w:r w:rsidRPr="00132F8D">
            <w:rPr>
              <w:rFonts w:ascii="Times New Roman" w:eastAsia="Times New Roman" w:hAnsi="Times New Roman" w:cs="Times New Roman"/>
              <w:sz w:val="24"/>
              <w:szCs w:val="24"/>
            </w:rPr>
            <w:t>(1862). https://doi.org/10.1098/RSPB.2017.1427</w:t>
          </w:r>
        </w:p>
        <w:p w14:paraId="376A90F0" w14:textId="77777777" w:rsidR="00AB3B4C" w:rsidRPr="00132F8D" w:rsidRDefault="00AB3B4C">
          <w:pPr>
            <w:autoSpaceDE w:val="0"/>
            <w:autoSpaceDN w:val="0"/>
            <w:ind w:hanging="480"/>
            <w:divId w:val="129875338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Anlauf-Dunn, K., </w:t>
          </w:r>
          <w:proofErr w:type="spellStart"/>
          <w:r w:rsidRPr="00132F8D">
            <w:rPr>
              <w:rFonts w:ascii="Times New Roman" w:eastAsia="Times New Roman" w:hAnsi="Times New Roman" w:cs="Times New Roman"/>
              <w:sz w:val="24"/>
              <w:szCs w:val="24"/>
            </w:rPr>
            <w:t>Kraskura</w:t>
          </w:r>
          <w:proofErr w:type="spellEnd"/>
          <w:r w:rsidRPr="00132F8D">
            <w:rPr>
              <w:rFonts w:ascii="Times New Roman" w:eastAsia="Times New Roman" w:hAnsi="Times New Roman" w:cs="Times New Roman"/>
              <w:sz w:val="24"/>
              <w:szCs w:val="24"/>
            </w:rPr>
            <w:t xml:space="preserve">, K., &amp; Eliason, E. J. (2022). Intraspecific variability in thermal tolerance: a case study with coastal cutthroat trout. </w:t>
          </w:r>
          <w:r w:rsidRPr="00132F8D">
            <w:rPr>
              <w:rFonts w:ascii="Times New Roman" w:eastAsia="Times New Roman" w:hAnsi="Times New Roman" w:cs="Times New Roman"/>
              <w:i/>
              <w:iCs/>
              <w:sz w:val="24"/>
              <w:szCs w:val="24"/>
            </w:rPr>
            <w:t>Conservation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10</w:t>
          </w:r>
          <w:r w:rsidRPr="00132F8D">
            <w:rPr>
              <w:rFonts w:ascii="Times New Roman" w:eastAsia="Times New Roman" w:hAnsi="Times New Roman" w:cs="Times New Roman"/>
              <w:sz w:val="24"/>
              <w:szCs w:val="24"/>
            </w:rPr>
            <w:t>(1). https://doi.org/10.1093/conphys/coac029</w:t>
          </w:r>
        </w:p>
        <w:p w14:paraId="0E4707B4" w14:textId="77777777" w:rsidR="00AB3B4C" w:rsidRPr="00132F8D" w:rsidRDefault="00AB3B4C">
          <w:pPr>
            <w:autoSpaceDE w:val="0"/>
            <w:autoSpaceDN w:val="0"/>
            <w:ind w:hanging="480"/>
            <w:divId w:val="19796023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Armstrong, J. B., &amp; Schindler, D. E. (2013). Going with the Flow: Spatial Distributions of Juvenile Coho Salmon Track an Annually Shifting Mosaic of Water Temperature. </w:t>
          </w:r>
          <w:r w:rsidRPr="00132F8D">
            <w:rPr>
              <w:rFonts w:ascii="Times New Roman" w:eastAsia="Times New Roman" w:hAnsi="Times New Roman" w:cs="Times New Roman"/>
              <w:i/>
              <w:iCs/>
              <w:sz w:val="24"/>
              <w:szCs w:val="24"/>
            </w:rPr>
            <w:t>Ecosystems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(8), 1429–1441. https://doi.org/10.1007/s10021-013-9693-9</w:t>
          </w:r>
        </w:p>
        <w:p w14:paraId="55FF46ED" w14:textId="77777777" w:rsidR="00AB3B4C" w:rsidRPr="00132F8D" w:rsidRDefault="00AB3B4C">
          <w:pPr>
            <w:autoSpaceDE w:val="0"/>
            <w:autoSpaceDN w:val="0"/>
            <w:ind w:hanging="480"/>
            <w:divId w:val="4114387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Baker, J. P., Hulse, D. W., Gregory, S. V, White, D., Van Sickle, J., Berger, P. A., Dole, D., &amp; Schumaker, N. H. (2004). Alternative futures for the Willamette River Basin, Oregon. </w:t>
          </w:r>
          <w:r w:rsidRPr="00132F8D">
            <w:rPr>
              <w:rFonts w:ascii="Times New Roman" w:eastAsia="Times New Roman" w:hAnsi="Times New Roman" w:cs="Times New Roman"/>
              <w:i/>
              <w:iCs/>
              <w:sz w:val="24"/>
              <w:szCs w:val="24"/>
            </w:rPr>
            <w:t>Ecological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(2), 313–324. https://doi.org/10.1890/02-5011</w:t>
          </w:r>
        </w:p>
        <w:p w14:paraId="3D50D754" w14:textId="77777777" w:rsidR="00AB3B4C" w:rsidRPr="00132F8D" w:rsidRDefault="00AB3B4C">
          <w:pPr>
            <w:autoSpaceDE w:val="0"/>
            <w:autoSpaceDN w:val="0"/>
            <w:ind w:hanging="480"/>
            <w:divId w:val="128738974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Beechie, T., </w:t>
          </w:r>
          <w:proofErr w:type="spellStart"/>
          <w:r w:rsidRPr="00132F8D">
            <w:rPr>
              <w:rFonts w:ascii="Times New Roman" w:eastAsia="Times New Roman" w:hAnsi="Times New Roman" w:cs="Times New Roman"/>
              <w:sz w:val="24"/>
              <w:szCs w:val="24"/>
            </w:rPr>
            <w:t>Imaki</w:t>
          </w:r>
          <w:proofErr w:type="spellEnd"/>
          <w:r w:rsidRPr="00132F8D">
            <w:rPr>
              <w:rFonts w:ascii="Times New Roman" w:eastAsia="Times New Roman" w:hAnsi="Times New Roman" w:cs="Times New Roman"/>
              <w:sz w:val="24"/>
              <w:szCs w:val="24"/>
            </w:rPr>
            <w:t xml:space="preserve">, H., Greene, J., Wade, A., Wu, H., Pess, G., Roni, P., Kimball, J., Stanford, J., </w:t>
          </w:r>
          <w:proofErr w:type="spellStart"/>
          <w:r w:rsidRPr="00132F8D">
            <w:rPr>
              <w:rFonts w:ascii="Times New Roman" w:eastAsia="Times New Roman" w:hAnsi="Times New Roman" w:cs="Times New Roman"/>
              <w:sz w:val="24"/>
              <w:szCs w:val="24"/>
            </w:rPr>
            <w:t>Kiffney</w:t>
          </w:r>
          <w:proofErr w:type="spellEnd"/>
          <w:r w:rsidRPr="00132F8D">
            <w:rPr>
              <w:rFonts w:ascii="Times New Roman" w:eastAsia="Times New Roman" w:hAnsi="Times New Roman" w:cs="Times New Roman"/>
              <w:sz w:val="24"/>
              <w:szCs w:val="24"/>
            </w:rPr>
            <w:t xml:space="preserve">, P., &amp; Mantua, N. (2013). Restoring salmon habitat for a changing climate.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w:t>
          </w:r>
          <w:r w:rsidRPr="00132F8D">
            <w:rPr>
              <w:rFonts w:ascii="Times New Roman" w:eastAsia="Times New Roman" w:hAnsi="Times New Roman" w:cs="Times New Roman"/>
              <w:sz w:val="24"/>
              <w:szCs w:val="24"/>
            </w:rPr>
            <w:t>(8), 939–960. https://doi.org/10.1002/RRA.2590</w:t>
          </w:r>
        </w:p>
        <w:p w14:paraId="61617433" w14:textId="77777777" w:rsidR="00AB3B4C" w:rsidRPr="00132F8D" w:rsidRDefault="00AB3B4C">
          <w:pPr>
            <w:autoSpaceDE w:val="0"/>
            <w:autoSpaceDN w:val="0"/>
            <w:ind w:hanging="480"/>
            <w:divId w:val="76141861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Berman, C. H., &amp; Quinn, T. P. (1991). Behavioral thermoregulation and homing by spring chinook salmon, Oncorhynchus tshawytscha (Walbaum), in the Yakama River.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301–312.</w:t>
          </w:r>
        </w:p>
        <w:p w14:paraId="72B3BBB0" w14:textId="77777777" w:rsidR="00AB3B4C" w:rsidRPr="00132F8D" w:rsidRDefault="00AB3B4C">
          <w:pPr>
            <w:autoSpaceDE w:val="0"/>
            <w:autoSpaceDN w:val="0"/>
            <w:ind w:hanging="480"/>
            <w:divId w:val="16470976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Beschta, R. L. (1997). Riparian Shade and Stream Temperature: An Alternative Perspective. </w:t>
          </w:r>
          <w:r w:rsidRPr="00132F8D">
            <w:rPr>
              <w:rFonts w:ascii="Times New Roman" w:eastAsia="Times New Roman" w:hAnsi="Times New Roman" w:cs="Times New Roman"/>
              <w:i/>
              <w:iCs/>
              <w:sz w:val="24"/>
              <w:szCs w:val="24"/>
            </w:rPr>
            <w:t>Rangelands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19</w:t>
          </w:r>
          <w:r w:rsidRPr="00132F8D">
            <w:rPr>
              <w:rFonts w:ascii="Times New Roman" w:eastAsia="Times New Roman" w:hAnsi="Times New Roman" w:cs="Times New Roman"/>
              <w:sz w:val="24"/>
              <w:szCs w:val="24"/>
            </w:rPr>
            <w:t>(2), 25.</w:t>
          </w:r>
        </w:p>
        <w:p w14:paraId="7434561B" w14:textId="77777777" w:rsidR="00AB3B4C" w:rsidRPr="00132F8D" w:rsidRDefault="00AB3B4C">
          <w:pPr>
            <w:autoSpaceDE w:val="0"/>
            <w:autoSpaceDN w:val="0"/>
            <w:ind w:hanging="480"/>
            <w:divId w:val="17479957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Brewitt, K. S., Danner, E. M., &amp; Moore, J. W. (2017). Hot eats and cool creeks: Juvenile pacific Salmonids use mainstem prey while in thermal refuges.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74</w:t>
          </w:r>
          <w:r w:rsidRPr="00132F8D">
            <w:rPr>
              <w:rFonts w:ascii="Times New Roman" w:eastAsia="Times New Roman" w:hAnsi="Times New Roman" w:cs="Times New Roman"/>
              <w:sz w:val="24"/>
              <w:szCs w:val="24"/>
            </w:rPr>
            <w:t>(10), 1588–1602. https://doi.org/10.1139/cjfas-2016-0395</w:t>
          </w:r>
        </w:p>
        <w:p w14:paraId="16D83DBA" w14:textId="77777777" w:rsidR="00AB3B4C" w:rsidRPr="00132F8D" w:rsidRDefault="00AB3B4C">
          <w:pPr>
            <w:autoSpaceDE w:val="0"/>
            <w:autoSpaceDN w:val="0"/>
            <w:ind w:hanging="480"/>
            <w:divId w:val="104290619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Brill, R. W., Block, B. A., Boggs, C. H., Bigelow, K. A., Freund, E. V., &amp; Marcinek, D. J. (1999). Horizontal movements and depth distribution of large adult yellowfin tuna (Thunnus </w:t>
          </w:r>
          <w:proofErr w:type="spellStart"/>
          <w:r w:rsidRPr="00132F8D">
            <w:rPr>
              <w:rFonts w:ascii="Times New Roman" w:eastAsia="Times New Roman" w:hAnsi="Times New Roman" w:cs="Times New Roman"/>
              <w:sz w:val="24"/>
              <w:szCs w:val="24"/>
            </w:rPr>
            <w:t>albacares</w:t>
          </w:r>
          <w:proofErr w:type="spellEnd"/>
          <w:r w:rsidRPr="00132F8D">
            <w:rPr>
              <w:rFonts w:ascii="Times New Roman" w:eastAsia="Times New Roman" w:hAnsi="Times New Roman" w:cs="Times New Roman"/>
              <w:sz w:val="24"/>
              <w:szCs w:val="24"/>
            </w:rPr>
            <w:t xml:space="preserve">) near the Hawaiian Islands, recorded using ultrasonic telemetry: Implications for the physiological ecology of pelagic fishes. </w:t>
          </w:r>
          <w:r w:rsidRPr="00132F8D">
            <w:rPr>
              <w:rFonts w:ascii="Times New Roman" w:eastAsia="Times New Roman" w:hAnsi="Times New Roman" w:cs="Times New Roman"/>
              <w:i/>
              <w:iCs/>
              <w:sz w:val="24"/>
              <w:szCs w:val="24"/>
            </w:rPr>
            <w:t>Marine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(3), 395–408. https://doi.org/10.1007/S002270050478/METRICS</w:t>
          </w:r>
        </w:p>
        <w:p w14:paraId="00C4BC0D" w14:textId="77777777" w:rsidR="00AB3B4C" w:rsidRPr="00132F8D" w:rsidRDefault="00AB3B4C">
          <w:pPr>
            <w:autoSpaceDE w:val="0"/>
            <w:autoSpaceDN w:val="0"/>
            <w:ind w:hanging="480"/>
            <w:divId w:val="20186687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Brownscombe</w:t>
          </w:r>
          <w:proofErr w:type="spellEnd"/>
          <w:r w:rsidRPr="00132F8D">
            <w:rPr>
              <w:rFonts w:ascii="Times New Roman" w:eastAsia="Times New Roman" w:hAnsi="Times New Roman" w:cs="Times New Roman"/>
              <w:sz w:val="24"/>
              <w:szCs w:val="24"/>
            </w:rPr>
            <w:t xml:space="preserve">, J. W., </w:t>
          </w:r>
          <w:proofErr w:type="spellStart"/>
          <w:r w:rsidRPr="00132F8D">
            <w:rPr>
              <w:rFonts w:ascii="Times New Roman" w:eastAsia="Times New Roman" w:hAnsi="Times New Roman" w:cs="Times New Roman"/>
              <w:sz w:val="24"/>
              <w:szCs w:val="24"/>
            </w:rPr>
            <w:t>Lédée</w:t>
          </w:r>
          <w:proofErr w:type="spellEnd"/>
          <w:r w:rsidRPr="00132F8D">
            <w:rPr>
              <w:rFonts w:ascii="Times New Roman" w:eastAsia="Times New Roman" w:hAnsi="Times New Roman" w:cs="Times New Roman"/>
              <w:sz w:val="24"/>
              <w:szCs w:val="24"/>
            </w:rPr>
            <w:t xml:space="preserve">, E. J. I., Raby, G. D., Struthers, D. P., Gutowsky, L. F. G., Nguyen, V. M., Young, N., </w:t>
          </w:r>
          <w:proofErr w:type="spellStart"/>
          <w:r w:rsidRPr="00132F8D">
            <w:rPr>
              <w:rFonts w:ascii="Times New Roman" w:eastAsia="Times New Roman" w:hAnsi="Times New Roman" w:cs="Times New Roman"/>
              <w:sz w:val="24"/>
              <w:szCs w:val="24"/>
            </w:rPr>
            <w:t>Stokesbury</w:t>
          </w:r>
          <w:proofErr w:type="spellEnd"/>
          <w:r w:rsidRPr="00132F8D">
            <w:rPr>
              <w:rFonts w:ascii="Times New Roman" w:eastAsia="Times New Roman" w:hAnsi="Times New Roman" w:cs="Times New Roman"/>
              <w:sz w:val="24"/>
              <w:szCs w:val="24"/>
            </w:rPr>
            <w:t xml:space="preserve">, M. J. W., Holbrook, C. M., Brenden, T. O., </w:t>
          </w:r>
          <w:proofErr w:type="spellStart"/>
          <w:r w:rsidRPr="00132F8D">
            <w:rPr>
              <w:rFonts w:ascii="Times New Roman" w:eastAsia="Times New Roman" w:hAnsi="Times New Roman" w:cs="Times New Roman"/>
              <w:sz w:val="24"/>
              <w:szCs w:val="24"/>
            </w:rPr>
            <w:t>Vandergoot</w:t>
          </w:r>
          <w:proofErr w:type="spellEnd"/>
          <w:r w:rsidRPr="00132F8D">
            <w:rPr>
              <w:rFonts w:ascii="Times New Roman" w:eastAsia="Times New Roman" w:hAnsi="Times New Roman" w:cs="Times New Roman"/>
              <w:sz w:val="24"/>
              <w:szCs w:val="24"/>
            </w:rPr>
            <w:t xml:space="preserve">, C. S., Murchie, K. J., Whoriskey, K., Mills Flemming, J., Kessel, S. T., Krueger, C. C., &amp; Cooke, S. J. (2019). Conducting and interpreting fish telemetry studies: considerations for researchers and resource managers. In </w:t>
          </w:r>
          <w:r w:rsidRPr="00132F8D">
            <w:rPr>
              <w:rFonts w:ascii="Times New Roman" w:eastAsia="Times New Roman" w:hAnsi="Times New Roman" w:cs="Times New Roman"/>
              <w:i/>
              <w:iCs/>
              <w:sz w:val="24"/>
              <w:szCs w:val="24"/>
            </w:rPr>
            <w:t>Reviews in Fish Biology and Fisheries</w:t>
          </w:r>
          <w:r w:rsidRPr="00132F8D">
            <w:rPr>
              <w:rFonts w:ascii="Times New Roman" w:eastAsia="Times New Roman" w:hAnsi="Times New Roman" w:cs="Times New Roman"/>
              <w:sz w:val="24"/>
              <w:szCs w:val="24"/>
            </w:rPr>
            <w:t xml:space="preserve"> (Vol. 29, Issue 2). https://doi.org/10.1007/s11160-019-09560-4</w:t>
          </w:r>
        </w:p>
        <w:p w14:paraId="166EEA09" w14:textId="77777777" w:rsidR="00AB3B4C" w:rsidRPr="00132F8D" w:rsidRDefault="00AB3B4C">
          <w:pPr>
            <w:autoSpaceDE w:val="0"/>
            <w:autoSpaceDN w:val="0"/>
            <w:ind w:hanging="480"/>
            <w:divId w:val="26319282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Caissie, D. (2006). The thermal regime of rivers: A review. </w:t>
          </w:r>
          <w:r w:rsidRPr="00132F8D">
            <w:rPr>
              <w:rFonts w:ascii="Times New Roman" w:eastAsia="Times New Roman" w:hAnsi="Times New Roman" w:cs="Times New Roman"/>
              <w:i/>
              <w:iCs/>
              <w:sz w:val="24"/>
              <w:szCs w:val="24"/>
            </w:rPr>
            <w:t>Freshwater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51</w:t>
          </w:r>
          <w:r w:rsidRPr="00132F8D">
            <w:rPr>
              <w:rFonts w:ascii="Times New Roman" w:eastAsia="Times New Roman" w:hAnsi="Times New Roman" w:cs="Times New Roman"/>
              <w:sz w:val="24"/>
              <w:szCs w:val="24"/>
            </w:rPr>
            <w:t>(8), 1389–1406. https://doi.org/10.1111/j.1365-2427.2006.01597.x</w:t>
          </w:r>
        </w:p>
        <w:p w14:paraId="38150E4C" w14:textId="77777777" w:rsidR="00AB3B4C" w:rsidRPr="00132F8D" w:rsidRDefault="00AB3B4C">
          <w:pPr>
            <w:autoSpaceDE w:val="0"/>
            <w:autoSpaceDN w:val="0"/>
            <w:ind w:hanging="480"/>
            <w:divId w:val="74010500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Callaghan, N. I., Tunnah, L., Currie, S., &amp; MacCormack, T. J. (2016). Metabolic adjustments to short-term diurnal temperature fluctuation in the rainbow trout (Oncorhynchus mykiss). </w:t>
          </w:r>
          <w:r w:rsidRPr="00132F8D">
            <w:rPr>
              <w:rFonts w:ascii="Times New Roman" w:eastAsia="Times New Roman" w:hAnsi="Times New Roman" w:cs="Times New Roman"/>
              <w:i/>
              <w:iCs/>
              <w:sz w:val="24"/>
              <w:szCs w:val="24"/>
            </w:rPr>
            <w:t>Physiological and Biochemical Zoology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89</w:t>
          </w:r>
          <w:r w:rsidRPr="00132F8D">
            <w:rPr>
              <w:rFonts w:ascii="Times New Roman" w:eastAsia="Times New Roman" w:hAnsi="Times New Roman" w:cs="Times New Roman"/>
              <w:sz w:val="24"/>
              <w:szCs w:val="24"/>
            </w:rPr>
            <w:t>(6), 498–510. https://doi.org/10.1086/688680</w:t>
          </w:r>
        </w:p>
        <w:p w14:paraId="1AD25357" w14:textId="77777777" w:rsidR="00AB3B4C" w:rsidRPr="00132F8D" w:rsidRDefault="00AB3B4C">
          <w:pPr>
            <w:autoSpaceDE w:val="0"/>
            <w:autoSpaceDN w:val="0"/>
            <w:ind w:hanging="480"/>
            <w:divId w:val="204147132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Clark, C. W., &amp; Levy, D. A. (1988). Diel vertical migrations by juvenile sockeye salmon and the antipredation window. </w:t>
          </w:r>
          <w:r w:rsidRPr="00132F8D">
            <w:rPr>
              <w:rFonts w:ascii="Times New Roman" w:eastAsia="Times New Roman" w:hAnsi="Times New Roman" w:cs="Times New Roman"/>
              <w:i/>
              <w:iCs/>
              <w:sz w:val="24"/>
              <w:szCs w:val="24"/>
            </w:rPr>
            <w:t>Nat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131</w:t>
          </w:r>
          <w:r w:rsidRPr="00132F8D">
            <w:rPr>
              <w:rFonts w:ascii="Times New Roman" w:eastAsia="Times New Roman" w:hAnsi="Times New Roman" w:cs="Times New Roman"/>
              <w:sz w:val="24"/>
              <w:szCs w:val="24"/>
            </w:rPr>
            <w:t>(2Am), 271–290.</w:t>
          </w:r>
        </w:p>
        <w:p w14:paraId="11D3E49C" w14:textId="77777777" w:rsidR="00AB3B4C" w:rsidRPr="00132F8D" w:rsidRDefault="00AB3B4C">
          <w:pPr>
            <w:autoSpaceDE w:val="0"/>
            <w:autoSpaceDN w:val="0"/>
            <w:ind w:hanging="480"/>
            <w:divId w:val="200685804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Coutant, C. C. (1985). Striped Bass, Temperature, and Dissolved Oxygen: A Speculative Hypothesis for Environmental Risk.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31–61. https://doi.org/10.1577/1548-8659(1985)114&lt;</w:t>
          </w:r>
          <w:proofErr w:type="gramStart"/>
          <w:r w:rsidRPr="00132F8D">
            <w:rPr>
              <w:rFonts w:ascii="Times New Roman" w:eastAsia="Times New Roman" w:hAnsi="Times New Roman" w:cs="Times New Roman"/>
              <w:sz w:val="24"/>
              <w:szCs w:val="24"/>
            </w:rPr>
            <w:t>31:SBTADO</w:t>
          </w:r>
          <w:proofErr w:type="gramEnd"/>
          <w:r w:rsidRPr="00132F8D">
            <w:rPr>
              <w:rFonts w:ascii="Times New Roman" w:eastAsia="Times New Roman" w:hAnsi="Times New Roman" w:cs="Times New Roman"/>
              <w:sz w:val="24"/>
              <w:szCs w:val="24"/>
            </w:rPr>
            <w:t>&gt;2.0.CO;2</w:t>
          </w:r>
        </w:p>
        <w:p w14:paraId="08F5EA66" w14:textId="77777777" w:rsidR="00AB3B4C" w:rsidRPr="00132F8D" w:rsidRDefault="00AB3B4C">
          <w:pPr>
            <w:autoSpaceDE w:val="0"/>
            <w:autoSpaceDN w:val="0"/>
            <w:ind w:hanging="480"/>
            <w:divId w:val="129397496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Deutsch, C., Penn, J. L., &amp; Lucey, N. (2023). Climate, Oxygen, and the Future of Marine Biodiversity. </w:t>
          </w:r>
          <w:r w:rsidRPr="00132F8D">
            <w:rPr>
              <w:rFonts w:ascii="Times New Roman" w:eastAsia="Times New Roman" w:hAnsi="Times New Roman" w:cs="Times New Roman"/>
              <w:i/>
              <w:iCs/>
              <w:sz w:val="24"/>
              <w:szCs w:val="24"/>
            </w:rPr>
            <w:t>Annual Review of Marine 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w:t>
          </w:r>
          <w:r w:rsidRPr="00132F8D">
            <w:rPr>
              <w:rFonts w:ascii="Times New Roman" w:eastAsia="Times New Roman" w:hAnsi="Times New Roman" w:cs="Times New Roman"/>
              <w:sz w:val="24"/>
              <w:szCs w:val="24"/>
            </w:rPr>
            <w:t>. https://doi.org/10.1146/annurev-marine-040323</w:t>
          </w:r>
        </w:p>
        <w:p w14:paraId="5D2E0798" w14:textId="77777777" w:rsidR="00AB3B4C" w:rsidRPr="00132F8D" w:rsidRDefault="00AB3B4C">
          <w:pPr>
            <w:autoSpaceDE w:val="0"/>
            <w:autoSpaceDN w:val="0"/>
            <w:ind w:hanging="480"/>
            <w:divId w:val="9182478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Eckmann, M., Dunham, J., Connor, E. J., &amp; Welch, C. A. (2016). Bioenergetic evaluation of diel vertical migration by bull trout (Salvelinus </w:t>
          </w:r>
          <w:proofErr w:type="spellStart"/>
          <w:r w:rsidRPr="00132F8D">
            <w:rPr>
              <w:rFonts w:ascii="Times New Roman" w:eastAsia="Times New Roman" w:hAnsi="Times New Roman" w:cs="Times New Roman"/>
              <w:sz w:val="24"/>
              <w:szCs w:val="24"/>
            </w:rPr>
            <w:t>confluentus</w:t>
          </w:r>
          <w:proofErr w:type="spellEnd"/>
          <w:r w:rsidRPr="00132F8D">
            <w:rPr>
              <w:rFonts w:ascii="Times New Roman" w:eastAsia="Times New Roman" w:hAnsi="Times New Roman" w:cs="Times New Roman"/>
              <w:sz w:val="24"/>
              <w:szCs w:val="24"/>
            </w:rPr>
            <w:t xml:space="preserve">) in a thermally stratified reservoir.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(1), 30–43. https://doi.org/10.1111/eff.12321</w:t>
          </w:r>
        </w:p>
        <w:p w14:paraId="49E6496E" w14:textId="77777777" w:rsidR="00AB3B4C" w:rsidRPr="00132F8D" w:rsidRDefault="00AB3B4C">
          <w:pPr>
            <w:autoSpaceDE w:val="0"/>
            <w:autoSpaceDN w:val="0"/>
            <w:ind w:hanging="480"/>
            <w:divId w:val="209027385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Faust, H. A., Kurt Gamperl, A., &amp; </w:t>
          </w:r>
          <w:proofErr w:type="spellStart"/>
          <w:r w:rsidRPr="00132F8D">
            <w:rPr>
              <w:rFonts w:ascii="Times New Roman" w:eastAsia="Times New Roman" w:hAnsi="Times New Roman" w:cs="Times New Roman"/>
              <w:sz w:val="24"/>
              <w:szCs w:val="24"/>
            </w:rPr>
            <w:t>Rodnick</w:t>
          </w:r>
          <w:proofErr w:type="spellEnd"/>
          <w:r w:rsidRPr="00132F8D">
            <w:rPr>
              <w:rFonts w:ascii="Times New Roman" w:eastAsia="Times New Roman" w:hAnsi="Times New Roman" w:cs="Times New Roman"/>
              <w:sz w:val="24"/>
              <w:szCs w:val="24"/>
            </w:rPr>
            <w:t xml:space="preserve">, K. J. (2004). All rainbow trout (Oncorhynchus mykiss) are not created </w:t>
          </w:r>
          <w:proofErr w:type="spellStart"/>
          <w:proofErr w:type="gramStart"/>
          <w:r w:rsidRPr="00132F8D">
            <w:rPr>
              <w:rFonts w:ascii="Times New Roman" w:eastAsia="Times New Roman" w:hAnsi="Times New Roman" w:cs="Times New Roman"/>
              <w:sz w:val="24"/>
              <w:szCs w:val="24"/>
            </w:rPr>
            <w:t>equal:intra</w:t>
          </w:r>
          <w:proofErr w:type="gramEnd"/>
          <w:r w:rsidRPr="00132F8D">
            <w:rPr>
              <w:rFonts w:ascii="Times New Roman" w:eastAsia="Times New Roman" w:hAnsi="Times New Roman" w:cs="Times New Roman"/>
              <w:sz w:val="24"/>
              <w:szCs w:val="24"/>
            </w:rPr>
            <w:t>-specific</w:t>
          </w:r>
          <w:proofErr w:type="spellEnd"/>
          <w:r w:rsidRPr="00132F8D">
            <w:rPr>
              <w:rFonts w:ascii="Times New Roman" w:eastAsia="Times New Roman" w:hAnsi="Times New Roman" w:cs="Times New Roman"/>
              <w:sz w:val="24"/>
              <w:szCs w:val="24"/>
            </w:rPr>
            <w:t xml:space="preserve"> variation in cardiac hypoxia tolerance.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207</w:t>
          </w:r>
          <w:r w:rsidRPr="00132F8D">
            <w:rPr>
              <w:rFonts w:ascii="Times New Roman" w:eastAsia="Times New Roman" w:hAnsi="Times New Roman" w:cs="Times New Roman"/>
              <w:sz w:val="24"/>
              <w:szCs w:val="24"/>
            </w:rPr>
            <w:t>(6), 1005–1015. https://doi.org/10.1242/JEB.00824</w:t>
          </w:r>
        </w:p>
        <w:p w14:paraId="229BDA6D" w14:textId="77777777" w:rsidR="00AB3B4C" w:rsidRPr="00132F8D" w:rsidRDefault="00AB3B4C">
          <w:pPr>
            <w:autoSpaceDE w:val="0"/>
            <w:autoSpaceDN w:val="0"/>
            <w:ind w:hanging="480"/>
            <w:divId w:val="15696061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Flitcroft, R., Whitman, L., White, J., Wallick, R., Stratton Garvin, L., Smith, C., </w:t>
          </w:r>
          <w:proofErr w:type="spellStart"/>
          <w:r w:rsidRPr="00132F8D">
            <w:rPr>
              <w:rFonts w:ascii="Times New Roman" w:eastAsia="Times New Roman" w:hAnsi="Times New Roman" w:cs="Times New Roman"/>
              <w:sz w:val="24"/>
              <w:szCs w:val="24"/>
            </w:rPr>
            <w:t>Plotnikoff</w:t>
          </w:r>
          <w:proofErr w:type="spellEnd"/>
          <w:r w:rsidRPr="00132F8D">
            <w:rPr>
              <w:rFonts w:ascii="Times New Roman" w:eastAsia="Times New Roman" w:hAnsi="Times New Roman" w:cs="Times New Roman"/>
              <w:sz w:val="24"/>
              <w:szCs w:val="24"/>
            </w:rPr>
            <w:t xml:space="preserve">, R., Mulvey, M., Kock, T., Jones, K., </w:t>
          </w:r>
          <w:proofErr w:type="spellStart"/>
          <w:r w:rsidRPr="00132F8D">
            <w:rPr>
              <w:rFonts w:ascii="Times New Roman" w:eastAsia="Times New Roman" w:hAnsi="Times New Roman" w:cs="Times New Roman"/>
              <w:sz w:val="24"/>
              <w:szCs w:val="24"/>
            </w:rPr>
            <w:t>Gruendike</w:t>
          </w:r>
          <w:proofErr w:type="spellEnd"/>
          <w:r w:rsidRPr="00132F8D">
            <w:rPr>
              <w:rFonts w:ascii="Times New Roman" w:eastAsia="Times New Roman" w:hAnsi="Times New Roman" w:cs="Times New Roman"/>
              <w:sz w:val="24"/>
              <w:szCs w:val="24"/>
            </w:rPr>
            <w:t xml:space="preserve">, P., Gombert, C., Giannico, G., Dutterer, A., Brown, D., Barrett, H., Bangs, B., &amp; Hughes, R. M. (2023). Science to support conservation action in a large river system: The Willamette River, Oregon, USA. </w:t>
          </w:r>
          <w:r w:rsidRPr="00132F8D">
            <w:rPr>
              <w:rFonts w:ascii="Times New Roman" w:eastAsia="Times New Roman" w:hAnsi="Times New Roman" w:cs="Times New Roman"/>
              <w:i/>
              <w:iCs/>
              <w:sz w:val="24"/>
              <w:szCs w:val="24"/>
            </w:rPr>
            <w:t>Water Biology and Security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w:t>
          </w:r>
          <w:r w:rsidRPr="00132F8D">
            <w:rPr>
              <w:rFonts w:ascii="Times New Roman" w:eastAsia="Times New Roman" w:hAnsi="Times New Roman" w:cs="Times New Roman"/>
              <w:sz w:val="24"/>
              <w:szCs w:val="24"/>
            </w:rPr>
            <w:t>(4), 100203. https://doi.org/10.1016/J.WATBS.2023.100203</w:t>
          </w:r>
        </w:p>
        <w:p w14:paraId="50175CCA" w14:textId="77777777" w:rsidR="00AB3B4C" w:rsidRPr="00132F8D" w:rsidRDefault="00AB3B4C">
          <w:pPr>
            <w:autoSpaceDE w:val="0"/>
            <w:autoSpaceDN w:val="0"/>
            <w:ind w:hanging="480"/>
            <w:divId w:val="19487332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Frechette, D. M., Dugdale, S. J., Dodson, J. J., &amp; Bergeron, N. E. (2018). Understanding summertime thermal refuge use by adult Atlantic salmon using remote sensing, river temperature monitoring, and acoustic telemetry1. </w:t>
          </w:r>
          <w:r w:rsidRPr="00132F8D">
            <w:rPr>
              <w:rFonts w:ascii="Times New Roman" w:eastAsia="Times New Roman" w:hAnsi="Times New Roman" w:cs="Times New Roman"/>
              <w:i/>
              <w:iCs/>
              <w:sz w:val="24"/>
              <w:szCs w:val="24"/>
            </w:rPr>
            <w:t>Canadian Journal of Fisheries and Aquatic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(11), 1999–2010. https://doi.org/10.1139/cjfas-2017-0422</w:t>
          </w:r>
        </w:p>
        <w:p w14:paraId="2B4F9F61" w14:textId="77777777" w:rsidR="00AB3B4C" w:rsidRPr="00132F8D" w:rsidRDefault="00AB3B4C">
          <w:pPr>
            <w:autoSpaceDE w:val="0"/>
            <w:autoSpaceDN w:val="0"/>
            <w:ind w:hanging="480"/>
            <w:divId w:val="106615063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Gombert, C. E., Lancaster, S. T., Grant, G. E., &amp; Flitcroft, R. L. (2022). Novel dimensionless index for physically based assessment of thermal refugia characterizes off-channel habitat on gravel bed river. </w:t>
          </w:r>
          <w:r w:rsidRPr="00132F8D">
            <w:rPr>
              <w:rFonts w:ascii="Times New Roman" w:eastAsia="Times New Roman" w:hAnsi="Times New Roman" w:cs="Times New Roman"/>
              <w:i/>
              <w:iCs/>
              <w:sz w:val="24"/>
              <w:szCs w:val="24"/>
            </w:rPr>
            <w:t>JARWA Journal of the American Water Resources Association</w:t>
          </w:r>
          <w:r w:rsidRPr="00132F8D">
            <w:rPr>
              <w:rFonts w:ascii="Times New Roman" w:eastAsia="Times New Roman" w:hAnsi="Times New Roman" w:cs="Times New Roman"/>
              <w:sz w:val="24"/>
              <w:szCs w:val="24"/>
            </w:rPr>
            <w:t>. https://doi.org/10.1111/1752-1688.13096</w:t>
          </w:r>
        </w:p>
        <w:p w14:paraId="28A21898" w14:textId="77777777" w:rsidR="00AB3B4C" w:rsidRPr="00132F8D" w:rsidRDefault="00AB3B4C">
          <w:pPr>
            <w:autoSpaceDE w:val="0"/>
            <w:autoSpaceDN w:val="0"/>
            <w:ind w:hanging="480"/>
            <w:divId w:val="45864793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Gregory, S., Wildman, R., Hulse, D., </w:t>
          </w:r>
          <w:proofErr w:type="spellStart"/>
          <w:r w:rsidRPr="00132F8D">
            <w:rPr>
              <w:rFonts w:ascii="Times New Roman" w:eastAsia="Times New Roman" w:hAnsi="Times New Roman" w:cs="Times New Roman"/>
              <w:sz w:val="24"/>
              <w:szCs w:val="24"/>
            </w:rPr>
            <w:t>Ashkenas</w:t>
          </w:r>
          <w:proofErr w:type="spellEnd"/>
          <w:r w:rsidRPr="00132F8D">
            <w:rPr>
              <w:rFonts w:ascii="Times New Roman" w:eastAsia="Times New Roman" w:hAnsi="Times New Roman" w:cs="Times New Roman"/>
              <w:sz w:val="24"/>
              <w:szCs w:val="24"/>
            </w:rPr>
            <w:t xml:space="preserve">, L., &amp; Boyer, K. (2019). Historical changes in hydrology, geomorphology, and floodplain vegetation of the Willamette River, Oregon. </w:t>
          </w:r>
          <w:r w:rsidRPr="00132F8D">
            <w:rPr>
              <w:rFonts w:ascii="Times New Roman" w:eastAsia="Times New Roman" w:hAnsi="Times New Roman" w:cs="Times New Roman"/>
              <w:i/>
              <w:iCs/>
              <w:sz w:val="24"/>
              <w:szCs w:val="24"/>
            </w:rPr>
            <w:t>River Research and Applications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35</w:t>
          </w:r>
          <w:r w:rsidRPr="00132F8D">
            <w:rPr>
              <w:rFonts w:ascii="Times New Roman" w:eastAsia="Times New Roman" w:hAnsi="Times New Roman" w:cs="Times New Roman"/>
              <w:sz w:val="24"/>
              <w:szCs w:val="24"/>
            </w:rPr>
            <w:t>(8), 1279–1290. https://doi.org/10.1002/RRA.3495</w:t>
          </w:r>
        </w:p>
        <w:p w14:paraId="6D963637" w14:textId="77777777" w:rsidR="00AB3B4C" w:rsidRPr="00132F8D" w:rsidRDefault="00AB3B4C">
          <w:pPr>
            <w:autoSpaceDE w:val="0"/>
            <w:autoSpaceDN w:val="0"/>
            <w:ind w:hanging="480"/>
            <w:divId w:val="1939308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Hahlbeck, N., Tinniswood, W. R., Sloat, M. R., Ortega, J. D., Wyatt, M. A., Hereford, M. E., Ramirez, B. S., Crook, D. A., Anlauf-Dunn, K. J., &amp; Armstrong, J. B. (2022). Contribution of warm habitat to cold-water fisheries. </w:t>
          </w:r>
          <w:r w:rsidRPr="00132F8D">
            <w:rPr>
              <w:rFonts w:ascii="Times New Roman" w:eastAsia="Times New Roman" w:hAnsi="Times New Roman" w:cs="Times New Roman"/>
              <w:i/>
              <w:iCs/>
              <w:sz w:val="24"/>
              <w:szCs w:val="24"/>
            </w:rPr>
            <w:t>Conservation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w:t>
          </w:r>
          <w:r w:rsidRPr="00132F8D">
            <w:rPr>
              <w:rFonts w:ascii="Times New Roman" w:eastAsia="Times New Roman" w:hAnsi="Times New Roman" w:cs="Times New Roman"/>
              <w:sz w:val="24"/>
              <w:szCs w:val="24"/>
            </w:rPr>
            <w:t>(3), e13857. https://doi.org/10.1111/cobi.13857</w:t>
          </w:r>
        </w:p>
        <w:p w14:paraId="36AAC242" w14:textId="77777777" w:rsidR="00AB3B4C" w:rsidRPr="00132F8D" w:rsidRDefault="00AB3B4C">
          <w:pPr>
            <w:autoSpaceDE w:val="0"/>
            <w:autoSpaceDN w:val="0"/>
            <w:ind w:hanging="480"/>
            <w:divId w:val="19445279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Houston, A. I., </w:t>
          </w:r>
          <w:proofErr w:type="spellStart"/>
          <w:r w:rsidRPr="00132F8D">
            <w:rPr>
              <w:rFonts w:ascii="Times New Roman" w:eastAsia="Times New Roman" w:hAnsi="Times New Roman" w:cs="Times New Roman"/>
              <w:sz w:val="24"/>
              <w:szCs w:val="24"/>
            </w:rPr>
            <w:t>Mcnamara</w:t>
          </w:r>
          <w:proofErr w:type="spellEnd"/>
          <w:r w:rsidRPr="00132F8D">
            <w:rPr>
              <w:rFonts w:ascii="Times New Roman" w:eastAsia="Times New Roman" w:hAnsi="Times New Roman" w:cs="Times New Roman"/>
              <w:sz w:val="24"/>
              <w:szCs w:val="24"/>
            </w:rPr>
            <w:t xml:space="preserve">, J. M., &amp; Hutchinson, J. M. C. (1993). General results concerning the trade-off between gaining energy and avoiding predation. </w:t>
          </w:r>
          <w:r w:rsidRPr="00132F8D">
            <w:rPr>
              <w:rFonts w:ascii="Times New Roman" w:eastAsia="Times New Roman" w:hAnsi="Times New Roman" w:cs="Times New Roman"/>
              <w:i/>
              <w:iCs/>
              <w:sz w:val="24"/>
              <w:szCs w:val="24"/>
            </w:rPr>
            <w:t>Philosophical Transactions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341</w:t>
          </w:r>
          <w:r w:rsidRPr="00132F8D">
            <w:rPr>
              <w:rFonts w:ascii="Times New Roman" w:eastAsia="Times New Roman" w:hAnsi="Times New Roman" w:cs="Times New Roman"/>
              <w:sz w:val="24"/>
              <w:szCs w:val="24"/>
            </w:rPr>
            <w:t>(1298), 375–397. https://doi.org/10.1098/RSTB.1993.0123</w:t>
          </w:r>
        </w:p>
        <w:p w14:paraId="4FEB3591" w14:textId="77777777" w:rsidR="00AB3B4C" w:rsidRPr="00132F8D" w:rsidRDefault="00AB3B4C">
          <w:pPr>
            <w:autoSpaceDE w:val="0"/>
            <w:autoSpaceDN w:val="0"/>
            <w:ind w:hanging="480"/>
            <w:divId w:val="4991262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Isaak, D. J., &amp; Hubert, W. A. (2001). A hypothesis about factors that affect maximum summer stream temperatures across montane landscapes. </w:t>
          </w:r>
          <w:r w:rsidRPr="00132F8D">
            <w:rPr>
              <w:rFonts w:ascii="Times New Roman" w:eastAsia="Times New Roman" w:hAnsi="Times New Roman" w:cs="Times New Roman"/>
              <w:i/>
              <w:iCs/>
              <w:sz w:val="24"/>
              <w:szCs w:val="24"/>
            </w:rPr>
            <w:t xml:space="preserve">JAWRA Journal of the American Water </w:t>
          </w:r>
          <w:r w:rsidRPr="00132F8D">
            <w:rPr>
              <w:rFonts w:ascii="Times New Roman" w:eastAsia="Times New Roman" w:hAnsi="Times New Roman" w:cs="Times New Roman"/>
              <w:i/>
              <w:iCs/>
              <w:sz w:val="24"/>
              <w:szCs w:val="24"/>
            </w:rPr>
            <w:lastRenderedPageBreak/>
            <w:t>Resources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37</w:t>
          </w:r>
          <w:r w:rsidRPr="00132F8D">
            <w:rPr>
              <w:rFonts w:ascii="Times New Roman" w:eastAsia="Times New Roman" w:hAnsi="Times New Roman" w:cs="Times New Roman"/>
              <w:sz w:val="24"/>
              <w:szCs w:val="24"/>
            </w:rPr>
            <w:t>(2), 351–366. https://doi.org/10.1111/J.1752-1688.2001.TB00974.X</w:t>
          </w:r>
        </w:p>
        <w:p w14:paraId="0D72E27B" w14:textId="77777777" w:rsidR="00AB3B4C" w:rsidRPr="00132F8D" w:rsidRDefault="00AB3B4C">
          <w:pPr>
            <w:autoSpaceDE w:val="0"/>
            <w:autoSpaceDN w:val="0"/>
            <w:ind w:hanging="480"/>
            <w:divId w:val="88895743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Ivanova, Y. M., </w:t>
          </w:r>
          <w:proofErr w:type="spellStart"/>
          <w:r w:rsidRPr="00132F8D">
            <w:rPr>
              <w:rFonts w:ascii="Times New Roman" w:eastAsia="Times New Roman" w:hAnsi="Times New Roman" w:cs="Times New Roman"/>
              <w:sz w:val="24"/>
              <w:szCs w:val="24"/>
            </w:rPr>
            <w:t>Pallubinsky</w:t>
          </w:r>
          <w:proofErr w:type="spellEnd"/>
          <w:r w:rsidRPr="00132F8D">
            <w:rPr>
              <w:rFonts w:ascii="Times New Roman" w:eastAsia="Times New Roman" w:hAnsi="Times New Roman" w:cs="Times New Roman"/>
              <w:sz w:val="24"/>
              <w:szCs w:val="24"/>
            </w:rPr>
            <w:t xml:space="preserve">, H., Kramer, R., &amp; van Marken </w:t>
          </w:r>
          <w:proofErr w:type="spellStart"/>
          <w:r w:rsidRPr="00132F8D">
            <w:rPr>
              <w:rFonts w:ascii="Times New Roman" w:eastAsia="Times New Roman" w:hAnsi="Times New Roman" w:cs="Times New Roman"/>
              <w:sz w:val="24"/>
              <w:szCs w:val="24"/>
            </w:rPr>
            <w:t>Lichtenbelt</w:t>
          </w:r>
          <w:proofErr w:type="spellEnd"/>
          <w:r w:rsidRPr="00132F8D">
            <w:rPr>
              <w:rFonts w:ascii="Times New Roman" w:eastAsia="Times New Roman" w:hAnsi="Times New Roman" w:cs="Times New Roman"/>
              <w:sz w:val="24"/>
              <w:szCs w:val="24"/>
            </w:rPr>
            <w:t xml:space="preserve">, W. (2021). The influence of a moderate temperature drift on thermal physiology and perception. </w:t>
          </w:r>
          <w:r w:rsidRPr="00132F8D">
            <w:rPr>
              <w:rFonts w:ascii="Times New Roman" w:eastAsia="Times New Roman" w:hAnsi="Times New Roman" w:cs="Times New Roman"/>
              <w:i/>
              <w:iCs/>
              <w:sz w:val="24"/>
              <w:szCs w:val="24"/>
            </w:rPr>
            <w:t>Physiology &amp; Behavior</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229</w:t>
          </w:r>
          <w:r w:rsidRPr="00132F8D">
            <w:rPr>
              <w:rFonts w:ascii="Times New Roman" w:eastAsia="Times New Roman" w:hAnsi="Times New Roman" w:cs="Times New Roman"/>
              <w:sz w:val="24"/>
              <w:szCs w:val="24"/>
            </w:rPr>
            <w:t>, 113257. https://doi.org/10.1016/J.PHYSBEH.2020.113257</w:t>
          </w:r>
        </w:p>
        <w:p w14:paraId="0B674441" w14:textId="77777777" w:rsidR="00AB3B4C" w:rsidRPr="00132F8D" w:rsidRDefault="00AB3B4C">
          <w:pPr>
            <w:autoSpaceDE w:val="0"/>
            <w:autoSpaceDN w:val="0"/>
            <w:ind w:hanging="480"/>
            <w:divId w:val="36969437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Jepsen, N., Schreck, C., Clements S., &amp; Thorstad, E. B. (2005). A brief discussion of the 2% tag/</w:t>
          </w:r>
          <w:proofErr w:type="spellStart"/>
          <w:r w:rsidRPr="00132F8D">
            <w:rPr>
              <w:rFonts w:ascii="Times New Roman" w:eastAsia="Times New Roman" w:hAnsi="Times New Roman" w:cs="Times New Roman"/>
              <w:sz w:val="24"/>
              <w:szCs w:val="24"/>
            </w:rPr>
            <w:t>bodymass</w:t>
          </w:r>
          <w:proofErr w:type="spellEnd"/>
          <w:r w:rsidRPr="00132F8D">
            <w:rPr>
              <w:rFonts w:ascii="Times New Roman" w:eastAsia="Times New Roman" w:hAnsi="Times New Roman" w:cs="Times New Roman"/>
              <w:sz w:val="24"/>
              <w:szCs w:val="24"/>
            </w:rPr>
            <w:t xml:space="preserve"> rule of thumb. </w:t>
          </w:r>
          <w:r w:rsidRPr="00132F8D">
            <w:rPr>
              <w:rFonts w:ascii="Times New Roman" w:eastAsia="Times New Roman" w:hAnsi="Times New Roman" w:cs="Times New Roman"/>
              <w:i/>
              <w:iCs/>
              <w:sz w:val="24"/>
              <w:szCs w:val="24"/>
            </w:rPr>
            <w:t>Aquatic Telemetry: Advances and Applications</w:t>
          </w:r>
          <w:r w:rsidRPr="00132F8D">
            <w:rPr>
              <w:rFonts w:ascii="Times New Roman" w:eastAsia="Times New Roman" w:hAnsi="Times New Roman" w:cs="Times New Roman"/>
              <w:sz w:val="24"/>
              <w:szCs w:val="24"/>
            </w:rPr>
            <w:t>, 255–259. https://www.researchgate.net/publication/259573199</w:t>
          </w:r>
        </w:p>
        <w:p w14:paraId="13B2349A" w14:textId="77777777" w:rsidR="00AB3B4C" w:rsidRPr="00132F8D" w:rsidRDefault="00AB3B4C">
          <w:pPr>
            <w:autoSpaceDE w:val="0"/>
            <w:autoSpaceDN w:val="0"/>
            <w:ind w:hanging="480"/>
            <w:divId w:val="81737983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Kaya, C. M., Kaeding, L. R., &amp; Burkhalter, D. E. (1977). Use of a Cold-Water Refuge by Rainbow and Brown Trout in a Geothermally Heated Stream. </w:t>
          </w:r>
          <w:r w:rsidRPr="00132F8D">
            <w:rPr>
              <w:rFonts w:ascii="Times New Roman" w:eastAsia="Times New Roman" w:hAnsi="Times New Roman" w:cs="Times New Roman"/>
              <w:i/>
              <w:iCs/>
              <w:sz w:val="24"/>
              <w:szCs w:val="24"/>
            </w:rPr>
            <w:t>The Progressive Fish-Culturist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39</w:t>
          </w:r>
          <w:r w:rsidRPr="00132F8D">
            <w:rPr>
              <w:rFonts w:ascii="Times New Roman" w:eastAsia="Times New Roman" w:hAnsi="Times New Roman" w:cs="Times New Roman"/>
              <w:sz w:val="24"/>
              <w:szCs w:val="24"/>
            </w:rPr>
            <w:t>, 37–39.</w:t>
          </w:r>
        </w:p>
        <w:p w14:paraId="3698BA42" w14:textId="77777777" w:rsidR="00AB3B4C" w:rsidRPr="00132F8D" w:rsidRDefault="00AB3B4C">
          <w:pPr>
            <w:autoSpaceDE w:val="0"/>
            <w:autoSpaceDN w:val="0"/>
            <w:ind w:hanging="480"/>
            <w:divId w:val="11828185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Krause, J., Loader, S. P., </w:t>
          </w:r>
          <w:proofErr w:type="spellStart"/>
          <w:r w:rsidRPr="00132F8D">
            <w:rPr>
              <w:rFonts w:ascii="Times New Roman" w:eastAsia="Times New Roman" w:hAnsi="Times New Roman" w:cs="Times New Roman"/>
              <w:sz w:val="24"/>
              <w:szCs w:val="24"/>
            </w:rPr>
            <w:t>Mcdermott</w:t>
          </w:r>
          <w:proofErr w:type="spellEnd"/>
          <w:r w:rsidRPr="00132F8D">
            <w:rPr>
              <w:rFonts w:ascii="Times New Roman" w:eastAsia="Times New Roman" w:hAnsi="Times New Roman" w:cs="Times New Roman"/>
              <w:sz w:val="24"/>
              <w:szCs w:val="24"/>
            </w:rPr>
            <w:t xml:space="preserve">, J., &amp; Ruxton, G. D. (1998). Refuge use by fish as a function of body length-related metabolic expenditure and predation risks. </w:t>
          </w:r>
          <w:r w:rsidRPr="00132F8D">
            <w:rPr>
              <w:rFonts w:ascii="Times New Roman" w:eastAsia="Times New Roman" w:hAnsi="Times New Roman" w:cs="Times New Roman"/>
              <w:i/>
              <w:iCs/>
              <w:sz w:val="24"/>
              <w:szCs w:val="24"/>
            </w:rPr>
            <w:t>Proceedings of the Royal Society of London. Series B: Biological Sciences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265</w:t>
          </w:r>
          <w:r w:rsidRPr="00132F8D">
            <w:rPr>
              <w:rFonts w:ascii="Times New Roman" w:eastAsia="Times New Roman" w:hAnsi="Times New Roman" w:cs="Times New Roman"/>
              <w:sz w:val="24"/>
              <w:szCs w:val="24"/>
            </w:rPr>
            <w:t>(1413), 2373–2379. https://royalsocietypublishing.org/</w:t>
          </w:r>
        </w:p>
        <w:p w14:paraId="1C2E464D" w14:textId="77777777" w:rsidR="00AB3B4C" w:rsidRPr="00132F8D" w:rsidRDefault="00AB3B4C">
          <w:pPr>
            <w:autoSpaceDE w:val="0"/>
            <w:autoSpaceDN w:val="0"/>
            <w:ind w:hanging="480"/>
            <w:divId w:val="1974209302"/>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Kurylyk</w:t>
          </w:r>
          <w:proofErr w:type="spellEnd"/>
          <w:r w:rsidRPr="00132F8D">
            <w:rPr>
              <w:rFonts w:ascii="Times New Roman" w:eastAsia="Times New Roman" w:hAnsi="Times New Roman" w:cs="Times New Roman"/>
              <w:sz w:val="24"/>
              <w:szCs w:val="24"/>
            </w:rPr>
            <w:t xml:space="preserve">, B. L., </w:t>
          </w:r>
          <w:proofErr w:type="spellStart"/>
          <w:r w:rsidRPr="00132F8D">
            <w:rPr>
              <w:rFonts w:ascii="Times New Roman" w:eastAsia="Times New Roman" w:hAnsi="Times New Roman" w:cs="Times New Roman"/>
              <w:sz w:val="24"/>
              <w:szCs w:val="24"/>
            </w:rPr>
            <w:t>Macquarrie</w:t>
          </w:r>
          <w:proofErr w:type="spellEnd"/>
          <w:r w:rsidRPr="00132F8D">
            <w:rPr>
              <w:rFonts w:ascii="Times New Roman" w:eastAsia="Times New Roman" w:hAnsi="Times New Roman" w:cs="Times New Roman"/>
              <w:sz w:val="24"/>
              <w:szCs w:val="24"/>
            </w:rPr>
            <w:t xml:space="preserve">, K. T. B., </w:t>
          </w:r>
          <w:proofErr w:type="spellStart"/>
          <w:r w:rsidRPr="00132F8D">
            <w:rPr>
              <w:rFonts w:ascii="Times New Roman" w:eastAsia="Times New Roman" w:hAnsi="Times New Roman" w:cs="Times New Roman"/>
              <w:sz w:val="24"/>
              <w:szCs w:val="24"/>
            </w:rPr>
            <w:t>Linnansaari</w:t>
          </w:r>
          <w:proofErr w:type="spellEnd"/>
          <w:r w:rsidRPr="00132F8D">
            <w:rPr>
              <w:rFonts w:ascii="Times New Roman" w:eastAsia="Times New Roman" w:hAnsi="Times New Roman" w:cs="Times New Roman"/>
              <w:sz w:val="24"/>
              <w:szCs w:val="24"/>
            </w:rPr>
            <w:t xml:space="preserve">, T., </w:t>
          </w:r>
          <w:proofErr w:type="spellStart"/>
          <w:r w:rsidRPr="00132F8D">
            <w:rPr>
              <w:rFonts w:ascii="Times New Roman" w:eastAsia="Times New Roman" w:hAnsi="Times New Roman" w:cs="Times New Roman"/>
              <w:sz w:val="24"/>
              <w:szCs w:val="24"/>
            </w:rPr>
            <w:t>Cunjak</w:t>
          </w:r>
          <w:proofErr w:type="spellEnd"/>
          <w:r w:rsidRPr="00132F8D">
            <w:rPr>
              <w:rFonts w:ascii="Times New Roman" w:eastAsia="Times New Roman" w:hAnsi="Times New Roman" w:cs="Times New Roman"/>
              <w:sz w:val="24"/>
              <w:szCs w:val="24"/>
            </w:rPr>
            <w:t xml:space="preserve">, R. A., &amp; Curry, R. A. (2015). Preserving, augmenting, and creating cold-water thermal refugia in rivers: concepts derived from research on the Miramichi River, New Brunswick (Canada). </w:t>
          </w:r>
          <w:r w:rsidRPr="00132F8D">
            <w:rPr>
              <w:rFonts w:ascii="Times New Roman" w:eastAsia="Times New Roman" w:hAnsi="Times New Roman" w:cs="Times New Roman"/>
              <w:i/>
              <w:iCs/>
              <w:sz w:val="24"/>
              <w:szCs w:val="24"/>
            </w:rPr>
            <w:t>Ecohydrology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w:t>
          </w:r>
          <w:r w:rsidRPr="00132F8D">
            <w:rPr>
              <w:rFonts w:ascii="Times New Roman" w:eastAsia="Times New Roman" w:hAnsi="Times New Roman" w:cs="Times New Roman"/>
              <w:sz w:val="24"/>
              <w:szCs w:val="24"/>
            </w:rPr>
            <w:t>(6), 1095–1108. https://doi.org/10.1002/ECO.1566</w:t>
          </w:r>
        </w:p>
        <w:p w14:paraId="364BC706" w14:textId="77777777" w:rsidR="00AB3B4C" w:rsidRPr="00132F8D" w:rsidRDefault="00AB3B4C">
          <w:pPr>
            <w:autoSpaceDE w:val="0"/>
            <w:autoSpaceDN w:val="0"/>
            <w:ind w:hanging="480"/>
            <w:divId w:val="13350371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Liedtke, T. L., Beeman, J. W., &amp; Gee, L. P. (2012). A standard operating procedure for the surgical implantation of transmitters in juvenile salmonids. US Geological Survey Open-File Report 2012-1267. </w:t>
          </w:r>
          <w:r w:rsidRPr="00132F8D">
            <w:rPr>
              <w:rFonts w:ascii="Times New Roman" w:eastAsia="Times New Roman" w:hAnsi="Times New Roman" w:cs="Times New Roman"/>
              <w:i/>
              <w:iCs/>
              <w:sz w:val="24"/>
              <w:szCs w:val="24"/>
            </w:rPr>
            <w:t>Open-File Report</w:t>
          </w:r>
          <w:r w:rsidRPr="00132F8D">
            <w:rPr>
              <w:rFonts w:ascii="Times New Roman" w:eastAsia="Times New Roman" w:hAnsi="Times New Roman" w:cs="Times New Roman"/>
              <w:sz w:val="24"/>
              <w:szCs w:val="24"/>
            </w:rPr>
            <w:t>. https://doi.org/10.3133/ofr20121267</w:t>
          </w:r>
        </w:p>
        <w:p w14:paraId="141EFCDC" w14:textId="77777777" w:rsidR="00AB3B4C" w:rsidRPr="00132F8D" w:rsidRDefault="00AB3B4C">
          <w:pPr>
            <w:autoSpaceDE w:val="0"/>
            <w:autoSpaceDN w:val="0"/>
            <w:ind w:hanging="480"/>
            <w:divId w:val="159096111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Logan, R. K., Vaudo, J. J., Wetherbee, B. M., &amp; Shivji, M. S. (2023). Patrolling the border: Billfish exploit the hypoxic boundary created by the world’s largest oxygen minimum zone. </w:t>
          </w:r>
          <w:r w:rsidRPr="00132F8D">
            <w:rPr>
              <w:rFonts w:ascii="Times New Roman" w:eastAsia="Times New Roman" w:hAnsi="Times New Roman" w:cs="Times New Roman"/>
              <w:i/>
              <w:iCs/>
              <w:sz w:val="24"/>
              <w:szCs w:val="24"/>
            </w:rPr>
            <w:t>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92</w:t>
          </w:r>
          <w:r w:rsidRPr="00132F8D">
            <w:rPr>
              <w:rFonts w:ascii="Times New Roman" w:eastAsia="Times New Roman" w:hAnsi="Times New Roman" w:cs="Times New Roman"/>
              <w:sz w:val="24"/>
              <w:szCs w:val="24"/>
            </w:rPr>
            <w:t>(8), 1658–1671. https://doi.org/10.1111/1365-2656.13940</w:t>
          </w:r>
        </w:p>
        <w:p w14:paraId="03D748EF" w14:textId="77777777" w:rsidR="00AB3B4C" w:rsidRPr="00132F8D" w:rsidRDefault="00AB3B4C">
          <w:pPr>
            <w:autoSpaceDE w:val="0"/>
            <w:autoSpaceDN w:val="0"/>
            <w:ind w:hanging="480"/>
            <w:divId w:val="15408947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Lovegrove, B. G. (2009). Modification and miniaturization of </w:t>
          </w:r>
          <w:proofErr w:type="spellStart"/>
          <w:r w:rsidRPr="00132F8D">
            <w:rPr>
              <w:rFonts w:ascii="Times New Roman" w:eastAsia="Times New Roman" w:hAnsi="Times New Roman" w:cs="Times New Roman"/>
              <w:sz w:val="24"/>
              <w:szCs w:val="24"/>
            </w:rPr>
            <w:t>Thermochron</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iButtons</w:t>
          </w:r>
          <w:proofErr w:type="spellEnd"/>
          <w:r w:rsidRPr="00132F8D">
            <w:rPr>
              <w:rFonts w:ascii="Times New Roman" w:eastAsia="Times New Roman" w:hAnsi="Times New Roman" w:cs="Times New Roman"/>
              <w:sz w:val="24"/>
              <w:szCs w:val="24"/>
            </w:rPr>
            <w:t xml:space="preserve"> for surgical implantation into small animals. </w:t>
          </w:r>
          <w:r w:rsidRPr="00132F8D">
            <w:rPr>
              <w:rFonts w:ascii="Times New Roman" w:eastAsia="Times New Roman" w:hAnsi="Times New Roman" w:cs="Times New Roman"/>
              <w:i/>
              <w:iCs/>
              <w:sz w:val="24"/>
              <w:szCs w:val="24"/>
            </w:rPr>
            <w:t>Journal of Comparative Physiology B: Biochemical, Systemic, and Environmental Physiology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179</w:t>
          </w:r>
          <w:r w:rsidRPr="00132F8D">
            <w:rPr>
              <w:rFonts w:ascii="Times New Roman" w:eastAsia="Times New Roman" w:hAnsi="Times New Roman" w:cs="Times New Roman"/>
              <w:sz w:val="24"/>
              <w:szCs w:val="24"/>
            </w:rPr>
            <w:t>(4), 451–458. https://doi.org/10.1007/s00360-008-0329-x</w:t>
          </w:r>
        </w:p>
        <w:p w14:paraId="7515B776" w14:textId="77777777" w:rsidR="00AB3B4C" w:rsidRPr="00132F8D" w:rsidRDefault="00AB3B4C">
          <w:pPr>
            <w:autoSpaceDE w:val="0"/>
            <w:autoSpaceDN w:val="0"/>
            <w:ind w:hanging="480"/>
            <w:divId w:val="11546423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Mac, M. J. (1985). Effects of ration size on preferred temperature of lake charr Salvelinus </w:t>
          </w:r>
          <w:proofErr w:type="spellStart"/>
          <w:r w:rsidRPr="00132F8D">
            <w:rPr>
              <w:rFonts w:ascii="Times New Roman" w:eastAsia="Times New Roman" w:hAnsi="Times New Roman" w:cs="Times New Roman"/>
              <w:sz w:val="24"/>
              <w:szCs w:val="24"/>
            </w:rPr>
            <w:t>namaycush</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Environmental Biology of Fishes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14</w:t>
          </w:r>
          <w:r w:rsidRPr="00132F8D">
            <w:rPr>
              <w:rFonts w:ascii="Times New Roman" w:eastAsia="Times New Roman" w:hAnsi="Times New Roman" w:cs="Times New Roman"/>
              <w:sz w:val="24"/>
              <w:szCs w:val="24"/>
            </w:rPr>
            <w:t>, 227–231. https://doi.org/10.1007/BF00000830/METRICS</w:t>
          </w:r>
        </w:p>
        <w:p w14:paraId="5D2C2460" w14:textId="77777777" w:rsidR="00AB3B4C" w:rsidRPr="00132F8D" w:rsidRDefault="00AB3B4C">
          <w:pPr>
            <w:autoSpaceDE w:val="0"/>
            <w:autoSpaceDN w:val="0"/>
            <w:ind w:hanging="480"/>
            <w:divId w:val="56263788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Manly, B. F. J., McDonald, L. L., Thomas, D. L., McDonald, T. L., &amp; Erickson, W. P. (2012). Introduction to resource selection studies. </w:t>
          </w:r>
          <w:r w:rsidRPr="00132F8D">
            <w:rPr>
              <w:rFonts w:ascii="Times New Roman" w:eastAsia="Times New Roman" w:hAnsi="Times New Roman" w:cs="Times New Roman"/>
              <w:i/>
              <w:iCs/>
              <w:sz w:val="24"/>
              <w:szCs w:val="24"/>
            </w:rPr>
            <w:t>Resource Selection by Animals: Statistical Design and Analysis for Field Studies</w:t>
          </w:r>
          <w:r w:rsidRPr="00132F8D">
            <w:rPr>
              <w:rFonts w:ascii="Times New Roman" w:eastAsia="Times New Roman" w:hAnsi="Times New Roman" w:cs="Times New Roman"/>
              <w:sz w:val="24"/>
              <w:szCs w:val="24"/>
            </w:rPr>
            <w:t>, 1–15.</w:t>
          </w:r>
        </w:p>
        <w:p w14:paraId="017C501E" w14:textId="77777777" w:rsidR="00AB3B4C" w:rsidRPr="00132F8D" w:rsidRDefault="00AB3B4C">
          <w:pPr>
            <w:autoSpaceDE w:val="0"/>
            <w:autoSpaceDN w:val="0"/>
            <w:ind w:hanging="480"/>
            <w:divId w:val="27409514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lastRenderedPageBreak/>
            <w:t xml:space="preserve">McLaren, J. S., Van Kirk, R. W., </w:t>
          </w:r>
          <w:proofErr w:type="spellStart"/>
          <w:r w:rsidRPr="00132F8D">
            <w:rPr>
              <w:rFonts w:ascii="Times New Roman" w:eastAsia="Times New Roman" w:hAnsi="Times New Roman" w:cs="Times New Roman"/>
              <w:sz w:val="24"/>
              <w:szCs w:val="24"/>
            </w:rPr>
            <w:t>Mabaka</w:t>
          </w:r>
          <w:proofErr w:type="spellEnd"/>
          <w:r w:rsidRPr="00132F8D">
            <w:rPr>
              <w:rFonts w:ascii="Times New Roman" w:eastAsia="Times New Roman" w:hAnsi="Times New Roman" w:cs="Times New Roman"/>
              <w:sz w:val="24"/>
              <w:szCs w:val="24"/>
            </w:rPr>
            <w:t xml:space="preserve">, A. J., Brothers, S., &amp; Budy, P. (2023). Drawdown, Habitat, and Kokanee Populations in a Western U.S. Reservoir. </w:t>
          </w:r>
          <w:r w:rsidRPr="00132F8D">
            <w:rPr>
              <w:rFonts w:ascii="Times New Roman" w:eastAsia="Times New Roman" w:hAnsi="Times New Roman" w:cs="Times New Roman"/>
              <w:i/>
              <w:iCs/>
              <w:sz w:val="24"/>
              <w:szCs w:val="24"/>
            </w:rPr>
            <w:t>North American Journal of Fisheries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43</w:t>
          </w:r>
          <w:r w:rsidRPr="00132F8D">
            <w:rPr>
              <w:rFonts w:ascii="Times New Roman" w:eastAsia="Times New Roman" w:hAnsi="Times New Roman" w:cs="Times New Roman"/>
              <w:sz w:val="24"/>
              <w:szCs w:val="24"/>
            </w:rPr>
            <w:t>(2), 339–351. https://doi.org/10.1002/NAFM.10879</w:t>
          </w:r>
        </w:p>
        <w:p w14:paraId="191A4F31" w14:textId="77777777" w:rsidR="00AB3B4C" w:rsidRPr="00132F8D" w:rsidRDefault="00AB3B4C">
          <w:pPr>
            <w:autoSpaceDE w:val="0"/>
            <w:autoSpaceDN w:val="0"/>
            <w:ind w:hanging="480"/>
            <w:divId w:val="10931655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Metcalfe, N. B., Van Leeuwen, T. E., &amp; Killen, S. S. (2016). Does individual variation in metabolic phenotype predict fish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and performance? </w:t>
          </w:r>
          <w:r w:rsidRPr="00132F8D">
            <w:rPr>
              <w:rFonts w:ascii="Times New Roman" w:eastAsia="Times New Roman" w:hAnsi="Times New Roman" w:cs="Times New Roman"/>
              <w:i/>
              <w:iCs/>
              <w:sz w:val="24"/>
              <w:szCs w:val="24"/>
            </w:rPr>
            <w:t>Journal of Fish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(1), 298–321. https://doi.org/10.1111/JFB.12699</w:t>
          </w:r>
        </w:p>
        <w:p w14:paraId="215CB86F" w14:textId="77777777" w:rsidR="00AB3B4C" w:rsidRPr="00132F8D" w:rsidRDefault="00AB3B4C">
          <w:pPr>
            <w:autoSpaceDE w:val="0"/>
            <w:autoSpaceDN w:val="0"/>
            <w:ind w:hanging="480"/>
            <w:divId w:val="1290354569"/>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Moran, N. P., Sánchez-</w:t>
          </w:r>
          <w:proofErr w:type="spellStart"/>
          <w:r w:rsidRPr="00132F8D">
            <w:rPr>
              <w:rFonts w:ascii="Times New Roman" w:eastAsia="Times New Roman" w:hAnsi="Times New Roman" w:cs="Times New Roman"/>
              <w:sz w:val="24"/>
              <w:szCs w:val="24"/>
            </w:rPr>
            <w:t>Tójar</w:t>
          </w:r>
          <w:proofErr w:type="spellEnd"/>
          <w:r w:rsidRPr="00132F8D">
            <w:rPr>
              <w:rFonts w:ascii="Times New Roman" w:eastAsia="Times New Roman" w:hAnsi="Times New Roman" w:cs="Times New Roman"/>
              <w:sz w:val="24"/>
              <w:szCs w:val="24"/>
            </w:rPr>
            <w:t xml:space="preserve">, A., </w:t>
          </w:r>
          <w:proofErr w:type="spellStart"/>
          <w:r w:rsidRPr="00132F8D">
            <w:rPr>
              <w:rFonts w:ascii="Times New Roman" w:eastAsia="Times New Roman" w:hAnsi="Times New Roman" w:cs="Times New Roman"/>
              <w:sz w:val="24"/>
              <w:szCs w:val="24"/>
            </w:rPr>
            <w:t>Schielzeth</w:t>
          </w:r>
          <w:proofErr w:type="spellEnd"/>
          <w:r w:rsidRPr="00132F8D">
            <w:rPr>
              <w:rFonts w:ascii="Times New Roman" w:eastAsia="Times New Roman" w:hAnsi="Times New Roman" w:cs="Times New Roman"/>
              <w:sz w:val="24"/>
              <w:szCs w:val="24"/>
            </w:rPr>
            <w:t xml:space="preserve">, H., &amp; Reinhold, K. (2021). Poor nutritional condition promotes high-risk </w:t>
          </w:r>
          <w:proofErr w:type="spellStart"/>
          <w:r w:rsidRPr="00132F8D">
            <w:rPr>
              <w:rFonts w:ascii="Times New Roman" w:eastAsia="Times New Roman" w:hAnsi="Times New Roman" w:cs="Times New Roman"/>
              <w:sz w:val="24"/>
              <w:szCs w:val="24"/>
            </w:rPr>
            <w:t>behaviours</w:t>
          </w:r>
          <w:proofErr w:type="spellEnd"/>
          <w:r w:rsidRPr="00132F8D">
            <w:rPr>
              <w:rFonts w:ascii="Times New Roman" w:eastAsia="Times New Roman" w:hAnsi="Times New Roman" w:cs="Times New Roman"/>
              <w:sz w:val="24"/>
              <w:szCs w:val="24"/>
            </w:rPr>
            <w:t xml:space="preserve">: a systematic review and meta-analysis. </w:t>
          </w:r>
          <w:r w:rsidRPr="00132F8D">
            <w:rPr>
              <w:rFonts w:ascii="Times New Roman" w:eastAsia="Times New Roman" w:hAnsi="Times New Roman" w:cs="Times New Roman"/>
              <w:i/>
              <w:iCs/>
              <w:sz w:val="24"/>
              <w:szCs w:val="24"/>
            </w:rPr>
            <w:t>Biological Reviews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96</w:t>
          </w:r>
          <w:r w:rsidRPr="00132F8D">
            <w:rPr>
              <w:rFonts w:ascii="Times New Roman" w:eastAsia="Times New Roman" w:hAnsi="Times New Roman" w:cs="Times New Roman"/>
              <w:sz w:val="24"/>
              <w:szCs w:val="24"/>
            </w:rPr>
            <w:t>(1), 269–288. https://doi.org/10.1111/brv.12655</w:t>
          </w:r>
        </w:p>
        <w:p w14:paraId="7D1C510D" w14:textId="77777777" w:rsidR="00AB3B4C" w:rsidRPr="00132F8D" w:rsidRDefault="00AB3B4C">
          <w:pPr>
            <w:autoSpaceDE w:val="0"/>
            <w:autoSpaceDN w:val="0"/>
            <w:ind w:hanging="480"/>
            <w:divId w:val="294795925"/>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Moss, J. L. (1985). Summer selection of thermal refuges by striped bass in Alabama reservoirs and tailwaters. </w:t>
          </w:r>
          <w:r w:rsidRPr="00132F8D">
            <w:rPr>
              <w:rFonts w:ascii="Times New Roman" w:eastAsia="Times New Roman" w:hAnsi="Times New Roman" w:cs="Times New Roman"/>
              <w:i/>
              <w:iCs/>
              <w:sz w:val="24"/>
              <w:szCs w:val="24"/>
            </w:rPr>
            <w:t>Transactions of the American Fisheries Society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114</w:t>
          </w:r>
          <w:r w:rsidRPr="00132F8D">
            <w:rPr>
              <w:rFonts w:ascii="Times New Roman" w:eastAsia="Times New Roman" w:hAnsi="Times New Roman" w:cs="Times New Roman"/>
              <w:sz w:val="24"/>
              <w:szCs w:val="24"/>
            </w:rPr>
            <w:t>(1), 77–83. https://doi.org/10.1577/1548-8659(1985)114&lt;</w:t>
          </w:r>
          <w:proofErr w:type="gramStart"/>
          <w:r w:rsidRPr="00132F8D">
            <w:rPr>
              <w:rFonts w:ascii="Times New Roman" w:eastAsia="Times New Roman" w:hAnsi="Times New Roman" w:cs="Times New Roman"/>
              <w:sz w:val="24"/>
              <w:szCs w:val="24"/>
            </w:rPr>
            <w:t>77:SSOTRB</w:t>
          </w:r>
          <w:proofErr w:type="gramEnd"/>
          <w:r w:rsidRPr="00132F8D">
            <w:rPr>
              <w:rFonts w:ascii="Times New Roman" w:eastAsia="Times New Roman" w:hAnsi="Times New Roman" w:cs="Times New Roman"/>
              <w:sz w:val="24"/>
              <w:szCs w:val="24"/>
            </w:rPr>
            <w:t>&gt;2.0.CO;2</w:t>
          </w:r>
        </w:p>
        <w:p w14:paraId="425E564C" w14:textId="77777777" w:rsidR="00AB3B4C" w:rsidRPr="00132F8D" w:rsidRDefault="00AB3B4C">
          <w:pPr>
            <w:autoSpaceDE w:val="0"/>
            <w:autoSpaceDN w:val="0"/>
            <w:ind w:hanging="480"/>
            <w:divId w:val="210731062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Ohman, M. D. (1990). The Demographic Benefits of Diel Vertical Migration by Zooplankton. </w:t>
          </w:r>
          <w:r w:rsidRPr="00132F8D">
            <w:rPr>
              <w:rFonts w:ascii="Times New Roman" w:eastAsia="Times New Roman" w:hAnsi="Times New Roman" w:cs="Times New Roman"/>
              <w:i/>
              <w:iCs/>
              <w:sz w:val="24"/>
              <w:szCs w:val="24"/>
            </w:rPr>
            <w:t>Ecological Monographs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60</w:t>
          </w:r>
          <w:r w:rsidRPr="00132F8D">
            <w:rPr>
              <w:rFonts w:ascii="Times New Roman" w:eastAsia="Times New Roman" w:hAnsi="Times New Roman" w:cs="Times New Roman"/>
              <w:sz w:val="24"/>
              <w:szCs w:val="24"/>
            </w:rPr>
            <w:t>(3), 257–281. https://doi.org/10.2307/1943058</w:t>
          </w:r>
        </w:p>
        <w:p w14:paraId="38217980" w14:textId="77777777" w:rsidR="00AB3B4C" w:rsidRPr="00132F8D" w:rsidRDefault="00AB3B4C">
          <w:pPr>
            <w:autoSpaceDE w:val="0"/>
            <w:autoSpaceDN w:val="0"/>
            <w:ind w:hanging="480"/>
            <w:divId w:val="21019367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Oregon Department of Environmental Quality. (2007). </w:t>
          </w:r>
          <w:r w:rsidRPr="00132F8D">
            <w:rPr>
              <w:rFonts w:ascii="Times New Roman" w:eastAsia="Times New Roman" w:hAnsi="Times New Roman" w:cs="Times New Roman"/>
              <w:i/>
              <w:iCs/>
              <w:sz w:val="24"/>
              <w:szCs w:val="24"/>
            </w:rPr>
            <w:t>340-041-0028: Water Quality Standards: Beneficial Uses, Policies, and Criteria for Oregon—Temperature</w:t>
          </w:r>
          <w:r w:rsidRPr="00132F8D">
            <w:rPr>
              <w:rFonts w:ascii="Times New Roman" w:eastAsia="Times New Roman" w:hAnsi="Times New Roman" w:cs="Times New Roman"/>
              <w:sz w:val="24"/>
              <w:szCs w:val="24"/>
            </w:rPr>
            <w:t>.</w:t>
          </w:r>
        </w:p>
        <w:p w14:paraId="773EFFCF" w14:textId="77777777" w:rsidR="00AB3B4C" w:rsidRPr="00132F8D" w:rsidRDefault="00AB3B4C">
          <w:pPr>
            <w:autoSpaceDE w:val="0"/>
            <w:autoSpaceDN w:val="0"/>
            <w:ind w:hanging="480"/>
            <w:divId w:val="9719844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Orrock, J. L., Preisser, E. L., Grabowski, J. H., &amp; Trussell, G. C. (2013). The cost of safety: Refuges increase the impact of predation risk in aquatic systems.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94</w:t>
          </w:r>
          <w:r w:rsidRPr="00132F8D">
            <w:rPr>
              <w:rFonts w:ascii="Times New Roman" w:eastAsia="Times New Roman" w:hAnsi="Times New Roman" w:cs="Times New Roman"/>
              <w:sz w:val="24"/>
              <w:szCs w:val="24"/>
            </w:rPr>
            <w:t>(3), 573–579. https://doi.org/10.1890/12-0502.1</w:t>
          </w:r>
        </w:p>
        <w:p w14:paraId="46E8A002" w14:textId="77777777" w:rsidR="00AB3B4C" w:rsidRPr="00132F8D" w:rsidRDefault="00AB3B4C">
          <w:pPr>
            <w:autoSpaceDE w:val="0"/>
            <w:autoSpaceDN w:val="0"/>
            <w:ind w:hanging="480"/>
            <w:divId w:val="2360628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Palmer, M., &amp; Ruhi, A. (2019). Linkages between flow regime, biota, and ecosystem processes: Implications for river restoration. </w:t>
          </w:r>
          <w:r w:rsidRPr="00132F8D">
            <w:rPr>
              <w:rFonts w:ascii="Times New Roman" w:eastAsia="Times New Roman" w:hAnsi="Times New Roman" w:cs="Times New Roman"/>
              <w:i/>
              <w:iCs/>
              <w:sz w:val="24"/>
              <w:szCs w:val="24"/>
            </w:rPr>
            <w:t>Science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365</w:t>
          </w:r>
          <w:r w:rsidRPr="00132F8D">
            <w:rPr>
              <w:rFonts w:ascii="Times New Roman" w:eastAsia="Times New Roman" w:hAnsi="Times New Roman" w:cs="Times New Roman"/>
              <w:sz w:val="24"/>
              <w:szCs w:val="24"/>
            </w:rPr>
            <w:t>(6459). https://doi.org/10.1126/science.aaw2087</w:t>
          </w:r>
        </w:p>
        <w:p w14:paraId="654F57A6" w14:textId="77777777" w:rsidR="00AB3B4C" w:rsidRPr="00132F8D" w:rsidRDefault="00AB3B4C">
          <w:pPr>
            <w:autoSpaceDE w:val="0"/>
            <w:autoSpaceDN w:val="0"/>
            <w:ind w:hanging="480"/>
            <w:divId w:val="172910752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Penaluna, B. E., Abadía-Cardoso, A., Dunham, J. B., García-</w:t>
          </w:r>
          <w:proofErr w:type="spellStart"/>
          <w:r w:rsidRPr="00132F8D">
            <w:rPr>
              <w:rFonts w:ascii="Times New Roman" w:eastAsia="Times New Roman" w:hAnsi="Times New Roman" w:cs="Times New Roman"/>
              <w:sz w:val="24"/>
              <w:szCs w:val="24"/>
            </w:rPr>
            <w:t>Dé</w:t>
          </w:r>
          <w:proofErr w:type="spellEnd"/>
          <w:r w:rsidRPr="00132F8D">
            <w:rPr>
              <w:rFonts w:ascii="Times New Roman" w:eastAsia="Times New Roman" w:hAnsi="Times New Roman" w:cs="Times New Roman"/>
              <w:sz w:val="24"/>
              <w:szCs w:val="24"/>
            </w:rPr>
            <w:t xml:space="preserve"> León, F. J., Gresswell, R. E., Luna, A. R., Taylor, E. B., Shepard, B. B., Muhlfeld, C. C., Bestgen, K. R., Rogers, K., Escalante, M. A., Keeley, E. R., Temple, G. M., Williams, J. E., Matthews, K. R., Pierce, R., Mayden, R. L., Kovach, R. P., … Fausch, K. D. (2016). Conservation of Native Pacific Trout Diversity in Western North America. </w:t>
          </w:r>
          <w:r w:rsidRPr="00132F8D">
            <w:rPr>
              <w:rFonts w:ascii="Times New Roman" w:eastAsia="Times New Roman" w:hAnsi="Times New Roman" w:cs="Times New Roman"/>
              <w:i/>
              <w:iCs/>
              <w:sz w:val="24"/>
              <w:szCs w:val="24"/>
            </w:rPr>
            <w:t>Fisheries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w:t>
          </w:r>
          <w:r w:rsidRPr="00132F8D">
            <w:rPr>
              <w:rFonts w:ascii="Times New Roman" w:eastAsia="Times New Roman" w:hAnsi="Times New Roman" w:cs="Times New Roman"/>
              <w:sz w:val="24"/>
              <w:szCs w:val="24"/>
            </w:rPr>
            <w:t>(6), 286–300. https://doi.org/10.1080/03632415.2016.1175888</w:t>
          </w:r>
        </w:p>
        <w:p w14:paraId="2FE25CDD" w14:textId="77777777" w:rsidR="00AB3B4C" w:rsidRPr="00132F8D" w:rsidRDefault="00AB3B4C">
          <w:pPr>
            <w:autoSpaceDE w:val="0"/>
            <w:autoSpaceDN w:val="0"/>
            <w:ind w:hanging="480"/>
            <w:divId w:val="58616060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Pépino</w:t>
          </w:r>
          <w:proofErr w:type="spellEnd"/>
          <w:r w:rsidRPr="00132F8D">
            <w:rPr>
              <w:rFonts w:ascii="Times New Roman" w:eastAsia="Times New Roman" w:hAnsi="Times New Roman" w:cs="Times New Roman"/>
              <w:sz w:val="24"/>
              <w:szCs w:val="24"/>
            </w:rPr>
            <w:t xml:space="preserve">, M., Goyer, K., &amp; Magnan, P. (2015). Heat transfer in fish: are short excursions between habitats a thermoregulatory </w:t>
          </w:r>
          <w:proofErr w:type="spellStart"/>
          <w:r w:rsidRPr="00132F8D">
            <w:rPr>
              <w:rFonts w:ascii="Times New Roman" w:eastAsia="Times New Roman" w:hAnsi="Times New Roman" w:cs="Times New Roman"/>
              <w:sz w:val="24"/>
              <w:szCs w:val="24"/>
            </w:rPr>
            <w:t>behaviour</w:t>
          </w:r>
          <w:proofErr w:type="spellEnd"/>
          <w:r w:rsidRPr="00132F8D">
            <w:rPr>
              <w:rFonts w:ascii="Times New Roman" w:eastAsia="Times New Roman" w:hAnsi="Times New Roman" w:cs="Times New Roman"/>
              <w:sz w:val="24"/>
              <w:szCs w:val="24"/>
            </w:rPr>
            <w:t xml:space="preserve"> to exploit resources in an </w:t>
          </w:r>
          <w:proofErr w:type="spellStart"/>
          <w:r w:rsidRPr="00132F8D">
            <w:rPr>
              <w:rFonts w:ascii="Times New Roman" w:eastAsia="Times New Roman" w:hAnsi="Times New Roman" w:cs="Times New Roman"/>
              <w:sz w:val="24"/>
              <w:szCs w:val="24"/>
            </w:rPr>
            <w:t>unfavourable</w:t>
          </w:r>
          <w:proofErr w:type="spellEnd"/>
          <w:r w:rsidRPr="00132F8D">
            <w:rPr>
              <w:rFonts w:ascii="Times New Roman" w:eastAsia="Times New Roman" w:hAnsi="Times New Roman" w:cs="Times New Roman"/>
              <w:sz w:val="24"/>
              <w:szCs w:val="24"/>
            </w:rPr>
            <w:t xml:space="preserve"> thermal environment? </w:t>
          </w:r>
          <w:r w:rsidRPr="00132F8D">
            <w:rPr>
              <w:rFonts w:ascii="Times New Roman" w:eastAsia="Times New Roman" w:hAnsi="Times New Roman" w:cs="Times New Roman"/>
              <w:i/>
              <w:iCs/>
              <w:sz w:val="24"/>
              <w:szCs w:val="24"/>
            </w:rPr>
            <w:t>Journal of Experimental Biology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218</w:t>
          </w:r>
          <w:r w:rsidRPr="00132F8D">
            <w:rPr>
              <w:rFonts w:ascii="Times New Roman" w:eastAsia="Times New Roman" w:hAnsi="Times New Roman" w:cs="Times New Roman"/>
              <w:sz w:val="24"/>
              <w:szCs w:val="24"/>
            </w:rPr>
            <w:t>(21), 3461–3467. https://doi.org/10.1242/jeb.126466</w:t>
          </w:r>
        </w:p>
        <w:p w14:paraId="1A1150CC" w14:textId="77777777" w:rsidR="00AB3B4C" w:rsidRPr="00132F8D" w:rsidRDefault="00AB3B4C">
          <w:pPr>
            <w:autoSpaceDE w:val="0"/>
            <w:autoSpaceDN w:val="0"/>
            <w:ind w:hanging="480"/>
            <w:divId w:val="211170516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Persson, L., &amp; Eklov, P. (1995). Prey Refuges Affecting Interactions Between Piscivorous Perch and Juvenile Perch and Roach.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76</w:t>
          </w:r>
          <w:r w:rsidRPr="00132F8D">
            <w:rPr>
              <w:rFonts w:ascii="Times New Roman" w:eastAsia="Times New Roman" w:hAnsi="Times New Roman" w:cs="Times New Roman"/>
              <w:sz w:val="24"/>
              <w:szCs w:val="24"/>
            </w:rPr>
            <w:t>(1), 70–81. https://doi.org/10.2307/1940632</w:t>
          </w:r>
        </w:p>
        <w:p w14:paraId="255552AA" w14:textId="77777777" w:rsidR="00AB3B4C" w:rsidRPr="00132F8D" w:rsidRDefault="00AB3B4C">
          <w:pPr>
            <w:autoSpaceDE w:val="0"/>
            <w:autoSpaceDN w:val="0"/>
            <w:ind w:hanging="480"/>
            <w:divId w:val="9544595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Poole, G. C., &amp; Berman, C. H. (2001). An Ecological Perspective on In-Stream Temperature: Natural Heat Dynamics and Mechanisms of Human-Caused Thermal Degradation. </w:t>
          </w:r>
          <w:r w:rsidRPr="00132F8D">
            <w:rPr>
              <w:rFonts w:ascii="Times New Roman" w:eastAsia="Times New Roman" w:hAnsi="Times New Roman" w:cs="Times New Roman"/>
              <w:i/>
              <w:iCs/>
              <w:sz w:val="24"/>
              <w:szCs w:val="24"/>
            </w:rPr>
            <w:t>Environmental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27</w:t>
          </w:r>
          <w:r w:rsidRPr="00132F8D">
            <w:rPr>
              <w:rFonts w:ascii="Times New Roman" w:eastAsia="Times New Roman" w:hAnsi="Times New Roman" w:cs="Times New Roman"/>
              <w:sz w:val="24"/>
              <w:szCs w:val="24"/>
            </w:rPr>
            <w:t>(6), 787–802. https://doi.org/10.1007/s002670010188</w:t>
          </w:r>
        </w:p>
        <w:p w14:paraId="55511235" w14:textId="77777777" w:rsidR="00AB3B4C" w:rsidRPr="00132F8D" w:rsidRDefault="00AB3B4C">
          <w:pPr>
            <w:autoSpaceDE w:val="0"/>
            <w:autoSpaceDN w:val="0"/>
            <w:ind w:hanging="480"/>
            <w:divId w:val="313265370"/>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lastRenderedPageBreak/>
            <w:t>Pörtner</w:t>
          </w:r>
          <w:proofErr w:type="spellEnd"/>
          <w:r w:rsidRPr="00132F8D">
            <w:rPr>
              <w:rFonts w:ascii="Times New Roman" w:eastAsia="Times New Roman" w:hAnsi="Times New Roman" w:cs="Times New Roman"/>
              <w:sz w:val="24"/>
              <w:szCs w:val="24"/>
            </w:rPr>
            <w:t xml:space="preserve">, H. (2001). Climate change and temperature-dependent biogeography: Oxygen limitation of thermal tolerance in animals. </w:t>
          </w:r>
          <w:proofErr w:type="spellStart"/>
          <w:r w:rsidRPr="00132F8D">
            <w:rPr>
              <w:rFonts w:ascii="Times New Roman" w:eastAsia="Times New Roman" w:hAnsi="Times New Roman" w:cs="Times New Roman"/>
              <w:i/>
              <w:iCs/>
              <w:sz w:val="24"/>
              <w:szCs w:val="24"/>
            </w:rPr>
            <w:t>Naturwissenschaften</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88</w:t>
          </w:r>
          <w:r w:rsidRPr="00132F8D">
            <w:rPr>
              <w:rFonts w:ascii="Times New Roman" w:eastAsia="Times New Roman" w:hAnsi="Times New Roman" w:cs="Times New Roman"/>
              <w:sz w:val="24"/>
              <w:szCs w:val="24"/>
            </w:rPr>
            <w:t>(4), 137–146. https://doi.org/10.1007/S001140100216/METRICS</w:t>
          </w:r>
        </w:p>
        <w:p w14:paraId="22345BEA" w14:textId="77777777" w:rsidR="00AB3B4C" w:rsidRPr="00132F8D" w:rsidRDefault="00AB3B4C">
          <w:pPr>
            <w:autoSpaceDE w:val="0"/>
            <w:autoSpaceDN w:val="0"/>
            <w:ind w:hanging="480"/>
            <w:divId w:val="28693311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Power, M. E. (1984). Depth Distributions of Armored Catfish: Predator-Induced Resource Avoidance?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65</w:t>
          </w:r>
          <w:r w:rsidRPr="00132F8D">
            <w:rPr>
              <w:rFonts w:ascii="Times New Roman" w:eastAsia="Times New Roman" w:hAnsi="Times New Roman" w:cs="Times New Roman"/>
              <w:sz w:val="24"/>
              <w:szCs w:val="24"/>
            </w:rPr>
            <w:t>(2), 523–528. https://doi.org/10.2307/1941414</w:t>
          </w:r>
        </w:p>
        <w:p w14:paraId="4DB6DF9F" w14:textId="77777777" w:rsidR="00AB3B4C" w:rsidRPr="00132F8D" w:rsidRDefault="00AB3B4C">
          <w:pPr>
            <w:autoSpaceDE w:val="0"/>
            <w:autoSpaceDN w:val="0"/>
            <w:ind w:hanging="480"/>
            <w:divId w:val="63537910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Rajesh, M., &amp; Rehana, S. (2022). Impact of climate change on river water temperature and dissolved oxygen: Indian riverine thermal regimes. </w:t>
          </w:r>
          <w:r w:rsidRPr="00132F8D">
            <w:rPr>
              <w:rFonts w:ascii="Times New Roman" w:eastAsia="Times New Roman" w:hAnsi="Times New Roman" w:cs="Times New Roman"/>
              <w:i/>
              <w:iCs/>
              <w:sz w:val="24"/>
              <w:szCs w:val="24"/>
            </w:rPr>
            <w:t>Scientific Reports 2022 12:1</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12</w:t>
          </w:r>
          <w:r w:rsidRPr="00132F8D">
            <w:rPr>
              <w:rFonts w:ascii="Times New Roman" w:eastAsia="Times New Roman" w:hAnsi="Times New Roman" w:cs="Times New Roman"/>
              <w:sz w:val="24"/>
              <w:szCs w:val="24"/>
            </w:rPr>
            <w:t>(1), 9222. https://doi.org/10.1038/s41598-022-12996-7</w:t>
          </w:r>
        </w:p>
        <w:p w14:paraId="7BADB8C4" w14:textId="77777777" w:rsidR="00AB3B4C" w:rsidRPr="00132F8D" w:rsidRDefault="00AB3B4C">
          <w:pPr>
            <w:autoSpaceDE w:val="0"/>
            <w:autoSpaceDN w:val="0"/>
            <w:ind w:hanging="480"/>
            <w:divId w:val="39454761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Rhode, S. C., Pawlowski, M., &amp; </w:t>
          </w:r>
          <w:proofErr w:type="spellStart"/>
          <w:r w:rsidRPr="00132F8D">
            <w:rPr>
              <w:rFonts w:ascii="Times New Roman" w:eastAsia="Times New Roman" w:hAnsi="Times New Roman" w:cs="Times New Roman"/>
              <w:sz w:val="24"/>
              <w:szCs w:val="24"/>
            </w:rPr>
            <w:t>Tollrian</w:t>
          </w:r>
          <w:proofErr w:type="spellEnd"/>
          <w:r w:rsidRPr="00132F8D">
            <w:rPr>
              <w:rFonts w:ascii="Times New Roman" w:eastAsia="Times New Roman" w:hAnsi="Times New Roman" w:cs="Times New Roman"/>
              <w:sz w:val="24"/>
              <w:szCs w:val="24"/>
            </w:rPr>
            <w:t xml:space="preserve">, R. (2001). The impact of ultraviolet radiation on the vertical distribution of zooplankton of the genus Daphnia. </w:t>
          </w:r>
          <w:r w:rsidRPr="00132F8D">
            <w:rPr>
              <w:rFonts w:ascii="Times New Roman" w:eastAsia="Times New Roman" w:hAnsi="Times New Roman" w:cs="Times New Roman"/>
              <w:i/>
              <w:iCs/>
              <w:sz w:val="24"/>
              <w:szCs w:val="24"/>
            </w:rPr>
            <w:t>Nature 2001 412:6842</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412</w:t>
          </w:r>
          <w:r w:rsidRPr="00132F8D">
            <w:rPr>
              <w:rFonts w:ascii="Times New Roman" w:eastAsia="Times New Roman" w:hAnsi="Times New Roman" w:cs="Times New Roman"/>
              <w:sz w:val="24"/>
              <w:szCs w:val="24"/>
            </w:rPr>
            <w:t>(6842), 69–72. https://doi.org/10.1038/35083567</w:t>
          </w:r>
        </w:p>
        <w:p w14:paraId="52962785" w14:textId="77777777" w:rsidR="00AB3B4C" w:rsidRPr="00132F8D" w:rsidRDefault="00AB3B4C">
          <w:pPr>
            <w:autoSpaceDE w:val="0"/>
            <w:autoSpaceDN w:val="0"/>
            <w:ind w:hanging="480"/>
            <w:divId w:val="151788811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Scheuerell, M. D., &amp; Schindler, D. E. (2003). Diel vertical migration by juvenile sockeye salmon: empirical evidence for the antipredation window. </w:t>
          </w:r>
          <w:r w:rsidRPr="00132F8D">
            <w:rPr>
              <w:rFonts w:ascii="Times New Roman" w:eastAsia="Times New Roman" w:hAnsi="Times New Roman" w:cs="Times New Roman"/>
              <w:i/>
              <w:iCs/>
              <w:sz w:val="24"/>
              <w:szCs w:val="24"/>
            </w:rPr>
            <w:t>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84</w:t>
          </w:r>
          <w:r w:rsidRPr="00132F8D">
            <w:rPr>
              <w:rFonts w:ascii="Times New Roman" w:eastAsia="Times New Roman" w:hAnsi="Times New Roman" w:cs="Times New Roman"/>
              <w:sz w:val="24"/>
              <w:szCs w:val="24"/>
            </w:rPr>
            <w:t>(7), 1713–1720. https://doi.org/10.1890/0012-9658(2003)084[</w:t>
          </w:r>
          <w:proofErr w:type="gramStart"/>
          <w:r w:rsidRPr="00132F8D">
            <w:rPr>
              <w:rFonts w:ascii="Times New Roman" w:eastAsia="Times New Roman" w:hAnsi="Times New Roman" w:cs="Times New Roman"/>
              <w:sz w:val="24"/>
              <w:szCs w:val="24"/>
            </w:rPr>
            <w:t>1713:DVMBJS</w:t>
          </w:r>
          <w:proofErr w:type="gramEnd"/>
          <w:r w:rsidRPr="00132F8D">
            <w:rPr>
              <w:rFonts w:ascii="Times New Roman" w:eastAsia="Times New Roman" w:hAnsi="Times New Roman" w:cs="Times New Roman"/>
              <w:sz w:val="24"/>
              <w:szCs w:val="24"/>
            </w:rPr>
            <w:t>]2.0.CO;2</w:t>
          </w:r>
        </w:p>
        <w:p w14:paraId="6576FDF1" w14:textId="77777777" w:rsidR="00AB3B4C" w:rsidRPr="00132F8D" w:rsidRDefault="00AB3B4C">
          <w:pPr>
            <w:autoSpaceDE w:val="0"/>
            <w:autoSpaceDN w:val="0"/>
            <w:ind w:hanging="480"/>
            <w:divId w:val="129368148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Sims, D. W., Wearmouth, V. J., Southall, E. J., Hill, J. M., Moore, P., Rawlinson, K., Hutchinson, N., Budd, G. C., Righton, D., Metcalfe, J. D., Nash, J. P., &amp; Morritt, D. (2006). Hunt Warm, Rest Cool: Bioenergetic Strategy Underlying Diel Vertical Migration of a. </w:t>
          </w:r>
          <w:r w:rsidRPr="00132F8D">
            <w:rPr>
              <w:rFonts w:ascii="Times New Roman" w:eastAsia="Times New Roman" w:hAnsi="Times New Roman" w:cs="Times New Roman"/>
              <w:i/>
              <w:iCs/>
              <w:sz w:val="24"/>
              <w:szCs w:val="24"/>
            </w:rPr>
            <w:t>Source: Journal of Animal Ecology</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75</w:t>
          </w:r>
          <w:r w:rsidRPr="00132F8D">
            <w:rPr>
              <w:rFonts w:ascii="Times New Roman" w:eastAsia="Times New Roman" w:hAnsi="Times New Roman" w:cs="Times New Roman"/>
              <w:sz w:val="24"/>
              <w:szCs w:val="24"/>
            </w:rPr>
            <w:t>(1), 176–190. https://doi.org/10.1111/j.1365-2656.2005.01033.x</w:t>
          </w:r>
        </w:p>
        <w:p w14:paraId="20F90495" w14:textId="77777777" w:rsidR="00AB3B4C" w:rsidRPr="00132F8D" w:rsidRDefault="00AB3B4C">
          <w:pPr>
            <w:autoSpaceDE w:val="0"/>
            <w:autoSpaceDN w:val="0"/>
            <w:ind w:hanging="480"/>
            <w:divId w:val="78847707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Sogard, S. M., &amp; Olla, B. L. (1996). Food deprivation affects vertical distribution and activity of a marine fish in a thermal gradient: potential energy-conserving mechanisms. </w:t>
          </w:r>
          <w:r w:rsidRPr="00132F8D">
            <w:rPr>
              <w:rFonts w:ascii="Times New Roman" w:eastAsia="Times New Roman" w:hAnsi="Times New Roman" w:cs="Times New Roman"/>
              <w:i/>
              <w:iCs/>
              <w:sz w:val="24"/>
              <w:szCs w:val="24"/>
            </w:rPr>
            <w:t>Marine Ecology Progress Series</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133</w:t>
          </w:r>
          <w:r w:rsidRPr="00132F8D">
            <w:rPr>
              <w:rFonts w:ascii="Times New Roman" w:eastAsia="Times New Roman" w:hAnsi="Times New Roman" w:cs="Times New Roman"/>
              <w:sz w:val="24"/>
              <w:szCs w:val="24"/>
            </w:rPr>
            <w:t>(1–3), 43–55. https://doi.org/10.3354/MEPS133043</w:t>
          </w:r>
        </w:p>
        <w:p w14:paraId="0C318F8A" w14:textId="77777777" w:rsidR="00AB3B4C" w:rsidRPr="00132F8D" w:rsidRDefault="00AB3B4C">
          <w:pPr>
            <w:autoSpaceDE w:val="0"/>
            <w:autoSpaceDN w:val="0"/>
            <w:ind w:hanging="480"/>
            <w:divId w:val="1098868540"/>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Steel, E. A., Beechie, T. J., Torgersen, C. E., &amp; Fullerton, A. H. (2017). Envisioning, Quantifying, and Managing Thermal Regimes on River Networks. In </w:t>
          </w:r>
          <w:proofErr w:type="spellStart"/>
          <w:r w:rsidRPr="00132F8D">
            <w:rPr>
              <w:rFonts w:ascii="Times New Roman" w:eastAsia="Times New Roman" w:hAnsi="Times New Roman" w:cs="Times New Roman"/>
              <w:i/>
              <w:iCs/>
              <w:sz w:val="24"/>
              <w:szCs w:val="24"/>
            </w:rPr>
            <w:t>BioScience</w:t>
          </w:r>
          <w:proofErr w:type="spellEnd"/>
          <w:r w:rsidRPr="00132F8D">
            <w:rPr>
              <w:rFonts w:ascii="Times New Roman" w:eastAsia="Times New Roman" w:hAnsi="Times New Roman" w:cs="Times New Roman"/>
              <w:sz w:val="24"/>
              <w:szCs w:val="24"/>
            </w:rPr>
            <w:t xml:space="preserve"> (Vol. 67, Issue 6, pp. 506–522). https://doi.org/10.1093/biosci/bix047</w:t>
          </w:r>
        </w:p>
        <w:p w14:paraId="645C5894" w14:textId="77777777" w:rsidR="00AB3B4C" w:rsidRPr="00132F8D" w:rsidRDefault="00AB3B4C">
          <w:pPr>
            <w:autoSpaceDE w:val="0"/>
            <w:autoSpaceDN w:val="0"/>
            <w:ind w:hanging="480"/>
            <w:divId w:val="210268741"/>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Stich, H.-B., &amp; Lampert, W. (1981). Predator evasion as an explanation of diurnal vertical migration by zooplankton.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293</w:t>
          </w:r>
          <w:r w:rsidRPr="00132F8D">
            <w:rPr>
              <w:rFonts w:ascii="Times New Roman" w:eastAsia="Times New Roman" w:hAnsi="Times New Roman" w:cs="Times New Roman"/>
              <w:sz w:val="24"/>
              <w:szCs w:val="24"/>
            </w:rPr>
            <w:t>(5831), 396–398.</w:t>
          </w:r>
        </w:p>
        <w:p w14:paraId="45BF0F7D" w14:textId="77777777" w:rsidR="00AB3B4C" w:rsidRPr="00132F8D" w:rsidRDefault="00AB3B4C">
          <w:pPr>
            <w:autoSpaceDE w:val="0"/>
            <w:autoSpaceDN w:val="0"/>
            <w:ind w:hanging="480"/>
            <w:divId w:val="19887782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Sullivan, A. B., Jager, H. I., &amp; Myers, R. (2003). Modeling white sturgeon movement in a reservoir: The effect of water quality and sturgeon density. </w:t>
          </w:r>
          <w:r w:rsidRPr="00132F8D">
            <w:rPr>
              <w:rFonts w:ascii="Times New Roman" w:eastAsia="Times New Roman" w:hAnsi="Times New Roman" w:cs="Times New Roman"/>
              <w:i/>
              <w:iCs/>
              <w:sz w:val="24"/>
              <w:szCs w:val="24"/>
            </w:rPr>
            <w:t>Ecological Modelling</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167</w:t>
          </w:r>
          <w:r w:rsidRPr="00132F8D">
            <w:rPr>
              <w:rFonts w:ascii="Times New Roman" w:eastAsia="Times New Roman" w:hAnsi="Times New Roman" w:cs="Times New Roman"/>
              <w:sz w:val="24"/>
              <w:szCs w:val="24"/>
            </w:rPr>
            <w:t>(1–2), 97–114. https://doi.org/10.1016/S0304-3800(03)00169-8</w:t>
          </w:r>
        </w:p>
        <w:p w14:paraId="4DC21390" w14:textId="77777777" w:rsidR="00AB3B4C" w:rsidRPr="00132F8D" w:rsidRDefault="00AB3B4C">
          <w:pPr>
            <w:autoSpaceDE w:val="0"/>
            <w:autoSpaceDN w:val="0"/>
            <w:ind w:hanging="480"/>
            <w:divId w:val="207280273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Swales, S. (2006). A Review of Factors Affecting the Distribution and Abundance of Rainbow Trout (Oncorhynchus mykiss Walbaum) in Lake and Reservoir Systems, Lake and Reservoir Management. </w:t>
          </w:r>
          <w:r w:rsidRPr="00132F8D">
            <w:rPr>
              <w:rFonts w:ascii="Times New Roman" w:eastAsia="Times New Roman" w:hAnsi="Times New Roman" w:cs="Times New Roman"/>
              <w:i/>
              <w:iCs/>
              <w:sz w:val="24"/>
              <w:szCs w:val="24"/>
            </w:rPr>
            <w:t>Lake and Reservoir Management</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22</w:t>
          </w:r>
          <w:r w:rsidRPr="00132F8D">
            <w:rPr>
              <w:rFonts w:ascii="Times New Roman" w:eastAsia="Times New Roman" w:hAnsi="Times New Roman" w:cs="Times New Roman"/>
              <w:sz w:val="24"/>
              <w:szCs w:val="24"/>
            </w:rPr>
            <w:t>(2), 167–178. https://doi.org/10.1080/07438140609353894</w:t>
          </w:r>
        </w:p>
        <w:p w14:paraId="29755D65" w14:textId="77777777" w:rsidR="00AB3B4C" w:rsidRPr="00132F8D" w:rsidRDefault="00AB3B4C">
          <w:pPr>
            <w:autoSpaceDE w:val="0"/>
            <w:autoSpaceDN w:val="0"/>
            <w:ind w:hanging="480"/>
            <w:divId w:val="82505080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Thomas, Z. R., Beauchamp, D. A., Clark, C. P., &amp; Quinn, T. P. (2023). Seasonal shifts in diel vertical migrations by lake-dwelling coastal cutthroat trout, Oncorhynchus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proofErr w:type="spellStart"/>
          <w:r w:rsidRPr="00132F8D">
            <w:rPr>
              <w:rFonts w:ascii="Times New Roman" w:eastAsia="Times New Roman" w:hAnsi="Times New Roman" w:cs="Times New Roman"/>
              <w:sz w:val="24"/>
              <w:szCs w:val="24"/>
            </w:rPr>
            <w:t>clarkii</w:t>
          </w:r>
          <w:proofErr w:type="spellEnd"/>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sz w:val="24"/>
              <w:szCs w:val="24"/>
            </w:rPr>
            <w:lastRenderedPageBreak/>
            <w:t xml:space="preserve">reflect thermal regimes and prey distributions.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32</w:t>
          </w:r>
          <w:r w:rsidRPr="00132F8D">
            <w:rPr>
              <w:rFonts w:ascii="Times New Roman" w:eastAsia="Times New Roman" w:hAnsi="Times New Roman" w:cs="Times New Roman"/>
              <w:sz w:val="24"/>
              <w:szCs w:val="24"/>
            </w:rPr>
            <w:t>(4), 842–851. https://doi.org/10.1111/EFF.12725</w:t>
          </w:r>
        </w:p>
        <w:p w14:paraId="168CBC9E" w14:textId="77777777" w:rsidR="00AB3B4C" w:rsidRPr="00132F8D" w:rsidRDefault="00AB3B4C">
          <w:pPr>
            <w:autoSpaceDE w:val="0"/>
            <w:autoSpaceDN w:val="0"/>
            <w:ind w:hanging="480"/>
            <w:divId w:val="906258527"/>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Turnbull, J. F., North, B. P., Ellis, T., Adams, C. E., Bron, J., </w:t>
          </w:r>
          <w:proofErr w:type="spellStart"/>
          <w:r w:rsidRPr="00132F8D">
            <w:rPr>
              <w:rFonts w:ascii="Times New Roman" w:eastAsia="Times New Roman" w:hAnsi="Times New Roman" w:cs="Times New Roman"/>
              <w:sz w:val="24"/>
              <w:szCs w:val="24"/>
            </w:rPr>
            <w:t>MacIntyre</w:t>
          </w:r>
          <w:proofErr w:type="spellEnd"/>
          <w:r w:rsidRPr="00132F8D">
            <w:rPr>
              <w:rFonts w:ascii="Times New Roman" w:eastAsia="Times New Roman" w:hAnsi="Times New Roman" w:cs="Times New Roman"/>
              <w:sz w:val="24"/>
              <w:szCs w:val="24"/>
            </w:rPr>
            <w:t xml:space="preserve">, C. M., &amp; </w:t>
          </w:r>
          <w:proofErr w:type="spellStart"/>
          <w:r w:rsidRPr="00132F8D">
            <w:rPr>
              <w:rFonts w:ascii="Times New Roman" w:eastAsia="Times New Roman" w:hAnsi="Times New Roman" w:cs="Times New Roman"/>
              <w:sz w:val="24"/>
              <w:szCs w:val="24"/>
            </w:rPr>
            <w:t>Huntingford</w:t>
          </w:r>
          <w:proofErr w:type="spellEnd"/>
          <w:r w:rsidRPr="00132F8D">
            <w:rPr>
              <w:rFonts w:ascii="Times New Roman" w:eastAsia="Times New Roman" w:hAnsi="Times New Roman" w:cs="Times New Roman"/>
              <w:sz w:val="24"/>
              <w:szCs w:val="24"/>
            </w:rPr>
            <w:t xml:space="preserve">, F. A. (2008). Stocking density and the welfare of farmed salmonids. </w:t>
          </w:r>
          <w:r w:rsidRPr="00132F8D">
            <w:rPr>
              <w:rFonts w:ascii="Times New Roman" w:eastAsia="Times New Roman" w:hAnsi="Times New Roman" w:cs="Times New Roman"/>
              <w:i/>
              <w:iCs/>
              <w:sz w:val="24"/>
              <w:szCs w:val="24"/>
            </w:rPr>
            <w:t>Fish Welfare</w:t>
          </w:r>
          <w:r w:rsidRPr="00132F8D">
            <w:rPr>
              <w:rFonts w:ascii="Times New Roman" w:eastAsia="Times New Roman" w:hAnsi="Times New Roman" w:cs="Times New Roman"/>
              <w:sz w:val="24"/>
              <w:szCs w:val="24"/>
            </w:rPr>
            <w:t>, 111–120.</w:t>
          </w:r>
        </w:p>
        <w:p w14:paraId="302CB378" w14:textId="77777777" w:rsidR="00AB3B4C" w:rsidRPr="00132F8D" w:rsidRDefault="00AB3B4C">
          <w:pPr>
            <w:autoSpaceDE w:val="0"/>
            <w:autoSpaceDN w:val="0"/>
            <w:ind w:hanging="480"/>
            <w:divId w:val="43452359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USEPA. (1987). Quality Criteria for Water 1986: The Gold Book. In </w:t>
          </w:r>
          <w:r w:rsidRPr="00132F8D">
            <w:rPr>
              <w:rFonts w:ascii="Times New Roman" w:eastAsia="Times New Roman" w:hAnsi="Times New Roman" w:cs="Times New Roman"/>
              <w:i/>
              <w:iCs/>
              <w:sz w:val="24"/>
              <w:szCs w:val="24"/>
            </w:rPr>
            <w:t>EPA - Environmental Protection Agency</w:t>
          </w:r>
          <w:r w:rsidRPr="00132F8D">
            <w:rPr>
              <w:rFonts w:ascii="Times New Roman" w:eastAsia="Times New Roman" w:hAnsi="Times New Roman" w:cs="Times New Roman"/>
              <w:sz w:val="24"/>
              <w:szCs w:val="24"/>
            </w:rPr>
            <w:t>. https://www.epa.gov/sites/default/files/2018-10/documents/quality-criteria-water-1986.pdf</w:t>
          </w:r>
        </w:p>
        <w:p w14:paraId="3DEDD3AB" w14:textId="77777777" w:rsidR="00AB3B4C" w:rsidRPr="00132F8D" w:rsidRDefault="00AB3B4C">
          <w:pPr>
            <w:autoSpaceDE w:val="0"/>
            <w:autoSpaceDN w:val="0"/>
            <w:ind w:hanging="480"/>
            <w:divId w:val="77599984"/>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Wallick, J. R., Jones, K. L., O’Connor, J. E., Keith, M. K., Hulse, D., &amp; Gregory, S. V. (2013). Geomorphic and vegetation processes of the Willamette River floodplain, Oregon: current understanding and unanswered science questions. No. 2013-1246. </w:t>
          </w:r>
          <w:r w:rsidRPr="00132F8D">
            <w:rPr>
              <w:rFonts w:ascii="Times New Roman" w:eastAsia="Times New Roman" w:hAnsi="Times New Roman" w:cs="Times New Roman"/>
              <w:i/>
              <w:iCs/>
              <w:sz w:val="24"/>
              <w:szCs w:val="24"/>
            </w:rPr>
            <w:t>US Geological Survey</w:t>
          </w:r>
          <w:r w:rsidRPr="00132F8D">
            <w:rPr>
              <w:rFonts w:ascii="Times New Roman" w:eastAsia="Times New Roman" w:hAnsi="Times New Roman" w:cs="Times New Roman"/>
              <w:sz w:val="24"/>
              <w:szCs w:val="24"/>
            </w:rPr>
            <w:t>. https://doi.org/10.3133/OFR20131246</w:t>
          </w:r>
        </w:p>
        <w:p w14:paraId="67DE0F20" w14:textId="77777777" w:rsidR="00AB3B4C" w:rsidRPr="00132F8D" w:rsidRDefault="00AB3B4C">
          <w:pPr>
            <w:autoSpaceDE w:val="0"/>
            <w:autoSpaceDN w:val="0"/>
            <w:ind w:hanging="480"/>
            <w:divId w:val="142357350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Westhoff, J. T., Paukert, C., Ettinger-Dietzel, S., Dodd, H., &amp; Siepker, M. (2016). </w:t>
          </w:r>
          <w:proofErr w:type="spellStart"/>
          <w:r w:rsidRPr="00132F8D">
            <w:rPr>
              <w:rFonts w:ascii="Times New Roman" w:eastAsia="Times New Roman" w:hAnsi="Times New Roman" w:cs="Times New Roman"/>
              <w:sz w:val="24"/>
              <w:szCs w:val="24"/>
            </w:rPr>
            <w:t>Behavioural</w:t>
          </w:r>
          <w:proofErr w:type="spellEnd"/>
          <w:r w:rsidRPr="00132F8D">
            <w:rPr>
              <w:rFonts w:ascii="Times New Roman" w:eastAsia="Times New Roman" w:hAnsi="Times New Roman" w:cs="Times New Roman"/>
              <w:sz w:val="24"/>
              <w:szCs w:val="24"/>
            </w:rPr>
            <w:t xml:space="preserve"> thermoregulation and bioenergetics of riverine smallmouth bass associated with ambient cold-period thermal refuge. </w:t>
          </w:r>
          <w:r w:rsidRPr="00132F8D">
            <w:rPr>
              <w:rFonts w:ascii="Times New Roman" w:eastAsia="Times New Roman" w:hAnsi="Times New Roman" w:cs="Times New Roman"/>
              <w:i/>
              <w:iCs/>
              <w:sz w:val="24"/>
              <w:szCs w:val="24"/>
            </w:rPr>
            <w:t>Ecology of Freshwater Fish</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25</w:t>
          </w:r>
          <w:r w:rsidRPr="00132F8D">
            <w:rPr>
              <w:rFonts w:ascii="Times New Roman" w:eastAsia="Times New Roman" w:hAnsi="Times New Roman" w:cs="Times New Roman"/>
              <w:sz w:val="24"/>
              <w:szCs w:val="24"/>
            </w:rPr>
            <w:t>(1), 72–85. https://doi.org/10.1111/eff.12192</w:t>
          </w:r>
        </w:p>
        <w:p w14:paraId="4CF72DD1" w14:textId="77777777" w:rsidR="00AB3B4C" w:rsidRPr="00132F8D" w:rsidRDefault="00AB3B4C">
          <w:pPr>
            <w:autoSpaceDE w:val="0"/>
            <w:autoSpaceDN w:val="0"/>
            <w:ind w:hanging="480"/>
            <w:divId w:val="273564828"/>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Williams, K. J., Cassidy, A. A., </w:t>
          </w:r>
          <w:proofErr w:type="spellStart"/>
          <w:r w:rsidRPr="00132F8D">
            <w:rPr>
              <w:rFonts w:ascii="Times New Roman" w:eastAsia="Times New Roman" w:hAnsi="Times New Roman" w:cs="Times New Roman"/>
              <w:sz w:val="24"/>
              <w:szCs w:val="24"/>
            </w:rPr>
            <w:t>Verhille</w:t>
          </w:r>
          <w:proofErr w:type="spellEnd"/>
          <w:r w:rsidRPr="00132F8D">
            <w:rPr>
              <w:rFonts w:ascii="Times New Roman" w:eastAsia="Times New Roman" w:hAnsi="Times New Roman" w:cs="Times New Roman"/>
              <w:sz w:val="24"/>
              <w:szCs w:val="24"/>
            </w:rPr>
            <w:t xml:space="preserve">, C. E., Lamarre, S. G., &amp; Maccormack, T. J. (2019). </w:t>
          </w:r>
          <w:r w:rsidRPr="00132F8D">
            <w:rPr>
              <w:rFonts w:ascii="Times New Roman" w:eastAsia="Times New Roman" w:hAnsi="Times New Roman" w:cs="Times New Roman"/>
              <w:i/>
              <w:iCs/>
              <w:sz w:val="24"/>
              <w:szCs w:val="24"/>
            </w:rPr>
            <w:t>Diel cycling hypoxia enhances hypoxia tolerance in rainbow trout (Oncorhynchus mykiss): evidence of physiological and metabolic plasticity</w:t>
          </w:r>
          <w:r w:rsidRPr="00132F8D">
            <w:rPr>
              <w:rFonts w:ascii="Times New Roman" w:eastAsia="Times New Roman" w:hAnsi="Times New Roman" w:cs="Times New Roman"/>
              <w:sz w:val="24"/>
              <w:szCs w:val="24"/>
            </w:rPr>
            <w:t>. https://doi.org/10.1242/jeb.206045</w:t>
          </w:r>
        </w:p>
        <w:p w14:paraId="41A59A0B" w14:textId="77777777" w:rsidR="00AB3B4C" w:rsidRPr="00132F8D" w:rsidRDefault="00AB3B4C">
          <w:pPr>
            <w:autoSpaceDE w:val="0"/>
            <w:autoSpaceDN w:val="0"/>
            <w:ind w:hanging="480"/>
            <w:divId w:val="591359123"/>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Wood, S. (2015). Package “</w:t>
          </w:r>
          <w:proofErr w:type="spellStart"/>
          <w:r w:rsidRPr="00132F8D">
            <w:rPr>
              <w:rFonts w:ascii="Times New Roman" w:eastAsia="Times New Roman" w:hAnsi="Times New Roman" w:cs="Times New Roman"/>
              <w:sz w:val="24"/>
              <w:szCs w:val="24"/>
            </w:rPr>
            <w:t>mgcv</w:t>
          </w:r>
          <w:proofErr w:type="spellEnd"/>
          <w:r w:rsidRPr="00132F8D">
            <w:rPr>
              <w:rFonts w:ascii="Times New Roman" w:eastAsia="Times New Roman" w:hAnsi="Times New Roman" w:cs="Times New Roman"/>
              <w:sz w:val="24"/>
              <w:szCs w:val="24"/>
            </w:rPr>
            <w:t xml:space="preserve">.” In </w:t>
          </w:r>
          <w:r w:rsidRPr="00132F8D">
            <w:rPr>
              <w:rFonts w:ascii="Times New Roman" w:eastAsia="Times New Roman" w:hAnsi="Times New Roman" w:cs="Times New Roman"/>
              <w:i/>
              <w:iCs/>
              <w:sz w:val="24"/>
              <w:szCs w:val="24"/>
            </w:rPr>
            <w:t>R package version 1.29</w:t>
          </w:r>
          <w:r w:rsidRPr="00132F8D">
            <w:rPr>
              <w:rFonts w:ascii="Times New Roman" w:eastAsia="Times New Roman" w:hAnsi="Times New Roman" w:cs="Times New Roman"/>
              <w:sz w:val="24"/>
              <w:szCs w:val="24"/>
            </w:rPr>
            <w:t xml:space="preserve"> (Vol. 1, Issue 29, p. 729).</w:t>
          </w:r>
        </w:p>
        <w:p w14:paraId="09138026" w14:textId="77777777" w:rsidR="00AB3B4C" w:rsidRPr="00132F8D" w:rsidRDefault="00AB3B4C">
          <w:pPr>
            <w:autoSpaceDE w:val="0"/>
            <w:autoSpaceDN w:val="0"/>
            <w:ind w:hanging="480"/>
            <w:divId w:val="1628777746"/>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Wood, S. N. (2004). Stable and Efficient Multiple Smoothing Parameter Estimation for Generalized Additive Models. </w:t>
          </w:r>
          <w:r w:rsidRPr="00132F8D">
            <w:rPr>
              <w:rFonts w:ascii="Times New Roman" w:eastAsia="Times New Roman" w:hAnsi="Times New Roman" w:cs="Times New Roman"/>
              <w:i/>
              <w:iCs/>
              <w:sz w:val="24"/>
              <w:szCs w:val="24"/>
            </w:rPr>
            <w:t>Journal of the American Statistical Association</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99</w:t>
          </w:r>
          <w:r w:rsidRPr="00132F8D">
            <w:rPr>
              <w:rFonts w:ascii="Times New Roman" w:eastAsia="Times New Roman" w:hAnsi="Times New Roman" w:cs="Times New Roman"/>
              <w:sz w:val="24"/>
              <w:szCs w:val="24"/>
            </w:rPr>
            <w:t>(467), 673–686. https://doi.org/10.1198/016214504000000980</w:t>
          </w:r>
        </w:p>
        <w:p w14:paraId="4C27F7B6" w14:textId="77777777" w:rsidR="00AB3B4C" w:rsidRPr="00132F8D" w:rsidRDefault="00AB3B4C">
          <w:pPr>
            <w:autoSpaceDE w:val="0"/>
            <w:autoSpaceDN w:val="0"/>
            <w:ind w:hanging="480"/>
            <w:divId w:val="735081252"/>
            <w:rPr>
              <w:rFonts w:ascii="Times New Roman" w:eastAsia="Times New Roman" w:hAnsi="Times New Roman" w:cs="Times New Roman"/>
              <w:sz w:val="24"/>
              <w:szCs w:val="24"/>
            </w:rPr>
          </w:pPr>
          <w:r w:rsidRPr="00132F8D">
            <w:rPr>
              <w:rFonts w:ascii="Times New Roman" w:eastAsia="Times New Roman" w:hAnsi="Times New Roman" w:cs="Times New Roman"/>
              <w:sz w:val="24"/>
              <w:szCs w:val="24"/>
            </w:rPr>
            <w:t xml:space="preserve">Wurtsbaugh, W. A., &amp; Neverman, D. (1988). Post-feeding thermotaxis and daily vertical migration in a larval fish. </w:t>
          </w:r>
          <w:r w:rsidRPr="00132F8D">
            <w:rPr>
              <w:rFonts w:ascii="Times New Roman" w:eastAsia="Times New Roman" w:hAnsi="Times New Roman" w:cs="Times New Roman"/>
              <w:i/>
              <w:iCs/>
              <w:sz w:val="24"/>
              <w:szCs w:val="24"/>
            </w:rPr>
            <w:t>Nature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333</w:t>
          </w:r>
          <w:r w:rsidRPr="00132F8D">
            <w:rPr>
              <w:rFonts w:ascii="Times New Roman" w:eastAsia="Times New Roman" w:hAnsi="Times New Roman" w:cs="Times New Roman"/>
              <w:sz w:val="24"/>
              <w:szCs w:val="24"/>
            </w:rPr>
            <w:t>(6176), 846–848. https://doi.org/10.1038/333846a0</w:t>
          </w:r>
        </w:p>
        <w:p w14:paraId="3456ED04" w14:textId="77777777" w:rsidR="00AB3B4C" w:rsidRPr="00132F8D" w:rsidRDefault="00AB3B4C">
          <w:pPr>
            <w:autoSpaceDE w:val="0"/>
            <w:autoSpaceDN w:val="0"/>
            <w:ind w:hanging="480"/>
            <w:divId w:val="1658849606"/>
            <w:rPr>
              <w:rFonts w:ascii="Times New Roman" w:eastAsia="Times New Roman" w:hAnsi="Times New Roman" w:cs="Times New Roman"/>
              <w:sz w:val="24"/>
              <w:szCs w:val="24"/>
            </w:rPr>
          </w:pPr>
          <w:proofErr w:type="spellStart"/>
          <w:r w:rsidRPr="00132F8D">
            <w:rPr>
              <w:rFonts w:ascii="Times New Roman" w:eastAsia="Times New Roman" w:hAnsi="Times New Roman" w:cs="Times New Roman"/>
              <w:sz w:val="24"/>
              <w:szCs w:val="24"/>
            </w:rPr>
            <w:t>Zarnetske</w:t>
          </w:r>
          <w:proofErr w:type="spellEnd"/>
          <w:r w:rsidRPr="00132F8D">
            <w:rPr>
              <w:rFonts w:ascii="Times New Roman" w:eastAsia="Times New Roman" w:hAnsi="Times New Roman" w:cs="Times New Roman"/>
              <w:sz w:val="24"/>
              <w:szCs w:val="24"/>
            </w:rPr>
            <w:t xml:space="preserve">, J. P., Haggerty, R., </w:t>
          </w:r>
          <w:proofErr w:type="spellStart"/>
          <w:r w:rsidRPr="00132F8D">
            <w:rPr>
              <w:rFonts w:ascii="Times New Roman" w:eastAsia="Times New Roman" w:hAnsi="Times New Roman" w:cs="Times New Roman"/>
              <w:sz w:val="24"/>
              <w:szCs w:val="24"/>
            </w:rPr>
            <w:t>Wondzell</w:t>
          </w:r>
          <w:proofErr w:type="spellEnd"/>
          <w:r w:rsidRPr="00132F8D">
            <w:rPr>
              <w:rFonts w:ascii="Times New Roman" w:eastAsia="Times New Roman" w:hAnsi="Times New Roman" w:cs="Times New Roman"/>
              <w:sz w:val="24"/>
              <w:szCs w:val="24"/>
            </w:rPr>
            <w:t xml:space="preserve">, S. M., &amp; Baker, M. A. (2011). </w:t>
          </w:r>
          <w:r w:rsidRPr="00132F8D">
            <w:rPr>
              <w:rFonts w:ascii="Times New Roman" w:eastAsia="Times New Roman" w:hAnsi="Times New Roman" w:cs="Times New Roman"/>
              <w:i/>
              <w:iCs/>
              <w:sz w:val="24"/>
              <w:szCs w:val="24"/>
            </w:rPr>
            <w:t>Dynamics of nitrate production and removal as a function of residence time in the hyporheic zone</w:t>
          </w:r>
          <w:r w:rsidRPr="00132F8D">
            <w:rPr>
              <w:rFonts w:ascii="Times New Roman" w:eastAsia="Times New Roman" w:hAnsi="Times New Roman" w:cs="Times New Roman"/>
              <w:sz w:val="24"/>
              <w:szCs w:val="24"/>
            </w:rPr>
            <w:t xml:space="preserve">. </w:t>
          </w:r>
          <w:r w:rsidRPr="00132F8D">
            <w:rPr>
              <w:rFonts w:ascii="Times New Roman" w:eastAsia="Times New Roman" w:hAnsi="Times New Roman" w:cs="Times New Roman"/>
              <w:i/>
              <w:iCs/>
              <w:sz w:val="24"/>
              <w:szCs w:val="24"/>
            </w:rPr>
            <w:t>116</w:t>
          </w:r>
          <w:r w:rsidRPr="00132F8D">
            <w:rPr>
              <w:rFonts w:ascii="Times New Roman" w:eastAsia="Times New Roman" w:hAnsi="Times New Roman" w:cs="Times New Roman"/>
              <w:sz w:val="24"/>
              <w:szCs w:val="24"/>
            </w:rPr>
            <w:t>(March 2010), 1–12. https://doi.org/10.1029/2010JG001356</w:t>
          </w:r>
        </w:p>
        <w:p w14:paraId="269A2BC9" w14:textId="05CF7B83" w:rsidR="00AB3B4C" w:rsidRPr="00AB3B4C" w:rsidRDefault="00AB3B4C" w:rsidP="00132F8D">
          <w:pPr>
            <w:pStyle w:val="Default"/>
            <w:spacing w:line="480" w:lineRule="auto"/>
          </w:pPr>
          <w:r w:rsidRPr="00AB3B4C">
            <w:rPr>
              <w:rFonts w:eastAsia="Times New Roman"/>
            </w:rPr>
            <w:t> </w:t>
          </w:r>
        </w:p>
      </w:sdtContent>
    </w:sdt>
    <w:sectPr w:rsidR="00AB3B4C" w:rsidRPr="00AB3B4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Armstrong, Jonathan B" w:date="2024-06-27T13:08:00Z" w:initials="JA">
    <w:p w14:paraId="39521CC6" w14:textId="77777777" w:rsidR="00424221" w:rsidRDefault="00424221" w:rsidP="00424221">
      <w:r>
        <w:rPr>
          <w:rStyle w:val="CommentReference"/>
        </w:rPr>
        <w:annotationRef/>
      </w:r>
      <w:r>
        <w:rPr>
          <w:color w:val="000000"/>
          <w:sz w:val="20"/>
          <w:szCs w:val="20"/>
        </w:rPr>
        <w:t>For general ecology journal — do not narrow to fish in first paragraph, add Fey ref on thermoregulation</w:t>
      </w:r>
    </w:p>
  </w:comment>
  <w:comment w:id="3" w:author="Jessi Kershner" w:date="2024-09-23T10:22:00Z" w:initials="JMK">
    <w:p w14:paraId="7376E066" w14:textId="77777777" w:rsidR="00171F22" w:rsidRDefault="00171F22">
      <w:pPr>
        <w:pStyle w:val="CommentText"/>
      </w:pPr>
      <w:r>
        <w:rPr>
          <w:rStyle w:val="CommentReference"/>
        </w:rPr>
        <w:annotationRef/>
      </w:r>
      <w:r>
        <w:t>Add older ref too</w:t>
      </w:r>
    </w:p>
    <w:p w14:paraId="157EF31B" w14:textId="4D9571AC" w:rsidR="00171F22" w:rsidRDefault="00000000">
      <w:pPr>
        <w:pStyle w:val="CommentText"/>
      </w:pPr>
      <w:hyperlink r:id="rId1" w:history="1">
        <w:r w:rsidR="00171F22" w:rsidRPr="008B794A">
          <w:rPr>
            <w:rStyle w:val="Hyperlink"/>
          </w:rPr>
          <w:t>https://climate.fas.harvard.edu/files/climate/files/dobrowski_gcb_11_0.pdf</w:t>
        </w:r>
      </w:hyperlink>
    </w:p>
    <w:p w14:paraId="045FEBA6" w14:textId="634CD472" w:rsidR="00171F22" w:rsidRDefault="00171F22">
      <w:pPr>
        <w:pStyle w:val="CommentText"/>
      </w:pPr>
    </w:p>
  </w:comment>
  <w:comment w:id="4" w:author="Jessi Kershner" w:date="2024-09-23T10:24:00Z" w:initials="JMK">
    <w:p w14:paraId="5A99D1FD" w14:textId="77777777" w:rsidR="00171F22" w:rsidRDefault="00171F22">
      <w:pPr>
        <w:pStyle w:val="CommentText"/>
      </w:pPr>
      <w:r>
        <w:rPr>
          <w:rStyle w:val="CommentReference"/>
        </w:rPr>
        <w:annotationRef/>
      </w:r>
      <w:r>
        <w:t xml:space="preserve">Ahabrams TREE paper on resource tracking, </w:t>
      </w:r>
    </w:p>
    <w:p w14:paraId="61CCF035" w14:textId="5D324F5B" w:rsidR="00171F22" w:rsidRDefault="00171F22">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7" w:author="Jessi Kershner" w:date="2024-09-23T10:50:00Z" w:initials="JMK">
    <w:p w14:paraId="49934CA5" w14:textId="77777777" w:rsidR="000B6F7C" w:rsidRDefault="000B6F7C">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063E1671" w14:textId="463F2E42" w:rsidR="000B6F7C" w:rsidRDefault="000B6F7C">
      <w:pPr>
        <w:pStyle w:val="CommentText"/>
      </w:pPr>
      <w:r>
        <w:rPr>
          <w:rFonts w:ascii="Arial" w:hAnsi="Arial" w:cs="Arial"/>
          <w:color w:val="222222"/>
          <w:shd w:val="clear" w:color="auto" w:fill="FFFFFF"/>
        </w:rPr>
        <w:t>Is there a ref for ocean/lake?</w:t>
      </w:r>
    </w:p>
  </w:comment>
  <w:comment w:id="8" w:author="Barrett, Hannah" w:date="2024-10-08T11:44:00Z" w:initials="HB">
    <w:p w14:paraId="008DFB54" w14:textId="77777777" w:rsidR="009E1702" w:rsidRDefault="009E1702" w:rsidP="009E1702">
      <w:pPr>
        <w:pStyle w:val="CommentText"/>
      </w:pPr>
      <w:r>
        <w:rPr>
          <w:rStyle w:val="CommentReference"/>
        </w:rPr>
        <w:annotationRef/>
      </w:r>
      <w:r>
        <w:rPr>
          <w:color w:val="222222"/>
          <w:highlight w:val="white"/>
        </w:rPr>
        <w:t>Maasri, A., Schechner, A. E., Erdenee, B., Dodds, W. K., Chandra, S., Gelhaus, J. K., &amp; Thorp, J. H. (2019). Does diel variation in oxygen influence taxonomic and functional diversity of stream macroinvertebrates?. </w:t>
      </w:r>
      <w:r>
        <w:rPr>
          <w:i/>
          <w:iCs/>
          <w:color w:val="222222"/>
          <w:highlight w:val="white"/>
        </w:rPr>
        <w:t>Freshwater science</w:t>
      </w:r>
      <w:r>
        <w:rPr>
          <w:color w:val="222222"/>
          <w:highlight w:val="white"/>
        </w:rPr>
        <w:t>, </w:t>
      </w:r>
      <w:r>
        <w:rPr>
          <w:i/>
          <w:iCs/>
          <w:color w:val="222222"/>
          <w:highlight w:val="white"/>
        </w:rPr>
        <w:t>38</w:t>
      </w:r>
      <w:r>
        <w:rPr>
          <w:color w:val="222222"/>
          <w:highlight w:val="white"/>
        </w:rPr>
        <w:t>(4), 692-701.</w:t>
      </w:r>
      <w:r>
        <w:t xml:space="preserve"> </w:t>
      </w:r>
    </w:p>
  </w:comment>
  <w:comment w:id="10" w:author="Jessi Kershner" w:date="2024-09-23T10:56:00Z" w:initials="JMK">
    <w:p w14:paraId="05FFA4AD" w14:textId="6A0C58C0" w:rsidR="000B35C0" w:rsidRDefault="000B35C0">
      <w:pPr>
        <w:pStyle w:val="CommentText"/>
      </w:pPr>
      <w:r>
        <w:rPr>
          <w:rStyle w:val="CommentReference"/>
        </w:rPr>
        <w:annotationRef/>
      </w:r>
      <w:r>
        <w:t xml:space="preserve">Could prob delete and go straight to verts, but this does broaden the appeal </w:t>
      </w:r>
      <w:r w:rsidR="00C25C0A">
        <w:t xml:space="preserve"> -- are zoops animals? I mean they are but JAE might not recognize as such</w:t>
      </w:r>
      <w:r w:rsidR="00C25C0A">
        <w:sym w:font="Wingdings" w:char="F04A"/>
      </w:r>
    </w:p>
  </w:comment>
  <w:comment w:id="16" w:author="Jessi Kershner" w:date="2024-09-23T10:58:00Z" w:initials="JMK">
    <w:p w14:paraId="646C810E" w14:textId="187578B5" w:rsidR="00C25C0A" w:rsidRDefault="00C25C0A">
      <w:pPr>
        <w:pStyle w:val="CommentText"/>
      </w:pPr>
      <w:r>
        <w:rPr>
          <w:rStyle w:val="CommentReference"/>
        </w:rPr>
        <w:annotationRef/>
      </w:r>
      <w:r>
        <w:t>It feels obligatory to introduce the hypotheses for DVM, but I’m not sure they actually help us set up our argument here, kind of a detour</w:t>
      </w:r>
      <w:r w:rsidR="001A3FBF">
        <w:t>, lets see what co-authors think</w:t>
      </w:r>
    </w:p>
  </w:comment>
  <w:comment w:id="31" w:author="Armstrong, Jonathan B" w:date="2024-06-27T13:21:00Z" w:initials="JA">
    <w:p w14:paraId="49F48ABD" w14:textId="77777777" w:rsidR="00613A93" w:rsidRDefault="00613A93" w:rsidP="00613A93">
      <w:r>
        <w:rPr>
          <w:rStyle w:val="CommentReference"/>
        </w:rPr>
        <w:annotationRef/>
      </w:r>
      <w:r>
        <w:rPr>
          <w:color w:val="000000"/>
          <w:sz w:val="20"/>
          <w:szCs w:val="20"/>
        </w:rPr>
        <w:t>I think we could be more concise and effective in introducing the asynchrony between the two stressors - can you take a crack at this. It seems like we can just say that fish avoid warm temps and low DO, and the DO min and T max occur out of synch, so in theory fish can exploit Low T habitat when DO stress not peaking and vice versa</w:t>
      </w:r>
    </w:p>
  </w:comment>
  <w:comment w:id="33" w:author="Jessi Kershner" w:date="2024-09-23T11:06:00Z" w:initials="JMK">
    <w:p w14:paraId="12765FFA" w14:textId="493EB95D" w:rsidR="00DE47E2" w:rsidRDefault="00DE47E2">
      <w:pPr>
        <w:pStyle w:val="CommentText"/>
      </w:pPr>
      <w:r>
        <w:rPr>
          <w:rStyle w:val="CommentReference"/>
        </w:rPr>
        <w:annotationRef/>
      </w:r>
      <w:r>
        <w:t>Took emphasis off of refuges to make this more broad</w:t>
      </w:r>
    </w:p>
  </w:comment>
  <w:comment w:id="34" w:author="Jessi Kershner" w:date="2024-09-23T11:20:00Z" w:initials="JMK">
    <w:p w14:paraId="6C113482" w14:textId="7984B1BA" w:rsidR="004240B4" w:rsidRDefault="004240B4">
      <w:pPr>
        <w:pStyle w:val="CommentText"/>
      </w:pPr>
      <w:r>
        <w:rPr>
          <w:rStyle w:val="CommentReference"/>
        </w:rPr>
        <w:annotationRef/>
      </w:r>
      <w:r>
        <w:t>Add the info suggested in my comments to make this less redundant with paragraph above</w:t>
      </w:r>
    </w:p>
  </w:comment>
  <w:comment w:id="35" w:author="Jessi Kershner" w:date="2024-09-23T11:18:00Z" w:initials="JMK">
    <w:p w14:paraId="6C245238" w14:textId="2A39C912" w:rsidR="007F38DF" w:rsidRDefault="007F38DF">
      <w:pPr>
        <w:pStyle w:val="CommentText"/>
      </w:pPr>
      <w:r>
        <w:rPr>
          <w:rStyle w:val="CommentReference"/>
        </w:rPr>
        <w:annotationRef/>
      </w:r>
      <w:r>
        <w:t>Say that you did this across many sites so that you could quantify the trade-off between DO and T and how it differed between day and night</w:t>
      </w:r>
    </w:p>
  </w:comment>
  <w:comment w:id="43" w:author="Jessi Kershner" w:date="2024-09-23T11:19:00Z" w:initials="JMK">
    <w:p w14:paraId="31883685" w14:textId="10DB5777" w:rsidR="007F38DF" w:rsidRDefault="007F38DF">
      <w:pPr>
        <w:pStyle w:val="CommentText"/>
      </w:pPr>
      <w:r>
        <w:rPr>
          <w:rStyle w:val="CommentReference"/>
        </w:rPr>
        <w:annotationRef/>
      </w:r>
      <w:r>
        <w:t>We focused on a subset of sites to simulate behavioral resposnes and test for them in situ</w:t>
      </w:r>
    </w:p>
  </w:comment>
  <w:comment w:id="53" w:author="Jessi Kershner" w:date="2024-09-23T11:17:00Z" w:initials="JMK">
    <w:p w14:paraId="588444F1" w14:textId="682A8870" w:rsidR="00852BAD" w:rsidRDefault="00852BA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65" w:author="Armstrong, Jonathan B" w:date="2024-06-27T13:43:00Z" w:initials="JA">
    <w:p w14:paraId="3D083C0D" w14:textId="77777777" w:rsidR="00F60A04" w:rsidRDefault="00F60A04" w:rsidP="00F60A04">
      <w:r>
        <w:rPr>
          <w:rStyle w:val="CommentReference"/>
        </w:rPr>
        <w:annotationRef/>
      </w:r>
      <w:r>
        <w:rPr>
          <w:color w:val="000000"/>
          <w:sz w:val="20"/>
          <w:szCs w:val="20"/>
        </w:rPr>
        <w:t>Is this for the same objective (trade-offs plot), or for the fish movement study, reads weird without some framing as to why diff. methods diff. years</w:t>
      </w:r>
    </w:p>
  </w:comment>
  <w:comment w:id="66" w:author="Jessi Kershner" w:date="2024-09-23T11:21:00Z" w:initials="JMK">
    <w:p w14:paraId="4C601D2E" w14:textId="77777777" w:rsidR="00A55407" w:rsidRDefault="00772861" w:rsidP="00A55407">
      <w:pPr>
        <w:pStyle w:val="CommentText"/>
      </w:pPr>
      <w:r>
        <w:rPr>
          <w:rStyle w:val="CommentReference"/>
        </w:rPr>
        <w:annotationRef/>
      </w:r>
      <w:r w:rsidR="00A55407">
        <w:t>I think a key transition here is that now we’re focusing on a subset of the alcoves to monitor more intensively to explore simulated and observed fish behavior, if this is correct can you add a sentence to identify this</w:t>
      </w:r>
    </w:p>
  </w:comment>
  <w:comment w:id="87" w:author="Jessi Kershner" w:date="2024-09-23T11:24:00Z" w:initials="JMK">
    <w:p w14:paraId="7EFC07A7" w14:textId="1CC03F5D" w:rsidR="007C5612" w:rsidRDefault="007C5612">
      <w:pPr>
        <w:pStyle w:val="CommentText"/>
      </w:pPr>
      <w:r>
        <w:rPr>
          <w:rStyle w:val="CommentReference"/>
        </w:rPr>
        <w:annotationRef/>
      </w:r>
      <w:r>
        <w:t>It feels a little weird for this to come before the simulation part. I see that you put that in the analysis section but I think you probably want to move it up here because it’s separate in its own way and helps set up the chain of logic</w:t>
      </w:r>
    </w:p>
  </w:comment>
  <w:comment w:id="88" w:author="Barrett, Hannah" w:date="2024-10-08T12:14:00Z" w:initials="HB">
    <w:p w14:paraId="71BD0311" w14:textId="77777777" w:rsidR="00F74724" w:rsidRDefault="00F74724" w:rsidP="00F74724">
      <w:pPr>
        <w:pStyle w:val="CommentText"/>
      </w:pPr>
      <w:r>
        <w:rPr>
          <w:rStyle w:val="CommentReference"/>
        </w:rPr>
        <w:annotationRef/>
      </w:r>
      <w:r>
        <w:t>I don’t know if that works because we use logger data to create simulation, if we put simulation first there is no explanation of loggers before it</w:t>
      </w:r>
    </w:p>
  </w:comment>
  <w:comment w:id="95" w:author="Armstrong, Jonathan B" w:date="2024-06-27T14:52:00Z" w:initials="JA">
    <w:p w14:paraId="23756150" w14:textId="534E556B" w:rsidR="00456C18" w:rsidRDefault="00456C18" w:rsidP="00456C18">
      <w:r>
        <w:rPr>
          <w:rStyle w:val="CommentReference"/>
        </w:rPr>
        <w:annotationRef/>
      </w:r>
      <w:r>
        <w:rPr>
          <w:color w:val="000000"/>
          <w:sz w:val="20"/>
          <w:szCs w:val="20"/>
        </w:rPr>
        <w:t>this warmer than mainstream right?</w:t>
      </w:r>
    </w:p>
  </w:comment>
  <w:comment w:id="97" w:author="Armstrong, Jonathan B" w:date="2024-06-27T15:06:00Z" w:initials="JA">
    <w:p w14:paraId="1CA6E80D" w14:textId="77777777" w:rsidR="00B75519" w:rsidRDefault="00B75519" w:rsidP="00B75519">
      <w:r>
        <w:rPr>
          <w:rStyle w:val="CommentReference"/>
        </w:rPr>
        <w:annotationRef/>
      </w:r>
      <w:r>
        <w:rPr>
          <w:color w:val="000000"/>
          <w:sz w:val="20"/>
          <w:szCs w:val="20"/>
        </w:rPr>
        <w:t>can you use parallel structure here Then could say min. observed was 0.79.</w:t>
      </w:r>
    </w:p>
    <w:p w14:paraId="4A20EFC6" w14:textId="77777777" w:rsidR="00B75519" w:rsidRDefault="00B75519" w:rsidP="00B75519"/>
    <w:p w14:paraId="7AAA3B8A" w14:textId="77777777" w:rsidR="00B75519" w:rsidRDefault="00B75519" w:rsidP="00B75519"/>
  </w:comment>
  <w:comment w:id="98" w:author="Armstrong, Jonathan B" w:date="2024-06-27T15:06:00Z" w:initials="JA">
    <w:p w14:paraId="2C61D80A" w14:textId="77777777" w:rsidR="00B75519" w:rsidRDefault="00B75519" w:rsidP="00B75519">
      <w:r>
        <w:rPr>
          <w:rStyle w:val="CommentReference"/>
        </w:rPr>
        <w:annotationRef/>
      </w:r>
      <w:r>
        <w:rPr>
          <w:color w:val="000000"/>
          <w:sz w:val="20"/>
          <w:szCs w:val="20"/>
        </w:rPr>
        <w:t>rephrase, unclear</w:t>
      </w:r>
    </w:p>
  </w:comment>
  <w:comment w:id="104" w:author="Armstrong, Jonathan B" w:date="2024-06-27T15:19:00Z" w:initials="JA">
    <w:p w14:paraId="08BE7C1D" w14:textId="77777777" w:rsidR="003C1EEF" w:rsidRDefault="003C1EEF"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105" w:author="Microsoft Office User" w:date="2023-12-01T11:42:00Z" w:initials="MOU">
    <w:p w14:paraId="010B4172" w14:textId="44EB05EE" w:rsidR="003E226A" w:rsidRDefault="003E226A" w:rsidP="00CE28BA">
      <w:r>
        <w:rPr>
          <w:rStyle w:val="CommentReference"/>
        </w:rPr>
        <w:annotationRef/>
      </w:r>
      <w:r>
        <w:rPr>
          <w:sz w:val="20"/>
          <w:szCs w:val="20"/>
        </w:rPr>
        <w:t>Hiromi Uno mentioned to me that there was evidence of DVM for DO in tropical fish — see if you can find this ref</w:t>
      </w:r>
    </w:p>
  </w:comment>
  <w:comment w:id="106" w:author="Barrett, Hannah [2]" w:date="2024-01-23T11:50:00Z" w:initials="BH">
    <w:p w14:paraId="46D0497E" w14:textId="4F01F68B" w:rsidR="003E226A" w:rsidRDefault="003E226A">
      <w:pPr>
        <w:pStyle w:val="CommentText"/>
      </w:pPr>
      <w:r>
        <w:rPr>
          <w:rStyle w:val="CommentReference"/>
        </w:rPr>
        <w:annotationRef/>
      </w:r>
      <w:r>
        <w:t>I can’t find anything on DVM in tropical fish, Huphries et al. 2024 has vertical movement for tuna, other refs I had before as placeholder options but all focus on oxygen minimum zones and vertical compression, not movement by fish in response to both</w:t>
      </w:r>
    </w:p>
  </w:comment>
  <w:comment w:id="107" w:author="Jessi Kershner" w:date="2024-09-23T11:28:00Z" w:initials="JMK">
    <w:p w14:paraId="6472AC23" w14:textId="77777777" w:rsidR="00F74724" w:rsidRDefault="002814CA" w:rsidP="00F74724">
      <w:pPr>
        <w:pStyle w:val="CommentText"/>
      </w:pPr>
      <w:r>
        <w:rPr>
          <w:rStyle w:val="CommentReference"/>
        </w:rPr>
        <w:annotationRef/>
      </w:r>
      <w:r w:rsidR="00F74724">
        <w:t>We should see if Taal has any insights into the mixed effects analysis – not to open a can of worms, but we could say whether individual sites varied in slope or intercept or both if we wanted, but maybe hold off, reviewer gonna ask maybe</w:t>
      </w:r>
    </w:p>
  </w:comment>
  <w:comment w:id="108" w:author="Jessi Kershner" w:date="2024-09-23T11:34:00Z" w:initials="JMK">
    <w:p w14:paraId="196B908F" w14:textId="387B1C5E" w:rsidR="00DA0F16" w:rsidRDefault="00DA0F16">
      <w:pPr>
        <w:pStyle w:val="CommentText"/>
      </w:pPr>
      <w:r>
        <w:rPr>
          <w:rStyle w:val="CommentReference"/>
        </w:rPr>
        <w:annotationRef/>
      </w:r>
      <w:r>
        <w:t>Maybe list each separate type after external or internal, having all after internal implies they are all internal</w:t>
      </w:r>
    </w:p>
  </w:comment>
  <w:comment w:id="109" w:author="Jessi Kershner" w:date="2024-09-23T11:36:00Z" w:initials="JMK">
    <w:p w14:paraId="5982AC8A" w14:textId="4A718224" w:rsidR="00781528" w:rsidRDefault="00781528">
      <w:pPr>
        <w:pStyle w:val="CommentText"/>
      </w:pPr>
      <w:r>
        <w:rPr>
          <w:rStyle w:val="CommentReference"/>
        </w:rPr>
        <w:annotationRef/>
      </w:r>
      <w:r>
        <w:t>I didn’t fully follow this and we should try to finish stronger, state why is this interesting and important</w:t>
      </w:r>
    </w:p>
  </w:comment>
  <w:comment w:id="110" w:author="Jessi Kershner" w:date="2024-09-23T11:36:00Z" w:initials="JMK">
    <w:p w14:paraId="36205288" w14:textId="3604A59B" w:rsidR="00B35DF1" w:rsidRDefault="00B35DF1">
      <w:pPr>
        <w:pStyle w:val="CommentText"/>
      </w:pPr>
      <w:r>
        <w:rPr>
          <w:rStyle w:val="CommentReference"/>
        </w:rPr>
        <w:annotationRef/>
      </w:r>
      <w:r>
        <w:t>Can the mixed effects model address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521CC6" w15:done="1"/>
  <w15:commentEx w15:paraId="045FEBA6" w15:done="1"/>
  <w15:commentEx w15:paraId="61CCF035" w15:done="1"/>
  <w15:commentEx w15:paraId="063E1671" w15:done="1"/>
  <w15:commentEx w15:paraId="008DFB54" w15:done="1"/>
  <w15:commentEx w15:paraId="05FFA4AD" w15:done="0"/>
  <w15:commentEx w15:paraId="646C810E" w15:done="0"/>
  <w15:commentEx w15:paraId="49F48ABD" w15:done="0"/>
  <w15:commentEx w15:paraId="12765FFA" w15:done="1"/>
  <w15:commentEx w15:paraId="6C113482" w15:done="1"/>
  <w15:commentEx w15:paraId="6C245238" w15:done="0"/>
  <w15:commentEx w15:paraId="31883685" w15:done="0"/>
  <w15:commentEx w15:paraId="588444F1" w15:done="1"/>
  <w15:commentEx w15:paraId="3D083C0D" w15:done="1"/>
  <w15:commentEx w15:paraId="4C601D2E" w15:done="1"/>
  <w15:commentEx w15:paraId="7EFC07A7" w15:done="0"/>
  <w15:commentEx w15:paraId="71BD0311" w15:paraIdParent="7EFC07A7" w15:done="0"/>
  <w15:commentEx w15:paraId="23756150" w15:done="1"/>
  <w15:commentEx w15:paraId="7AAA3B8A" w15:done="0"/>
  <w15:commentEx w15:paraId="2C61D80A" w15:done="0"/>
  <w15:commentEx w15:paraId="08BE7C1D" w15:done="1"/>
  <w15:commentEx w15:paraId="010B4172" w15:done="1"/>
  <w15:commentEx w15:paraId="46D0497E" w15:paraIdParent="010B4172" w15:done="1"/>
  <w15:commentEx w15:paraId="6472AC23" w15:done="0"/>
  <w15:commentEx w15:paraId="196B908F" w15:done="0"/>
  <w15:commentEx w15:paraId="5982AC8A" w15:done="0"/>
  <w15:commentEx w15:paraId="362052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884C98A" w16cex:dateUtc="2024-06-27T20:08:00Z"/>
  <w16cex:commentExtensible w16cex:durableId="2A9BBFF7" w16cex:dateUtc="2024-09-23T17:22:00Z"/>
  <w16cex:commentExtensible w16cex:durableId="2A9BC061" w16cex:dateUtc="2024-09-23T17:24:00Z"/>
  <w16cex:commentExtensible w16cex:durableId="2A9BC65F" w16cex:dateUtc="2024-09-23T17:50:00Z"/>
  <w16cex:commentExtensible w16cex:durableId="5D53108F" w16cex:dateUtc="2024-10-08T18:44:00Z"/>
  <w16cex:commentExtensible w16cex:durableId="2A9BC7F0" w16cex:dateUtc="2024-09-23T17:56:00Z"/>
  <w16cex:commentExtensible w16cex:durableId="2A9BC84D" w16cex:dateUtc="2024-09-23T17:58:00Z"/>
  <w16cex:commentExtensible w16cex:durableId="0D504900" w16cex:dateUtc="2024-06-27T20:21:00Z"/>
  <w16cex:commentExtensible w16cex:durableId="2A9BCA42" w16cex:dateUtc="2024-09-23T18:06:00Z"/>
  <w16cex:commentExtensible w16cex:durableId="2A9BCD8B" w16cex:dateUtc="2024-09-23T18:20:00Z"/>
  <w16cex:commentExtensible w16cex:durableId="2A9BCD21" w16cex:dateUtc="2024-09-23T18:18:00Z"/>
  <w16cex:commentExtensible w16cex:durableId="2A9BCD5D" w16cex:dateUtc="2024-09-23T18:19:00Z"/>
  <w16cex:commentExtensible w16cex:durableId="2A9BCCB7" w16cex:dateUtc="2024-09-23T18:17:00Z"/>
  <w16cex:commentExtensible w16cex:durableId="5B1FB1A9" w16cex:dateUtc="2024-06-27T20:43:00Z"/>
  <w16cex:commentExtensible w16cex:durableId="2A9BCDCE" w16cex:dateUtc="2024-09-23T18:21:00Z"/>
  <w16cex:commentExtensible w16cex:durableId="2A9BCE7E" w16cex:dateUtc="2024-09-23T18:24:00Z"/>
  <w16cex:commentExtensible w16cex:durableId="4CC5B2DE" w16cex:dateUtc="2024-10-08T19:14:00Z"/>
  <w16cex:commentExtensible w16cex:durableId="573F1CBF" w16cex:dateUtc="2024-06-27T21:52:00Z"/>
  <w16cex:commentExtensible w16cex:durableId="107AFE02" w16cex:dateUtc="2024-06-27T22:06:00Z"/>
  <w16cex:commentExtensible w16cex:durableId="2D3BF61E" w16cex:dateUtc="2024-06-27T22:06:00Z"/>
  <w16cex:commentExtensible w16cex:durableId="5601F2A9" w16cex:dateUtc="2024-06-27T22:19:00Z"/>
  <w16cex:commentExtensible w16cex:durableId="20309807" w16cex:dateUtc="2023-12-01T19:42:00Z"/>
  <w16cex:commentExtensible w16cex:durableId="2A9BCF62" w16cex:dateUtc="2024-09-23T18:28:00Z"/>
  <w16cex:commentExtensible w16cex:durableId="2A9BD0D5" w16cex:dateUtc="2024-09-23T18:34:00Z"/>
  <w16cex:commentExtensible w16cex:durableId="2A9BD127" w16cex:dateUtc="2024-09-23T18:36:00Z"/>
  <w16cex:commentExtensible w16cex:durableId="2A9BD150" w16cex:dateUtc="2024-09-23T18: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521CC6" w16cid:durableId="1884C98A"/>
  <w16cid:commentId w16cid:paraId="045FEBA6" w16cid:durableId="2A9BBFF7"/>
  <w16cid:commentId w16cid:paraId="61CCF035" w16cid:durableId="2A9BC061"/>
  <w16cid:commentId w16cid:paraId="063E1671" w16cid:durableId="2A9BC65F"/>
  <w16cid:commentId w16cid:paraId="008DFB54" w16cid:durableId="5D53108F"/>
  <w16cid:commentId w16cid:paraId="05FFA4AD" w16cid:durableId="2A9BC7F0"/>
  <w16cid:commentId w16cid:paraId="646C810E" w16cid:durableId="2A9BC84D"/>
  <w16cid:commentId w16cid:paraId="49F48ABD" w16cid:durableId="0D504900"/>
  <w16cid:commentId w16cid:paraId="12765FFA" w16cid:durableId="2A9BCA42"/>
  <w16cid:commentId w16cid:paraId="6C113482" w16cid:durableId="2A9BCD8B"/>
  <w16cid:commentId w16cid:paraId="6C245238" w16cid:durableId="2A9BCD21"/>
  <w16cid:commentId w16cid:paraId="31883685" w16cid:durableId="2A9BCD5D"/>
  <w16cid:commentId w16cid:paraId="588444F1" w16cid:durableId="2A9BCCB7"/>
  <w16cid:commentId w16cid:paraId="3D083C0D" w16cid:durableId="5B1FB1A9"/>
  <w16cid:commentId w16cid:paraId="4C601D2E" w16cid:durableId="2A9BCDCE"/>
  <w16cid:commentId w16cid:paraId="7EFC07A7" w16cid:durableId="2A9BCE7E"/>
  <w16cid:commentId w16cid:paraId="71BD0311" w16cid:durableId="4CC5B2DE"/>
  <w16cid:commentId w16cid:paraId="23756150" w16cid:durableId="573F1CBF"/>
  <w16cid:commentId w16cid:paraId="7AAA3B8A" w16cid:durableId="107AFE02"/>
  <w16cid:commentId w16cid:paraId="2C61D80A" w16cid:durableId="2D3BF61E"/>
  <w16cid:commentId w16cid:paraId="08BE7C1D" w16cid:durableId="5601F2A9"/>
  <w16cid:commentId w16cid:paraId="010B4172" w16cid:durableId="20309807"/>
  <w16cid:commentId w16cid:paraId="46D0497E" w16cid:durableId="27C83C92"/>
  <w16cid:commentId w16cid:paraId="6472AC23" w16cid:durableId="2A9BCF62"/>
  <w16cid:commentId w16cid:paraId="196B908F" w16cid:durableId="2A9BD0D5"/>
  <w16cid:commentId w16cid:paraId="5982AC8A" w16cid:durableId="2A9BD127"/>
  <w16cid:commentId w16cid:paraId="36205288" w16cid:durableId="2A9BD1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272F43" w14:textId="77777777" w:rsidR="00E23512" w:rsidRDefault="00E23512" w:rsidP="00B724DC">
      <w:pPr>
        <w:spacing w:after="0" w:line="240" w:lineRule="auto"/>
      </w:pPr>
      <w:r>
        <w:separator/>
      </w:r>
    </w:p>
  </w:endnote>
  <w:endnote w:type="continuationSeparator" w:id="0">
    <w:p w14:paraId="6C93A74B" w14:textId="77777777" w:rsidR="00E23512" w:rsidRDefault="00E23512"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1FBFC5" w14:textId="77777777" w:rsidR="00E23512" w:rsidRDefault="00E23512" w:rsidP="00B724DC">
      <w:pPr>
        <w:spacing w:after="0" w:line="240" w:lineRule="auto"/>
      </w:pPr>
      <w:r>
        <w:separator/>
      </w:r>
    </w:p>
  </w:footnote>
  <w:footnote w:type="continuationSeparator" w:id="0">
    <w:p w14:paraId="6A6BC567" w14:textId="77777777" w:rsidR="00E23512" w:rsidRDefault="00E23512"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099074">
    <w:abstractNumId w:val="0"/>
  </w:num>
  <w:num w:numId="2" w16cid:durableId="3924371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arrett, Hannah">
    <w15:presenceInfo w15:providerId="AD" w15:userId="S::barrehan@oregonstate.edu::57f09693-edb2-4815-b1b6-2409887e2546"/>
  </w15:person>
  <w15:person w15:author="Armstrong, Jonathan B">
    <w15:presenceInfo w15:providerId="AD" w15:userId="S::armstrjo@oregonstate.edu::8950d233-ab32-4dff-b2f6-fbd6cbea6106"/>
  </w15:person>
  <w15:person w15:author="Jessi Kershner">
    <w15:presenceInfo w15:providerId="None" w15:userId="Jessi Kershner"/>
  </w15:person>
  <w15:person w15:author="Microsoft Office User">
    <w15:presenceInfo w15:providerId="None" w15:userId="Microsoft Office User"/>
  </w15:person>
  <w15:person w15:author="Barrett, Hannah [2]">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563A"/>
    <w:rsid w:val="00037692"/>
    <w:rsid w:val="000501C4"/>
    <w:rsid w:val="000509CB"/>
    <w:rsid w:val="00051C8E"/>
    <w:rsid w:val="00055194"/>
    <w:rsid w:val="00062F22"/>
    <w:rsid w:val="000632A6"/>
    <w:rsid w:val="0007649C"/>
    <w:rsid w:val="000765B8"/>
    <w:rsid w:val="0008341E"/>
    <w:rsid w:val="0008366E"/>
    <w:rsid w:val="00087699"/>
    <w:rsid w:val="000957BD"/>
    <w:rsid w:val="000B35C0"/>
    <w:rsid w:val="000B5A37"/>
    <w:rsid w:val="000B6F7C"/>
    <w:rsid w:val="000C14A9"/>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6B3C"/>
    <w:rsid w:val="00165922"/>
    <w:rsid w:val="00166274"/>
    <w:rsid w:val="00171F22"/>
    <w:rsid w:val="0017209C"/>
    <w:rsid w:val="0017500D"/>
    <w:rsid w:val="00181359"/>
    <w:rsid w:val="00183EAC"/>
    <w:rsid w:val="00184719"/>
    <w:rsid w:val="001902DD"/>
    <w:rsid w:val="00196836"/>
    <w:rsid w:val="00196E54"/>
    <w:rsid w:val="001A3FBF"/>
    <w:rsid w:val="001A4896"/>
    <w:rsid w:val="001A630C"/>
    <w:rsid w:val="001B2297"/>
    <w:rsid w:val="001B7108"/>
    <w:rsid w:val="001C00A5"/>
    <w:rsid w:val="001C29D4"/>
    <w:rsid w:val="001D0E3A"/>
    <w:rsid w:val="001D1CBB"/>
    <w:rsid w:val="001E399A"/>
    <w:rsid w:val="002001C2"/>
    <w:rsid w:val="0020159F"/>
    <w:rsid w:val="00202EDC"/>
    <w:rsid w:val="00206F8E"/>
    <w:rsid w:val="002103C3"/>
    <w:rsid w:val="0021394A"/>
    <w:rsid w:val="00217648"/>
    <w:rsid w:val="00223C12"/>
    <w:rsid w:val="00225C08"/>
    <w:rsid w:val="0023045E"/>
    <w:rsid w:val="00231B40"/>
    <w:rsid w:val="002362ED"/>
    <w:rsid w:val="00250F9B"/>
    <w:rsid w:val="002516C1"/>
    <w:rsid w:val="00260726"/>
    <w:rsid w:val="0026255C"/>
    <w:rsid w:val="00264593"/>
    <w:rsid w:val="00265802"/>
    <w:rsid w:val="00267A04"/>
    <w:rsid w:val="00272B1D"/>
    <w:rsid w:val="00275D09"/>
    <w:rsid w:val="0027746D"/>
    <w:rsid w:val="002814CA"/>
    <w:rsid w:val="00284B74"/>
    <w:rsid w:val="00284D06"/>
    <w:rsid w:val="0028590D"/>
    <w:rsid w:val="0029691A"/>
    <w:rsid w:val="002A277D"/>
    <w:rsid w:val="002A2895"/>
    <w:rsid w:val="002A2EFD"/>
    <w:rsid w:val="002A79D7"/>
    <w:rsid w:val="002B2071"/>
    <w:rsid w:val="002C4E43"/>
    <w:rsid w:val="002C6BF4"/>
    <w:rsid w:val="002C7D03"/>
    <w:rsid w:val="002D24B1"/>
    <w:rsid w:val="002D3DF2"/>
    <w:rsid w:val="002D681C"/>
    <w:rsid w:val="002E05DB"/>
    <w:rsid w:val="002E3FA7"/>
    <w:rsid w:val="002E6ADE"/>
    <w:rsid w:val="002F0138"/>
    <w:rsid w:val="002F05CC"/>
    <w:rsid w:val="002F465D"/>
    <w:rsid w:val="002F589F"/>
    <w:rsid w:val="0030363D"/>
    <w:rsid w:val="00310438"/>
    <w:rsid w:val="00314DF4"/>
    <w:rsid w:val="00326996"/>
    <w:rsid w:val="00327F4C"/>
    <w:rsid w:val="00330F26"/>
    <w:rsid w:val="0033492C"/>
    <w:rsid w:val="00336332"/>
    <w:rsid w:val="003373C4"/>
    <w:rsid w:val="0033789E"/>
    <w:rsid w:val="00341AD2"/>
    <w:rsid w:val="003463BD"/>
    <w:rsid w:val="003570D6"/>
    <w:rsid w:val="0036293A"/>
    <w:rsid w:val="00364088"/>
    <w:rsid w:val="00364634"/>
    <w:rsid w:val="00364FB1"/>
    <w:rsid w:val="003668A0"/>
    <w:rsid w:val="00371E66"/>
    <w:rsid w:val="0037218D"/>
    <w:rsid w:val="00384962"/>
    <w:rsid w:val="00387593"/>
    <w:rsid w:val="00391864"/>
    <w:rsid w:val="00391C39"/>
    <w:rsid w:val="003A1EE8"/>
    <w:rsid w:val="003A2D11"/>
    <w:rsid w:val="003A3B2C"/>
    <w:rsid w:val="003A3FAD"/>
    <w:rsid w:val="003A56DB"/>
    <w:rsid w:val="003B106F"/>
    <w:rsid w:val="003C1EEF"/>
    <w:rsid w:val="003C2D16"/>
    <w:rsid w:val="003C39B2"/>
    <w:rsid w:val="003C7B06"/>
    <w:rsid w:val="003D2207"/>
    <w:rsid w:val="003D3AF6"/>
    <w:rsid w:val="003D571C"/>
    <w:rsid w:val="003D6E9E"/>
    <w:rsid w:val="003D7CF6"/>
    <w:rsid w:val="003E226A"/>
    <w:rsid w:val="003E7E85"/>
    <w:rsid w:val="003F4F2E"/>
    <w:rsid w:val="003F698F"/>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4D224A"/>
    <w:rsid w:val="004E4673"/>
    <w:rsid w:val="004E549D"/>
    <w:rsid w:val="004F4A41"/>
    <w:rsid w:val="005064CA"/>
    <w:rsid w:val="0051426B"/>
    <w:rsid w:val="00535C01"/>
    <w:rsid w:val="005362D7"/>
    <w:rsid w:val="005367DA"/>
    <w:rsid w:val="00540EFF"/>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B0834"/>
    <w:rsid w:val="005B12F6"/>
    <w:rsid w:val="005B19CF"/>
    <w:rsid w:val="005B2443"/>
    <w:rsid w:val="005B7213"/>
    <w:rsid w:val="005C7418"/>
    <w:rsid w:val="005C7858"/>
    <w:rsid w:val="005D2126"/>
    <w:rsid w:val="005E1D37"/>
    <w:rsid w:val="005F50E1"/>
    <w:rsid w:val="005F5156"/>
    <w:rsid w:val="0060268F"/>
    <w:rsid w:val="0060566E"/>
    <w:rsid w:val="0061162A"/>
    <w:rsid w:val="00613A93"/>
    <w:rsid w:val="00615231"/>
    <w:rsid w:val="006174F8"/>
    <w:rsid w:val="006208F8"/>
    <w:rsid w:val="00620E5F"/>
    <w:rsid w:val="00622257"/>
    <w:rsid w:val="0063121A"/>
    <w:rsid w:val="00631D22"/>
    <w:rsid w:val="00631E65"/>
    <w:rsid w:val="006326CC"/>
    <w:rsid w:val="006345A9"/>
    <w:rsid w:val="006414BA"/>
    <w:rsid w:val="00643783"/>
    <w:rsid w:val="0064675C"/>
    <w:rsid w:val="00652855"/>
    <w:rsid w:val="006631A2"/>
    <w:rsid w:val="006708B1"/>
    <w:rsid w:val="00672E86"/>
    <w:rsid w:val="006826F0"/>
    <w:rsid w:val="00696499"/>
    <w:rsid w:val="00697FC2"/>
    <w:rsid w:val="006C12B3"/>
    <w:rsid w:val="006C3DDA"/>
    <w:rsid w:val="006C5989"/>
    <w:rsid w:val="006C599A"/>
    <w:rsid w:val="006D326B"/>
    <w:rsid w:val="006D454D"/>
    <w:rsid w:val="006E44D9"/>
    <w:rsid w:val="006E45ED"/>
    <w:rsid w:val="006F15A4"/>
    <w:rsid w:val="007156B0"/>
    <w:rsid w:val="00716077"/>
    <w:rsid w:val="00716C2B"/>
    <w:rsid w:val="00737FE5"/>
    <w:rsid w:val="00750AF8"/>
    <w:rsid w:val="00772861"/>
    <w:rsid w:val="007811C6"/>
    <w:rsid w:val="00781528"/>
    <w:rsid w:val="00783E76"/>
    <w:rsid w:val="00794FA2"/>
    <w:rsid w:val="0079546D"/>
    <w:rsid w:val="00795A38"/>
    <w:rsid w:val="007A1134"/>
    <w:rsid w:val="007A2E0B"/>
    <w:rsid w:val="007A752C"/>
    <w:rsid w:val="007B1E64"/>
    <w:rsid w:val="007B2421"/>
    <w:rsid w:val="007B45C4"/>
    <w:rsid w:val="007C04DA"/>
    <w:rsid w:val="007C50DC"/>
    <w:rsid w:val="007C5612"/>
    <w:rsid w:val="007C65B6"/>
    <w:rsid w:val="007D335E"/>
    <w:rsid w:val="007D3F56"/>
    <w:rsid w:val="007D5781"/>
    <w:rsid w:val="007E333F"/>
    <w:rsid w:val="007E4574"/>
    <w:rsid w:val="007F0D70"/>
    <w:rsid w:val="007F38DF"/>
    <w:rsid w:val="00800608"/>
    <w:rsid w:val="0080104B"/>
    <w:rsid w:val="00803B7E"/>
    <w:rsid w:val="00803D83"/>
    <w:rsid w:val="00811080"/>
    <w:rsid w:val="008202E3"/>
    <w:rsid w:val="0082418F"/>
    <w:rsid w:val="0082548D"/>
    <w:rsid w:val="00833075"/>
    <w:rsid w:val="00833ED9"/>
    <w:rsid w:val="008407B4"/>
    <w:rsid w:val="00842E1A"/>
    <w:rsid w:val="00842E7B"/>
    <w:rsid w:val="00843A04"/>
    <w:rsid w:val="00845AE1"/>
    <w:rsid w:val="00852BAD"/>
    <w:rsid w:val="00861B0E"/>
    <w:rsid w:val="00865DBF"/>
    <w:rsid w:val="0087533A"/>
    <w:rsid w:val="0087616D"/>
    <w:rsid w:val="00880B06"/>
    <w:rsid w:val="00892CC9"/>
    <w:rsid w:val="00894BD4"/>
    <w:rsid w:val="00894FD6"/>
    <w:rsid w:val="008959A0"/>
    <w:rsid w:val="008A13F5"/>
    <w:rsid w:val="008A5A7F"/>
    <w:rsid w:val="008A7875"/>
    <w:rsid w:val="008B1184"/>
    <w:rsid w:val="008E1B4C"/>
    <w:rsid w:val="008E494C"/>
    <w:rsid w:val="008F703A"/>
    <w:rsid w:val="009037B5"/>
    <w:rsid w:val="0090757D"/>
    <w:rsid w:val="009127CF"/>
    <w:rsid w:val="00913CE7"/>
    <w:rsid w:val="00914135"/>
    <w:rsid w:val="0093039B"/>
    <w:rsid w:val="0093154A"/>
    <w:rsid w:val="00944635"/>
    <w:rsid w:val="00944AF6"/>
    <w:rsid w:val="00945594"/>
    <w:rsid w:val="00955527"/>
    <w:rsid w:val="00961AE6"/>
    <w:rsid w:val="0098248F"/>
    <w:rsid w:val="00990081"/>
    <w:rsid w:val="009906FB"/>
    <w:rsid w:val="00991472"/>
    <w:rsid w:val="009973AE"/>
    <w:rsid w:val="009A2557"/>
    <w:rsid w:val="009B18A0"/>
    <w:rsid w:val="009B47A2"/>
    <w:rsid w:val="009C3BBF"/>
    <w:rsid w:val="009C7EEE"/>
    <w:rsid w:val="009D2C41"/>
    <w:rsid w:val="009E1702"/>
    <w:rsid w:val="009E5788"/>
    <w:rsid w:val="009E5AF1"/>
    <w:rsid w:val="00A156CC"/>
    <w:rsid w:val="00A24D79"/>
    <w:rsid w:val="00A30307"/>
    <w:rsid w:val="00A36135"/>
    <w:rsid w:val="00A4179D"/>
    <w:rsid w:val="00A44FFD"/>
    <w:rsid w:val="00A46028"/>
    <w:rsid w:val="00A51219"/>
    <w:rsid w:val="00A54FA2"/>
    <w:rsid w:val="00A55407"/>
    <w:rsid w:val="00A73636"/>
    <w:rsid w:val="00A737C0"/>
    <w:rsid w:val="00A774D4"/>
    <w:rsid w:val="00A77A96"/>
    <w:rsid w:val="00A77D14"/>
    <w:rsid w:val="00A77F12"/>
    <w:rsid w:val="00A93194"/>
    <w:rsid w:val="00A937C2"/>
    <w:rsid w:val="00A97F6B"/>
    <w:rsid w:val="00AA00EE"/>
    <w:rsid w:val="00AA6E85"/>
    <w:rsid w:val="00AB3B4C"/>
    <w:rsid w:val="00AB3E0A"/>
    <w:rsid w:val="00AB7323"/>
    <w:rsid w:val="00AC3BB3"/>
    <w:rsid w:val="00AC435C"/>
    <w:rsid w:val="00AD001A"/>
    <w:rsid w:val="00AD57CC"/>
    <w:rsid w:val="00AE419C"/>
    <w:rsid w:val="00AE6379"/>
    <w:rsid w:val="00AE68C7"/>
    <w:rsid w:val="00AF0BB0"/>
    <w:rsid w:val="00B079E3"/>
    <w:rsid w:val="00B17B29"/>
    <w:rsid w:val="00B26726"/>
    <w:rsid w:val="00B277BF"/>
    <w:rsid w:val="00B3476A"/>
    <w:rsid w:val="00B359F7"/>
    <w:rsid w:val="00B35DF1"/>
    <w:rsid w:val="00B407EB"/>
    <w:rsid w:val="00B54233"/>
    <w:rsid w:val="00B578B3"/>
    <w:rsid w:val="00B60686"/>
    <w:rsid w:val="00B63DE7"/>
    <w:rsid w:val="00B724DC"/>
    <w:rsid w:val="00B75519"/>
    <w:rsid w:val="00B77EA1"/>
    <w:rsid w:val="00B90B47"/>
    <w:rsid w:val="00B96566"/>
    <w:rsid w:val="00B97402"/>
    <w:rsid w:val="00B9760F"/>
    <w:rsid w:val="00BA1D11"/>
    <w:rsid w:val="00BA2372"/>
    <w:rsid w:val="00BA2B50"/>
    <w:rsid w:val="00BA4BA0"/>
    <w:rsid w:val="00BA4CF1"/>
    <w:rsid w:val="00BB3F35"/>
    <w:rsid w:val="00BC500E"/>
    <w:rsid w:val="00BD7F9A"/>
    <w:rsid w:val="00BE38FC"/>
    <w:rsid w:val="00BF5694"/>
    <w:rsid w:val="00BF7CA6"/>
    <w:rsid w:val="00BF7E1A"/>
    <w:rsid w:val="00C039DC"/>
    <w:rsid w:val="00C13FAA"/>
    <w:rsid w:val="00C15FE2"/>
    <w:rsid w:val="00C172EB"/>
    <w:rsid w:val="00C25874"/>
    <w:rsid w:val="00C25C0A"/>
    <w:rsid w:val="00C358B4"/>
    <w:rsid w:val="00C42A4C"/>
    <w:rsid w:val="00C435C4"/>
    <w:rsid w:val="00C441F8"/>
    <w:rsid w:val="00C55317"/>
    <w:rsid w:val="00C56B0A"/>
    <w:rsid w:val="00C579C4"/>
    <w:rsid w:val="00C83A2C"/>
    <w:rsid w:val="00C9210B"/>
    <w:rsid w:val="00C959C5"/>
    <w:rsid w:val="00CA4870"/>
    <w:rsid w:val="00CB1A28"/>
    <w:rsid w:val="00CB6004"/>
    <w:rsid w:val="00CD1AB4"/>
    <w:rsid w:val="00CD3009"/>
    <w:rsid w:val="00CD437D"/>
    <w:rsid w:val="00CD5133"/>
    <w:rsid w:val="00CE28BA"/>
    <w:rsid w:val="00CE5636"/>
    <w:rsid w:val="00CF1E2D"/>
    <w:rsid w:val="00CF701B"/>
    <w:rsid w:val="00D0534A"/>
    <w:rsid w:val="00D059F0"/>
    <w:rsid w:val="00D11C16"/>
    <w:rsid w:val="00D137F0"/>
    <w:rsid w:val="00D2205F"/>
    <w:rsid w:val="00D234CC"/>
    <w:rsid w:val="00D2468F"/>
    <w:rsid w:val="00D3471B"/>
    <w:rsid w:val="00D36DD8"/>
    <w:rsid w:val="00D455B2"/>
    <w:rsid w:val="00D45DFE"/>
    <w:rsid w:val="00D50B74"/>
    <w:rsid w:val="00D53B18"/>
    <w:rsid w:val="00D53F0D"/>
    <w:rsid w:val="00D575D4"/>
    <w:rsid w:val="00D66F44"/>
    <w:rsid w:val="00D70C45"/>
    <w:rsid w:val="00D8633D"/>
    <w:rsid w:val="00D929D1"/>
    <w:rsid w:val="00D941F4"/>
    <w:rsid w:val="00DA0F16"/>
    <w:rsid w:val="00DA2B32"/>
    <w:rsid w:val="00DA70FF"/>
    <w:rsid w:val="00DB4B1C"/>
    <w:rsid w:val="00DB5DF0"/>
    <w:rsid w:val="00DB638B"/>
    <w:rsid w:val="00DB7A7B"/>
    <w:rsid w:val="00DE06A3"/>
    <w:rsid w:val="00DE47E2"/>
    <w:rsid w:val="00DF5CAD"/>
    <w:rsid w:val="00E03AA9"/>
    <w:rsid w:val="00E04F5D"/>
    <w:rsid w:val="00E17AD1"/>
    <w:rsid w:val="00E228EF"/>
    <w:rsid w:val="00E23512"/>
    <w:rsid w:val="00E3286E"/>
    <w:rsid w:val="00E446C6"/>
    <w:rsid w:val="00E55F00"/>
    <w:rsid w:val="00E644AE"/>
    <w:rsid w:val="00E75119"/>
    <w:rsid w:val="00E90954"/>
    <w:rsid w:val="00E90BB8"/>
    <w:rsid w:val="00E940C2"/>
    <w:rsid w:val="00EA027F"/>
    <w:rsid w:val="00EA4047"/>
    <w:rsid w:val="00EA7622"/>
    <w:rsid w:val="00EB712A"/>
    <w:rsid w:val="00EC083F"/>
    <w:rsid w:val="00ED271C"/>
    <w:rsid w:val="00EF0F99"/>
    <w:rsid w:val="00EF410A"/>
    <w:rsid w:val="00F07A99"/>
    <w:rsid w:val="00F11274"/>
    <w:rsid w:val="00F20FAB"/>
    <w:rsid w:val="00F24939"/>
    <w:rsid w:val="00F25D81"/>
    <w:rsid w:val="00F27282"/>
    <w:rsid w:val="00F273BC"/>
    <w:rsid w:val="00F33AC1"/>
    <w:rsid w:val="00F35383"/>
    <w:rsid w:val="00F44E85"/>
    <w:rsid w:val="00F5157D"/>
    <w:rsid w:val="00F52BE8"/>
    <w:rsid w:val="00F56768"/>
    <w:rsid w:val="00F60A04"/>
    <w:rsid w:val="00F674A3"/>
    <w:rsid w:val="00F72293"/>
    <w:rsid w:val="00F74724"/>
    <w:rsid w:val="00F74B6B"/>
    <w:rsid w:val="00F7596D"/>
    <w:rsid w:val="00F8728F"/>
    <w:rsid w:val="00F91A6A"/>
    <w:rsid w:val="00FA16CC"/>
    <w:rsid w:val="00FB2F47"/>
    <w:rsid w:val="00FB3FAB"/>
    <w:rsid w:val="00FC00D1"/>
    <w:rsid w:val="00FC1F1F"/>
    <w:rsid w:val="00FC3B71"/>
    <w:rsid w:val="00FD2FB6"/>
    <w:rsid w:val="00FD3A52"/>
    <w:rsid w:val="00FE6CC5"/>
    <w:rsid w:val="00FE7C25"/>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96869661">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77599984">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climate.fas.harvard.edu/files/climate/files/dobrowski_gcb_11_0.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3606C9D-2999-4E15-8FDD-1261A2EE2019}"/>
      </w:docPartPr>
      <w:docPartBody>
        <w:p w:rsidR="007F3A4A" w:rsidRDefault="00D31740">
          <w:r w:rsidRPr="0010209A">
            <w:rPr>
              <w:rStyle w:val="PlaceholderText"/>
            </w:rPr>
            <w:t>Click or tap here to enter text.</w:t>
          </w:r>
        </w:p>
      </w:docPartBody>
    </w:docPart>
    <w:docPart>
      <w:docPartPr>
        <w:name w:val="AF080BE83284469F88ECCEBAFEF3D6B0"/>
        <w:category>
          <w:name w:val="General"/>
          <w:gallery w:val="placeholder"/>
        </w:category>
        <w:types>
          <w:type w:val="bbPlcHdr"/>
        </w:types>
        <w:behaviors>
          <w:behavior w:val="content"/>
        </w:behaviors>
        <w:guid w:val="{C3D59148-C3DA-401C-8FE1-7E982CC3D5C2}"/>
      </w:docPartPr>
      <w:docPartBody>
        <w:p w:rsidR="00F8155A" w:rsidRDefault="007C1B85" w:rsidP="007C1B85">
          <w:pPr>
            <w:pStyle w:val="AF080BE83284469F88ECCEBAFEF3D6B0"/>
          </w:pPr>
          <w:r w:rsidRPr="001020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740"/>
    <w:rsid w:val="00022023"/>
    <w:rsid w:val="001043BF"/>
    <w:rsid w:val="001902DD"/>
    <w:rsid w:val="002901FA"/>
    <w:rsid w:val="00364FB1"/>
    <w:rsid w:val="003F7E17"/>
    <w:rsid w:val="004F1434"/>
    <w:rsid w:val="00535C01"/>
    <w:rsid w:val="005C50CC"/>
    <w:rsid w:val="007C1B85"/>
    <w:rsid w:val="007D44E3"/>
    <w:rsid w:val="007F3A4A"/>
    <w:rsid w:val="009E27DB"/>
    <w:rsid w:val="00A55197"/>
    <w:rsid w:val="00AD5976"/>
    <w:rsid w:val="00B6387F"/>
    <w:rsid w:val="00BD695F"/>
    <w:rsid w:val="00D31740"/>
    <w:rsid w:val="00DB5940"/>
    <w:rsid w:val="00DD3CBB"/>
    <w:rsid w:val="00ED59A4"/>
    <w:rsid w:val="00F31061"/>
    <w:rsid w:val="00F8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695F"/>
    <w:rPr>
      <w:color w:val="808080"/>
    </w:rPr>
  </w:style>
  <w:style w:type="paragraph" w:customStyle="1" w:styleId="AF080BE83284469F88ECCEBAFEF3D6B0">
    <w:name w:val="AF080BE83284469F88ECCEBAFEF3D6B0"/>
    <w:rsid w:val="007C1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BC34C3E-27A9-49E6-B934-5B7F2EFA0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26</Pages>
  <Words>8177</Words>
  <Characters>46614</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21</cp:revision>
  <dcterms:created xsi:type="dcterms:W3CDTF">2024-09-23T17:22:00Z</dcterms:created>
  <dcterms:modified xsi:type="dcterms:W3CDTF">2024-10-09T19:14:00Z</dcterms:modified>
</cp:coreProperties>
</file>