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Pr="00B9760F" w:rsidRDefault="00A54FA2" w:rsidP="007E4574">
      <w:pPr>
        <w:rPr>
          <w:rFonts w:ascii="Times New Roman" w:hAnsi="Times New Roman" w:cs="Times New Roman"/>
          <w:b/>
          <w:sz w:val="24"/>
          <w:szCs w:val="24"/>
        </w:rPr>
      </w:pPr>
      <w:r w:rsidRPr="00B9760F">
        <w:rPr>
          <w:rFonts w:ascii="Times New Roman" w:hAnsi="Times New Roman" w:cs="Times New Roman"/>
          <w:b/>
          <w:sz w:val="24"/>
          <w:szCs w:val="24"/>
        </w:rPr>
        <w:t>Diel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55F78042" w14:textId="77777777"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1C537B9" w:rsidR="00206F8E" w:rsidRDefault="00955527" w:rsidP="00B9760F">
      <w:pPr>
        <w:spacing w:line="480" w:lineRule="auto"/>
        <w:rPr>
          <w:rFonts w:ascii="Times New Roman" w:hAnsi="Times New Roman" w:cs="Times New Roman"/>
          <w:sz w:val="24"/>
          <w:szCs w:val="24"/>
        </w:rPr>
      </w:pPr>
      <w:r w:rsidRPr="00615231">
        <w:rPr>
          <w:rFonts w:ascii="Times New Roman" w:hAnsi="Times New Roman" w:cs="Times New Roman"/>
          <w:sz w:val="24"/>
          <w:szCs w:val="24"/>
        </w:rPr>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r w:rsidR="000765B8">
        <w:rPr>
          <w:rFonts w:ascii="Times New Roman" w:hAnsi="Times New Roman" w:cs="Times New Roman"/>
          <w:sz w:val="24"/>
          <w:szCs w:val="24"/>
        </w:rPr>
        <w:t>Persson and Eklov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r w:rsidR="000765B8">
        <w:rPr>
          <w:rFonts w:ascii="Times New Roman" w:hAnsi="Times New Roman" w:cs="Times New Roman"/>
          <w:sz w:val="24"/>
          <w:szCs w:val="24"/>
        </w:rPr>
        <w:t>Westhoff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r w:rsidR="00EF410A">
        <w:rPr>
          <w:rFonts w:ascii="Times New Roman" w:hAnsi="Times New Roman" w:cs="Times New Roman"/>
          <w:sz w:val="24"/>
          <w:szCs w:val="24"/>
        </w:rPr>
        <w:t>Beechie et al. 2013, Kurylyk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02D8419" w:rsidR="00A46028" w:rsidRDefault="001C29D4" w:rsidP="00B9760F">
      <w:pPr>
        <w:spacing w:line="480" w:lineRule="auto"/>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Rhodes et al. 2001</w:t>
      </w:r>
      <w:r w:rsidR="00EF410A">
        <w:rPr>
          <w:rFonts w:ascii="Times New Roman" w:hAnsi="Times New Roman" w:cs="Times New Roman"/>
          <w:sz w:val="24"/>
          <w:szCs w:val="24"/>
        </w:rPr>
        <w:t>, suboptimal temperatures; Sims et al. 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w:t>
      </w:r>
      <w:r w:rsidR="00B54233">
        <w:rPr>
          <w:rFonts w:ascii="Times New Roman" w:hAnsi="Times New Roman" w:cs="Times New Roman"/>
          <w:sz w:val="24"/>
          <w:szCs w:val="24"/>
        </w:rPr>
        <w:t xml:space="preserve"> diminished</w:t>
      </w:r>
      <w:r w:rsidR="00E75119">
        <w:rPr>
          <w:rFonts w:ascii="Times New Roman" w:hAnsi="Times New Roman" w:cs="Times New Roman"/>
          <w:sz w:val="24"/>
          <w:szCs w:val="24"/>
        </w:rPr>
        <w:t xml:space="preserve">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w:t>
      </w:r>
      <w:r w:rsidR="00E75119">
        <w:rPr>
          <w:rFonts w:ascii="Times New Roman" w:hAnsi="Times New Roman" w:cs="Times New Roman"/>
          <w:sz w:val="24"/>
          <w:szCs w:val="24"/>
        </w:rPr>
        <w:lastRenderedPageBreak/>
        <w:t>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Moss 1985, Brewitt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0A76E87A" w:rsidR="001003EB" w:rsidRDefault="00A46028" w:rsidP="00B9760F">
      <w:pPr>
        <w:spacing w:line="480" w:lineRule="auto"/>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(known as vertical fronts in pelagic research; Logan et al. 2023). In a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(Coutant</w:t>
      </w:r>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xml:space="preserve">). This phenomena can also occur in fine scale patches of lentic habitat within a river floodplain. For example, thermally stratified cold-water alcoves often present a temperature-oxygen squeeze, effectively confining cold-adapted fish to &lt;20% of the water column (Barrett et al. 2023).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58206B99" w:rsidR="007D335E" w:rsidRDefault="00DB638B" w:rsidP="00B9760F">
      <w:pPr>
        <w:spacing w:line="480" w:lineRule="auto"/>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(Ohman 1990</w:t>
      </w:r>
      <w:r w:rsidR="00BA2B50">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Wurtsbaugh and Neverman 1988, Scheuerell and Schindler 2003). </w:t>
      </w:r>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(Eckmann et al. 2016, Thomas et al. 2023).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a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282A5115" w:rsidR="001D0E3A" w:rsidRDefault="00011FEA" w:rsidP="00B9760F">
      <w:pPr>
        <w:spacing w:line="480" w:lineRule="auto"/>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r w:rsidR="002A79D7">
        <w:rPr>
          <w:rFonts w:ascii="Times New Roman" w:hAnsi="Times New Roman" w:cs="Times New Roman"/>
          <w:color w:val="000000"/>
          <w:sz w:val="24"/>
          <w:szCs w:val="24"/>
        </w:rPr>
        <w:t>Zarnetske et al. 2011, Gombert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clarkii clarkii</w:t>
      </w:r>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117A3126" w14:textId="056A6DCC" w:rsidR="00267A04" w:rsidRPr="00267A04" w:rsidRDefault="00267A04" w:rsidP="00B9760F">
      <w:pPr>
        <w:spacing w:line="480" w:lineRule="auto"/>
        <w:rPr>
          <w:rFonts w:ascii="Times New Roman" w:hAnsi="Times New Roman" w:cs="Times New Roman"/>
          <w:sz w:val="24"/>
        </w:rPr>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2CDE636E" w14:textId="77777777" w:rsidR="00267A04" w:rsidRPr="00267A04" w:rsidRDefault="00267A04" w:rsidP="00B9760F">
      <w:pPr>
        <w:pStyle w:val="Default"/>
        <w:spacing w:line="480" w:lineRule="auto"/>
        <w:rPr>
          <w:sz w:val="28"/>
        </w:rPr>
      </w:pP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77777777" w:rsidR="00C42A4C" w:rsidRPr="00025335"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in </w:t>
      </w:r>
      <w:commentRangeStart w:id="0"/>
      <w:r>
        <w:rPr>
          <w:rFonts w:ascii="Times New Roman" w:hAnsi="Times New Roman" w:cs="Times New Roman"/>
          <w:sz w:val="24"/>
          <w:szCs w:val="24"/>
        </w:rPr>
        <w:t xml:space="preserve">alcoves. </w:t>
      </w:r>
      <w:commentRangeEnd w:id="0"/>
      <w:r>
        <w:rPr>
          <w:rStyle w:val="CommentReference"/>
        </w:rPr>
        <w:commentReference w:id="0"/>
      </w:r>
      <w:commentRangeStart w:id="1"/>
      <w:r>
        <w:rPr>
          <w:rFonts w:ascii="Times New Roman" w:hAnsi="Times New Roman" w:cs="Times New Roman"/>
          <w:sz w:val="24"/>
          <w:szCs w:val="24"/>
        </w:rPr>
        <w:t xml:space="preserve">Finally, we used a habitat selection function to quantify whether fish preference for temperature or oxygen shifts as these variables fluctuate over time. </w:t>
      </w:r>
      <w:commentRangeEnd w:id="1"/>
      <w:r>
        <w:rPr>
          <w:rStyle w:val="CommentReference"/>
        </w:rPr>
        <w:commentReference w:id="1"/>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78ABDF35" w14:textId="77777777" w:rsidR="00C42A4C" w:rsidRPr="00776CDB"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(Wallick et al. 2013, Flitcroft et al. 2023). These features can still be found, but have been severely reduced since Euro-American settlement (Baker et al. 2004, Gregory et al. 2019). This portion of the river also contains numerous alcoves, </w:t>
      </w:r>
      <w:commentRangeStart w:id="2"/>
      <w:commentRangeStart w:id="3"/>
      <w:r>
        <w:rPr>
          <w:rFonts w:ascii="Times New Roman" w:hAnsi="Times New Roman" w:cs="Times New Roman"/>
          <w:sz w:val="24"/>
          <w:szCs w:val="24"/>
        </w:rPr>
        <w:t>floodplain</w:t>
      </w:r>
      <w:commentRangeEnd w:id="2"/>
      <w:r>
        <w:rPr>
          <w:rStyle w:val="CommentReference"/>
        </w:rPr>
        <w:commentReference w:id="2"/>
      </w:r>
      <w:commentRangeEnd w:id="3"/>
      <w:r>
        <w:rPr>
          <w:rStyle w:val="CommentReference"/>
        </w:rPr>
        <w:commentReference w:id="3"/>
      </w:r>
      <w:r>
        <w:rPr>
          <w:rFonts w:ascii="Times New Roman" w:hAnsi="Times New Roman" w:cs="Times New Roman"/>
          <w:sz w:val="24"/>
          <w:szCs w:val="24"/>
        </w:rPr>
        <w:t xml:space="preserve"> features with only a downstream connection to the mainstem river. A subset of these waterbodies function as cold-water refuges, providing water at least 2℃ cooler than the adjacent mainstem river.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all of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total of 3-4 days.  </w:t>
      </w:r>
    </w:p>
    <w:p w14:paraId="3E11C4A7" w14:textId="77777777" w:rsidR="00C42A4C" w:rsidRPr="00735D37" w:rsidRDefault="00C42A4C" w:rsidP="00C42A4C">
      <w:pPr>
        <w:spacing w:line="480" w:lineRule="auto"/>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Pr>
          <w:rFonts w:ascii="Times New Roman" w:hAnsi="Times New Roman" w:cs="Times New Roman"/>
          <w:sz w:val="24"/>
          <w:szCs w:val="24"/>
        </w:rPr>
        <w:t>ime period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(Supplemental Table 1).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We also recorded ve</w:t>
      </w:r>
      <w:r w:rsidRPr="00A80419">
        <w:rPr>
          <w:rFonts w:ascii="Times New Roman" w:hAnsi="Times New Roman" w:cs="Times New Roman"/>
          <w:sz w:val="24"/>
          <w:szCs w:val="24"/>
        </w:rPr>
        <w:t xml:space="preserve">rtical profiles of </w:t>
      </w:r>
      <w:r>
        <w:rPr>
          <w:rFonts w:ascii="Times New Roman" w:hAnsi="Times New Roman" w:cs="Times New Roman"/>
          <w:sz w:val="24"/>
          <w:szCs w:val="24"/>
        </w:rPr>
        <w:t xml:space="preserve"> temperature and DO</w:t>
      </w:r>
      <w:r w:rsidRPr="00A80419">
        <w:rPr>
          <w:rFonts w:ascii="Times New Roman" w:hAnsi="Times New Roman" w:cs="Times New Roman"/>
          <w:sz w:val="24"/>
          <w:szCs w:val="24"/>
        </w:rPr>
        <w:t xml:space="preserve"> </w:t>
      </w:r>
      <w:r>
        <w:rPr>
          <w:rFonts w:ascii="Times New Roman" w:hAnsi="Times New Roman" w:cs="Times New Roman"/>
          <w:sz w:val="24"/>
          <w:szCs w:val="24"/>
        </w:rPr>
        <w:t>at</w:t>
      </w:r>
      <w:r w:rsidRPr="00A80419">
        <w:rPr>
          <w:rFonts w:ascii="Times New Roman" w:hAnsi="Times New Roman" w:cs="Times New Roman"/>
          <w:sz w:val="24"/>
          <w:szCs w:val="24"/>
        </w:rPr>
        <w:t xml:space="preserve"> Blue Ruin alcove in 2021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(early morning) and peak oxygen periods (</w:t>
      </w:r>
      <w:r>
        <w:rPr>
          <w:rFonts w:ascii="Times New Roman" w:hAnsi="Times New Roman" w:cs="Times New Roman"/>
          <w:sz w:val="24"/>
          <w:szCs w:val="24"/>
        </w:rPr>
        <w:t>early evening</w:t>
      </w:r>
      <w:r w:rsidRPr="00A80419">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E0E6249"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to accurately determine fish depth selection in shallow environments. This led us to develop a study where we used externally mounted temperature recording iButtons, coupled with temporally continuous recordings of temperature and oxygen at known depths, in order to calculate fish depth over time. This allowed us to determine whether fish were displaying fine scale diel vertical movements in response to fluctuating temperature and oxygen. </w:t>
      </w:r>
    </w:p>
    <w:p w14:paraId="78DD5E96" w14:textId="77777777" w:rsidR="00C42A4C" w:rsidRPr="002703D6" w:rsidRDefault="00C42A4C" w:rsidP="00C42A4C">
      <w:pPr>
        <w:spacing w:line="480" w:lineRule="auto"/>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Brownscombe et al. 2019)</w:t>
      </w:r>
      <w:r w:rsidRPr="002703D6">
        <w:rPr>
          <w:rFonts w:ascii="Times New Roman" w:hAnsi="Times New Roman" w:cs="Times New Roman"/>
          <w:sz w:val="24"/>
          <w:szCs w:val="24"/>
        </w:rPr>
        <w:t>.</w:t>
      </w:r>
    </w:p>
    <w:p w14:paraId="5F82990D" w14:textId="77777777" w:rsidR="00C42A4C" w:rsidRPr="002703D6" w:rsidRDefault="00C42A4C" w:rsidP="00C42A4C">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77777777" w:rsidR="00C42A4C" w:rsidRPr="002703D6"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We tagged a total of 11-</w:t>
      </w:r>
      <w:r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(Turnbull et al. 2005).</w:t>
      </w:r>
    </w:p>
    <w:p w14:paraId="32CAD1A8" w14:textId="77777777" w:rsidR="00C42A4C" w:rsidRDefault="00C42A4C" w:rsidP="00C42A4C">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4"/>
      <w:r w:rsidRPr="002703D6">
        <w:rPr>
          <w:rFonts w:ascii="Times New Roman" w:hAnsi="Times New Roman" w:cs="Times New Roman"/>
          <w:sz w:val="24"/>
          <w:szCs w:val="24"/>
        </w:rPr>
        <w:t>surface</w:t>
      </w:r>
      <w:commentRangeEnd w:id="4"/>
      <w:r>
        <w:rPr>
          <w:rStyle w:val="CommentReference"/>
        </w:rPr>
        <w:commentReference w:id="4"/>
      </w:r>
      <w:r w:rsidRPr="002703D6">
        <w:rPr>
          <w:rFonts w:ascii="Times New Roman" w:hAnsi="Times New Roman" w:cs="Times New Roman"/>
          <w:sz w:val="24"/>
          <w:szCs w:val="24"/>
        </w:rPr>
        <w:t xml:space="preserv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Net pens were cleared of any debris or buildup twice weekly, but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 </w:t>
      </w:r>
    </w:p>
    <w:p w14:paraId="29D9E449" w14:textId="77777777" w:rsidR="00C42A4C" w:rsidRDefault="00C42A4C" w:rsidP="00C42A4C">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6D142401" w14:textId="77777777" w:rsidR="00C42A4C" w:rsidRPr="006A576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We used the temperature and oxygen data from the 2021 Blue Ruin site-4 net pen array to simulate how hypothesized fish depth should change over a 24-</w:t>
      </w:r>
      <w:r w:rsidRPr="00334360">
        <w:rPr>
          <w:rFonts w:ascii="Times New Roman" w:hAnsi="Times New Roman" w:cs="Times New Roman"/>
          <w:sz w:val="24"/>
          <w:szCs w:val="24"/>
        </w:rPr>
        <w:t>hour cycle under three different strategies</w:t>
      </w:r>
      <w:r>
        <w:rPr>
          <w:rFonts w:ascii="Times New Roman" w:hAnsi="Times New Roman" w:cs="Times New Roman"/>
          <w:sz w:val="24"/>
          <w:szCs w:val="24"/>
        </w:rPr>
        <w:t>; a fish that tracks preferred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tracks preferred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tracks both temperature and oxygen concurrently (TDO</w:t>
      </w:r>
      <w:r w:rsidRPr="00A57C90">
        <w:rPr>
          <w:rFonts w:ascii="Times New Roman" w:hAnsi="Times New Roman" w:cs="Times New Roman"/>
          <w:sz w:val="24"/>
          <w:szCs w:val="24"/>
          <w:vertAlign w:val="subscript"/>
        </w:rPr>
        <w:t>opt</w:t>
      </w:r>
      <w:r>
        <w:rPr>
          <w:rFonts w:ascii="Times New Roman" w:hAnsi="Times New Roman" w:cs="Times New Roman"/>
          <w:sz w:val="24"/>
          <w:szCs w:val="24"/>
        </w:rPr>
        <w:t xml:space="preserve">). Two of the dissolved oxygen and temperature loggers at the site-4 net pen array (loggers at 1.55m and 0.5m depth) became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w:t>
      </w:r>
      <w:commentRangeStart w:id="5"/>
      <w:r>
        <w:rPr>
          <w:rFonts w:ascii="Times New Roman" w:hAnsi="Times New Roman" w:cs="Times New Roman"/>
          <w:sz w:val="24"/>
          <w:szCs w:val="24"/>
        </w:rPr>
        <w:t xml:space="preserve">comparison of logger data </w:t>
      </w:r>
      <w:commentRangeEnd w:id="5"/>
      <w:r>
        <w:rPr>
          <w:rStyle w:val="CommentReference"/>
        </w:rPr>
        <w:commentReference w:id="5"/>
      </w:r>
      <w:r>
        <w:rPr>
          <w:rFonts w:ascii="Times New Roman" w:hAnsi="Times New Roman" w:cs="Times New Roman"/>
          <w:sz w:val="24"/>
          <w:szCs w:val="24"/>
        </w:rPr>
        <w:t>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w:t>
      </w:r>
    </w:p>
    <w:p w14:paraId="38B621EA"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0.2m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77777777"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77777777"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DO per each depth, using oxygen recorded at the bounding sensors rather than temperature. </w:t>
      </w:r>
    </w:p>
    <w:p w14:paraId="007A6982"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 our approach loosely follows methods detailed in Sullivan et al. (2003).</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w:t>
      </w:r>
      <w:commentRangeStart w:id="6"/>
      <w:commentRangeStart w:id="7"/>
      <w:r>
        <w:rPr>
          <w:rFonts w:ascii="Times New Roman" w:hAnsi="Times New Roman" w:cs="Times New Roman"/>
          <w:sz w:val="24"/>
          <w:szCs w:val="24"/>
        </w:rPr>
        <w:t xml:space="preserve">). We then used linear regression to calculate the slope and intercept values between these two indices in order to determine the index values for the full range of temperature and oxygen values recorded over this </w:t>
      </w:r>
      <w:commentRangeEnd w:id="6"/>
      <w:r>
        <w:rPr>
          <w:rStyle w:val="CommentReference"/>
        </w:rPr>
        <w:commentReference w:id="6"/>
      </w:r>
      <w:commentRangeEnd w:id="7"/>
      <w:r>
        <w:rPr>
          <w:rStyle w:val="CommentReference"/>
        </w:rPr>
        <w:commentReference w:id="7"/>
      </w:r>
      <w:r>
        <w:rPr>
          <w:rFonts w:ascii="Times New Roman" w:hAnsi="Times New Roman" w:cs="Times New Roman"/>
          <w:sz w:val="24"/>
          <w:szCs w:val="24"/>
        </w:rPr>
        <w:t>24-hour timeframe.</w:t>
      </w:r>
    </w:p>
    <w:p w14:paraId="732E4E14"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We then combined the temperature and oxygen factors 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52765BC3" w14:textId="77777777"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77777777" w:rsidR="00C42A4C" w:rsidRPr="00334360"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time period. For each strategy, we determined the highest index value at each time step and found its correlated depth. We then plotted these depths, per strategy, over a 24-hour timeframe.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50D71507" w14:textId="77777777" w:rsidR="00C42A4C" w:rsidRDefault="00C42A4C" w:rsidP="00C42A4C">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we once again 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in review). </w:t>
      </w:r>
      <w:r>
        <w:rPr>
          <w:rFonts w:ascii="Times New Roman" w:eastAsiaTheme="minorEastAsia" w:hAnsi="Times New Roman" w:cs="Times New Roman"/>
          <w:sz w:val="24"/>
          <w:szCs w:val="24"/>
        </w:rPr>
        <w:t xml:space="preserve">We used this same equation to estimate the DO concentration for each calculated fish depth.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We used discrete choice models to test for temporal patterns in fish habitat selection. Analyses were performed on the two-hour periods of lowest and highest DO in Blue Ruin and Norwood alcoves and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77777777"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77777777"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All models included an interaction between the temperature and DO covariates. The result was four model sets, one for each data subset. </w:t>
      </w:r>
    </w:p>
    <w:p w14:paraId="5244DEFE" w14:textId="77777777" w:rsidR="00C42A4C" w:rsidRPr="00655F8A"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the average DO recorded in the hypolimnion during the given 2-hour measurement window. Finally, we plotted selection predictions and their 95% confidence intervals, given the span of temperature-DO combinations provided.  </w:t>
      </w:r>
    </w:p>
    <w:p w14:paraId="12C5CCF2" w14:textId="77777777" w:rsidR="00267A04" w:rsidRDefault="00267A04" w:rsidP="00B9760F">
      <w:pPr>
        <w:pStyle w:val="Default"/>
        <w:spacing w:line="480" w:lineRule="auto"/>
      </w:pPr>
    </w:p>
    <w:p w14:paraId="64372F8B" w14:textId="77777777"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3427D1AC" w14:textId="77777777" w:rsidR="00C42A4C" w:rsidRPr="00E0011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Vertical stratification and diel variation in habitat conditions</w:t>
      </w:r>
    </w:p>
    <w:p w14:paraId="76A375B8"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Profiles of temperature and DO in Blue Ruin alcove show pronounced vertical stratification (Figure 1). Surface temperatures increased from 17.7℃ to 22.8℃ between early morning and late afternoon, and surface DO concentrations increased from 3.9mg•L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to 9.1mg•L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respectively. Conversely, hypolimnetic temperature and DO remained fairly consistent between the two measurement periods. Both Blue Ruin and Norwood cold-water alcoves display distinct diel cycling of DO and temperature (Figure 2, Table 1, Supplemental Figure 2 &amp; 3). In both alcoves, a DO minima and maxima occurred during the early morning and early evening, respectively. However, the </w:t>
      </w:r>
      <w:r w:rsidRPr="00B07D79">
        <w:rPr>
          <w:rFonts w:ascii="Times New Roman" w:hAnsi="Times New Roman" w:cs="Times New Roman"/>
          <w:sz w:val="24"/>
          <w:szCs w:val="24"/>
        </w:rPr>
        <w:t>2-hour periods of high and low DO occurred at slightly shifted windows of time (5:00-7:00 &amp; 17:00-19:00 for Blue Ruin, 6:00-8:00 &amp; 18:00-20:00 for Norwood), likely due to differing alcove orientation and solar exposure.</w:t>
      </w:r>
    </w:p>
    <w:p w14:paraId="77E8038F"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Results from linear models comparing the 2-hour windows of DO-minima and DO-maxima at Blue Ruin and Norwood alcoves all show a clear positive relationship (Figure 3, Table 2). Similarly, results from a linear mixed model comparing all six alcoves maintains this strong positive relationship. The severity of the slope, however, varies amongst alcoves. </w:t>
      </w:r>
    </w:p>
    <w:p w14:paraId="1ADD7E8F" w14:textId="77777777" w:rsidR="00C42A4C" w:rsidRPr="00CD13E0"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Alternative behavioral responses and variation in simulated habitat selection </w:t>
      </w:r>
    </w:p>
    <w:p w14:paraId="3E4D064C"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Our habitat simulation yielded three distinct depth selection responses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Pr>
          <w:rFonts w:ascii="Times New Roman" w:hAnsi="Times New Roman" w:cs="Times New Roman"/>
          <w:sz w:val="24"/>
          <w:szCs w:val="24"/>
        </w:rPr>
        <w:t>) was simulated to respond by holding</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Pr>
          <w:rFonts w:ascii="Times New Roman" w:hAnsi="Times New Roman" w:cs="Times New Roman"/>
          <w:sz w:val="24"/>
          <w:szCs w:val="24"/>
        </w:rPr>
        <w:t>where oxygen was consistently the highest. A</w:t>
      </w:r>
      <w:r w:rsidRPr="00334360">
        <w:rPr>
          <w:rFonts w:ascii="Times New Roman" w:hAnsi="Times New Roman" w:cs="Times New Roman"/>
          <w:sz w:val="24"/>
          <w:szCs w:val="24"/>
        </w:rPr>
        <w:t xml:space="preserve"> 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was simulated to hold at maximum depth, where temperature was consistently coolest. A fish that considered both 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however, was simulated to display diel vertical movements over a 24-hour timeframe; shifting towards the surface during the late night and early morning when DO at depth became limiting, then moving deeper during the day when DO was high but surface temperatures were overly warm.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4BB72569"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Fish clearly displayed </w:t>
      </w:r>
      <w:r w:rsidRPr="00314932">
        <w:rPr>
          <w:rFonts w:ascii="Times New Roman" w:hAnsi="Times New Roman" w:cs="Times New Roman"/>
          <w:sz w:val="24"/>
          <w:szCs w:val="24"/>
        </w:rPr>
        <w:t>fine scale</w:t>
      </w:r>
      <w:r>
        <w:rPr>
          <w:rFonts w:ascii="Times New Roman" w:hAnsi="Times New Roman" w:cs="Times New Roman"/>
          <w:sz w:val="24"/>
          <w:szCs w:val="24"/>
        </w:rPr>
        <w:t xml:space="preserve">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ovements</w:t>
      </w:r>
      <w:r w:rsidRPr="00314932">
        <w:rPr>
          <w:rFonts w:ascii="Times New Roman" w:hAnsi="Times New Roman" w:cs="Times New Roman"/>
          <w:sz w:val="24"/>
          <w:szCs w:val="24"/>
        </w:rPr>
        <w:t xml:space="preserve"> in order to escape the alternating stressors of hypoxia and high temperatures</w:t>
      </w:r>
      <w:r>
        <w:rPr>
          <w:rFonts w:ascii="Times New Roman" w:hAnsi="Times New Roman" w:cs="Times New Roman"/>
          <w:sz w:val="24"/>
          <w:szCs w:val="24"/>
        </w:rPr>
        <w:t xml:space="preserve"> (Figure 4b). Tagged fish exhibited individual and intra-individual level variation in movement patterns (Supplemental Figure 4), h</w:t>
      </w:r>
      <w:r w:rsidRPr="00540265">
        <w:rPr>
          <w:rFonts w:ascii="Times New Roman" w:hAnsi="Times New Roman" w:cs="Times New Roman"/>
          <w:sz w:val="24"/>
          <w:szCs w:val="24"/>
        </w:rPr>
        <w:t>owever even with this variation, a smoothed fit of fis</w:t>
      </w:r>
      <w:r>
        <w:rPr>
          <w:rFonts w:ascii="Times New Roman" w:hAnsi="Times New Roman" w:cs="Times New Roman"/>
          <w:sz w:val="24"/>
          <w:szCs w:val="24"/>
        </w:rPr>
        <w:t xml:space="preserve">h depth across time with all </w:t>
      </w:r>
      <w:r w:rsidRPr="00540265">
        <w:rPr>
          <w:rFonts w:ascii="Times New Roman" w:hAnsi="Times New Roman" w:cs="Times New Roman"/>
          <w:sz w:val="24"/>
          <w:szCs w:val="24"/>
        </w:rPr>
        <w:t xml:space="preserve">individuals </w:t>
      </w:r>
      <w:r>
        <w:rPr>
          <w:rFonts w:ascii="Times New Roman" w:hAnsi="Times New Roman" w:cs="Times New Roman"/>
          <w:sz w:val="24"/>
          <w:szCs w:val="24"/>
        </w:rPr>
        <w:t xml:space="preserve">yielded a distinct vertical movement pattern (Figure 4c). Fish shifted deeper in the water column at dawn (~6:00), and held at depth until early evening (~18:00). In total, we collected data from 13-fish in Blue Ruin alcove, and 8-fish in Norwood alcove; 9-fish escaped the net pens during the study, and two of the iButtons recovered from Blue Ruin were corrupted and only contained 3-days of useable data.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AA8E355" w:rsidR="00267A04" w:rsidRDefault="00C42A4C" w:rsidP="005B0834">
      <w:pPr>
        <w:spacing w:line="480" w:lineRule="auto"/>
      </w:pPr>
      <w:r>
        <w:rPr>
          <w:rFonts w:ascii="Times New Roman" w:hAnsi="Times New Roman" w:cs="Times New Roman"/>
          <w:sz w:val="24"/>
          <w:szCs w:val="24"/>
        </w:rPr>
        <w:t>Our discrete-choice models supported shifting habitat selection between the windows of maximum and minimum DO. Tagged fish showed strong avoidance of cool temperatures during the DO-minima that shifted to a high probability of selecting cool temperatures during the DO-maxima (Figure 6, Table 3). As cool temperatures were consistently reflective of the hypolimnion, these results also confirm a shifting selection probability between the bottom and surface layers of the water column, consistent with diel vertical migration. The significance of the covariates included in the four model sets varied between time window and alcove habitat. 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6B53B7F6" w14:textId="77777777" w:rsidR="005B0834" w:rsidRDefault="005B0834" w:rsidP="005B0834">
      <w:pPr>
        <w:pStyle w:val="Default"/>
        <w:spacing w:line="480" w:lineRule="auto"/>
      </w:pPr>
      <w:r>
        <w:t>Fish have been shown to continually track favorable temperatures in dynamic riverscapes where the locations of optimal temperatures shift over timescales of days, months, and years. However, little has been done to understand fish movement in response to fluctuation in both temperature and oxygen. Our previous research produced strong evidence of vertical habitat compression across several floodplain thermal refuge habitats, where a persistent thermocline and oxycline caused fish to hold in a narrow lens of the water column (Barrett et al. in review). These samples were all recorded during daylight hours, however. Pronounced vertical stratification in oxygen from hypoxic hyporheic inputs, coupled with diel oxygen cycling and varied solar exposure, has the potential to create a vertically shifting oxygen and temperature profile in floodplain thermal refuges. Such variation likely forces fish to perform fine-scale diel vertical movements to track a zone of more optimal conditions. Here we used a novel approach combining temperature logging technologies to document fine-scale habitat use in a vertically stratified floodplain thermal refuge habitat. We conducted this study in two known cold-water alcoves used by cutthroat trout during peak summer conditions to determine how fish navigate the potential tradeoffs between DO and temperature.</w:t>
      </w:r>
    </w:p>
    <w:p w14:paraId="1354AF0F" w14:textId="08A3260D" w:rsidR="005B0834" w:rsidRDefault="005B0834" w:rsidP="005B0834">
      <w:pPr>
        <w:pStyle w:val="Default"/>
        <w:spacing w:line="480" w:lineRule="auto"/>
        <w:rPr>
          <w:ins w:id="8" w:author="Barrett, Hannah" w:date="2023-09-26T10:33:00Z"/>
        </w:rPr>
      </w:pPr>
      <w:r>
        <w:t xml:space="preserve">Both cold-water alcove habitats in this study displayed pronounced diel variation in temperature and dissolved oxygen (Figure 2). While this variation occurred in rough synchrony, there was a mismatch in ideal conditions as it pertains to fish. Cooler temperatures found at night were concurrent with low oxygen conditions, and enhanced oxygen concentrations were characterized by increased temperatures. </w:t>
      </w:r>
    </w:p>
    <w:p w14:paraId="75F76E20" w14:textId="5F1D9698" w:rsidR="005B0834" w:rsidRDefault="005B0834" w:rsidP="005B0834">
      <w:pPr>
        <w:pStyle w:val="Default"/>
        <w:spacing w:line="480" w:lineRule="auto"/>
        <w:rPr>
          <w:ins w:id="9" w:author="Barrett, Hannah" w:date="2023-09-26T10:33:00Z"/>
        </w:rPr>
      </w:pPr>
      <w:ins w:id="10" w:author="Barrett, Hannah" w:date="2023-09-26T10:34:00Z">
        <w:r>
          <w:t xml:space="preserve">Comparing 2-hour windows of minimum and maximum DO in our two focal alcoves, as well as across six known alcoves, shows </w:t>
        </w:r>
      </w:ins>
      <w:ins w:id="11" w:author="Barrett, Hannah" w:date="2023-09-26T10:35:00Z">
        <w:r>
          <w:t>consistent positive relationship</w:t>
        </w:r>
      </w:ins>
      <w:ins w:id="12" w:author="Barrett, Hannah" w:date="2023-09-26T10:38:00Z">
        <w:r w:rsidR="004C497B">
          <w:t xml:space="preserve"> between DO and temperature,</w:t>
        </w:r>
      </w:ins>
      <w:ins w:id="13" w:author="Barrett, Hannah" w:date="2023-09-26T10:35:00Z">
        <w:r>
          <w:t xml:space="preserve"> with varying slope severity. </w:t>
        </w:r>
      </w:ins>
      <w:ins w:id="14" w:author="Barrett, Hannah" w:date="2023-09-26T10:38:00Z">
        <w:r w:rsidR="004C497B">
          <w:t>Across most alcoves, the relationship</w:t>
        </w:r>
      </w:ins>
      <w:ins w:id="15" w:author="Barrett, Hannah" w:date="2023-09-26T10:35:00Z">
        <w:r>
          <w:t xml:space="preserve"> becomes more severe </w:t>
        </w:r>
      </w:ins>
      <w:ins w:id="16" w:author="Barrett, Hannah" w:date="2023-09-26T10:36:00Z">
        <w:r>
          <w:t>(</w:t>
        </w:r>
      </w:ins>
      <w:ins w:id="17" w:author="Barrett, Hannah" w:date="2023-09-26T10:38:00Z">
        <w:r w:rsidR="004C497B">
          <w:t xml:space="preserve">steeper </w:t>
        </w:r>
      </w:ins>
      <w:ins w:id="18" w:author="Barrett, Hannah" w:date="2023-09-26T10:36:00Z">
        <w:r>
          <w:t xml:space="preserve">slope) during the window of DO minima, however </w:t>
        </w:r>
      </w:ins>
      <w:ins w:id="19" w:author="Barrett, Hannah" w:date="2023-09-26T10:39:00Z">
        <w:r w:rsidR="004C497B">
          <w:t>this relationship is not consistent for</w:t>
        </w:r>
      </w:ins>
      <w:ins w:id="20" w:author="Barrett, Hannah" w:date="2023-09-26T10:36:00Z">
        <w:r>
          <w:t xml:space="preserve"> Blue Ruin </w:t>
        </w:r>
      </w:ins>
      <w:ins w:id="21" w:author="Barrett, Hannah" w:date="2023-09-26T10:39:00Z">
        <w:r w:rsidR="004C497B">
          <w:t>alcove</w:t>
        </w:r>
      </w:ins>
      <w:ins w:id="22" w:author="Barrett, Hannah" w:date="2023-09-26T10:37:00Z">
        <w:r>
          <w:t xml:space="preserve">. </w:t>
        </w:r>
      </w:ins>
      <w:ins w:id="23" w:author="Barrett, Hannah" w:date="2023-09-26T10:39:00Z">
        <w:r w:rsidR="00E90BB8">
          <w:t xml:space="preserve">Here, </w:t>
        </w:r>
      </w:ins>
      <w:ins w:id="24" w:author="Barrett, Hannah" w:date="2023-09-26T10:37:00Z">
        <w:r>
          <w:t xml:space="preserve">DO does not appear to be as severely reduced, as compared to Norwood where DO was recorded as low as </w:t>
        </w:r>
      </w:ins>
      <w:ins w:id="25" w:author="Barrett, Hannah" w:date="2023-09-26T10:38:00Z">
        <w:r>
          <w:t>XX.</w:t>
        </w:r>
      </w:ins>
    </w:p>
    <w:p w14:paraId="6B040939" w14:textId="77777777" w:rsidR="005B0834" w:rsidRDefault="005B0834" w:rsidP="005B0834">
      <w:pPr>
        <w:pStyle w:val="Default"/>
        <w:spacing w:line="480" w:lineRule="auto"/>
        <w:rPr>
          <w:ins w:id="26" w:author="Barrett, Hannah" w:date="2023-09-26T10:33:00Z"/>
        </w:rPr>
      </w:pPr>
    </w:p>
    <w:p w14:paraId="5C7A0D86" w14:textId="77777777" w:rsidR="005B0834" w:rsidRDefault="005B0834" w:rsidP="005B0834">
      <w:pPr>
        <w:pStyle w:val="Default"/>
        <w:spacing w:line="480" w:lineRule="auto"/>
        <w:rPr>
          <w:ins w:id="27" w:author="Barrett, Hannah" w:date="2023-09-26T10:33:00Z"/>
        </w:rPr>
      </w:pPr>
    </w:p>
    <w:p w14:paraId="4819D9F9" w14:textId="77777777" w:rsidR="005B0834" w:rsidRDefault="005B0834" w:rsidP="005B0834">
      <w:pPr>
        <w:pStyle w:val="Default"/>
        <w:spacing w:line="480" w:lineRule="auto"/>
        <w:rPr>
          <w:ins w:id="28" w:author="Barrett, Hannah" w:date="2023-09-26T10:33:00Z"/>
        </w:rPr>
      </w:pPr>
    </w:p>
    <w:p w14:paraId="05C547F0" w14:textId="2B5BFBD3" w:rsidR="005B0834" w:rsidRDefault="005B0834" w:rsidP="005B0834">
      <w:pPr>
        <w:pStyle w:val="Default"/>
        <w:spacing w:line="480" w:lineRule="auto"/>
      </w:pPr>
      <w:r>
        <w:t>A simulation of potential behavioral responses to these condition</w:t>
      </w:r>
      <w:ins w:id="29" w:author="Barrett, Hannah" w:date="2023-09-26T10:39:00Z">
        <w:r w:rsidR="00583B4F">
          <w:t xml:space="preserve"> recorded in Blue Ruin alcove</w:t>
        </w:r>
      </w:ins>
      <w:del w:id="30" w:author="Barrett, Hannah" w:date="2023-09-26T10:39:00Z">
        <w:r w:rsidDel="00583B4F">
          <w:delText xml:space="preserve">s </w:delText>
        </w:r>
      </w:del>
      <w:r>
        <w:t xml:space="preserve">varying yielded three distinct strategies (Figure 3). A fish selecting depth based only on minimizing temperature or maximizing oxygen was simulated to hold at a consistent depth near the bottom or surface of the water column, respectively. A fish that considered both temperature and DO equally, however, was simulated to display diel vertical movement patterns, moving deeper during the day when surface temperatures and DO were high, then moving towards the surface when temperature and oxygen decreased. </w:t>
      </w:r>
    </w:p>
    <w:p w14:paraId="7C65877E" w14:textId="77777777" w:rsidR="005B0834" w:rsidRDefault="005B0834" w:rsidP="005B0834">
      <w:pPr>
        <w:pStyle w:val="Default"/>
        <w:spacing w:line="480" w:lineRule="auto"/>
      </w:pPr>
      <w:r>
        <w:t xml:space="preserve">Our study yielded clear evidence of fine scale diel vertical movements to track preferred temperature and DO in a thermally stratified floodplain thermal refuge (Figure 3). Fish did display high individual and intra-individual variation in movement patterns, however the central tendency was consistent with a vertically cycling movement pattern. As these are shallow lentic environments (e.g. 2-3m), a meaningful shift in depth was on the scale of 10s of centimeters. To determine fish vertical use of alcoves, we coupled the use of externally attached iButtons with high-resolution temperature-DO logger arrays to infer fine scale vertical movement within these habitats. Internal radio tags or iButtons estimate body temperature, which will reflect the temporal integration of habitat use (Pepino et al. 2015). For this study we used external tags so we could get point measurements in time with the fish’s thermal environment, which would tell us if fish were holding in a thermal layer or moving across them to spatially integrate thermal heterogeneity. Inferring fish depth and DO from temperature required that we know the vertical temperature-DO profile at the fish’s location, which meant it could not be free ranging in a heterogeneous alcove. The solution was to constrain fish to an area with a known profile using cylindrical enclosures. This process allowed us to track fish temperature and DO selection at a timescale of minutes to hours during peak summer conditions. </w:t>
      </w:r>
    </w:p>
    <w:p w14:paraId="0A2E32DC" w14:textId="5E0BEDA6" w:rsidR="00267A04" w:rsidRDefault="005B0834" w:rsidP="005B0834">
      <w:pPr>
        <w:pStyle w:val="Default"/>
        <w:spacing w:line="480" w:lineRule="auto"/>
      </w:pPr>
      <w:r>
        <w:t>Fish ration size affects optimal temperature for growth and could influence habitat selection by fish (Mac 1985, Sogard &amp; Olla 1996). However, previous data collected in these alcoves (Barrett unpublished data) suggest that fish in alcoves barely feed and do not meet energetic demands, so captive fish (which likely had reduced access to food or may cease feeding due to captivity) likely did not have substantially lower energy intake compared to fish in the wild, and thus should have similar thermal habitat selection in the context of ration.</w:t>
      </w:r>
    </w:p>
    <w:p w14:paraId="2C58184B" w14:textId="77777777" w:rsidR="00267A04" w:rsidRDefault="00267A04" w:rsidP="00B9760F">
      <w:pPr>
        <w:pStyle w:val="Default"/>
        <w:spacing w:line="480" w:lineRule="auto"/>
      </w:pPr>
    </w:p>
    <w:p w14:paraId="468DEE26" w14:textId="77777777" w:rsidR="00267A04" w:rsidRDefault="00267A04" w:rsidP="00B9760F">
      <w:pPr>
        <w:pStyle w:val="Default"/>
        <w:spacing w:line="480" w:lineRule="auto"/>
      </w:pPr>
    </w:p>
    <w:p w14:paraId="1D94505C" w14:textId="77777777" w:rsidR="00326996" w:rsidRPr="00E04F5D" w:rsidRDefault="00326996" w:rsidP="00B9760F">
      <w:pPr>
        <w:pStyle w:val="Default"/>
        <w:spacing w:line="480" w:lineRule="auto"/>
      </w:pPr>
      <w:bookmarkStart w:id="31" w:name="_GoBack"/>
      <w:bookmarkEnd w:id="31"/>
    </w:p>
    <w:sectPr w:rsidR="00326996"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9-18T15:14:00Z" w:initials="BH">
    <w:p w14:paraId="372B8ADE" w14:textId="77777777" w:rsidR="00C42A4C" w:rsidRDefault="00C42A4C" w:rsidP="00C42A4C">
      <w:pPr>
        <w:pStyle w:val="CommentText"/>
      </w:pPr>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1" w:author="Barrett, Hannah" w:date="2023-09-25T11:43:00Z" w:initials="BH">
    <w:p w14:paraId="1C7B4343" w14:textId="77777777" w:rsidR="00C42A4C" w:rsidRDefault="00C42A4C" w:rsidP="00C42A4C">
      <w:pPr>
        <w:pStyle w:val="CommentText"/>
      </w:pPr>
      <w:r>
        <w:rPr>
          <w:rStyle w:val="CommentReference"/>
        </w:rPr>
        <w:annotationRef/>
      </w:r>
      <w:r>
        <w:t>Change this, cannot determine this from hsf</w:t>
      </w:r>
    </w:p>
  </w:comment>
  <w:comment w:id="2" w:author="Microsoft Office User" w:date="2023-09-13T10:20:00Z" w:initials="MOU">
    <w:p w14:paraId="3FD0284C" w14:textId="77777777" w:rsidR="00C42A4C" w:rsidRDefault="00C42A4C" w:rsidP="00C42A4C">
      <w:pPr>
        <w:pStyle w:val="CommentText"/>
      </w:pPr>
      <w:r>
        <w:rPr>
          <w:rStyle w:val="CommentReference"/>
        </w:rPr>
        <w:annotationRef/>
      </w:r>
      <w:r>
        <w:t>Mention stats from Stan’s paper perhaps</w:t>
      </w:r>
    </w:p>
  </w:comment>
  <w:comment w:id="3" w:author="Barrett, Hannah" w:date="2023-09-18T15:24:00Z" w:initials="BH">
    <w:p w14:paraId="2FA6C5F9" w14:textId="77777777" w:rsidR="00C42A4C" w:rsidRDefault="00C42A4C" w:rsidP="00C42A4C">
      <w:pPr>
        <w:pStyle w:val="CommentText"/>
      </w:pPr>
      <w:r>
        <w:rPr>
          <w:rStyle w:val="CommentReference"/>
        </w:rPr>
        <w:annotationRef/>
      </w:r>
      <w:r>
        <w:t>Cant find stats just % decrease of alcoves and side channels over time</w:t>
      </w:r>
    </w:p>
  </w:comment>
  <w:comment w:id="4" w:author="Barrett, Hannah" w:date="2023-09-11T13:43:00Z" w:initials="BH">
    <w:p w14:paraId="2C05BD8C" w14:textId="77777777" w:rsidR="00C42A4C" w:rsidRDefault="00C42A4C" w:rsidP="00C42A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5" w:author="Microsoft Office User" w:date="2023-09-13T10:38:00Z" w:initials="MOU">
    <w:p w14:paraId="73456066" w14:textId="77777777" w:rsidR="00C42A4C" w:rsidRDefault="00C42A4C" w:rsidP="00C42A4C">
      <w:pPr>
        <w:pStyle w:val="CommentText"/>
      </w:pPr>
      <w:r>
        <w:rPr>
          <w:rStyle w:val="CommentReference"/>
        </w:rPr>
        <w:annotationRef/>
      </w:r>
      <w:r>
        <w:t>Prob need a stat on how similar they were when the fouled logger wasn’t giving outlier values</w:t>
      </w:r>
    </w:p>
  </w:comment>
  <w:comment w:id="6" w:author="Microsoft Office User" w:date="2023-09-13T10:42:00Z" w:initials="MOU">
    <w:p w14:paraId="47902044" w14:textId="77777777" w:rsidR="00C42A4C" w:rsidRDefault="00C42A4C" w:rsidP="00C42A4C">
      <w:pPr>
        <w:pStyle w:val="CommentText"/>
      </w:pPr>
      <w:r>
        <w:rPr>
          <w:rStyle w:val="CommentReference"/>
        </w:rPr>
        <w:annotationRef/>
      </w:r>
      <w:r>
        <w:t>I didn’t follow why you needed a slope and intercept – is this only for the T-DOopt? Or for the others too?</w:t>
      </w:r>
    </w:p>
  </w:comment>
  <w:comment w:id="7" w:author="Barrett, Hannah" w:date="2023-09-19T10:38:00Z" w:initials="BH">
    <w:p w14:paraId="7F32AA3D" w14:textId="77777777" w:rsidR="00C42A4C" w:rsidRDefault="00C42A4C" w:rsidP="00C42A4C">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72B8ADE" w15:done="0"/>
  <w15:commentEx w15:paraId="1C7B4343" w15:done="0"/>
  <w15:commentEx w15:paraId="3FD0284C" w15:done="0"/>
  <w15:commentEx w15:paraId="2FA6C5F9" w15:paraIdParent="3FD0284C" w15:done="0"/>
  <w15:commentEx w15:paraId="2C05BD8C" w15:done="1"/>
  <w15:commentEx w15:paraId="73456066" w15:done="1"/>
  <w15:commentEx w15:paraId="47902044" w15:done="0"/>
  <w15:commentEx w15:paraId="7F32AA3D" w15:paraIdParent="479020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899F" w16cex:dateUtc="2023-08-11T16:19:00Z"/>
  <w16cex:commentExtensible w16cex:durableId="288089F6" w16cex:dateUtc="2023-08-11T16:20:00Z"/>
  <w16cex:commentExtensible w16cex:durableId="28808A02" w16cex:dateUtc="2023-08-11T16:20:00Z"/>
  <w16cex:commentExtensible w16cex:durableId="28808A59" w16cex:dateUtc="2023-08-11T16:22:00Z"/>
  <w16cex:commentExtensible w16cex:durableId="28808C05" w16cex:dateUtc="2023-08-11T16:29:00Z"/>
  <w16cex:commentExtensible w16cex:durableId="28808EBD" w16cex:dateUtc="2023-08-11T16:41:00Z"/>
  <w16cex:commentExtensible w16cex:durableId="2880931D" w16cex:dateUtc="2023-08-11T1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C260E8" w16cid:durableId="2880899F"/>
  <w16cid:commentId w16cid:paraId="5D107CBB" w16cid:durableId="288089F6"/>
  <w16cid:commentId w16cid:paraId="52378A9A" w16cid:durableId="28808A02"/>
  <w16cid:commentId w16cid:paraId="2155B5DB" w16cid:durableId="28808A59"/>
  <w16cid:commentId w16cid:paraId="027743FF" w16cid:durableId="28808C05"/>
  <w16cid:commentId w16cid:paraId="3F69FC99" w16cid:durableId="28808EBD"/>
  <w16cid:commentId w16cid:paraId="1441AC64" w16cid:durableId="2880931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302EE" w14:textId="77777777" w:rsidR="007B1E64" w:rsidRDefault="007B1E64" w:rsidP="00B724DC">
      <w:pPr>
        <w:spacing w:after="0" w:line="240" w:lineRule="auto"/>
      </w:pPr>
      <w:r>
        <w:separator/>
      </w:r>
    </w:p>
  </w:endnote>
  <w:endnote w:type="continuationSeparator" w:id="0">
    <w:p w14:paraId="770E05F7" w14:textId="77777777" w:rsidR="007B1E64" w:rsidRDefault="007B1E64"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F24011" w14:textId="77777777" w:rsidR="007B1E64" w:rsidRDefault="007B1E64" w:rsidP="00B724DC">
      <w:pPr>
        <w:spacing w:after="0" w:line="240" w:lineRule="auto"/>
      </w:pPr>
      <w:r>
        <w:separator/>
      </w:r>
    </w:p>
  </w:footnote>
  <w:footnote w:type="continuationSeparator" w:id="0">
    <w:p w14:paraId="30359C0B" w14:textId="77777777" w:rsidR="007B1E64" w:rsidRDefault="007B1E64" w:rsidP="00B724D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10E77"/>
    <w:rsid w:val="00011FEA"/>
    <w:rsid w:val="00037692"/>
    <w:rsid w:val="00051C8E"/>
    <w:rsid w:val="000765B8"/>
    <w:rsid w:val="000F7E05"/>
    <w:rsid w:val="001003EB"/>
    <w:rsid w:val="001508D5"/>
    <w:rsid w:val="00196E54"/>
    <w:rsid w:val="001A4896"/>
    <w:rsid w:val="001B2297"/>
    <w:rsid w:val="001B7108"/>
    <w:rsid w:val="001C29D4"/>
    <w:rsid w:val="001D0E3A"/>
    <w:rsid w:val="00206F8E"/>
    <w:rsid w:val="0021394A"/>
    <w:rsid w:val="002362ED"/>
    <w:rsid w:val="00250F9B"/>
    <w:rsid w:val="00264593"/>
    <w:rsid w:val="00267A04"/>
    <w:rsid w:val="0027746D"/>
    <w:rsid w:val="002A79D7"/>
    <w:rsid w:val="002D24B1"/>
    <w:rsid w:val="002D681C"/>
    <w:rsid w:val="002F465D"/>
    <w:rsid w:val="0030363D"/>
    <w:rsid w:val="00310438"/>
    <w:rsid w:val="00314DF4"/>
    <w:rsid w:val="00326996"/>
    <w:rsid w:val="0033492C"/>
    <w:rsid w:val="003463BD"/>
    <w:rsid w:val="003A1EE8"/>
    <w:rsid w:val="003B106F"/>
    <w:rsid w:val="003E7E85"/>
    <w:rsid w:val="004018CC"/>
    <w:rsid w:val="004305D7"/>
    <w:rsid w:val="0045625C"/>
    <w:rsid w:val="00476252"/>
    <w:rsid w:val="00476AE1"/>
    <w:rsid w:val="00476F49"/>
    <w:rsid w:val="004A1FE8"/>
    <w:rsid w:val="004C497B"/>
    <w:rsid w:val="00556D20"/>
    <w:rsid w:val="00564296"/>
    <w:rsid w:val="00583B4F"/>
    <w:rsid w:val="005878B5"/>
    <w:rsid w:val="005A1BF6"/>
    <w:rsid w:val="005B0834"/>
    <w:rsid w:val="005B12F6"/>
    <w:rsid w:val="00615231"/>
    <w:rsid w:val="0063121A"/>
    <w:rsid w:val="00631E65"/>
    <w:rsid w:val="0064675C"/>
    <w:rsid w:val="00652855"/>
    <w:rsid w:val="006826F0"/>
    <w:rsid w:val="00696499"/>
    <w:rsid w:val="006C3DDA"/>
    <w:rsid w:val="006D326B"/>
    <w:rsid w:val="006E44D9"/>
    <w:rsid w:val="007B1E64"/>
    <w:rsid w:val="007D335E"/>
    <w:rsid w:val="007D5781"/>
    <w:rsid w:val="007E4574"/>
    <w:rsid w:val="00803D83"/>
    <w:rsid w:val="00842E7B"/>
    <w:rsid w:val="00845AE1"/>
    <w:rsid w:val="00865DBF"/>
    <w:rsid w:val="008E1B4C"/>
    <w:rsid w:val="0093154A"/>
    <w:rsid w:val="00955527"/>
    <w:rsid w:val="00A44FFD"/>
    <w:rsid w:val="00A46028"/>
    <w:rsid w:val="00A54FA2"/>
    <w:rsid w:val="00A737C0"/>
    <w:rsid w:val="00A93194"/>
    <w:rsid w:val="00A937C2"/>
    <w:rsid w:val="00AA00EE"/>
    <w:rsid w:val="00AB3E0A"/>
    <w:rsid w:val="00AC435C"/>
    <w:rsid w:val="00B17B29"/>
    <w:rsid w:val="00B3476A"/>
    <w:rsid w:val="00B54233"/>
    <w:rsid w:val="00B60686"/>
    <w:rsid w:val="00B724DC"/>
    <w:rsid w:val="00B77EA1"/>
    <w:rsid w:val="00B97402"/>
    <w:rsid w:val="00B9760F"/>
    <w:rsid w:val="00BA2B50"/>
    <w:rsid w:val="00BA4CF1"/>
    <w:rsid w:val="00BE38FC"/>
    <w:rsid w:val="00C172EB"/>
    <w:rsid w:val="00C42A4C"/>
    <w:rsid w:val="00CB1A28"/>
    <w:rsid w:val="00CD1AB4"/>
    <w:rsid w:val="00D234CC"/>
    <w:rsid w:val="00D2468F"/>
    <w:rsid w:val="00D53B18"/>
    <w:rsid w:val="00DB5DF0"/>
    <w:rsid w:val="00DB638B"/>
    <w:rsid w:val="00E04F5D"/>
    <w:rsid w:val="00E228EF"/>
    <w:rsid w:val="00E75119"/>
    <w:rsid w:val="00E90954"/>
    <w:rsid w:val="00E90BB8"/>
    <w:rsid w:val="00ED271C"/>
    <w:rsid w:val="00EF410A"/>
    <w:rsid w:val="00F11274"/>
    <w:rsid w:val="00FC3B71"/>
    <w:rsid w:val="00FD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semiHidden/>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semiHidden/>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6/09/relationships/commentsIds" Target="commentsId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4644</Words>
  <Characters>26474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31056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6</cp:revision>
  <dcterms:created xsi:type="dcterms:W3CDTF">2023-09-25T22:07:00Z</dcterms:created>
  <dcterms:modified xsi:type="dcterms:W3CDTF">2023-09-26T17:40:00Z</dcterms:modified>
</cp:coreProperties>
</file>