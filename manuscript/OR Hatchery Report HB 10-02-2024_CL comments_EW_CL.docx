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9B78E9" w14:textId="77777777" w:rsidR="005F67B1" w:rsidRDefault="005F67B1"/>
    <w:p w14:paraId="56EE28A1" w14:textId="77777777" w:rsidR="005F67B1" w:rsidRDefault="005F67B1"/>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674"/>
      </w:tblGrid>
      <w:tr w:rsidR="002C4BDD" w14:paraId="385D11A4" w14:textId="77777777" w:rsidTr="005F67B1">
        <w:tc>
          <w:tcPr>
            <w:tcW w:w="9360" w:type="dxa"/>
            <w:gridSpan w:val="2"/>
            <w:hideMark/>
          </w:tcPr>
          <w:p w14:paraId="096A2D96" w14:textId="77777777" w:rsidR="005F67B1" w:rsidRDefault="005F67B1">
            <w:pPr>
              <w:pStyle w:val="ProposalTitle"/>
              <w:rPr>
                <w:rFonts w:ascii="Times New Roman" w:hAnsi="Times New Roman" w:cs="Times New Roman"/>
                <w:color w:val="000000" w:themeColor="text1"/>
              </w:rPr>
            </w:pPr>
          </w:p>
          <w:p w14:paraId="0DEC4F24" w14:textId="77777777" w:rsidR="005F67B1" w:rsidRDefault="005F67B1">
            <w:pPr>
              <w:pStyle w:val="ProposalTitle"/>
              <w:rPr>
                <w:rFonts w:ascii="Times New Roman" w:hAnsi="Times New Roman" w:cs="Times New Roman"/>
                <w:color w:val="000000" w:themeColor="text1"/>
              </w:rPr>
            </w:pPr>
          </w:p>
          <w:p w14:paraId="31342430" w14:textId="05725324" w:rsidR="002C4BDD" w:rsidRPr="002C4BDD" w:rsidRDefault="002C4BDD">
            <w:pPr>
              <w:pStyle w:val="ProposalTitle"/>
              <w:rPr>
                <w:rFonts w:ascii="Times New Roman" w:hAnsi="Times New Roman" w:cs="Times New Roman"/>
                <w:color w:val="3F68CB"/>
              </w:rPr>
            </w:pPr>
            <w:r w:rsidRPr="002C4BDD">
              <w:rPr>
                <w:rFonts w:ascii="Times New Roman" w:hAnsi="Times New Roman" w:cs="Times New Roman"/>
                <w:color w:val="000000" w:themeColor="text1"/>
              </w:rPr>
              <w:t xml:space="preserve">ODFW </w:t>
            </w:r>
            <w:r w:rsidR="005F67B1">
              <w:rPr>
                <w:rFonts w:ascii="Times New Roman" w:hAnsi="Times New Roman" w:cs="Times New Roman"/>
                <w:color w:val="000000" w:themeColor="text1"/>
              </w:rPr>
              <w:t>Hatchery Program Viability Assessment</w:t>
            </w:r>
          </w:p>
        </w:tc>
      </w:tr>
      <w:tr w:rsidR="002C4BDD" w14:paraId="73B24B15" w14:textId="77777777" w:rsidTr="005F67B1">
        <w:tc>
          <w:tcPr>
            <w:tcW w:w="9360" w:type="dxa"/>
            <w:gridSpan w:val="2"/>
            <w:hideMark/>
          </w:tcPr>
          <w:p w14:paraId="11083E9E" w14:textId="77777777" w:rsidR="005F67B1" w:rsidRDefault="005F67B1">
            <w:pPr>
              <w:pStyle w:val="TitlePage-VolumeInfo"/>
              <w:rPr>
                <w:rFonts w:ascii="Times New Roman" w:hAnsi="Times New Roman" w:cs="Times New Roman"/>
              </w:rPr>
            </w:pPr>
          </w:p>
          <w:p w14:paraId="29F33E85" w14:textId="7E189B3C" w:rsidR="002C4BDD" w:rsidRPr="002C4BDD" w:rsidRDefault="002C4BDD">
            <w:pPr>
              <w:pStyle w:val="TitlePage-VolumeInfo"/>
              <w:rPr>
                <w:rFonts w:ascii="Times New Roman" w:hAnsi="Times New Roman" w:cs="Times New Roman"/>
              </w:rPr>
            </w:pPr>
            <w:r>
              <w:rPr>
                <w:rFonts w:ascii="Times New Roman" w:hAnsi="Times New Roman" w:cs="Times New Roman"/>
              </w:rPr>
              <w:t xml:space="preserve">October </w:t>
            </w:r>
            <w:r w:rsidRPr="002C4BDD">
              <w:rPr>
                <w:rFonts w:ascii="Times New Roman" w:hAnsi="Times New Roman" w:cs="Times New Roman"/>
              </w:rPr>
              <w:t>2024</w:t>
            </w:r>
          </w:p>
        </w:tc>
      </w:tr>
      <w:tr w:rsidR="002C4BDD" w14:paraId="3B3B9E06" w14:textId="77777777" w:rsidTr="005F67B1">
        <w:tc>
          <w:tcPr>
            <w:tcW w:w="4686" w:type="dxa"/>
            <w:hideMark/>
          </w:tcPr>
          <w:p w14:paraId="4A4ABF7C" w14:textId="77777777" w:rsidR="002C4BDD" w:rsidRDefault="002C4BDD">
            <w:pPr>
              <w:pStyle w:val="Address"/>
              <w:rPr>
                <w:rFonts w:ascii="Times New Roman" w:hAnsi="Times New Roman" w:cs="Times New Roman"/>
                <w:b/>
              </w:rPr>
            </w:pPr>
          </w:p>
          <w:p w14:paraId="1DB8CF72" w14:textId="77777777" w:rsidR="005F67B1" w:rsidRDefault="005F67B1">
            <w:pPr>
              <w:pStyle w:val="Address"/>
              <w:rPr>
                <w:rFonts w:ascii="Times New Roman" w:hAnsi="Times New Roman" w:cs="Times New Roman"/>
                <w:b/>
              </w:rPr>
            </w:pPr>
          </w:p>
          <w:p w14:paraId="19F74B82" w14:textId="014835F6" w:rsidR="002C4BDD" w:rsidRPr="005F67B1" w:rsidRDefault="002C4BDD">
            <w:pPr>
              <w:pStyle w:val="Address"/>
              <w:rPr>
                <w:rFonts w:ascii="Times New Roman" w:hAnsi="Times New Roman" w:cs="Times New Roman"/>
                <w:b/>
                <w:sz w:val="22"/>
                <w:szCs w:val="22"/>
              </w:rPr>
            </w:pPr>
            <w:r w:rsidRPr="005F67B1">
              <w:rPr>
                <w:rFonts w:ascii="Times New Roman" w:hAnsi="Times New Roman" w:cs="Times New Roman"/>
                <w:b/>
                <w:sz w:val="22"/>
                <w:szCs w:val="22"/>
              </w:rPr>
              <w:t>Prepared for:</w:t>
            </w:r>
          </w:p>
          <w:p w14:paraId="297A09F1" w14:textId="3842E24E" w:rsidR="002C4BDD" w:rsidRPr="005F67B1" w:rsidRDefault="002C4BDD" w:rsidP="002C4BDD">
            <w:pPr>
              <w:pStyle w:val="Address"/>
              <w:spacing w:before="0" w:after="0"/>
              <w:rPr>
                <w:rFonts w:ascii="Times New Roman" w:hAnsi="Times New Roman" w:cs="Times New Roman"/>
                <w:sz w:val="22"/>
                <w:szCs w:val="22"/>
              </w:rPr>
            </w:pPr>
            <w:r w:rsidRPr="005F67B1">
              <w:rPr>
                <w:rFonts w:ascii="Times New Roman" w:hAnsi="Times New Roman" w:cs="Times New Roman"/>
                <w:sz w:val="22"/>
                <w:szCs w:val="22"/>
              </w:rPr>
              <w:t>Oregon Department of Fish and Wildlife</w:t>
            </w:r>
          </w:p>
          <w:p w14:paraId="49DC211E" w14:textId="77777777" w:rsidR="002C4BDD" w:rsidRPr="005F67B1" w:rsidRDefault="002C4BDD">
            <w:pPr>
              <w:pStyle w:val="Address"/>
              <w:spacing w:before="0" w:after="0"/>
              <w:rPr>
                <w:rFonts w:ascii="Times New Roman" w:hAnsi="Times New Roman" w:cs="Times New Roman"/>
                <w:sz w:val="22"/>
                <w:szCs w:val="22"/>
              </w:rPr>
            </w:pPr>
            <w:r w:rsidRPr="005F67B1">
              <w:rPr>
                <w:rFonts w:ascii="Times New Roman" w:hAnsi="Times New Roman" w:cs="Times New Roman"/>
                <w:sz w:val="22"/>
                <w:szCs w:val="22"/>
              </w:rPr>
              <w:t xml:space="preserve">4034 Fairview Industrial Drive </w:t>
            </w:r>
          </w:p>
          <w:p w14:paraId="1CEF4914" w14:textId="77777777" w:rsidR="002C4BDD" w:rsidRPr="002C4BDD" w:rsidRDefault="002C4BDD">
            <w:pPr>
              <w:pStyle w:val="Address"/>
              <w:spacing w:before="0" w:after="0"/>
              <w:rPr>
                <w:rFonts w:ascii="Times New Roman" w:hAnsi="Times New Roman" w:cs="Times New Roman"/>
              </w:rPr>
            </w:pPr>
            <w:r w:rsidRPr="005F67B1">
              <w:rPr>
                <w:rFonts w:ascii="Times New Roman" w:hAnsi="Times New Roman" w:cs="Times New Roman"/>
                <w:sz w:val="22"/>
                <w:szCs w:val="22"/>
              </w:rPr>
              <w:t>SE Salem, OR 97302</w:t>
            </w:r>
          </w:p>
        </w:tc>
        <w:tc>
          <w:tcPr>
            <w:tcW w:w="4674" w:type="dxa"/>
            <w:hideMark/>
          </w:tcPr>
          <w:p w14:paraId="093C0078" w14:textId="77777777" w:rsidR="002C4BDD" w:rsidRDefault="002C4BDD">
            <w:pPr>
              <w:pStyle w:val="Address"/>
              <w:rPr>
                <w:rFonts w:ascii="Times New Roman" w:hAnsi="Times New Roman" w:cs="Times New Roman"/>
                <w:b/>
              </w:rPr>
            </w:pPr>
          </w:p>
          <w:p w14:paraId="5A16F423" w14:textId="77777777" w:rsidR="005F67B1" w:rsidRDefault="005F67B1">
            <w:pPr>
              <w:pStyle w:val="Address"/>
              <w:rPr>
                <w:rFonts w:ascii="Times New Roman" w:hAnsi="Times New Roman" w:cs="Times New Roman"/>
                <w:b/>
              </w:rPr>
            </w:pPr>
          </w:p>
          <w:p w14:paraId="22D33B31" w14:textId="17A75386" w:rsidR="002C4BDD" w:rsidRPr="005F67B1" w:rsidRDefault="002C4BDD">
            <w:pPr>
              <w:pStyle w:val="Address"/>
              <w:rPr>
                <w:rFonts w:ascii="Times New Roman" w:hAnsi="Times New Roman" w:cs="Times New Roman"/>
                <w:b/>
                <w:sz w:val="22"/>
                <w:szCs w:val="22"/>
              </w:rPr>
            </w:pPr>
            <w:r w:rsidRPr="005F67B1">
              <w:rPr>
                <w:rFonts w:ascii="Times New Roman" w:hAnsi="Times New Roman" w:cs="Times New Roman"/>
                <w:b/>
                <w:sz w:val="22"/>
                <w:szCs w:val="22"/>
              </w:rPr>
              <w:t>Prepared by:</w:t>
            </w:r>
          </w:p>
          <w:p w14:paraId="637E8EDF" w14:textId="77777777" w:rsidR="005F67B1" w:rsidRPr="005F67B1" w:rsidRDefault="002C4BDD" w:rsidP="005F67B1">
            <w:pPr>
              <w:pStyle w:val="Address"/>
              <w:spacing w:before="0" w:after="0"/>
              <w:rPr>
                <w:rFonts w:ascii="Times New Roman" w:hAnsi="Times New Roman" w:cs="Times New Roman"/>
                <w:sz w:val="22"/>
                <w:szCs w:val="22"/>
              </w:rPr>
            </w:pPr>
            <w:r w:rsidRPr="005F67B1">
              <w:rPr>
                <w:rFonts w:ascii="Times New Roman" w:hAnsi="Times New Roman" w:cs="Times New Roman"/>
                <w:sz w:val="22"/>
                <w:szCs w:val="22"/>
              </w:rPr>
              <w:t>Oregon State University</w:t>
            </w:r>
            <w:r w:rsidRPr="005F67B1">
              <w:rPr>
                <w:rFonts w:ascii="Times New Roman" w:hAnsi="Times New Roman" w:cs="Times New Roman"/>
                <w:sz w:val="22"/>
                <w:szCs w:val="22"/>
              </w:rPr>
              <w:br/>
            </w:r>
            <w:r w:rsidR="005F67B1" w:rsidRPr="005F67B1">
              <w:rPr>
                <w:rFonts w:ascii="Times New Roman" w:hAnsi="Times New Roman" w:cs="Times New Roman"/>
                <w:sz w:val="22"/>
                <w:szCs w:val="22"/>
              </w:rPr>
              <w:t xml:space="preserve">2820 SW Campus Way </w:t>
            </w:r>
          </w:p>
          <w:p w14:paraId="680F47CB" w14:textId="212354F2" w:rsidR="005F67B1" w:rsidRPr="005F67B1" w:rsidRDefault="005F67B1" w:rsidP="005F67B1">
            <w:pPr>
              <w:pStyle w:val="Address"/>
              <w:spacing w:before="0" w:after="0"/>
              <w:rPr>
                <w:rFonts w:ascii="Times New Roman" w:hAnsi="Times New Roman" w:cs="Times New Roman"/>
                <w:sz w:val="22"/>
                <w:szCs w:val="22"/>
              </w:rPr>
            </w:pPr>
            <w:r w:rsidRPr="005F67B1">
              <w:rPr>
                <w:rFonts w:ascii="Times New Roman" w:hAnsi="Times New Roman" w:cs="Times New Roman"/>
                <w:sz w:val="22"/>
                <w:szCs w:val="22"/>
              </w:rPr>
              <w:t>Corvallis, OR 97331</w:t>
            </w:r>
          </w:p>
          <w:p w14:paraId="1C927FC0" w14:textId="0BC38D45" w:rsidR="002C4BDD" w:rsidRPr="002C4BDD" w:rsidRDefault="002C4BDD">
            <w:pPr>
              <w:pStyle w:val="Address"/>
              <w:rPr>
                <w:rFonts w:ascii="Times New Roman" w:hAnsi="Times New Roman" w:cs="Times New Roman"/>
              </w:rPr>
            </w:pPr>
            <w:r w:rsidRPr="002C4BDD">
              <w:rPr>
                <w:rFonts w:ascii="Times New Roman" w:hAnsi="Times New Roman" w:cs="Times New Roman"/>
              </w:rPr>
              <w:br/>
            </w:r>
          </w:p>
        </w:tc>
      </w:tr>
    </w:tbl>
    <w:p w14:paraId="4229FB51" w14:textId="77777777" w:rsidR="002C4BDD" w:rsidRDefault="002C4BDD">
      <w:pPr>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br w:type="page"/>
      </w:r>
    </w:p>
    <w:p w14:paraId="0D21B6F0" w14:textId="4E5F897A"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8"/>
          <w:szCs w:val="28"/>
          <w14:ligatures w14:val="none"/>
        </w:rPr>
        <w:lastRenderedPageBreak/>
        <w:t xml:space="preserve">Report </w:t>
      </w:r>
      <w:r w:rsidR="003C0A5C">
        <w:rPr>
          <w:rFonts w:ascii="Times New Roman" w:eastAsia="Times New Roman" w:hAnsi="Times New Roman" w:cs="Times New Roman"/>
          <w:b/>
          <w:bCs/>
          <w:color w:val="000000"/>
          <w:kern w:val="0"/>
          <w:sz w:val="28"/>
          <w:szCs w:val="28"/>
          <w14:ligatures w14:val="none"/>
        </w:rPr>
        <w:t>r</w:t>
      </w:r>
      <w:r w:rsidRPr="002D7930">
        <w:rPr>
          <w:rFonts w:ascii="Times New Roman" w:eastAsia="Times New Roman" w:hAnsi="Times New Roman" w:cs="Times New Roman"/>
          <w:b/>
          <w:bCs/>
          <w:color w:val="000000"/>
          <w:kern w:val="0"/>
          <w:sz w:val="28"/>
          <w:szCs w:val="28"/>
          <w14:ligatures w14:val="none"/>
        </w:rPr>
        <w:t>oadmap </w:t>
      </w:r>
    </w:p>
    <w:p w14:paraId="6173DDF1" w14:textId="68E34D0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This report is organized into three main sections. The "Summary" offers an overview of project goals, the </w:t>
      </w:r>
      <w:r w:rsidR="00F66EE5">
        <w:rPr>
          <w:rFonts w:ascii="Times New Roman" w:eastAsia="Times New Roman" w:hAnsi="Times New Roman" w:cs="Times New Roman"/>
          <w:color w:val="000000"/>
          <w:kern w:val="0"/>
          <w:sz w:val="24"/>
          <w:szCs w:val="24"/>
          <w14:ligatures w14:val="none"/>
        </w:rPr>
        <w:t xml:space="preserve">brief review of the </w:t>
      </w:r>
      <w:r w:rsidRPr="002D7930">
        <w:rPr>
          <w:rFonts w:ascii="Times New Roman" w:eastAsia="Times New Roman" w:hAnsi="Times New Roman" w:cs="Times New Roman"/>
          <w:color w:val="000000"/>
          <w:kern w:val="0"/>
          <w:sz w:val="24"/>
          <w:szCs w:val="24"/>
          <w14:ligatures w14:val="none"/>
        </w:rPr>
        <w:t xml:space="preserve">analysis approach, and key findings. The "Stock </w:t>
      </w:r>
      <w:r w:rsidR="00E74B15">
        <w:rPr>
          <w:rFonts w:ascii="Times New Roman" w:eastAsia="Times New Roman" w:hAnsi="Times New Roman" w:cs="Times New Roman"/>
          <w:color w:val="000000"/>
          <w:kern w:val="0"/>
          <w:sz w:val="24"/>
          <w:szCs w:val="24"/>
          <w14:ligatures w14:val="none"/>
        </w:rPr>
        <w:t>s</w:t>
      </w:r>
      <w:r w:rsidRPr="002D7930">
        <w:rPr>
          <w:rFonts w:ascii="Times New Roman" w:eastAsia="Times New Roman" w:hAnsi="Times New Roman" w:cs="Times New Roman"/>
          <w:color w:val="000000"/>
          <w:kern w:val="0"/>
          <w:sz w:val="24"/>
          <w:szCs w:val="24"/>
          <w14:ligatures w14:val="none"/>
        </w:rPr>
        <w:t xml:space="preserve">ynthesis" section delves into population trends and model results for all assessed hatchery stocks. The "Detailed </w:t>
      </w:r>
      <w:r w:rsidR="003C0A5C">
        <w:rPr>
          <w:rFonts w:ascii="Times New Roman" w:eastAsia="Times New Roman" w:hAnsi="Times New Roman" w:cs="Times New Roman"/>
          <w:color w:val="000000"/>
          <w:kern w:val="0"/>
          <w:sz w:val="24"/>
          <w:szCs w:val="24"/>
          <w14:ligatures w14:val="none"/>
        </w:rPr>
        <w:t>m</w:t>
      </w:r>
      <w:r w:rsidRPr="002D7930">
        <w:rPr>
          <w:rFonts w:ascii="Times New Roman" w:eastAsia="Times New Roman" w:hAnsi="Times New Roman" w:cs="Times New Roman"/>
          <w:color w:val="000000"/>
          <w:kern w:val="0"/>
          <w:sz w:val="24"/>
          <w:szCs w:val="24"/>
          <w14:ligatures w14:val="none"/>
        </w:rPr>
        <w:t>ethodology" section elaborates on</w:t>
      </w:r>
      <w:r w:rsidR="008913DB">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covariate selection</w:t>
      </w:r>
      <w:r w:rsidR="008913DB">
        <w:rPr>
          <w:rFonts w:ascii="Times New Roman" w:eastAsia="Times New Roman" w:hAnsi="Times New Roman" w:cs="Times New Roman"/>
          <w:color w:val="000000"/>
          <w:kern w:val="0"/>
          <w:sz w:val="24"/>
          <w:szCs w:val="24"/>
          <w14:ligatures w14:val="none"/>
        </w:rPr>
        <w:t xml:space="preserve">, modeling, and development of the qualitative vulnerability assessment. </w:t>
      </w:r>
    </w:p>
    <w:p w14:paraId="35164EB4" w14:textId="697C29B0"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Figures and tables are divided into two sections: the “Summary" section contains all primary figures and tables referenced in the Summary text, while the "Stock </w:t>
      </w:r>
      <w:r w:rsidR="003C0A5C">
        <w:rPr>
          <w:rFonts w:ascii="Times New Roman" w:eastAsia="Times New Roman" w:hAnsi="Times New Roman" w:cs="Times New Roman"/>
          <w:color w:val="000000"/>
          <w:kern w:val="0"/>
          <w:sz w:val="24"/>
          <w:szCs w:val="24"/>
          <w14:ligatures w14:val="none"/>
        </w:rPr>
        <w:t>s</w:t>
      </w:r>
      <w:r w:rsidRPr="002D7930">
        <w:rPr>
          <w:rFonts w:ascii="Times New Roman" w:eastAsia="Times New Roman" w:hAnsi="Times New Roman" w:cs="Times New Roman"/>
          <w:color w:val="000000"/>
          <w:kern w:val="0"/>
          <w:sz w:val="24"/>
          <w:szCs w:val="24"/>
          <w14:ligatures w14:val="none"/>
        </w:rPr>
        <w:t>ynthesis" section includes stock-specific figures and tables referenced in the Stock Synthesis text. In this section, figures and tables are grouped and numbered by species and hatchery stock with numbering consistent with the text.</w:t>
      </w:r>
    </w:p>
    <w:p w14:paraId="33D6154D"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8"/>
          <w:szCs w:val="28"/>
          <w14:ligatures w14:val="none"/>
        </w:rPr>
        <w:t>Summary</w:t>
      </w:r>
    </w:p>
    <w:p w14:paraId="36FBF082"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Overview</w:t>
      </w:r>
    </w:p>
    <w:p w14:paraId="5D93A877" w14:textId="077460AA" w:rsidR="008C5975" w:rsidRDefault="008C5975" w:rsidP="008C5975">
      <w:pPr>
        <w:spacing w:before="240" w:after="240" w:line="240" w:lineRule="auto"/>
        <w:rPr>
          <w:rFonts w:ascii="Times New Roman" w:eastAsia="Times New Roman" w:hAnsi="Times New Roman" w:cs="Times New Roman"/>
          <w:color w:val="000000"/>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The goal of this project was to assess </w:t>
      </w:r>
      <w:r w:rsidR="00CB3C33">
        <w:rPr>
          <w:rFonts w:ascii="Times New Roman" w:eastAsia="Times New Roman" w:hAnsi="Times New Roman" w:cs="Times New Roman"/>
          <w:color w:val="000000"/>
          <w:kern w:val="0"/>
          <w:sz w:val="24"/>
          <w:szCs w:val="24"/>
          <w14:ligatures w14:val="none"/>
        </w:rPr>
        <w:t xml:space="preserve">the </w:t>
      </w:r>
      <w:r w:rsidRPr="002D7930">
        <w:rPr>
          <w:rFonts w:ascii="Times New Roman" w:eastAsia="Times New Roman" w:hAnsi="Times New Roman" w:cs="Times New Roman"/>
          <w:color w:val="000000"/>
          <w:kern w:val="0"/>
          <w:sz w:val="24"/>
          <w:szCs w:val="24"/>
          <w14:ligatures w14:val="none"/>
        </w:rPr>
        <w:t>vulnerability to climate change impacts for a sample set of hatchery programs representing different geographic areas and primary</w:t>
      </w:r>
      <w:ins w:id="0" w:author="LORION Chris M * ODFW" w:date="2024-10-08T10:39:00Z" w16du:dateUtc="2024-10-08T17:39:00Z">
        <w:r w:rsidR="005A2385">
          <w:rPr>
            <w:rFonts w:ascii="Times New Roman" w:eastAsia="Times New Roman" w:hAnsi="Times New Roman" w:cs="Times New Roman"/>
            <w:color w:val="000000"/>
            <w:kern w:val="0"/>
            <w:sz w:val="24"/>
            <w:szCs w:val="24"/>
            <w14:ligatures w14:val="none"/>
          </w:rPr>
          <w:t xml:space="preserve"> anadromous</w:t>
        </w:r>
      </w:ins>
      <w:r w:rsidRPr="002D7930">
        <w:rPr>
          <w:rFonts w:ascii="Times New Roman" w:eastAsia="Times New Roman" w:hAnsi="Times New Roman" w:cs="Times New Roman"/>
          <w:color w:val="000000"/>
          <w:kern w:val="0"/>
          <w:sz w:val="24"/>
          <w:szCs w:val="24"/>
          <w14:ligatures w14:val="none"/>
        </w:rPr>
        <w:t xml:space="preserve"> species raised in </w:t>
      </w:r>
      <w:r w:rsidR="00716282">
        <w:rPr>
          <w:rFonts w:ascii="Times New Roman" w:eastAsia="Times New Roman" w:hAnsi="Times New Roman" w:cs="Times New Roman"/>
          <w:color w:val="000000"/>
          <w:kern w:val="0"/>
          <w:sz w:val="24"/>
          <w:szCs w:val="24"/>
          <w14:ligatures w14:val="none"/>
        </w:rPr>
        <w:t xml:space="preserve">state managed </w:t>
      </w:r>
      <w:r w:rsidRPr="002D7930">
        <w:rPr>
          <w:rFonts w:ascii="Times New Roman" w:eastAsia="Times New Roman" w:hAnsi="Times New Roman" w:cs="Times New Roman"/>
          <w:color w:val="000000"/>
          <w:kern w:val="0"/>
          <w:sz w:val="24"/>
          <w:szCs w:val="24"/>
          <w14:ligatures w14:val="none"/>
        </w:rPr>
        <w:t xml:space="preserve">Oregon hatcheries (Summary Figure 1). Freshwater and marine ecosystem processes can significantly influence salmon </w:t>
      </w:r>
      <w:ins w:id="1" w:author="LORION Chris M * ODFW" w:date="2024-10-08T10:40:00Z" w16du:dateUtc="2024-10-08T17:40:00Z">
        <w:r w:rsidR="005A2385">
          <w:rPr>
            <w:rFonts w:ascii="Times New Roman" w:eastAsia="Times New Roman" w:hAnsi="Times New Roman" w:cs="Times New Roman"/>
            <w:color w:val="000000"/>
            <w:kern w:val="0"/>
            <w:sz w:val="24"/>
            <w:szCs w:val="24"/>
            <w14:ligatures w14:val="none"/>
          </w:rPr>
          <w:t xml:space="preserve">and steelhead </w:t>
        </w:r>
      </w:ins>
      <w:r w:rsidRPr="002D7930">
        <w:rPr>
          <w:rFonts w:ascii="Times New Roman" w:eastAsia="Times New Roman" w:hAnsi="Times New Roman" w:cs="Times New Roman"/>
          <w:color w:val="000000"/>
          <w:kern w:val="0"/>
          <w:sz w:val="24"/>
          <w:szCs w:val="24"/>
          <w14:ligatures w14:val="none"/>
        </w:rPr>
        <w:t xml:space="preserve">survival, and understanding how these factors </w:t>
      </w:r>
      <w:r w:rsidR="00716282">
        <w:rPr>
          <w:rFonts w:ascii="Times New Roman" w:eastAsia="Times New Roman" w:hAnsi="Times New Roman" w:cs="Times New Roman"/>
          <w:color w:val="000000"/>
          <w:kern w:val="0"/>
          <w:sz w:val="24"/>
          <w:szCs w:val="24"/>
          <w14:ligatures w14:val="none"/>
        </w:rPr>
        <w:t xml:space="preserve">have </w:t>
      </w:r>
      <w:r w:rsidRPr="002D7930">
        <w:rPr>
          <w:rFonts w:ascii="Times New Roman" w:eastAsia="Times New Roman" w:hAnsi="Times New Roman" w:cs="Times New Roman"/>
          <w:color w:val="000000"/>
          <w:kern w:val="0"/>
          <w:sz w:val="24"/>
          <w:szCs w:val="24"/>
          <w14:ligatures w14:val="none"/>
        </w:rPr>
        <w:t>affect</w:t>
      </w:r>
      <w:r w:rsidR="00716282">
        <w:rPr>
          <w:rFonts w:ascii="Times New Roman" w:eastAsia="Times New Roman" w:hAnsi="Times New Roman" w:cs="Times New Roman"/>
          <w:color w:val="000000"/>
          <w:kern w:val="0"/>
          <w:sz w:val="24"/>
          <w:szCs w:val="24"/>
          <w14:ligatures w14:val="none"/>
        </w:rPr>
        <w:t>ed historical</w:t>
      </w:r>
      <w:r w:rsidRPr="002D7930">
        <w:rPr>
          <w:rFonts w:ascii="Times New Roman" w:eastAsia="Times New Roman" w:hAnsi="Times New Roman" w:cs="Times New Roman"/>
          <w:color w:val="000000"/>
          <w:kern w:val="0"/>
          <w:sz w:val="24"/>
          <w:szCs w:val="24"/>
          <w14:ligatures w14:val="none"/>
        </w:rPr>
        <w:t xml:space="preserve"> </w:t>
      </w:r>
      <w:r w:rsidR="00716282">
        <w:rPr>
          <w:rFonts w:ascii="Times New Roman" w:eastAsia="Times New Roman" w:hAnsi="Times New Roman" w:cs="Times New Roman"/>
          <w:color w:val="000000"/>
          <w:kern w:val="0"/>
          <w:sz w:val="24"/>
          <w:szCs w:val="24"/>
          <w14:ligatures w14:val="none"/>
        </w:rPr>
        <w:t>returns</w:t>
      </w:r>
      <w:r w:rsidR="00716282"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can help managers evaluate the climate vulnerability of hatchery stocks. We examined stock-specific trends in smolt-to-adult returns (SARs), which represent </w:t>
      </w:r>
      <w:r>
        <w:rPr>
          <w:rFonts w:ascii="Times New Roman" w:eastAsia="Times New Roman" w:hAnsi="Times New Roman" w:cs="Times New Roman"/>
          <w:color w:val="000000"/>
          <w:kern w:val="0"/>
          <w:sz w:val="24"/>
          <w:szCs w:val="24"/>
          <w14:ligatures w14:val="none"/>
        </w:rPr>
        <w:t>the proportion</w:t>
      </w:r>
      <w:r w:rsidRPr="002D7930">
        <w:rPr>
          <w:rFonts w:ascii="Times New Roman" w:eastAsia="Times New Roman" w:hAnsi="Times New Roman" w:cs="Times New Roman"/>
          <w:color w:val="000000"/>
          <w:kern w:val="0"/>
          <w:sz w:val="24"/>
          <w:szCs w:val="24"/>
          <w14:ligatures w14:val="none"/>
        </w:rPr>
        <w:t xml:space="preserve"> of</w:t>
      </w:r>
      <w:del w:id="2" w:author="LORION Chris M * ODFW" w:date="2024-10-08T10:40:00Z" w16du:dateUtc="2024-10-08T17:40:00Z">
        <w:r w:rsidRPr="002D7930" w:rsidDel="005A2385">
          <w:rPr>
            <w:rFonts w:ascii="Times New Roman" w:eastAsia="Times New Roman" w:hAnsi="Times New Roman" w:cs="Times New Roman"/>
            <w:color w:val="000000"/>
            <w:kern w:val="0"/>
            <w:sz w:val="24"/>
            <w:szCs w:val="24"/>
            <w14:ligatures w14:val="none"/>
          </w:rPr>
          <w:delText xml:space="preserve"> salmon</w:delText>
        </w:r>
      </w:del>
      <w:r w:rsidRPr="002D7930">
        <w:rPr>
          <w:rFonts w:ascii="Times New Roman" w:eastAsia="Times New Roman" w:hAnsi="Times New Roman" w:cs="Times New Roman"/>
          <w:color w:val="000000"/>
          <w:kern w:val="0"/>
          <w:sz w:val="24"/>
          <w:szCs w:val="24"/>
          <w14:ligatures w14:val="none"/>
        </w:rPr>
        <w:t xml:space="preserve"> smolts released from the hatchery </w:t>
      </w:r>
      <w:r>
        <w:rPr>
          <w:rFonts w:ascii="Times New Roman" w:eastAsia="Times New Roman" w:hAnsi="Times New Roman" w:cs="Times New Roman"/>
          <w:color w:val="000000"/>
          <w:kern w:val="0"/>
          <w:sz w:val="24"/>
          <w:szCs w:val="24"/>
          <w14:ligatures w14:val="none"/>
        </w:rPr>
        <w:t>that are recovered in fisheries or as</w:t>
      </w:r>
      <w:r w:rsidRPr="002D7930">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 xml:space="preserve">returning </w:t>
      </w:r>
      <w:r w:rsidRPr="002D7930">
        <w:rPr>
          <w:rFonts w:ascii="Times New Roman" w:eastAsia="Times New Roman" w:hAnsi="Times New Roman" w:cs="Times New Roman"/>
          <w:color w:val="000000"/>
          <w:kern w:val="0"/>
          <w:sz w:val="24"/>
          <w:szCs w:val="24"/>
          <w14:ligatures w14:val="none"/>
        </w:rPr>
        <w:t>adult</w:t>
      </w:r>
      <w:r>
        <w:rPr>
          <w:rFonts w:ascii="Times New Roman" w:eastAsia="Times New Roman" w:hAnsi="Times New Roman" w:cs="Times New Roman"/>
          <w:color w:val="000000"/>
          <w:kern w:val="0"/>
          <w:sz w:val="24"/>
          <w:szCs w:val="24"/>
          <w14:ligatures w14:val="none"/>
        </w:rPr>
        <w:t xml:space="preserve"> spawners</w:t>
      </w:r>
      <w:r w:rsidRPr="002D7930">
        <w:rPr>
          <w:rFonts w:ascii="Times New Roman" w:eastAsia="Times New Roman" w:hAnsi="Times New Roman" w:cs="Times New Roman"/>
          <w:color w:val="000000"/>
          <w:kern w:val="0"/>
          <w:sz w:val="24"/>
          <w:szCs w:val="24"/>
          <w14:ligatures w14:val="none"/>
        </w:rPr>
        <w:t xml:space="preserve">. SARs are among the </w:t>
      </w:r>
      <w:r w:rsidR="00716282">
        <w:rPr>
          <w:rFonts w:ascii="Times New Roman" w:eastAsia="Times New Roman" w:hAnsi="Times New Roman" w:cs="Times New Roman"/>
          <w:color w:val="000000"/>
          <w:kern w:val="0"/>
          <w:sz w:val="24"/>
          <w:szCs w:val="24"/>
          <w14:ligatures w14:val="none"/>
        </w:rPr>
        <w:t>most consistent</w:t>
      </w:r>
      <w:r w:rsidR="00716282"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long-term estimators of survival for hatchery-origin stocks. </w:t>
      </w:r>
      <w:r>
        <w:rPr>
          <w:rFonts w:ascii="Times New Roman" w:eastAsia="Times New Roman" w:hAnsi="Times New Roman" w:cs="Times New Roman"/>
          <w:color w:val="000000"/>
          <w:kern w:val="0"/>
          <w:sz w:val="24"/>
          <w:szCs w:val="24"/>
          <w14:ligatures w14:val="none"/>
        </w:rPr>
        <w:t>Depending on the stock, adult recoveries could occur in marine fisheries, freshwater fisheries, returns to the hatchery or another collection facility, and spawning ground surveys</w:t>
      </w:r>
      <w:r w:rsidRPr="002D7930">
        <w:rPr>
          <w:rFonts w:ascii="Times New Roman" w:eastAsia="Times New Roman" w:hAnsi="Times New Roman" w:cs="Times New Roman"/>
          <w:color w:val="000000"/>
          <w:kern w:val="0"/>
          <w:sz w:val="24"/>
          <w:szCs w:val="24"/>
          <w14:ligatures w14:val="none"/>
        </w:rPr>
        <w:t>. We collected time series data on relevant ecological indicators and used generalized additive models (GAMs) to explore both univariate and multivariate relationships with SARs for each hatchery stock.</w:t>
      </w:r>
    </w:p>
    <w:p w14:paraId="76894E1B" w14:textId="4669F857" w:rsidR="009E5E7B" w:rsidRDefault="009E5E7B" w:rsidP="008C5975">
      <w:pPr>
        <w:spacing w:before="240" w:after="24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kern w:val="0"/>
          <w:sz w:val="24"/>
          <w:szCs w:val="24"/>
          <w14:ligatures w14:val="none"/>
        </w:rPr>
        <w:t>An additional aspect of this assessment was to</w:t>
      </w:r>
      <w:r w:rsidRPr="009E5E7B">
        <w:rPr>
          <w:rFonts w:ascii="Times New Roman" w:eastAsia="Times New Roman" w:hAnsi="Times New Roman" w:cs="Times New Roman"/>
          <w:kern w:val="0"/>
          <w:sz w:val="24"/>
          <w:szCs w:val="24"/>
          <w14:ligatures w14:val="none"/>
        </w:rPr>
        <w:t xml:space="preserve"> evaluate the climate vulnerability of resident trout stocking programs in the Department's East and West regions, incorporating insights from ODFW staff interviews and published data on the thermal tolerance of hatchery trout stocks.</w:t>
      </w:r>
      <w:r>
        <w:rPr>
          <w:rFonts w:ascii="Times New Roman" w:eastAsia="Times New Roman" w:hAnsi="Times New Roman" w:cs="Times New Roman"/>
          <w:kern w:val="0"/>
          <w:sz w:val="24"/>
          <w:szCs w:val="24"/>
          <w14:ligatures w14:val="none"/>
        </w:rPr>
        <w:t xml:space="preserve"> This assessment is provided in the ‘</w:t>
      </w:r>
      <w:ins w:id="3" w:author="LORION Chris M * ODFW" w:date="2024-10-08T10:41:00Z" w16du:dateUtc="2024-10-08T17:41:00Z">
        <w:r w:rsidR="005A2385">
          <w:rPr>
            <w:rFonts w:ascii="Times New Roman" w:eastAsia="Times New Roman" w:hAnsi="Times New Roman" w:cs="Times New Roman"/>
            <w:kern w:val="0"/>
            <w:sz w:val="24"/>
            <w:szCs w:val="24"/>
            <w14:ligatures w14:val="none"/>
          </w:rPr>
          <w:t>Climate vulnerability of t</w:t>
        </w:r>
      </w:ins>
      <w:del w:id="4" w:author="LORION Chris M * ODFW" w:date="2024-10-08T10:41:00Z" w16du:dateUtc="2024-10-08T17:41:00Z">
        <w:r w:rsidDel="005A2385">
          <w:rPr>
            <w:rFonts w:ascii="Times New Roman" w:eastAsia="Times New Roman" w:hAnsi="Times New Roman" w:cs="Times New Roman"/>
            <w:kern w:val="0"/>
            <w:sz w:val="24"/>
            <w:szCs w:val="24"/>
            <w14:ligatures w14:val="none"/>
          </w:rPr>
          <w:delText>T</w:delText>
        </w:r>
      </w:del>
      <w:r>
        <w:rPr>
          <w:rFonts w:ascii="Times New Roman" w:eastAsia="Times New Roman" w:hAnsi="Times New Roman" w:cs="Times New Roman"/>
          <w:kern w:val="0"/>
          <w:sz w:val="24"/>
          <w:szCs w:val="24"/>
          <w14:ligatures w14:val="none"/>
        </w:rPr>
        <w:t>rout stocking programs’ subsection</w:t>
      </w:r>
      <w:r w:rsidR="00425D54">
        <w:rPr>
          <w:rFonts w:ascii="Times New Roman" w:eastAsia="Times New Roman" w:hAnsi="Times New Roman" w:cs="Times New Roman"/>
          <w:kern w:val="0"/>
          <w:sz w:val="24"/>
          <w:szCs w:val="24"/>
          <w14:ligatures w14:val="none"/>
        </w:rPr>
        <w:t xml:space="preserve"> below.</w:t>
      </w:r>
    </w:p>
    <w:p w14:paraId="7BE7CBD0" w14:textId="5A864DCF" w:rsidR="002D7930" w:rsidRPr="002D7930" w:rsidRDefault="005F7E14" w:rsidP="002D7930">
      <w:pPr>
        <w:spacing w:before="240"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GAM p</w:t>
      </w:r>
      <w:r w:rsidR="002D7930" w:rsidRPr="002D7930">
        <w:rPr>
          <w:rFonts w:ascii="Times New Roman" w:eastAsia="Times New Roman" w:hAnsi="Times New Roman" w:cs="Times New Roman"/>
          <w:b/>
          <w:bCs/>
          <w:color w:val="000000"/>
          <w:kern w:val="0"/>
          <w:sz w:val="24"/>
          <w:szCs w:val="24"/>
          <w14:ligatures w14:val="none"/>
        </w:rPr>
        <w:t>redictor overview</w:t>
      </w:r>
    </w:p>
    <w:p w14:paraId="0682ECDE"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i/>
          <w:iCs/>
          <w:color w:val="000000"/>
          <w:kern w:val="0"/>
          <w:sz w:val="24"/>
          <w:szCs w:val="24"/>
          <w14:ligatures w14:val="none"/>
        </w:rPr>
        <w:t>Marine</w:t>
      </w:r>
    </w:p>
    <w:p w14:paraId="67C5AF54" w14:textId="6584CA29" w:rsidR="002D7930" w:rsidRPr="002D7930" w:rsidRDefault="00CB3C33" w:rsidP="002D7930">
      <w:pPr>
        <w:spacing w:before="240"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Early marine conditions, particularly the first summer at sea, are a critical period for survival for Pacific salmon</w:t>
      </w:r>
      <w:r w:rsidR="002A2C12">
        <w:rPr>
          <w:rFonts w:ascii="Times New Roman" w:eastAsia="Times New Roman" w:hAnsi="Times New Roman" w:cs="Times New Roman"/>
          <w:color w:val="000000"/>
          <w:kern w:val="0"/>
          <w:sz w:val="24"/>
          <w:szCs w:val="24"/>
          <w14:ligatures w14:val="none"/>
        </w:rPr>
        <w:t xml:space="preserve"> (</w:t>
      </w:r>
      <w:r w:rsidR="009E5E7B">
        <w:rPr>
          <w:rFonts w:ascii="Times New Roman" w:eastAsia="Times New Roman" w:hAnsi="Times New Roman" w:cs="Times New Roman"/>
          <w:color w:val="000000"/>
          <w:kern w:val="0"/>
          <w:sz w:val="24"/>
          <w:szCs w:val="24"/>
          <w14:ligatures w14:val="none"/>
        </w:rPr>
        <w:t>Duffy and Beauchamp 2011</w:t>
      </w:r>
      <w:r w:rsidR="002A2C12">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r w:rsidR="002D7930" w:rsidRPr="002D7930">
        <w:rPr>
          <w:rFonts w:ascii="Times New Roman" w:eastAsia="Times New Roman" w:hAnsi="Times New Roman" w:cs="Times New Roman"/>
          <w:color w:val="000000"/>
          <w:kern w:val="0"/>
          <w:sz w:val="24"/>
          <w:szCs w:val="24"/>
          <w14:ligatures w14:val="none"/>
        </w:rPr>
        <w:t xml:space="preserve">We compiled a time series dataset of 11 ecologically relevant marine indicators (Summary Table 1). </w:t>
      </w:r>
      <w:r w:rsidR="00065FCE">
        <w:rPr>
          <w:rFonts w:ascii="Times New Roman" w:eastAsia="Times New Roman" w:hAnsi="Times New Roman" w:cs="Times New Roman"/>
          <w:color w:val="000000"/>
          <w:kern w:val="0"/>
          <w:sz w:val="24"/>
          <w:szCs w:val="24"/>
          <w14:ligatures w14:val="none"/>
        </w:rPr>
        <w:t xml:space="preserve">For </w:t>
      </w:r>
      <w:r w:rsidR="00716282">
        <w:rPr>
          <w:rFonts w:ascii="Times New Roman" w:eastAsia="Times New Roman" w:hAnsi="Times New Roman" w:cs="Times New Roman"/>
          <w:color w:val="000000"/>
          <w:kern w:val="0"/>
          <w:sz w:val="24"/>
          <w:szCs w:val="24"/>
          <w14:ligatures w14:val="none"/>
        </w:rPr>
        <w:t xml:space="preserve">variables available on monthly or finer scale time steps, we developed </w:t>
      </w:r>
      <w:r w:rsidR="00065FCE">
        <w:rPr>
          <w:rFonts w:ascii="Times New Roman" w:eastAsia="Times New Roman" w:hAnsi="Times New Roman" w:cs="Times New Roman"/>
          <w:color w:val="000000"/>
          <w:kern w:val="0"/>
          <w:sz w:val="24"/>
          <w:szCs w:val="24"/>
          <w14:ligatures w14:val="none"/>
        </w:rPr>
        <w:t>seasonal indicators</w:t>
      </w:r>
      <w:r w:rsidR="00716282">
        <w:rPr>
          <w:rFonts w:ascii="Times New Roman" w:eastAsia="Times New Roman" w:hAnsi="Times New Roman" w:cs="Times New Roman"/>
          <w:color w:val="000000"/>
          <w:kern w:val="0"/>
          <w:sz w:val="24"/>
          <w:szCs w:val="24"/>
          <w14:ligatures w14:val="none"/>
        </w:rPr>
        <w:t xml:space="preserve"> by</w:t>
      </w:r>
      <w:r w:rsidR="002D7930" w:rsidRPr="002D7930">
        <w:rPr>
          <w:rFonts w:ascii="Times New Roman" w:eastAsia="Times New Roman" w:hAnsi="Times New Roman" w:cs="Times New Roman"/>
          <w:color w:val="000000"/>
          <w:kern w:val="0"/>
          <w:sz w:val="24"/>
          <w:szCs w:val="24"/>
          <w14:ligatures w14:val="none"/>
        </w:rPr>
        <w:t xml:space="preserve"> calculat</w:t>
      </w:r>
      <w:r w:rsidR="00716282">
        <w:rPr>
          <w:rFonts w:ascii="Times New Roman" w:eastAsia="Times New Roman" w:hAnsi="Times New Roman" w:cs="Times New Roman"/>
          <w:color w:val="000000"/>
          <w:kern w:val="0"/>
          <w:sz w:val="24"/>
          <w:szCs w:val="24"/>
          <w14:ligatures w14:val="none"/>
        </w:rPr>
        <w:t>ing</w:t>
      </w:r>
      <w:r w:rsidR="002D7930" w:rsidRPr="002D7930">
        <w:rPr>
          <w:rFonts w:ascii="Times New Roman" w:eastAsia="Times New Roman" w:hAnsi="Times New Roman" w:cs="Times New Roman"/>
          <w:color w:val="000000"/>
          <w:kern w:val="0"/>
          <w:sz w:val="24"/>
          <w:szCs w:val="24"/>
          <w14:ligatures w14:val="none"/>
        </w:rPr>
        <w:t xml:space="preserve"> the aggregate monthly average for each variable and the mean average seasonal value for winter (January – March) and </w:t>
      </w:r>
      <w:r w:rsidR="002D7930" w:rsidRPr="002D7930">
        <w:rPr>
          <w:rFonts w:ascii="Times New Roman" w:eastAsia="Times New Roman" w:hAnsi="Times New Roman" w:cs="Times New Roman"/>
          <w:color w:val="000000"/>
          <w:kern w:val="0"/>
          <w:sz w:val="24"/>
          <w:szCs w:val="24"/>
          <w14:ligatures w14:val="none"/>
        </w:rPr>
        <w:lastRenderedPageBreak/>
        <w:t xml:space="preserve">summer (June – August). </w:t>
      </w:r>
      <w:r w:rsidR="00716282">
        <w:rPr>
          <w:rFonts w:ascii="Times New Roman" w:eastAsia="Times New Roman" w:hAnsi="Times New Roman" w:cs="Times New Roman"/>
          <w:color w:val="000000"/>
          <w:kern w:val="0"/>
          <w:sz w:val="24"/>
          <w:szCs w:val="24"/>
          <w14:ligatures w14:val="none"/>
        </w:rPr>
        <w:t>To allow comparison on the same scale, a</w:t>
      </w:r>
      <w:r w:rsidR="00716282" w:rsidRPr="002D7930">
        <w:rPr>
          <w:rFonts w:ascii="Times New Roman" w:eastAsia="Times New Roman" w:hAnsi="Times New Roman" w:cs="Times New Roman"/>
          <w:color w:val="000000"/>
          <w:kern w:val="0"/>
          <w:sz w:val="24"/>
          <w:szCs w:val="24"/>
          <w14:ligatures w14:val="none"/>
        </w:rPr>
        <w:t xml:space="preserve">ll </w:t>
      </w:r>
      <w:r w:rsidR="002D7930" w:rsidRPr="002D7930">
        <w:rPr>
          <w:rFonts w:ascii="Times New Roman" w:eastAsia="Times New Roman" w:hAnsi="Times New Roman" w:cs="Times New Roman"/>
          <w:color w:val="000000"/>
          <w:kern w:val="0"/>
          <w:sz w:val="24"/>
          <w:szCs w:val="24"/>
          <w14:ligatures w14:val="none"/>
        </w:rPr>
        <w:t xml:space="preserve">marine indicators were standardized with a mean of 0 and SD of 1 for the given time frame and location. </w:t>
      </w:r>
      <w:ins w:id="5" w:author="Barrett, Hannah" w:date="2024-10-02T11:03:00Z" w16du:dateUtc="2024-10-02T18:03:00Z">
        <w:r w:rsidR="00F66EE5">
          <w:rPr>
            <w:rFonts w:ascii="Times New Roman" w:eastAsia="Times New Roman" w:hAnsi="Times New Roman" w:cs="Times New Roman"/>
            <w:color w:val="000000"/>
            <w:kern w:val="0"/>
            <w:sz w:val="24"/>
            <w:szCs w:val="24"/>
            <w14:ligatures w14:val="none"/>
          </w:rPr>
          <w:t xml:space="preserve">The final time series </w:t>
        </w:r>
      </w:ins>
      <w:ins w:id="6" w:author="Barrett, Hannah" w:date="2024-10-02T11:04:00Z" w16du:dateUtc="2024-10-02T18:04:00Z">
        <w:r w:rsidR="00F66EE5">
          <w:rPr>
            <w:rFonts w:ascii="Times New Roman" w:eastAsia="Times New Roman" w:hAnsi="Times New Roman" w:cs="Times New Roman"/>
            <w:color w:val="000000"/>
            <w:kern w:val="0"/>
            <w:sz w:val="24"/>
            <w:szCs w:val="24"/>
            <w14:ligatures w14:val="none"/>
          </w:rPr>
          <w:t xml:space="preserve">dataset </w:t>
        </w:r>
      </w:ins>
      <w:ins w:id="7" w:author="Barrett, Hannah" w:date="2024-10-02T11:03:00Z" w16du:dateUtc="2024-10-02T18:03:00Z">
        <w:r w:rsidR="00F66EE5">
          <w:rPr>
            <w:rFonts w:ascii="Times New Roman" w:eastAsia="Times New Roman" w:hAnsi="Times New Roman" w:cs="Times New Roman"/>
            <w:color w:val="000000"/>
            <w:kern w:val="0"/>
            <w:sz w:val="24"/>
            <w:szCs w:val="24"/>
            <w14:ligatures w14:val="none"/>
          </w:rPr>
          <w:t xml:space="preserve">included data for the first year at sea, plus a </w:t>
        </w:r>
      </w:ins>
      <w:commentRangeStart w:id="8"/>
      <w:r w:rsidR="002D7930" w:rsidRPr="002D7930">
        <w:rPr>
          <w:rFonts w:ascii="Times New Roman" w:eastAsia="Times New Roman" w:hAnsi="Times New Roman" w:cs="Times New Roman"/>
          <w:color w:val="000000"/>
          <w:kern w:val="0"/>
          <w:sz w:val="24"/>
          <w:szCs w:val="24"/>
          <w14:ligatures w14:val="none"/>
        </w:rPr>
        <w:t>1-year offset (denoted as L1 for a lag of 1-year) to encompass the first two years at sea for each brood year.</w:t>
      </w:r>
      <w:commentRangeEnd w:id="8"/>
      <w:r w:rsidR="00606043">
        <w:rPr>
          <w:rStyle w:val="CommentReference"/>
        </w:rPr>
        <w:commentReference w:id="8"/>
      </w:r>
    </w:p>
    <w:p w14:paraId="25E40993"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i/>
          <w:iCs/>
          <w:color w:val="000000"/>
          <w:kern w:val="0"/>
          <w:sz w:val="24"/>
          <w:szCs w:val="24"/>
          <w14:ligatures w14:val="none"/>
        </w:rPr>
        <w:t>Freshwater</w:t>
      </w:r>
    </w:p>
    <w:p w14:paraId="385020FF" w14:textId="37032D08"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Smolts are highly vulnerable during their downstream migration (Healey 1991), and river flow has been found to be positively correlated with survival (Notch et al., 2020). For each hatchery, we identified the nearest downriver USGS gauge station with time series data on river flow (cubic feet per second; CFS, Summary Table 2). </w:t>
      </w:r>
    </w:p>
    <w:p w14:paraId="750EB33F"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i/>
          <w:iCs/>
          <w:color w:val="000000"/>
          <w:kern w:val="0"/>
          <w:sz w:val="24"/>
          <w:szCs w:val="24"/>
          <w14:ligatures w14:val="none"/>
        </w:rPr>
        <w:t>Hatchery</w:t>
      </w:r>
    </w:p>
    <w:p w14:paraId="4FFF6535" w14:textId="62073E00"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When available, we incorporated hatchery data such as average size of fish at release, the Julian day or month of release, and total number of fish released (Summary Table 2).</w:t>
      </w:r>
      <w:r w:rsidR="00E543A1">
        <w:rPr>
          <w:rFonts w:ascii="Times New Roman" w:eastAsia="Times New Roman" w:hAnsi="Times New Roman" w:cs="Times New Roman"/>
          <w:color w:val="000000"/>
          <w:kern w:val="0"/>
          <w:sz w:val="24"/>
          <w:szCs w:val="24"/>
          <w14:ligatures w14:val="none"/>
        </w:rPr>
        <w:t xml:space="preserve"> </w:t>
      </w:r>
      <w:r w:rsidR="00716282">
        <w:rPr>
          <w:rFonts w:ascii="Times New Roman" w:eastAsia="Times New Roman" w:hAnsi="Times New Roman" w:cs="Times New Roman"/>
          <w:color w:val="000000"/>
          <w:kern w:val="0"/>
          <w:sz w:val="24"/>
          <w:szCs w:val="24"/>
          <w14:ligatures w14:val="none"/>
        </w:rPr>
        <w:t xml:space="preserve">Variables related to size or number of fish released may </w:t>
      </w:r>
      <w:r w:rsidR="00D42722">
        <w:rPr>
          <w:rFonts w:ascii="Times New Roman" w:eastAsia="Times New Roman" w:hAnsi="Times New Roman" w:cs="Times New Roman"/>
          <w:color w:val="000000"/>
          <w:kern w:val="0"/>
          <w:sz w:val="24"/>
          <w:szCs w:val="24"/>
          <w14:ligatures w14:val="none"/>
        </w:rPr>
        <w:t>help assess</w:t>
      </w:r>
      <w:r w:rsidR="00716282">
        <w:rPr>
          <w:rFonts w:ascii="Times New Roman" w:eastAsia="Times New Roman" w:hAnsi="Times New Roman" w:cs="Times New Roman"/>
          <w:color w:val="000000"/>
          <w:kern w:val="0"/>
          <w:sz w:val="24"/>
          <w:szCs w:val="24"/>
          <w14:ligatures w14:val="none"/>
        </w:rPr>
        <w:t xml:space="preserve"> density dependence, while variables related to timing of release may help determine optimal environmental conditions. </w:t>
      </w:r>
    </w:p>
    <w:p w14:paraId="597F53CD" w14:textId="6F37C1D8" w:rsidR="00247922" w:rsidRDefault="00247922" w:rsidP="002D7930">
      <w:pPr>
        <w:spacing w:before="240" w:after="24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M</w:t>
      </w:r>
      <w:r w:rsidR="002D7930" w:rsidRPr="002D7930">
        <w:rPr>
          <w:rFonts w:ascii="Times New Roman" w:eastAsia="Times New Roman" w:hAnsi="Times New Roman" w:cs="Times New Roman"/>
          <w:b/>
          <w:bCs/>
          <w:color w:val="000000"/>
          <w:kern w:val="0"/>
          <w:sz w:val="24"/>
          <w:szCs w:val="24"/>
          <w14:ligatures w14:val="none"/>
        </w:rPr>
        <w:t xml:space="preserve">ethods </w:t>
      </w:r>
      <w:r w:rsidR="00E74B15">
        <w:rPr>
          <w:rFonts w:ascii="Times New Roman" w:eastAsia="Times New Roman" w:hAnsi="Times New Roman" w:cs="Times New Roman"/>
          <w:b/>
          <w:bCs/>
          <w:color w:val="000000"/>
          <w:kern w:val="0"/>
          <w:sz w:val="24"/>
          <w:szCs w:val="24"/>
          <w14:ligatures w14:val="none"/>
        </w:rPr>
        <w:t>o</w:t>
      </w:r>
      <w:r w:rsidR="002D7930" w:rsidRPr="002D7930">
        <w:rPr>
          <w:rFonts w:ascii="Times New Roman" w:eastAsia="Times New Roman" w:hAnsi="Times New Roman" w:cs="Times New Roman"/>
          <w:b/>
          <w:bCs/>
          <w:color w:val="000000"/>
          <w:kern w:val="0"/>
          <w:sz w:val="24"/>
          <w:szCs w:val="24"/>
          <w14:ligatures w14:val="none"/>
        </w:rPr>
        <w:t>verview</w:t>
      </w:r>
    </w:p>
    <w:p w14:paraId="09F57229" w14:textId="77777777" w:rsidR="00247922" w:rsidRPr="00247922" w:rsidRDefault="00247922" w:rsidP="00247922">
      <w:pPr>
        <w:spacing w:before="240" w:after="240" w:line="240" w:lineRule="auto"/>
        <w:rPr>
          <w:rFonts w:ascii="Times New Roman" w:eastAsia="Times New Roman" w:hAnsi="Times New Roman" w:cs="Times New Roman"/>
          <w:b/>
          <w:bCs/>
          <w:i/>
          <w:iCs/>
          <w:color w:val="000000"/>
          <w:kern w:val="0"/>
          <w:sz w:val="24"/>
          <w:szCs w:val="24"/>
          <w:shd w:val="clear" w:color="auto" w:fill="FFFF00"/>
          <w14:ligatures w14:val="none"/>
        </w:rPr>
      </w:pPr>
      <w:r w:rsidRPr="00247922">
        <w:rPr>
          <w:rFonts w:ascii="Times New Roman" w:eastAsia="Times New Roman" w:hAnsi="Times New Roman" w:cs="Times New Roman"/>
          <w:b/>
          <w:bCs/>
          <w:i/>
          <w:iCs/>
          <w:color w:val="000000"/>
          <w:kern w:val="0"/>
          <w:sz w:val="24"/>
          <w:szCs w:val="24"/>
          <w14:ligatures w14:val="none"/>
        </w:rPr>
        <w:t>Tag filtering</w:t>
      </w:r>
    </w:p>
    <w:p w14:paraId="28294E10" w14:textId="11F09E16" w:rsidR="00247922" w:rsidRPr="002D7930" w:rsidRDefault="00247922" w:rsidP="00247922">
      <w:pPr>
        <w:spacing w:after="0" w:line="240" w:lineRule="auto"/>
        <w:rPr>
          <w:rFonts w:ascii="Times New Roman" w:eastAsia="Times New Roman" w:hAnsi="Times New Roman" w:cs="Times New Roman"/>
          <w:kern w:val="0"/>
          <w:sz w:val="24"/>
          <w:szCs w:val="24"/>
          <w14:ligatures w14:val="none"/>
        </w:rPr>
      </w:pPr>
      <w:r w:rsidRPr="00247922">
        <w:rPr>
          <w:rFonts w:ascii="Times New Roman" w:eastAsia="Times New Roman" w:hAnsi="Times New Roman" w:cs="Times New Roman"/>
          <w:kern w:val="0"/>
          <w:sz w:val="24"/>
          <w:szCs w:val="24"/>
          <w14:ligatures w14:val="none"/>
        </w:rPr>
        <w:t>We generated data set</w:t>
      </w:r>
      <w:r w:rsidR="00EA20FF">
        <w:rPr>
          <w:rFonts w:ascii="Times New Roman" w:eastAsia="Times New Roman" w:hAnsi="Times New Roman" w:cs="Times New Roman"/>
          <w:kern w:val="0"/>
          <w:sz w:val="24"/>
          <w:szCs w:val="24"/>
          <w14:ligatures w14:val="none"/>
        </w:rPr>
        <w:t>s</w:t>
      </w:r>
      <w:r w:rsidRPr="00247922">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 xml:space="preserve">for </w:t>
      </w:r>
      <w:r w:rsidR="00EA20FF">
        <w:rPr>
          <w:rFonts w:ascii="Times New Roman" w:eastAsia="Times New Roman" w:hAnsi="Times New Roman" w:cs="Times New Roman"/>
          <w:kern w:val="0"/>
          <w:sz w:val="24"/>
          <w:szCs w:val="24"/>
          <w14:ligatures w14:val="none"/>
        </w:rPr>
        <w:t xml:space="preserve">Chinook </w:t>
      </w:r>
      <w:ins w:id="9" w:author="LORION Chris M * ODFW" w:date="2024-10-08T09:23:00Z" w16du:dateUtc="2024-10-08T16:23:00Z">
        <w:r w:rsidR="003F46A6">
          <w:rPr>
            <w:rFonts w:ascii="Times New Roman" w:eastAsia="Times New Roman" w:hAnsi="Times New Roman" w:cs="Times New Roman"/>
            <w:kern w:val="0"/>
            <w:sz w:val="24"/>
            <w:szCs w:val="24"/>
            <w14:ligatures w14:val="none"/>
          </w:rPr>
          <w:t>(</w:t>
        </w:r>
        <w:r w:rsidR="003F46A6" w:rsidRPr="003F46A6">
          <w:rPr>
            <w:rFonts w:ascii="Times New Roman" w:eastAsia="Times New Roman" w:hAnsi="Times New Roman" w:cs="Times New Roman"/>
            <w:i/>
            <w:iCs/>
            <w:kern w:val="0"/>
            <w:sz w:val="24"/>
            <w:szCs w:val="24"/>
            <w14:ligatures w14:val="none"/>
            <w:rPrChange w:id="10" w:author="LORION Chris M * ODFW" w:date="2024-10-08T09:23:00Z" w16du:dateUtc="2024-10-08T16:23:00Z">
              <w:rPr>
                <w:rFonts w:ascii="Times New Roman" w:eastAsia="Times New Roman" w:hAnsi="Times New Roman" w:cs="Times New Roman"/>
                <w:kern w:val="0"/>
                <w:sz w:val="24"/>
                <w:szCs w:val="24"/>
                <w14:ligatures w14:val="none"/>
              </w:rPr>
            </w:rPrChange>
          </w:rPr>
          <w:t>Oncorhynchus tshawytscha</w:t>
        </w:r>
        <w:r w:rsidR="003F46A6">
          <w:rPr>
            <w:rFonts w:ascii="Times New Roman" w:eastAsia="Times New Roman" w:hAnsi="Times New Roman" w:cs="Times New Roman"/>
            <w:kern w:val="0"/>
            <w:sz w:val="24"/>
            <w:szCs w:val="24"/>
            <w14:ligatures w14:val="none"/>
          </w:rPr>
          <w:t xml:space="preserve">) </w:t>
        </w:r>
      </w:ins>
      <w:r w:rsidR="00EA20FF">
        <w:rPr>
          <w:rFonts w:ascii="Times New Roman" w:eastAsia="Times New Roman" w:hAnsi="Times New Roman" w:cs="Times New Roman"/>
          <w:kern w:val="0"/>
          <w:sz w:val="24"/>
          <w:szCs w:val="24"/>
          <w14:ligatures w14:val="none"/>
        </w:rPr>
        <w:t>and coho salmon</w:t>
      </w:r>
      <w:ins w:id="11" w:author="LORION Chris M * ODFW" w:date="2024-10-08T09:23:00Z" w16du:dateUtc="2024-10-08T16:23:00Z">
        <w:r w:rsidR="003F46A6">
          <w:rPr>
            <w:rFonts w:ascii="Times New Roman" w:eastAsia="Times New Roman" w:hAnsi="Times New Roman" w:cs="Times New Roman"/>
            <w:kern w:val="0"/>
            <w:sz w:val="24"/>
            <w:szCs w:val="24"/>
            <w14:ligatures w14:val="none"/>
          </w:rPr>
          <w:t xml:space="preserve"> (</w:t>
        </w:r>
        <w:r w:rsidR="003F46A6" w:rsidRPr="003F46A6">
          <w:rPr>
            <w:rFonts w:ascii="Times New Roman" w:eastAsia="Times New Roman" w:hAnsi="Times New Roman" w:cs="Times New Roman"/>
            <w:i/>
            <w:iCs/>
            <w:kern w:val="0"/>
            <w:sz w:val="24"/>
            <w:szCs w:val="24"/>
            <w14:ligatures w14:val="none"/>
            <w:rPrChange w:id="12" w:author="LORION Chris M * ODFW" w:date="2024-10-08T09:23:00Z" w16du:dateUtc="2024-10-08T16:23:00Z">
              <w:rPr>
                <w:rFonts w:ascii="Times New Roman" w:eastAsia="Times New Roman" w:hAnsi="Times New Roman" w:cs="Times New Roman"/>
                <w:kern w:val="0"/>
                <w:sz w:val="24"/>
                <w:szCs w:val="24"/>
                <w14:ligatures w14:val="none"/>
              </w:rPr>
            </w:rPrChange>
          </w:rPr>
          <w:t>Oncorhynchus kisutch</w:t>
        </w:r>
        <w:r w:rsidR="003F46A6">
          <w:rPr>
            <w:rFonts w:ascii="Times New Roman" w:eastAsia="Times New Roman" w:hAnsi="Times New Roman" w:cs="Times New Roman"/>
            <w:kern w:val="0"/>
            <w:sz w:val="24"/>
            <w:szCs w:val="24"/>
            <w14:ligatures w14:val="none"/>
          </w:rPr>
          <w:t>)</w:t>
        </w:r>
      </w:ins>
      <w:r w:rsidR="00EA20FF">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hatchery program</w:t>
      </w:r>
      <w:r w:rsidR="00EA20FF">
        <w:rPr>
          <w:rFonts w:ascii="Times New Roman" w:eastAsia="Times New Roman" w:hAnsi="Times New Roman" w:cs="Times New Roman"/>
          <w:kern w:val="0"/>
          <w:sz w:val="24"/>
          <w:szCs w:val="24"/>
          <w14:ligatures w14:val="none"/>
        </w:rPr>
        <w:t>s</w:t>
      </w:r>
      <w:r>
        <w:rPr>
          <w:rFonts w:ascii="Times New Roman" w:eastAsia="Times New Roman" w:hAnsi="Times New Roman" w:cs="Times New Roman"/>
          <w:kern w:val="0"/>
          <w:sz w:val="24"/>
          <w:szCs w:val="24"/>
          <w14:ligatures w14:val="none"/>
        </w:rPr>
        <w:t xml:space="preserve"> </w:t>
      </w:r>
      <w:r w:rsidRPr="00247922">
        <w:rPr>
          <w:rFonts w:ascii="Times New Roman" w:eastAsia="Times New Roman" w:hAnsi="Times New Roman" w:cs="Times New Roman"/>
          <w:kern w:val="0"/>
          <w:sz w:val="24"/>
          <w:szCs w:val="24"/>
          <w14:ligatures w14:val="none"/>
        </w:rPr>
        <w:t>based on coded wire tag (CWT) release and recapture data from the Pacific States Marine Fisheries Commission’s (PSMFC) Regional Mark Processing Center (RMIS</w:t>
      </w:r>
      <w:r>
        <w:rPr>
          <w:rFonts w:ascii="Times New Roman" w:eastAsia="Times New Roman" w:hAnsi="Times New Roman" w:cs="Times New Roman"/>
          <w:kern w:val="0"/>
          <w:sz w:val="24"/>
          <w:szCs w:val="24"/>
          <w14:ligatures w14:val="none"/>
        </w:rPr>
        <w:t>; Summary Table 3</w:t>
      </w:r>
      <w:r w:rsidRPr="00247922">
        <w:rPr>
          <w:rFonts w:ascii="Times New Roman" w:eastAsia="Times New Roman" w:hAnsi="Times New Roman" w:cs="Times New Roman"/>
          <w:kern w:val="0"/>
          <w:sz w:val="24"/>
          <w:szCs w:val="24"/>
          <w14:ligatures w14:val="none"/>
        </w:rPr>
        <w:t>). We generated estimates of age by subtracting the brood year from return year</w:t>
      </w:r>
      <w:r>
        <w:rPr>
          <w:rFonts w:ascii="Times New Roman" w:eastAsia="Times New Roman" w:hAnsi="Times New Roman" w:cs="Times New Roman"/>
          <w:kern w:val="0"/>
          <w:sz w:val="24"/>
          <w:szCs w:val="24"/>
          <w14:ligatures w14:val="none"/>
        </w:rPr>
        <w:t xml:space="preserve">. </w:t>
      </w:r>
      <w:ins w:id="13" w:author="Barrett, Hannah" w:date="2024-10-03T10:01:00Z" w16du:dateUtc="2024-10-03T17:01:00Z">
        <w:r w:rsidR="0024382C">
          <w:rPr>
            <w:rFonts w:ascii="Times New Roman" w:eastAsia="Times New Roman" w:hAnsi="Times New Roman" w:cs="Times New Roman"/>
            <w:kern w:val="0"/>
            <w:sz w:val="24"/>
            <w:szCs w:val="24"/>
            <w14:ligatures w14:val="none"/>
          </w:rPr>
          <w:t>We retained</w:t>
        </w:r>
      </w:ins>
      <w:ins w:id="14" w:author="Barrett, Hannah" w:date="2024-10-03T10:00:00Z" w16du:dateUtc="2024-10-03T17:00:00Z">
        <w:r w:rsidR="0024382C">
          <w:rPr>
            <w:rFonts w:ascii="Times New Roman" w:eastAsia="Times New Roman" w:hAnsi="Times New Roman" w:cs="Times New Roman"/>
            <w:kern w:val="0"/>
            <w:sz w:val="24"/>
            <w:szCs w:val="24"/>
            <w14:ligatures w14:val="none"/>
          </w:rPr>
          <w:t xml:space="preserve"> tag codes also used in RMIS reports (‘tag status’ = 1)</w:t>
        </w:r>
      </w:ins>
      <w:ins w:id="15" w:author="Barrett, Hannah" w:date="2024-10-03T10:01:00Z" w16du:dateUtc="2024-10-03T17:01:00Z">
        <w:r w:rsidR="0024382C">
          <w:rPr>
            <w:rFonts w:ascii="Times New Roman" w:eastAsia="Times New Roman" w:hAnsi="Times New Roman" w:cs="Times New Roman"/>
            <w:kern w:val="0"/>
            <w:sz w:val="24"/>
            <w:szCs w:val="24"/>
            <w14:ligatures w14:val="none"/>
          </w:rPr>
          <w:t xml:space="preserve"> for analysis.</w:t>
        </w:r>
      </w:ins>
      <w:r w:rsidR="0024382C">
        <w:rPr>
          <w:rFonts w:ascii="Times New Roman" w:eastAsia="Times New Roman" w:hAnsi="Times New Roman" w:cs="Times New Roman"/>
          <w:kern w:val="0"/>
          <w:sz w:val="24"/>
          <w:szCs w:val="24"/>
          <w14:ligatures w14:val="none"/>
        </w:rPr>
        <w:t xml:space="preserve"> </w:t>
      </w:r>
      <w:commentRangeStart w:id="16"/>
      <w:commentRangeStart w:id="17"/>
      <w:r>
        <w:rPr>
          <w:rFonts w:ascii="Times New Roman" w:eastAsia="Times New Roman" w:hAnsi="Times New Roman" w:cs="Times New Roman"/>
          <w:kern w:val="0"/>
          <w:sz w:val="24"/>
          <w:szCs w:val="24"/>
          <w14:ligatures w14:val="none"/>
        </w:rPr>
        <w:t xml:space="preserve"> </w:t>
      </w:r>
      <w:commentRangeEnd w:id="16"/>
      <w:r w:rsidR="0057478A">
        <w:rPr>
          <w:rStyle w:val="CommentReference"/>
        </w:rPr>
        <w:commentReference w:id="16"/>
      </w:r>
      <w:commentRangeEnd w:id="17"/>
      <w:r w:rsidR="00745CC0">
        <w:rPr>
          <w:rStyle w:val="CommentReference"/>
        </w:rPr>
        <w:commentReference w:id="17"/>
      </w:r>
      <w:r w:rsidR="00EA20FF">
        <w:rPr>
          <w:rFonts w:ascii="Times New Roman" w:eastAsia="Times New Roman" w:hAnsi="Times New Roman" w:cs="Times New Roman"/>
          <w:kern w:val="0"/>
          <w:sz w:val="24"/>
          <w:szCs w:val="24"/>
          <w14:ligatures w14:val="none"/>
        </w:rPr>
        <w:t>CWT release and recapture data was only available for one of the steelhead</w:t>
      </w:r>
      <w:ins w:id="18" w:author="LORION Chris M * ODFW" w:date="2024-10-08T09:24:00Z" w16du:dateUtc="2024-10-08T16:24:00Z">
        <w:r w:rsidR="003F46A6">
          <w:rPr>
            <w:rFonts w:ascii="Times New Roman" w:eastAsia="Times New Roman" w:hAnsi="Times New Roman" w:cs="Times New Roman"/>
            <w:kern w:val="0"/>
            <w:sz w:val="24"/>
            <w:szCs w:val="24"/>
            <w14:ligatures w14:val="none"/>
          </w:rPr>
          <w:t xml:space="preserve"> (</w:t>
        </w:r>
        <w:r w:rsidR="003F46A6" w:rsidRPr="003F46A6">
          <w:rPr>
            <w:rFonts w:ascii="Times New Roman" w:eastAsia="Times New Roman" w:hAnsi="Times New Roman" w:cs="Times New Roman"/>
            <w:i/>
            <w:iCs/>
            <w:kern w:val="0"/>
            <w:sz w:val="24"/>
            <w:szCs w:val="24"/>
            <w14:ligatures w14:val="none"/>
            <w:rPrChange w:id="19" w:author="LORION Chris M * ODFW" w:date="2024-10-08T09:24:00Z" w16du:dateUtc="2024-10-08T16:24:00Z">
              <w:rPr>
                <w:rFonts w:ascii="Times New Roman" w:eastAsia="Times New Roman" w:hAnsi="Times New Roman" w:cs="Times New Roman"/>
                <w:kern w:val="0"/>
                <w:sz w:val="24"/>
                <w:szCs w:val="24"/>
                <w14:ligatures w14:val="none"/>
              </w:rPr>
            </w:rPrChange>
          </w:rPr>
          <w:t>Oncorhynchus mykiss</w:t>
        </w:r>
        <w:r w:rsidR="003F46A6">
          <w:rPr>
            <w:rFonts w:ascii="Times New Roman" w:eastAsia="Times New Roman" w:hAnsi="Times New Roman" w:cs="Times New Roman"/>
            <w:kern w:val="0"/>
            <w:sz w:val="24"/>
            <w:szCs w:val="24"/>
            <w14:ligatures w14:val="none"/>
          </w:rPr>
          <w:t>)</w:t>
        </w:r>
      </w:ins>
      <w:r w:rsidR="00EA20FF">
        <w:rPr>
          <w:rFonts w:ascii="Times New Roman" w:eastAsia="Times New Roman" w:hAnsi="Times New Roman" w:cs="Times New Roman"/>
          <w:kern w:val="0"/>
          <w:sz w:val="24"/>
          <w:szCs w:val="24"/>
          <w14:ligatures w14:val="none"/>
        </w:rPr>
        <w:t xml:space="preserve"> hatchery programs in our analysis. For other steelhead programs, we used freshwater harvest and returns to the hatchery or other collection facility to estimate SARs. To estimate </w:t>
      </w:r>
      <w:ins w:id="20" w:author="LORION Chris M * ODFW" w:date="2024-10-08T08:50:00Z" w16du:dateUtc="2024-10-08T15:50:00Z">
        <w:r w:rsidR="00223E9A">
          <w:rPr>
            <w:rFonts w:ascii="Times New Roman" w:eastAsia="Times New Roman" w:hAnsi="Times New Roman" w:cs="Times New Roman"/>
            <w:kern w:val="0"/>
            <w:sz w:val="24"/>
            <w:szCs w:val="24"/>
            <w14:ligatures w14:val="none"/>
          </w:rPr>
          <w:t xml:space="preserve">adult steelhead </w:t>
        </w:r>
      </w:ins>
      <w:r w:rsidR="00EA20FF">
        <w:rPr>
          <w:rFonts w:ascii="Times New Roman" w:eastAsia="Times New Roman" w:hAnsi="Times New Roman" w:cs="Times New Roman"/>
          <w:kern w:val="0"/>
          <w:sz w:val="24"/>
          <w:szCs w:val="24"/>
          <w14:ligatures w14:val="none"/>
        </w:rPr>
        <w:t xml:space="preserve">returns by brood year, we used a fixed age structure based on the best age-at-return information available for each stock.       </w:t>
      </w:r>
    </w:p>
    <w:p w14:paraId="3140EE29" w14:textId="483C4445" w:rsidR="00247922" w:rsidRPr="00247922" w:rsidRDefault="00247922" w:rsidP="002D7930">
      <w:pPr>
        <w:spacing w:before="240" w:after="240" w:line="240" w:lineRule="auto"/>
        <w:rPr>
          <w:rFonts w:ascii="Times New Roman" w:eastAsia="Times New Roman" w:hAnsi="Times New Roman" w:cs="Times New Roman"/>
          <w:b/>
          <w:bCs/>
          <w:i/>
          <w:iCs/>
          <w:color w:val="000000"/>
          <w:kern w:val="0"/>
          <w:sz w:val="24"/>
          <w:szCs w:val="24"/>
          <w14:ligatures w14:val="none"/>
        </w:rPr>
      </w:pPr>
      <w:r>
        <w:rPr>
          <w:rFonts w:ascii="Times New Roman" w:eastAsia="Times New Roman" w:hAnsi="Times New Roman" w:cs="Times New Roman"/>
          <w:b/>
          <w:bCs/>
          <w:i/>
          <w:iCs/>
          <w:color w:val="000000"/>
          <w:kern w:val="0"/>
          <w:sz w:val="24"/>
          <w:szCs w:val="24"/>
          <w14:ligatures w14:val="none"/>
        </w:rPr>
        <w:t>Modeling approach</w:t>
      </w:r>
    </w:p>
    <w:p w14:paraId="66BE457F" w14:textId="49D39C90" w:rsidR="00247922" w:rsidRDefault="003E562C" w:rsidP="0024382C">
      <w:pPr>
        <w:spacing w:before="240" w:after="24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W</w:t>
      </w:r>
      <w:r w:rsidR="002D7930" w:rsidRPr="002D7930">
        <w:rPr>
          <w:rFonts w:ascii="Times New Roman" w:eastAsia="Times New Roman" w:hAnsi="Times New Roman" w:cs="Times New Roman"/>
          <w:color w:val="000000"/>
          <w:kern w:val="0"/>
          <w:sz w:val="24"/>
          <w:szCs w:val="24"/>
          <w14:ligatures w14:val="none"/>
        </w:rPr>
        <w:t xml:space="preserve">e focused </w:t>
      </w:r>
      <w:r>
        <w:rPr>
          <w:rFonts w:ascii="Times New Roman" w:eastAsia="Times New Roman" w:hAnsi="Times New Roman" w:cs="Times New Roman"/>
          <w:color w:val="000000"/>
          <w:kern w:val="0"/>
          <w:sz w:val="24"/>
          <w:szCs w:val="24"/>
          <w14:ligatures w14:val="none"/>
        </w:rPr>
        <w:t xml:space="preserve">our modeling </w:t>
      </w:r>
      <w:r w:rsidR="002D7930" w:rsidRPr="002D7930">
        <w:rPr>
          <w:rFonts w:ascii="Times New Roman" w:eastAsia="Times New Roman" w:hAnsi="Times New Roman" w:cs="Times New Roman"/>
          <w:color w:val="000000"/>
          <w:kern w:val="0"/>
          <w:sz w:val="24"/>
          <w:szCs w:val="24"/>
          <w14:ligatures w14:val="none"/>
        </w:rPr>
        <w:t xml:space="preserve">efforts on </w:t>
      </w:r>
      <w:r w:rsidR="00EA20FF">
        <w:rPr>
          <w:rFonts w:ascii="Times New Roman" w:eastAsia="Times New Roman" w:hAnsi="Times New Roman" w:cs="Times New Roman"/>
          <w:color w:val="000000"/>
          <w:kern w:val="0"/>
          <w:sz w:val="24"/>
          <w:szCs w:val="24"/>
          <w14:ligatures w14:val="none"/>
        </w:rPr>
        <w:t xml:space="preserve">hatchery stocks with </w:t>
      </w:r>
      <w:r w:rsidR="00B82F80">
        <w:rPr>
          <w:rFonts w:ascii="Times New Roman" w:eastAsia="Times New Roman" w:hAnsi="Times New Roman" w:cs="Times New Roman"/>
          <w:color w:val="000000"/>
          <w:kern w:val="0"/>
          <w:sz w:val="24"/>
          <w:szCs w:val="24"/>
          <w14:ligatures w14:val="none"/>
        </w:rPr>
        <w:t xml:space="preserve">relatively consistent long-term </w:t>
      </w:r>
      <w:r w:rsidR="00EA20FF">
        <w:rPr>
          <w:rFonts w:ascii="Times New Roman" w:eastAsia="Times New Roman" w:hAnsi="Times New Roman" w:cs="Times New Roman"/>
          <w:color w:val="000000"/>
          <w:kern w:val="0"/>
          <w:sz w:val="24"/>
          <w:szCs w:val="24"/>
          <w14:ligatures w14:val="none"/>
        </w:rPr>
        <w:t>relea</w:t>
      </w:r>
      <w:r w:rsidR="00B82F80">
        <w:rPr>
          <w:rFonts w:ascii="Times New Roman" w:eastAsia="Times New Roman" w:hAnsi="Times New Roman" w:cs="Times New Roman"/>
          <w:color w:val="000000"/>
          <w:kern w:val="0"/>
          <w:sz w:val="24"/>
          <w:szCs w:val="24"/>
          <w14:ligatures w14:val="none"/>
        </w:rPr>
        <w:t>se and recovery data</w:t>
      </w:r>
      <w:r w:rsidR="002D7930" w:rsidRPr="002D7930">
        <w:rPr>
          <w:rFonts w:ascii="Times New Roman" w:eastAsia="Times New Roman" w:hAnsi="Times New Roman" w:cs="Times New Roman"/>
          <w:color w:val="000000"/>
          <w:kern w:val="0"/>
          <w:sz w:val="24"/>
          <w:szCs w:val="24"/>
          <w14:ligatures w14:val="none"/>
        </w:rPr>
        <w:t xml:space="preserve"> (Summary Table 2). We standardized all marine environmental predictors</w:t>
      </w:r>
      <w:r>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H</w:t>
      </w:r>
      <w:r w:rsidR="002D7930" w:rsidRPr="002D7930">
        <w:rPr>
          <w:rFonts w:ascii="Times New Roman" w:eastAsia="Times New Roman" w:hAnsi="Times New Roman" w:cs="Times New Roman"/>
          <w:color w:val="000000"/>
          <w:kern w:val="0"/>
          <w:sz w:val="24"/>
          <w:szCs w:val="24"/>
          <w14:ligatures w14:val="none"/>
        </w:rPr>
        <w:t>owever</w:t>
      </w:r>
      <w:r>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freshwater and hatchery-based covariates</w:t>
      </w:r>
      <w:r>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such as stream flow rates, fish size at release, and date of release</w:t>
      </w:r>
      <w:r>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were </w:t>
      </w:r>
      <w:r>
        <w:rPr>
          <w:rFonts w:ascii="Times New Roman" w:eastAsia="Times New Roman" w:hAnsi="Times New Roman" w:cs="Times New Roman"/>
          <w:color w:val="000000"/>
          <w:kern w:val="0"/>
          <w:sz w:val="24"/>
          <w:szCs w:val="24"/>
          <w14:ligatures w14:val="none"/>
        </w:rPr>
        <w:t>not standardized</w:t>
      </w:r>
      <w:r w:rsidR="002D7930" w:rsidRPr="002D7930">
        <w:rPr>
          <w:rFonts w:ascii="Times New Roman" w:eastAsia="Times New Roman" w:hAnsi="Times New Roman" w:cs="Times New Roman"/>
          <w:color w:val="000000"/>
          <w:kern w:val="0"/>
          <w:sz w:val="24"/>
          <w:szCs w:val="24"/>
          <w14:ligatures w14:val="none"/>
        </w:rPr>
        <w:t xml:space="preserve"> to facilitate interpretation</w:t>
      </w:r>
      <w:r>
        <w:rPr>
          <w:rFonts w:ascii="Times New Roman" w:eastAsia="Times New Roman" w:hAnsi="Times New Roman" w:cs="Times New Roman"/>
          <w:color w:val="000000"/>
          <w:kern w:val="0"/>
          <w:sz w:val="24"/>
          <w:szCs w:val="24"/>
          <w14:ligatures w14:val="none"/>
        </w:rPr>
        <w:t xml:space="preserve"> of results</w:t>
      </w:r>
      <w:r w:rsidR="002D7930" w:rsidRPr="002D7930">
        <w:rPr>
          <w:rFonts w:ascii="Times New Roman" w:eastAsia="Times New Roman" w:hAnsi="Times New Roman" w:cs="Times New Roman"/>
          <w:color w:val="000000"/>
          <w:kern w:val="0"/>
          <w:sz w:val="24"/>
          <w:szCs w:val="24"/>
          <w14:ligatures w14:val="none"/>
        </w:rPr>
        <w:t xml:space="preserve">. We utilized flexible non-linear models </w:t>
      </w:r>
      <w:r w:rsidR="00377D0D">
        <w:rPr>
          <w:rFonts w:ascii="Times New Roman" w:eastAsia="Times New Roman" w:hAnsi="Times New Roman" w:cs="Times New Roman"/>
          <w:color w:val="000000"/>
          <w:kern w:val="0"/>
          <w:sz w:val="24"/>
          <w:szCs w:val="24"/>
          <w14:ligatures w14:val="none"/>
        </w:rPr>
        <w:t xml:space="preserve">(generalized additive models, GAMs) </w:t>
      </w:r>
      <w:r w:rsidR="002D7930" w:rsidRPr="002D7930">
        <w:rPr>
          <w:rFonts w:ascii="Times New Roman" w:eastAsia="Times New Roman" w:hAnsi="Times New Roman" w:cs="Times New Roman"/>
          <w:color w:val="000000"/>
          <w:kern w:val="0"/>
          <w:sz w:val="24"/>
          <w:szCs w:val="24"/>
          <w14:ligatures w14:val="none"/>
        </w:rPr>
        <w:t>to model SARs for each stock independently to consider their unique migratory timings and exposure to environmental conditions (different ocean</w:t>
      </w:r>
      <w:r w:rsidR="002D7930">
        <w:rPr>
          <w:rFonts w:ascii="Times New Roman" w:eastAsia="Times New Roman" w:hAnsi="Times New Roman" w:cs="Times New Roman"/>
          <w:color w:val="000000"/>
          <w:kern w:val="0"/>
          <w:sz w:val="24"/>
          <w:szCs w:val="24"/>
          <w14:ligatures w14:val="none"/>
        </w:rPr>
        <w:t xml:space="preserve"> </w:t>
      </w:r>
      <w:r w:rsidR="002D7930" w:rsidRPr="002D7930">
        <w:rPr>
          <w:rFonts w:ascii="Times New Roman" w:eastAsia="Times New Roman" w:hAnsi="Times New Roman" w:cs="Times New Roman"/>
          <w:color w:val="000000"/>
          <w:kern w:val="0"/>
          <w:sz w:val="24"/>
          <w:szCs w:val="24"/>
          <w14:ligatures w14:val="none"/>
        </w:rPr>
        <w:t xml:space="preserve">distributions, etc.). </w:t>
      </w:r>
      <w:r w:rsidR="0024382C" w:rsidRPr="0024382C">
        <w:rPr>
          <w:rFonts w:ascii="Times New Roman" w:eastAsia="Times New Roman" w:hAnsi="Times New Roman" w:cs="Times New Roman"/>
          <w:color w:val="000000"/>
          <w:kern w:val="0"/>
          <w:sz w:val="24"/>
          <w:szCs w:val="24"/>
          <w14:ligatures w14:val="none"/>
        </w:rPr>
        <w:t>We first fit a series of GAMs to SAR data for each stock using</w:t>
      </w:r>
      <w:r w:rsidR="0024382C">
        <w:rPr>
          <w:rFonts w:ascii="Times New Roman" w:eastAsia="Times New Roman" w:hAnsi="Times New Roman" w:cs="Times New Roman"/>
          <w:color w:val="000000"/>
          <w:kern w:val="0"/>
          <w:sz w:val="24"/>
          <w:szCs w:val="24"/>
          <w14:ligatures w14:val="none"/>
        </w:rPr>
        <w:t xml:space="preserve"> a</w:t>
      </w:r>
      <w:r w:rsidR="0024382C" w:rsidRPr="0024382C">
        <w:rPr>
          <w:rFonts w:ascii="Times New Roman" w:eastAsia="Times New Roman" w:hAnsi="Times New Roman" w:cs="Times New Roman"/>
          <w:color w:val="000000"/>
          <w:kern w:val="0"/>
          <w:sz w:val="24"/>
          <w:szCs w:val="24"/>
          <w14:ligatures w14:val="none"/>
        </w:rPr>
        <w:t xml:space="preserve"> single predictor variable. We </w:t>
      </w:r>
      <w:r w:rsidR="0024382C">
        <w:rPr>
          <w:rFonts w:ascii="Times New Roman" w:eastAsia="Times New Roman" w:hAnsi="Times New Roman" w:cs="Times New Roman"/>
          <w:color w:val="000000"/>
          <w:kern w:val="0"/>
          <w:sz w:val="24"/>
          <w:szCs w:val="24"/>
          <w14:ligatures w14:val="none"/>
        </w:rPr>
        <w:t xml:space="preserve">then removed </w:t>
      </w:r>
      <w:r w:rsidR="0024382C" w:rsidRPr="0024382C">
        <w:rPr>
          <w:rFonts w:ascii="Times New Roman" w:eastAsia="Times New Roman" w:hAnsi="Times New Roman" w:cs="Times New Roman"/>
          <w:color w:val="000000"/>
          <w:kern w:val="0"/>
          <w:sz w:val="24"/>
          <w:szCs w:val="24"/>
          <w14:ligatures w14:val="none"/>
        </w:rPr>
        <w:t xml:space="preserve">predictors with ecologically unrealistic concave-up relationships, where SAR rates were highest at extreme values. From the retained predictors, we </w:t>
      </w:r>
      <w:r w:rsidR="000B7492">
        <w:rPr>
          <w:rFonts w:ascii="Times New Roman" w:eastAsia="Times New Roman" w:hAnsi="Times New Roman" w:cs="Times New Roman"/>
          <w:color w:val="000000"/>
          <w:kern w:val="0"/>
          <w:sz w:val="24"/>
          <w:szCs w:val="24"/>
          <w14:ligatures w14:val="none"/>
        </w:rPr>
        <w:t>developed a list of</w:t>
      </w:r>
      <w:r w:rsidR="0024382C" w:rsidRPr="0024382C">
        <w:rPr>
          <w:rFonts w:ascii="Times New Roman" w:eastAsia="Times New Roman" w:hAnsi="Times New Roman" w:cs="Times New Roman"/>
          <w:color w:val="000000"/>
          <w:kern w:val="0"/>
          <w:sz w:val="24"/>
          <w:szCs w:val="24"/>
          <w14:ligatures w14:val="none"/>
        </w:rPr>
        <w:t xml:space="preserve"> </w:t>
      </w:r>
      <w:r w:rsidR="000B7492">
        <w:rPr>
          <w:rFonts w:ascii="Times New Roman" w:eastAsia="Times New Roman" w:hAnsi="Times New Roman" w:cs="Times New Roman"/>
          <w:color w:val="000000"/>
          <w:kern w:val="0"/>
          <w:sz w:val="24"/>
          <w:szCs w:val="24"/>
          <w14:ligatures w14:val="none"/>
        </w:rPr>
        <w:t xml:space="preserve">all possible combinations of </w:t>
      </w:r>
      <w:r w:rsidR="0024382C" w:rsidRPr="0024382C">
        <w:rPr>
          <w:rFonts w:ascii="Times New Roman" w:eastAsia="Times New Roman" w:hAnsi="Times New Roman" w:cs="Times New Roman"/>
          <w:color w:val="000000"/>
          <w:kern w:val="0"/>
          <w:sz w:val="24"/>
          <w:szCs w:val="24"/>
          <w14:ligatures w14:val="none"/>
        </w:rPr>
        <w:t>1–3 predictors.</w:t>
      </w:r>
      <w:r w:rsidR="000B7492">
        <w:rPr>
          <w:rFonts w:ascii="Times New Roman" w:eastAsia="Times New Roman" w:hAnsi="Times New Roman" w:cs="Times New Roman"/>
          <w:color w:val="000000"/>
          <w:kern w:val="0"/>
          <w:sz w:val="24"/>
          <w:szCs w:val="24"/>
          <w14:ligatures w14:val="none"/>
        </w:rPr>
        <w:t xml:space="preserve"> We included river flow (CFS)</w:t>
      </w:r>
      <w:r w:rsidR="002D7930" w:rsidRPr="002D7930">
        <w:rPr>
          <w:rFonts w:ascii="Times New Roman" w:eastAsia="Times New Roman" w:hAnsi="Times New Roman" w:cs="Times New Roman"/>
          <w:color w:val="000000"/>
          <w:kern w:val="0"/>
          <w:sz w:val="24"/>
          <w:szCs w:val="24"/>
          <w14:ligatures w14:val="none"/>
        </w:rPr>
        <w:t xml:space="preserve"> as a consistent predictor due to its</w:t>
      </w:r>
      <w:r w:rsidR="00B82F80">
        <w:rPr>
          <w:rFonts w:ascii="Times New Roman" w:eastAsia="Times New Roman" w:hAnsi="Times New Roman" w:cs="Times New Roman"/>
          <w:color w:val="000000"/>
          <w:kern w:val="0"/>
          <w:sz w:val="24"/>
          <w:szCs w:val="24"/>
          <w14:ligatures w14:val="none"/>
        </w:rPr>
        <w:t xml:space="preserve"> </w:t>
      </w:r>
      <w:commentRangeStart w:id="21"/>
      <w:r w:rsidR="00B82F80">
        <w:rPr>
          <w:rFonts w:ascii="Times New Roman" w:eastAsia="Times New Roman" w:hAnsi="Times New Roman" w:cs="Times New Roman"/>
          <w:color w:val="000000"/>
          <w:kern w:val="0"/>
          <w:sz w:val="24"/>
          <w:szCs w:val="24"/>
          <w14:ligatures w14:val="none"/>
        </w:rPr>
        <w:t>expected</w:t>
      </w:r>
      <w:r w:rsidR="002D7930" w:rsidRPr="002D7930">
        <w:rPr>
          <w:rFonts w:ascii="Times New Roman" w:eastAsia="Times New Roman" w:hAnsi="Times New Roman" w:cs="Times New Roman"/>
          <w:color w:val="000000"/>
          <w:kern w:val="0"/>
          <w:sz w:val="24"/>
          <w:szCs w:val="24"/>
          <w14:ligatures w14:val="none"/>
        </w:rPr>
        <w:t xml:space="preserve"> </w:t>
      </w:r>
      <w:commentRangeEnd w:id="21"/>
      <w:r w:rsidR="00745CC0">
        <w:rPr>
          <w:rStyle w:val="CommentReference"/>
        </w:rPr>
        <w:commentReference w:id="21"/>
      </w:r>
      <w:r w:rsidR="002D7930" w:rsidRPr="002D7930">
        <w:rPr>
          <w:rFonts w:ascii="Times New Roman" w:eastAsia="Times New Roman" w:hAnsi="Times New Roman" w:cs="Times New Roman"/>
          <w:color w:val="000000"/>
          <w:kern w:val="0"/>
          <w:sz w:val="24"/>
          <w:szCs w:val="24"/>
          <w14:ligatures w14:val="none"/>
        </w:rPr>
        <w:t>influence on juvenile survival</w:t>
      </w:r>
      <w:r w:rsidR="0024382C">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w:t>
      </w:r>
      <w:r w:rsidR="000B7492">
        <w:rPr>
          <w:rFonts w:ascii="Times New Roman" w:eastAsia="Times New Roman" w:hAnsi="Times New Roman" w:cs="Times New Roman"/>
          <w:color w:val="000000"/>
          <w:kern w:val="0"/>
          <w:sz w:val="24"/>
          <w:szCs w:val="24"/>
          <w14:ligatures w14:val="none"/>
        </w:rPr>
        <w:t xml:space="preserve">We then </w:t>
      </w:r>
      <w:r w:rsidR="002D7930" w:rsidRPr="002D7930">
        <w:rPr>
          <w:rFonts w:ascii="Times New Roman" w:eastAsia="Times New Roman" w:hAnsi="Times New Roman" w:cs="Times New Roman"/>
          <w:color w:val="000000"/>
          <w:kern w:val="0"/>
          <w:sz w:val="24"/>
          <w:szCs w:val="24"/>
          <w14:ligatures w14:val="none"/>
        </w:rPr>
        <w:t xml:space="preserve">evaluated the support of each predictor variable using several </w:t>
      </w:r>
      <w:r w:rsidR="002D7930" w:rsidRPr="002D7930">
        <w:rPr>
          <w:rFonts w:ascii="Times New Roman" w:eastAsia="Times New Roman" w:hAnsi="Times New Roman" w:cs="Times New Roman"/>
          <w:color w:val="000000"/>
          <w:kern w:val="0"/>
          <w:sz w:val="24"/>
          <w:szCs w:val="24"/>
          <w14:ligatures w14:val="none"/>
        </w:rPr>
        <w:lastRenderedPageBreak/>
        <w:t>metrics of predictive ability, and ranked covariates by their effect sizes, identifying those with the most significant impact on</w:t>
      </w:r>
      <w:r w:rsidR="00057B93">
        <w:rPr>
          <w:rFonts w:ascii="Times New Roman" w:eastAsia="Times New Roman" w:hAnsi="Times New Roman" w:cs="Times New Roman"/>
          <w:color w:val="000000"/>
          <w:kern w:val="0"/>
          <w:sz w:val="24"/>
          <w:szCs w:val="24"/>
          <w14:ligatures w14:val="none"/>
        </w:rPr>
        <w:t xml:space="preserve"> </w:t>
      </w:r>
      <w:r w:rsidR="00F708BF">
        <w:rPr>
          <w:rFonts w:ascii="Times New Roman" w:eastAsia="Times New Roman" w:hAnsi="Times New Roman" w:cs="Times New Roman"/>
          <w:color w:val="000000"/>
          <w:kern w:val="0"/>
          <w:sz w:val="24"/>
          <w:szCs w:val="24"/>
          <w14:ligatures w14:val="none"/>
        </w:rPr>
        <w:t>SARs</w:t>
      </w:r>
      <w:r w:rsidR="002D7930" w:rsidRPr="002D7930">
        <w:rPr>
          <w:rFonts w:ascii="Times New Roman" w:eastAsia="Times New Roman" w:hAnsi="Times New Roman" w:cs="Times New Roman"/>
          <w:color w:val="000000"/>
          <w:kern w:val="0"/>
          <w:sz w:val="24"/>
          <w:szCs w:val="24"/>
          <w14:ligatures w14:val="none"/>
        </w:rPr>
        <w:t>.</w:t>
      </w:r>
      <w:r w:rsidR="00682ADF">
        <w:rPr>
          <w:rFonts w:ascii="Times New Roman" w:eastAsia="Times New Roman" w:hAnsi="Times New Roman" w:cs="Times New Roman"/>
          <w:color w:val="000000"/>
          <w:kern w:val="0"/>
          <w:sz w:val="24"/>
          <w:szCs w:val="24"/>
          <w14:ligatures w14:val="none"/>
        </w:rPr>
        <w:t xml:space="preserve"> We also assessed the correlation between</w:t>
      </w:r>
      <w:r w:rsidR="003C3DB5">
        <w:rPr>
          <w:rFonts w:ascii="Times New Roman" w:eastAsia="Times New Roman" w:hAnsi="Times New Roman" w:cs="Times New Roman"/>
          <w:color w:val="000000"/>
          <w:kern w:val="0"/>
          <w:sz w:val="24"/>
          <w:szCs w:val="24"/>
          <w14:ligatures w14:val="none"/>
        </w:rPr>
        <w:t xml:space="preserve"> top model covariates</w:t>
      </w:r>
      <w:r w:rsidR="00DD359F">
        <w:rPr>
          <w:rFonts w:ascii="Times New Roman" w:eastAsia="Times New Roman" w:hAnsi="Times New Roman" w:cs="Times New Roman"/>
          <w:color w:val="000000"/>
          <w:kern w:val="0"/>
          <w:sz w:val="24"/>
          <w:szCs w:val="24"/>
          <w14:ligatures w14:val="none"/>
        </w:rPr>
        <w:t xml:space="preserve"> and noted any covariates with a correlation ≥ |0.6|.</w:t>
      </w:r>
    </w:p>
    <w:p w14:paraId="1D30F11E" w14:textId="23B60606" w:rsidR="00A02687" w:rsidRPr="00A02687" w:rsidRDefault="00A02687" w:rsidP="002D7930">
      <w:pPr>
        <w:spacing w:before="240" w:after="24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Discussion</w:t>
      </w:r>
      <w:r w:rsidR="008913DB">
        <w:rPr>
          <w:rFonts w:ascii="Times New Roman" w:eastAsia="Times New Roman" w:hAnsi="Times New Roman" w:cs="Times New Roman"/>
          <w:b/>
          <w:bCs/>
          <w:color w:val="000000"/>
          <w:kern w:val="0"/>
          <w:sz w:val="24"/>
          <w:szCs w:val="24"/>
          <w14:ligatures w14:val="none"/>
        </w:rPr>
        <w:t xml:space="preserve"> of model results</w:t>
      </w:r>
    </w:p>
    <w:p w14:paraId="6C8EE9B0" w14:textId="22D0AFF5" w:rsidR="002D7930" w:rsidRDefault="002D7930" w:rsidP="002D7930">
      <w:pPr>
        <w:spacing w:before="240" w:after="240" w:line="240" w:lineRule="auto"/>
        <w:rPr>
          <w:rFonts w:ascii="Times New Roman" w:eastAsia="Times New Roman" w:hAnsi="Times New Roman" w:cs="Times New Roman"/>
          <w:color w:val="000000"/>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Due to natural variability across different populations, the relative importance of various factors changed between stocks. In some cases, </w:t>
      </w:r>
      <w:r w:rsidR="00DE1CFC">
        <w:rPr>
          <w:rFonts w:ascii="Times New Roman" w:eastAsia="Times New Roman" w:hAnsi="Times New Roman" w:cs="Times New Roman"/>
          <w:color w:val="000000"/>
          <w:kern w:val="0"/>
          <w:sz w:val="24"/>
          <w:szCs w:val="24"/>
          <w14:ligatures w14:val="none"/>
        </w:rPr>
        <w:t xml:space="preserve">the </w:t>
      </w:r>
      <w:r w:rsidRPr="002D7930">
        <w:rPr>
          <w:rFonts w:ascii="Times New Roman" w:eastAsia="Times New Roman" w:hAnsi="Times New Roman" w:cs="Times New Roman"/>
          <w:color w:val="000000"/>
          <w:kern w:val="0"/>
          <w:sz w:val="24"/>
          <w:szCs w:val="24"/>
          <w14:ligatures w14:val="none"/>
        </w:rPr>
        <w:t xml:space="preserve">primary covariates that influenced survival were </w:t>
      </w:r>
      <w:r w:rsidR="00DE1CFC">
        <w:rPr>
          <w:rFonts w:ascii="Times New Roman" w:eastAsia="Times New Roman" w:hAnsi="Times New Roman" w:cs="Times New Roman"/>
          <w:color w:val="000000"/>
          <w:kern w:val="0"/>
          <w:sz w:val="24"/>
          <w:szCs w:val="24"/>
          <w14:ligatures w14:val="none"/>
        </w:rPr>
        <w:t>related</w:t>
      </w:r>
      <w:r w:rsidR="00DE1CFC"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to hatchery management practices. For instance, </w:t>
      </w:r>
      <w:r w:rsidR="00E21B5F">
        <w:rPr>
          <w:rFonts w:ascii="Times New Roman" w:eastAsia="Times New Roman" w:hAnsi="Times New Roman" w:cs="Times New Roman"/>
          <w:color w:val="000000"/>
          <w:kern w:val="0"/>
          <w:sz w:val="24"/>
          <w:szCs w:val="24"/>
          <w14:ligatures w14:val="none"/>
        </w:rPr>
        <w:t xml:space="preserve">coho released from the Cole and Sandy hatchery programs, fall Chinook released by the Elk River and Salmon River programs, spring Chinook released by the Trask program, and Steelhead released by the Alsea, Nehalem, and Wallowa programs </w:t>
      </w:r>
      <w:r w:rsidRPr="002D7930">
        <w:rPr>
          <w:rFonts w:ascii="Times New Roman" w:eastAsia="Times New Roman" w:hAnsi="Times New Roman" w:cs="Times New Roman"/>
          <w:color w:val="000000"/>
          <w:kern w:val="0"/>
          <w:sz w:val="24"/>
          <w:szCs w:val="24"/>
          <w14:ligatures w14:val="none"/>
        </w:rPr>
        <w:t xml:space="preserve">were expected to have improved survival rates with adjustments to average size at release, the timing of release, and/or the total number of fish released. However, for many </w:t>
      </w:r>
      <w:del w:id="22" w:author="Barrett, Hannah" w:date="2024-10-02T11:15:00Z" w16du:dateUtc="2024-10-02T18:15:00Z">
        <w:r w:rsidRPr="002D7930" w:rsidDel="00E21B5F">
          <w:rPr>
            <w:rFonts w:ascii="Times New Roman" w:eastAsia="Times New Roman" w:hAnsi="Times New Roman" w:cs="Times New Roman"/>
            <w:color w:val="000000"/>
            <w:kern w:val="0"/>
            <w:sz w:val="24"/>
            <w:szCs w:val="24"/>
            <w14:ligatures w14:val="none"/>
          </w:rPr>
          <w:delText xml:space="preserve"> </w:delText>
        </w:r>
      </w:del>
      <w:r w:rsidRPr="002D7930">
        <w:rPr>
          <w:rFonts w:ascii="Times New Roman" w:eastAsia="Times New Roman" w:hAnsi="Times New Roman" w:cs="Times New Roman"/>
          <w:color w:val="000000"/>
          <w:kern w:val="0"/>
          <w:sz w:val="24"/>
          <w:szCs w:val="24"/>
          <w14:ligatures w14:val="none"/>
        </w:rPr>
        <w:t xml:space="preserve">populations, marine conditions emerged as the most significant predictors of survival. </w:t>
      </w:r>
      <w:r w:rsidR="00C02B4D">
        <w:rPr>
          <w:rFonts w:ascii="Times New Roman" w:eastAsia="Times New Roman" w:hAnsi="Times New Roman" w:cs="Times New Roman"/>
          <w:color w:val="000000"/>
          <w:kern w:val="0"/>
          <w:sz w:val="24"/>
          <w:szCs w:val="24"/>
          <w14:ligatures w14:val="none"/>
        </w:rPr>
        <w:t>C</w:t>
      </w:r>
      <w:r w:rsidRPr="002D7930">
        <w:rPr>
          <w:rFonts w:ascii="Times New Roman" w:eastAsia="Times New Roman" w:hAnsi="Times New Roman" w:cs="Times New Roman"/>
          <w:color w:val="000000"/>
          <w:kern w:val="0"/>
          <w:sz w:val="24"/>
          <w:szCs w:val="24"/>
          <w14:ligatures w14:val="none"/>
        </w:rPr>
        <w:t>limate projections indicate both rising temperatures and increased environmental variability in marine ecosystems. These changes are expected to have profound effects on marine conditions, potentially disrupting food availability, altering migration patterns, and increasing the frequency of extreme weather events, all of which can significantly impact fish survival.</w:t>
      </w:r>
    </w:p>
    <w:p w14:paraId="450E72CC" w14:textId="6581AF47" w:rsidR="00A02687" w:rsidRPr="00A02687" w:rsidRDefault="00C02B4D" w:rsidP="00A02687">
      <w:pPr>
        <w:spacing w:before="240" w:after="240" w:line="240" w:lineRule="auto"/>
        <w:rPr>
          <w:rFonts w:ascii="Times New Roman" w:eastAsia="Times New Roman" w:hAnsi="Times New Roman" w:cs="Times New Roman"/>
          <w:color w:val="000000"/>
          <w:kern w:val="0"/>
          <w:sz w:val="24"/>
          <w:szCs w:val="24"/>
          <w14:ligatures w14:val="none"/>
        </w:rPr>
      </w:pPr>
      <w:commentRangeStart w:id="23"/>
      <w:r>
        <w:rPr>
          <w:rFonts w:ascii="Times New Roman" w:eastAsia="Times New Roman" w:hAnsi="Times New Roman" w:cs="Times New Roman"/>
          <w:color w:val="000000"/>
          <w:kern w:val="0"/>
          <w:sz w:val="24"/>
          <w:szCs w:val="24"/>
          <w14:ligatures w14:val="none"/>
        </w:rPr>
        <w:t xml:space="preserve">Contrary to expectations, </w:t>
      </w:r>
      <w:commentRangeEnd w:id="23"/>
      <w:r w:rsidR="00741380">
        <w:rPr>
          <w:rStyle w:val="CommentReference"/>
        </w:rPr>
        <w:commentReference w:id="23"/>
      </w:r>
      <w:r>
        <w:rPr>
          <w:rFonts w:ascii="Times New Roman" w:eastAsia="Times New Roman" w:hAnsi="Times New Roman" w:cs="Times New Roman"/>
          <w:color w:val="000000"/>
          <w:kern w:val="0"/>
          <w:sz w:val="24"/>
          <w:szCs w:val="24"/>
          <w14:ligatures w14:val="none"/>
        </w:rPr>
        <w:t>w</w:t>
      </w:r>
      <w:r w:rsidR="00A02687" w:rsidRPr="00A02687">
        <w:rPr>
          <w:rFonts w:ascii="Times New Roman" w:eastAsia="Times New Roman" w:hAnsi="Times New Roman" w:cs="Times New Roman"/>
          <w:color w:val="000000"/>
          <w:kern w:val="0"/>
          <w:sz w:val="24"/>
          <w:szCs w:val="24"/>
          <w14:ligatures w14:val="none"/>
        </w:rPr>
        <w:t>ater flow (</w:t>
      </w:r>
      <w:r>
        <w:rPr>
          <w:rFonts w:ascii="Times New Roman" w:eastAsia="Times New Roman" w:hAnsi="Times New Roman" w:cs="Times New Roman"/>
          <w:color w:val="000000"/>
          <w:kern w:val="0"/>
          <w:sz w:val="24"/>
          <w:szCs w:val="24"/>
          <w14:ligatures w14:val="none"/>
        </w:rPr>
        <w:t xml:space="preserve">cubic-feet-per-second; </w:t>
      </w:r>
      <w:r w:rsidR="00A02687" w:rsidRPr="00A02687">
        <w:rPr>
          <w:rFonts w:ascii="Times New Roman" w:eastAsia="Times New Roman" w:hAnsi="Times New Roman" w:cs="Times New Roman"/>
          <w:color w:val="000000"/>
          <w:kern w:val="0"/>
          <w:sz w:val="24"/>
          <w:szCs w:val="24"/>
          <w14:ligatures w14:val="none"/>
        </w:rPr>
        <w:t>CFS) was not a significant variable</w:t>
      </w:r>
      <w:r>
        <w:rPr>
          <w:rFonts w:ascii="Times New Roman" w:eastAsia="Times New Roman" w:hAnsi="Times New Roman" w:cs="Times New Roman"/>
          <w:color w:val="000000"/>
          <w:kern w:val="0"/>
          <w:sz w:val="24"/>
          <w:szCs w:val="24"/>
          <w14:ligatures w14:val="none"/>
        </w:rPr>
        <w:t xml:space="preserve"> affecting survival</w:t>
      </w:r>
      <w:r w:rsidR="00A02687" w:rsidRPr="00A02687">
        <w:rPr>
          <w:rFonts w:ascii="Times New Roman" w:eastAsia="Times New Roman" w:hAnsi="Times New Roman" w:cs="Times New Roman"/>
          <w:color w:val="000000"/>
          <w:kern w:val="0"/>
          <w:sz w:val="24"/>
          <w:szCs w:val="24"/>
          <w14:ligatures w14:val="none"/>
        </w:rPr>
        <w:t xml:space="preserve"> for any of the hatchery programs analyzed. However, we anticipate that </w:t>
      </w:r>
      <w:r>
        <w:rPr>
          <w:rFonts w:ascii="Times New Roman" w:eastAsia="Times New Roman" w:hAnsi="Times New Roman" w:cs="Times New Roman"/>
          <w:color w:val="000000"/>
          <w:kern w:val="0"/>
          <w:sz w:val="24"/>
          <w:szCs w:val="24"/>
          <w14:ligatures w14:val="none"/>
        </w:rPr>
        <w:t>flow may become more</w:t>
      </w:r>
      <w:r w:rsidR="00A02687" w:rsidRPr="00A02687">
        <w:rPr>
          <w:rFonts w:ascii="Times New Roman" w:eastAsia="Times New Roman" w:hAnsi="Times New Roman" w:cs="Times New Roman"/>
          <w:color w:val="000000"/>
          <w:kern w:val="0"/>
          <w:sz w:val="24"/>
          <w:szCs w:val="24"/>
          <w14:ligatures w14:val="none"/>
        </w:rPr>
        <w:t xml:space="preserve"> importan</w:t>
      </w:r>
      <w:r>
        <w:rPr>
          <w:rFonts w:ascii="Times New Roman" w:eastAsia="Times New Roman" w:hAnsi="Times New Roman" w:cs="Times New Roman"/>
          <w:color w:val="000000"/>
          <w:kern w:val="0"/>
          <w:sz w:val="24"/>
          <w:szCs w:val="24"/>
          <w14:ligatures w14:val="none"/>
        </w:rPr>
        <w:t>t</w:t>
      </w:r>
      <w:r w:rsidR="00A02687" w:rsidRPr="00A02687">
        <w:rPr>
          <w:rFonts w:ascii="Times New Roman" w:eastAsia="Times New Roman" w:hAnsi="Times New Roman" w:cs="Times New Roman"/>
          <w:color w:val="000000"/>
          <w:kern w:val="0"/>
          <w:sz w:val="24"/>
          <w:szCs w:val="24"/>
          <w14:ligatures w14:val="none"/>
        </w:rPr>
        <w:t xml:space="preserve"> as climate change continues to alter water flows. Although CFS was not a top-ranked covariate, our models frequently indicated that survival was maximized at intermediate flows. Notably, in some hatchery programs, such as the Alsea and Rogue (Cole</w:t>
      </w:r>
      <w:r w:rsidR="00E21B5F">
        <w:rPr>
          <w:rFonts w:ascii="Times New Roman" w:eastAsia="Times New Roman" w:hAnsi="Times New Roman" w:cs="Times New Roman"/>
          <w:color w:val="000000"/>
          <w:kern w:val="0"/>
          <w:sz w:val="24"/>
          <w:szCs w:val="24"/>
          <w14:ligatures w14:val="none"/>
        </w:rPr>
        <w:t xml:space="preserve"> Rivers</w:t>
      </w:r>
      <w:r w:rsidR="00A02687" w:rsidRPr="00A02687">
        <w:rPr>
          <w:rFonts w:ascii="Times New Roman" w:eastAsia="Times New Roman" w:hAnsi="Times New Roman" w:cs="Times New Roman"/>
          <w:color w:val="000000"/>
          <w:kern w:val="0"/>
          <w:sz w:val="24"/>
          <w:szCs w:val="24"/>
          <w14:ligatures w14:val="none"/>
        </w:rPr>
        <w:t>) steelhead and Rogue (Cole</w:t>
      </w:r>
      <w:r w:rsidR="00E21B5F">
        <w:rPr>
          <w:rFonts w:ascii="Times New Roman" w:eastAsia="Times New Roman" w:hAnsi="Times New Roman" w:cs="Times New Roman"/>
          <w:color w:val="000000"/>
          <w:kern w:val="0"/>
          <w:sz w:val="24"/>
          <w:szCs w:val="24"/>
          <w14:ligatures w14:val="none"/>
        </w:rPr>
        <w:t xml:space="preserve"> Rivers</w:t>
      </w:r>
      <w:r w:rsidR="00A02687" w:rsidRPr="00A02687">
        <w:rPr>
          <w:rFonts w:ascii="Times New Roman" w:eastAsia="Times New Roman" w:hAnsi="Times New Roman" w:cs="Times New Roman"/>
          <w:color w:val="000000"/>
          <w:kern w:val="0"/>
          <w:sz w:val="24"/>
          <w:szCs w:val="24"/>
          <w14:ligatures w14:val="none"/>
        </w:rPr>
        <w:t xml:space="preserve">) and Big Creek coho, </w:t>
      </w:r>
      <w:commentRangeStart w:id="24"/>
      <w:commentRangeStart w:id="25"/>
      <w:r w:rsidR="00A02687" w:rsidRPr="00A02687">
        <w:rPr>
          <w:rFonts w:ascii="Times New Roman" w:eastAsia="Times New Roman" w:hAnsi="Times New Roman" w:cs="Times New Roman"/>
          <w:color w:val="000000"/>
          <w:kern w:val="0"/>
          <w:sz w:val="24"/>
          <w:szCs w:val="24"/>
          <w14:ligatures w14:val="none"/>
        </w:rPr>
        <w:t xml:space="preserve">we observed an inverse relationship, where the highest survival occurred at both low and high flows. </w:t>
      </w:r>
      <w:commentRangeEnd w:id="24"/>
      <w:r w:rsidR="00CB3C33">
        <w:rPr>
          <w:rStyle w:val="CommentReference"/>
        </w:rPr>
        <w:commentReference w:id="24"/>
      </w:r>
      <w:commentRangeEnd w:id="25"/>
      <w:r w:rsidR="00745CC0">
        <w:rPr>
          <w:rStyle w:val="CommentReference"/>
        </w:rPr>
        <w:commentReference w:id="25"/>
      </w:r>
      <w:r w:rsidR="00A02687" w:rsidRPr="00A02687">
        <w:rPr>
          <w:rFonts w:ascii="Times New Roman" w:eastAsia="Times New Roman" w:hAnsi="Times New Roman" w:cs="Times New Roman"/>
          <w:color w:val="000000"/>
          <w:kern w:val="0"/>
          <w:sz w:val="24"/>
          <w:szCs w:val="24"/>
          <w14:ligatures w14:val="none"/>
        </w:rPr>
        <w:t xml:space="preserve">This unexpected pattern suggests that these results could be confounded by other factors, such as water temperature, or interactions between CFS and other variables like size at release. Additionally, </w:t>
      </w:r>
      <w:r w:rsidR="00694269">
        <w:rPr>
          <w:rFonts w:ascii="Times New Roman" w:eastAsia="Times New Roman" w:hAnsi="Times New Roman" w:cs="Times New Roman"/>
          <w:color w:val="000000"/>
          <w:kern w:val="0"/>
          <w:sz w:val="24"/>
          <w:szCs w:val="24"/>
          <w14:ligatures w14:val="none"/>
        </w:rPr>
        <w:t>th</w:t>
      </w:r>
      <w:r w:rsidR="003B32A8">
        <w:rPr>
          <w:rFonts w:ascii="Times New Roman" w:eastAsia="Times New Roman" w:hAnsi="Times New Roman" w:cs="Times New Roman"/>
          <w:color w:val="000000"/>
          <w:kern w:val="0"/>
          <w:sz w:val="24"/>
          <w:szCs w:val="24"/>
          <w14:ligatures w14:val="none"/>
        </w:rPr>
        <w:t xml:space="preserve">ese variable patterns </w:t>
      </w:r>
      <w:r w:rsidR="00694269">
        <w:rPr>
          <w:rFonts w:ascii="Times New Roman" w:eastAsia="Times New Roman" w:hAnsi="Times New Roman" w:cs="Times New Roman"/>
          <w:color w:val="000000"/>
          <w:kern w:val="0"/>
          <w:sz w:val="24"/>
          <w:szCs w:val="24"/>
          <w14:ligatures w14:val="none"/>
        </w:rPr>
        <w:t xml:space="preserve">suggest that </w:t>
      </w:r>
      <w:r w:rsidR="00A02687" w:rsidRPr="00A02687">
        <w:rPr>
          <w:rFonts w:ascii="Times New Roman" w:eastAsia="Times New Roman" w:hAnsi="Times New Roman" w:cs="Times New Roman"/>
          <w:color w:val="000000"/>
          <w:kern w:val="0"/>
          <w:sz w:val="24"/>
          <w:szCs w:val="24"/>
          <w14:ligatures w14:val="none"/>
        </w:rPr>
        <w:t>the optimal release strategy</w:t>
      </w:r>
      <w:r w:rsidR="00694269">
        <w:rPr>
          <w:rFonts w:ascii="Times New Roman" w:eastAsia="Times New Roman" w:hAnsi="Times New Roman" w:cs="Times New Roman"/>
          <w:color w:val="000000"/>
          <w:kern w:val="0"/>
          <w:sz w:val="24"/>
          <w:szCs w:val="24"/>
          <w14:ligatures w14:val="none"/>
        </w:rPr>
        <w:t>, as it relates to flow</w:t>
      </w:r>
      <w:r w:rsidR="00A02687" w:rsidRPr="00A55D2E">
        <w:rPr>
          <w:rFonts w:ascii="Times New Roman" w:eastAsia="Times New Roman" w:hAnsi="Times New Roman" w:cs="Times New Roman"/>
          <w:color w:val="000000"/>
          <w:kern w:val="0"/>
          <w:sz w:val="24"/>
          <w:szCs w:val="24"/>
          <w14:ligatures w14:val="none"/>
        </w:rPr>
        <w:t xml:space="preserve">, may </w:t>
      </w:r>
      <w:r w:rsidR="00A02687">
        <w:rPr>
          <w:rFonts w:ascii="Times New Roman" w:eastAsia="Times New Roman" w:hAnsi="Times New Roman" w:cs="Times New Roman"/>
          <w:color w:val="000000"/>
          <w:kern w:val="0"/>
          <w:sz w:val="24"/>
          <w:szCs w:val="24"/>
          <w14:ligatures w14:val="none"/>
        </w:rPr>
        <w:t>change</w:t>
      </w:r>
      <w:r w:rsidR="00A02687" w:rsidRPr="00A55D2E">
        <w:rPr>
          <w:rFonts w:ascii="Times New Roman" w:eastAsia="Times New Roman" w:hAnsi="Times New Roman" w:cs="Times New Roman"/>
          <w:color w:val="000000"/>
          <w:kern w:val="0"/>
          <w:sz w:val="24"/>
          <w:szCs w:val="24"/>
          <w14:ligatures w14:val="none"/>
        </w:rPr>
        <w:t xml:space="preserve"> over time due to evolving environmental conditions. </w:t>
      </w:r>
      <w:commentRangeStart w:id="26"/>
      <w:r w:rsidR="00A02687" w:rsidRPr="00A55D2E">
        <w:rPr>
          <w:rFonts w:ascii="Times New Roman" w:eastAsia="Times New Roman" w:hAnsi="Times New Roman" w:cs="Times New Roman"/>
          <w:color w:val="000000"/>
          <w:kern w:val="0"/>
          <w:sz w:val="24"/>
          <w:szCs w:val="24"/>
          <w14:ligatures w14:val="none"/>
        </w:rPr>
        <w:t>As a result, the strategies that were once optimal might need to be re-evaluated to ensure they remain effective in the face of ongoing changes.</w:t>
      </w:r>
      <w:commentRangeEnd w:id="26"/>
      <w:r w:rsidR="005F2E27">
        <w:rPr>
          <w:rStyle w:val="CommentReference"/>
        </w:rPr>
        <w:commentReference w:id="26"/>
      </w:r>
    </w:p>
    <w:p w14:paraId="39100407" w14:textId="33AA29D5" w:rsidR="00A02687" w:rsidRDefault="00A02687" w:rsidP="00A02687">
      <w:pPr>
        <w:spacing w:after="240" w:line="240" w:lineRule="auto"/>
        <w:textAlignment w:val="baseline"/>
        <w:rPr>
          <w:rFonts w:ascii="Times New Roman" w:eastAsia="Times New Roman" w:hAnsi="Times New Roman" w:cs="Times New Roman"/>
          <w:color w:val="000000"/>
          <w:kern w:val="0"/>
          <w:sz w:val="24"/>
          <w:szCs w:val="24"/>
          <w14:ligatures w14:val="none"/>
        </w:rPr>
      </w:pPr>
      <w:r w:rsidRPr="00A02687">
        <w:rPr>
          <w:rFonts w:ascii="Times New Roman" w:eastAsia="Times New Roman" w:hAnsi="Times New Roman" w:cs="Times New Roman"/>
          <w:color w:val="000000"/>
          <w:kern w:val="0"/>
          <w:sz w:val="24"/>
          <w:szCs w:val="24"/>
          <w14:ligatures w14:val="none"/>
        </w:rPr>
        <w:t xml:space="preserve">In some </w:t>
      </w:r>
      <w:r w:rsidR="00D41B6E">
        <w:rPr>
          <w:rFonts w:ascii="Times New Roman" w:eastAsia="Times New Roman" w:hAnsi="Times New Roman" w:cs="Times New Roman"/>
          <w:color w:val="000000"/>
          <w:kern w:val="0"/>
          <w:sz w:val="24"/>
          <w:szCs w:val="24"/>
          <w14:ligatures w14:val="none"/>
        </w:rPr>
        <w:t xml:space="preserve">hatchery </w:t>
      </w:r>
      <w:r w:rsidRPr="00A02687">
        <w:rPr>
          <w:rFonts w:ascii="Times New Roman" w:eastAsia="Times New Roman" w:hAnsi="Times New Roman" w:cs="Times New Roman"/>
          <w:color w:val="000000"/>
          <w:kern w:val="0"/>
          <w:sz w:val="24"/>
          <w:szCs w:val="24"/>
          <w14:ligatures w14:val="none"/>
        </w:rPr>
        <w:t xml:space="preserve">programs, our modeling results predicted a decrease in survival with increasing numbers of released fish. This relationship </w:t>
      </w:r>
      <w:r w:rsidR="00377D0D">
        <w:rPr>
          <w:rFonts w:ascii="Times New Roman" w:eastAsia="Times New Roman" w:hAnsi="Times New Roman" w:cs="Times New Roman"/>
          <w:color w:val="000000"/>
          <w:kern w:val="0"/>
          <w:sz w:val="24"/>
          <w:szCs w:val="24"/>
          <w14:ligatures w14:val="none"/>
        </w:rPr>
        <w:t>supports the idea of density dependent effects and may be</w:t>
      </w:r>
      <w:r w:rsidRPr="00A02687">
        <w:rPr>
          <w:rFonts w:ascii="Times New Roman" w:eastAsia="Times New Roman" w:hAnsi="Times New Roman" w:cs="Times New Roman"/>
          <w:color w:val="000000"/>
          <w:kern w:val="0"/>
          <w:sz w:val="24"/>
          <w:szCs w:val="24"/>
          <w14:ligatures w14:val="none"/>
        </w:rPr>
        <w:t xml:space="preserve"> due to increased competition </w:t>
      </w:r>
      <w:r w:rsidR="00377D0D">
        <w:rPr>
          <w:rFonts w:ascii="Times New Roman" w:eastAsia="Times New Roman" w:hAnsi="Times New Roman" w:cs="Times New Roman"/>
          <w:color w:val="000000"/>
          <w:kern w:val="0"/>
          <w:sz w:val="24"/>
          <w:szCs w:val="24"/>
          <w14:ligatures w14:val="none"/>
        </w:rPr>
        <w:t>or</w:t>
      </w:r>
      <w:r w:rsidR="00377D0D" w:rsidRPr="00A02687">
        <w:rPr>
          <w:rFonts w:ascii="Times New Roman" w:eastAsia="Times New Roman" w:hAnsi="Times New Roman" w:cs="Times New Roman"/>
          <w:color w:val="000000"/>
          <w:kern w:val="0"/>
          <w:sz w:val="24"/>
          <w:szCs w:val="24"/>
          <w14:ligatures w14:val="none"/>
        </w:rPr>
        <w:t xml:space="preserve"> </w:t>
      </w:r>
      <w:r w:rsidRPr="00A02687">
        <w:rPr>
          <w:rFonts w:ascii="Times New Roman" w:eastAsia="Times New Roman" w:hAnsi="Times New Roman" w:cs="Times New Roman"/>
          <w:color w:val="000000"/>
          <w:kern w:val="0"/>
          <w:sz w:val="24"/>
          <w:szCs w:val="24"/>
          <w14:ligatures w14:val="none"/>
        </w:rPr>
        <w:t>disease at higher fish densities. The predicted impact of variables</w:t>
      </w:r>
      <w:r w:rsidR="00FF1A72">
        <w:rPr>
          <w:rFonts w:ascii="Times New Roman" w:eastAsia="Times New Roman" w:hAnsi="Times New Roman" w:cs="Times New Roman"/>
          <w:color w:val="000000"/>
          <w:kern w:val="0"/>
          <w:sz w:val="24"/>
          <w:szCs w:val="24"/>
          <w14:ligatures w14:val="none"/>
        </w:rPr>
        <w:t xml:space="preserve">, </w:t>
      </w:r>
      <w:r w:rsidRPr="00A02687">
        <w:rPr>
          <w:rFonts w:ascii="Times New Roman" w:eastAsia="Times New Roman" w:hAnsi="Times New Roman" w:cs="Times New Roman"/>
          <w:color w:val="000000"/>
          <w:kern w:val="0"/>
          <w:sz w:val="24"/>
          <w:szCs w:val="24"/>
          <w14:ligatures w14:val="none"/>
        </w:rPr>
        <w:t>size at release and the number of fish released</w:t>
      </w:r>
      <w:r w:rsidR="00FF1A72">
        <w:rPr>
          <w:rFonts w:ascii="Times New Roman" w:eastAsia="Times New Roman" w:hAnsi="Times New Roman" w:cs="Times New Roman"/>
          <w:color w:val="000000"/>
          <w:kern w:val="0"/>
          <w:sz w:val="24"/>
          <w:szCs w:val="24"/>
          <w14:ligatures w14:val="none"/>
        </w:rPr>
        <w:t>,</w:t>
      </w:r>
      <w:r w:rsidRPr="00A02687">
        <w:rPr>
          <w:rFonts w:ascii="Times New Roman" w:eastAsia="Times New Roman" w:hAnsi="Times New Roman" w:cs="Times New Roman"/>
          <w:color w:val="000000"/>
          <w:kern w:val="0"/>
          <w:sz w:val="24"/>
          <w:szCs w:val="24"/>
          <w14:ligatures w14:val="none"/>
        </w:rPr>
        <w:t xml:space="preserve"> may also involve interactions between these variables (e.g., releasing fewer but larger fish). Our modeling framework did not incorporate interactions between covariates, which could lead to imprecise results.</w:t>
      </w:r>
    </w:p>
    <w:p w14:paraId="6CA49AFB" w14:textId="0F27F811" w:rsidR="00F77453" w:rsidRDefault="00E237C3" w:rsidP="002D7930">
      <w:pPr>
        <w:spacing w:before="240" w:after="24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distribution of predictor data can impact interpretation of results and future impacts. </w:t>
      </w:r>
      <w:r w:rsidR="00F77453">
        <w:rPr>
          <w:rFonts w:ascii="Times New Roman" w:eastAsia="Times New Roman" w:hAnsi="Times New Roman" w:cs="Times New Roman"/>
          <w:color w:val="000000"/>
          <w:kern w:val="0"/>
          <w:sz w:val="24"/>
          <w:szCs w:val="24"/>
          <w14:ligatures w14:val="none"/>
        </w:rPr>
        <w:t>R</w:t>
      </w:r>
      <w:r w:rsidR="00F77453" w:rsidRPr="00A55D2E">
        <w:rPr>
          <w:rFonts w:ascii="Times New Roman" w:eastAsia="Times New Roman" w:hAnsi="Times New Roman" w:cs="Times New Roman"/>
          <w:color w:val="000000"/>
          <w:kern w:val="0"/>
          <w:sz w:val="24"/>
          <w:szCs w:val="24"/>
          <w14:ligatures w14:val="none"/>
        </w:rPr>
        <w:t xml:space="preserve">ug plots are used to illustrate the distribution of data points along the </w:t>
      </w:r>
      <w:r w:rsidR="007936AA">
        <w:rPr>
          <w:rFonts w:ascii="Times New Roman" w:eastAsia="Times New Roman" w:hAnsi="Times New Roman" w:cs="Times New Roman"/>
          <w:color w:val="000000"/>
          <w:kern w:val="0"/>
          <w:sz w:val="24"/>
          <w:szCs w:val="24"/>
          <w14:ligatures w14:val="none"/>
        </w:rPr>
        <w:t>x-</w:t>
      </w:r>
      <w:r w:rsidR="00F77453" w:rsidRPr="00A55D2E">
        <w:rPr>
          <w:rFonts w:ascii="Times New Roman" w:eastAsia="Times New Roman" w:hAnsi="Times New Roman" w:cs="Times New Roman"/>
          <w:color w:val="000000"/>
          <w:kern w:val="0"/>
          <w:sz w:val="24"/>
          <w:szCs w:val="24"/>
          <w14:ligatures w14:val="none"/>
        </w:rPr>
        <w:t xml:space="preserve">axis of a covariate, providing insight into data density. It is important to note that </w:t>
      </w:r>
      <w:r w:rsidR="00F77453">
        <w:rPr>
          <w:rFonts w:ascii="Times New Roman" w:eastAsia="Times New Roman" w:hAnsi="Times New Roman" w:cs="Times New Roman"/>
          <w:color w:val="000000"/>
          <w:kern w:val="0"/>
          <w:sz w:val="24"/>
          <w:szCs w:val="24"/>
          <w14:ligatures w14:val="none"/>
        </w:rPr>
        <w:t xml:space="preserve">hatchery data like size at release often occur as </w:t>
      </w:r>
      <w:r w:rsidR="00F77453" w:rsidRPr="00A55D2E">
        <w:rPr>
          <w:rFonts w:ascii="Times New Roman" w:eastAsia="Times New Roman" w:hAnsi="Times New Roman" w:cs="Times New Roman"/>
          <w:color w:val="000000"/>
          <w:kern w:val="0"/>
          <w:sz w:val="24"/>
          <w:szCs w:val="24"/>
          <w14:ligatures w14:val="none"/>
        </w:rPr>
        <w:t>a cluster around certain values</w:t>
      </w:r>
      <w:r w:rsidR="007936AA">
        <w:rPr>
          <w:rFonts w:ascii="Times New Roman" w:eastAsia="Times New Roman" w:hAnsi="Times New Roman" w:cs="Times New Roman"/>
          <w:color w:val="000000"/>
          <w:kern w:val="0"/>
          <w:sz w:val="24"/>
          <w:szCs w:val="24"/>
          <w14:ligatures w14:val="none"/>
        </w:rPr>
        <w:t xml:space="preserve"> (this may be true if there is little variation in size at release from a hatchery over time)</w:t>
      </w:r>
      <w:r w:rsidR="00F77453" w:rsidRPr="00A55D2E">
        <w:rPr>
          <w:rFonts w:ascii="Times New Roman" w:eastAsia="Times New Roman" w:hAnsi="Times New Roman" w:cs="Times New Roman"/>
          <w:color w:val="000000"/>
          <w:kern w:val="0"/>
          <w:sz w:val="24"/>
          <w:szCs w:val="24"/>
          <w14:ligatures w14:val="none"/>
        </w:rPr>
        <w:t>,</w:t>
      </w:r>
      <w:r w:rsidR="00F77453">
        <w:rPr>
          <w:rFonts w:ascii="Times New Roman" w:eastAsia="Times New Roman" w:hAnsi="Times New Roman" w:cs="Times New Roman"/>
          <w:color w:val="000000"/>
          <w:kern w:val="0"/>
          <w:sz w:val="24"/>
          <w:szCs w:val="24"/>
          <w14:ligatures w14:val="none"/>
        </w:rPr>
        <w:t xml:space="preserve"> which means the</w:t>
      </w:r>
      <w:r w:rsidR="00F77453" w:rsidRPr="00A55D2E">
        <w:rPr>
          <w:rFonts w:ascii="Times New Roman" w:eastAsia="Times New Roman" w:hAnsi="Times New Roman" w:cs="Times New Roman"/>
          <w:color w:val="000000"/>
          <w:kern w:val="0"/>
          <w:sz w:val="24"/>
          <w:szCs w:val="24"/>
          <w14:ligatures w14:val="none"/>
        </w:rPr>
        <w:t xml:space="preserve"> certainty </w:t>
      </w:r>
      <w:r w:rsidR="00F77453">
        <w:rPr>
          <w:rFonts w:ascii="Times New Roman" w:eastAsia="Times New Roman" w:hAnsi="Times New Roman" w:cs="Times New Roman"/>
          <w:color w:val="000000"/>
          <w:kern w:val="0"/>
          <w:sz w:val="24"/>
          <w:szCs w:val="24"/>
          <w14:ligatures w14:val="none"/>
        </w:rPr>
        <w:t xml:space="preserve">of model predictions </w:t>
      </w:r>
      <w:r w:rsidR="00F77453" w:rsidRPr="00A55D2E">
        <w:rPr>
          <w:rFonts w:ascii="Times New Roman" w:eastAsia="Times New Roman" w:hAnsi="Times New Roman" w:cs="Times New Roman"/>
          <w:color w:val="000000"/>
          <w:kern w:val="0"/>
          <w:sz w:val="24"/>
          <w:szCs w:val="24"/>
          <w14:ligatures w14:val="none"/>
        </w:rPr>
        <w:t xml:space="preserve">decreases as we move away from these dense areas of data. This applies to environmental variables as well—the relationships depicted in the plots are based on historical data, and projecting into ranges that </w:t>
      </w:r>
      <w:r w:rsidR="00F77453" w:rsidRPr="00A55D2E">
        <w:rPr>
          <w:rFonts w:ascii="Times New Roman" w:eastAsia="Times New Roman" w:hAnsi="Times New Roman" w:cs="Times New Roman"/>
          <w:color w:val="000000"/>
          <w:kern w:val="0"/>
          <w:sz w:val="24"/>
          <w:szCs w:val="24"/>
          <w14:ligatures w14:val="none"/>
        </w:rPr>
        <w:lastRenderedPageBreak/>
        <w:t xml:space="preserve">we have not yet observed </w:t>
      </w:r>
      <w:r w:rsidR="007936AA">
        <w:rPr>
          <w:rFonts w:ascii="Times New Roman" w:eastAsia="Times New Roman" w:hAnsi="Times New Roman" w:cs="Times New Roman"/>
          <w:color w:val="000000"/>
          <w:kern w:val="0"/>
          <w:sz w:val="24"/>
          <w:szCs w:val="24"/>
          <w14:ligatures w14:val="none"/>
        </w:rPr>
        <w:t xml:space="preserve">(such as future ocean temperatures that are warmer than the historical record) </w:t>
      </w:r>
      <w:r w:rsidR="00F77453" w:rsidRPr="00A55D2E">
        <w:rPr>
          <w:rFonts w:ascii="Times New Roman" w:eastAsia="Times New Roman" w:hAnsi="Times New Roman" w:cs="Times New Roman"/>
          <w:color w:val="000000"/>
          <w:kern w:val="0"/>
          <w:sz w:val="24"/>
          <w:szCs w:val="24"/>
          <w14:ligatures w14:val="none"/>
        </w:rPr>
        <w:t xml:space="preserve">can increase uncertainty. </w:t>
      </w:r>
    </w:p>
    <w:p w14:paraId="5A3062DD" w14:textId="77777777" w:rsidR="00226DC9" w:rsidRPr="002D7930" w:rsidRDefault="00226DC9" w:rsidP="00226DC9">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Best scoring covariates</w:t>
      </w:r>
    </w:p>
    <w:p w14:paraId="35996E7C" w14:textId="7F5C8396" w:rsidR="00226DC9" w:rsidRPr="00692336" w:rsidRDefault="00226DC9"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Covariates with the best </w:t>
      </w:r>
      <w:r w:rsidR="004039BA">
        <w:rPr>
          <w:rFonts w:ascii="Times New Roman" w:eastAsia="Times New Roman" w:hAnsi="Times New Roman" w:cs="Times New Roman"/>
          <w:color w:val="000000"/>
          <w:kern w:val="0"/>
          <w:sz w:val="24"/>
          <w:szCs w:val="24"/>
          <w14:ligatures w14:val="none"/>
        </w:rPr>
        <w:t>Root Mean Square Error (</w:t>
      </w:r>
      <w:r w:rsidRPr="002D7930">
        <w:rPr>
          <w:rFonts w:ascii="Times New Roman" w:eastAsia="Times New Roman" w:hAnsi="Times New Roman" w:cs="Times New Roman"/>
          <w:color w:val="000000"/>
          <w:kern w:val="0"/>
          <w:sz w:val="24"/>
          <w:szCs w:val="24"/>
          <w14:ligatures w14:val="none"/>
        </w:rPr>
        <w:t>RMSE</w:t>
      </w:r>
      <w:r w:rsidR="004039BA">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scores varied across models</w:t>
      </w:r>
      <w:r w:rsidR="00C76199">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however</w:t>
      </w:r>
      <w:r w:rsidR="00C76199">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certain variables were often among </w:t>
      </w:r>
      <w:r w:rsidRPr="008B32A8">
        <w:rPr>
          <w:rFonts w:ascii="Times New Roman" w:eastAsia="Times New Roman" w:hAnsi="Times New Roman" w:cs="Times New Roman"/>
          <w:color w:val="000000"/>
          <w:kern w:val="0"/>
          <w:sz w:val="24"/>
          <w:szCs w:val="24"/>
          <w14:ligatures w14:val="none"/>
        </w:rPr>
        <w:t xml:space="preserve">the </w:t>
      </w:r>
      <w:r w:rsidR="008B32A8" w:rsidRPr="008B32A8">
        <w:rPr>
          <w:rFonts w:ascii="Times New Roman" w:eastAsia="Times New Roman" w:hAnsi="Times New Roman" w:cs="Times New Roman"/>
          <w:color w:val="000000"/>
          <w:kern w:val="0"/>
          <w:sz w:val="24"/>
          <w:szCs w:val="24"/>
          <w14:ligatures w14:val="none"/>
        </w:rPr>
        <w:t xml:space="preserve">top two </w:t>
      </w:r>
      <w:r w:rsidRPr="00035B1B">
        <w:rPr>
          <w:rFonts w:ascii="Times New Roman" w:eastAsia="Times New Roman" w:hAnsi="Times New Roman" w:cs="Times New Roman"/>
          <w:color w:val="000000"/>
          <w:kern w:val="0"/>
          <w:sz w:val="24"/>
          <w:szCs w:val="24"/>
          <w14:ligatures w14:val="none"/>
        </w:rPr>
        <w:t>covariates</w:t>
      </w:r>
      <w:r w:rsidRPr="002D7930">
        <w:rPr>
          <w:rFonts w:ascii="Times New Roman" w:eastAsia="Times New Roman" w:hAnsi="Times New Roman" w:cs="Times New Roman"/>
          <w:color w:val="000000"/>
          <w:kern w:val="0"/>
          <w:sz w:val="24"/>
          <w:szCs w:val="24"/>
          <w14:ligatures w14:val="none"/>
        </w:rPr>
        <w:t xml:space="preserve"> across species and hatchery stocks</w:t>
      </w:r>
      <w:r w:rsidR="00713841">
        <w:rPr>
          <w:rFonts w:ascii="Times New Roman" w:eastAsia="Times New Roman" w:hAnsi="Times New Roman" w:cs="Times New Roman"/>
          <w:color w:val="000000"/>
          <w:kern w:val="0"/>
          <w:sz w:val="24"/>
          <w:szCs w:val="24"/>
          <w14:ligatures w14:val="none"/>
        </w:rPr>
        <w:t>:  PDO, NPGO, and SST</w:t>
      </w:r>
      <w:r w:rsidRPr="002D7930">
        <w:rPr>
          <w:rFonts w:ascii="Times New Roman" w:eastAsia="Times New Roman" w:hAnsi="Times New Roman" w:cs="Times New Roman"/>
          <w:color w:val="000000"/>
          <w:kern w:val="0"/>
          <w:sz w:val="24"/>
          <w:szCs w:val="24"/>
          <w14:ligatures w14:val="none"/>
        </w:rPr>
        <w:t xml:space="preserve"> (Summary Table </w:t>
      </w:r>
      <w:r w:rsidR="00120E52">
        <w:rPr>
          <w:rFonts w:ascii="Times New Roman" w:eastAsia="Times New Roman" w:hAnsi="Times New Roman" w:cs="Times New Roman"/>
          <w:color w:val="000000"/>
          <w:kern w:val="0"/>
          <w:sz w:val="24"/>
          <w:szCs w:val="24"/>
          <w14:ligatures w14:val="none"/>
        </w:rPr>
        <w:t>4</w:t>
      </w:r>
      <w:r w:rsidRPr="002D7930">
        <w:rPr>
          <w:rFonts w:ascii="Times New Roman" w:eastAsia="Times New Roman" w:hAnsi="Times New Roman" w:cs="Times New Roman"/>
          <w:color w:val="000000"/>
          <w:kern w:val="0"/>
          <w:sz w:val="24"/>
          <w:szCs w:val="24"/>
          <w14:ligatures w14:val="none"/>
        </w:rPr>
        <w:t>).</w:t>
      </w:r>
      <w:r w:rsidR="00713841">
        <w:rPr>
          <w:rFonts w:ascii="Times New Roman" w:eastAsia="Times New Roman" w:hAnsi="Times New Roman" w:cs="Times New Roman"/>
          <w:color w:val="000000"/>
          <w:kern w:val="0"/>
          <w:sz w:val="24"/>
          <w:szCs w:val="24"/>
          <w14:ligatures w14:val="none"/>
        </w:rPr>
        <w:t xml:space="preserve"> These oceanographic metrics suggest that summer marine conditions play a prominent role affecting fish survival.</w:t>
      </w:r>
    </w:p>
    <w:p w14:paraId="78C3E08D" w14:textId="05B1D699" w:rsidR="00226DC9" w:rsidRDefault="002D7930" w:rsidP="002D7930">
      <w:pPr>
        <w:spacing w:before="240" w:after="240" w:line="240" w:lineRule="auto"/>
        <w:rPr>
          <w:rFonts w:ascii="Times New Roman" w:eastAsia="Times New Roman" w:hAnsi="Times New Roman" w:cs="Times New Roman"/>
          <w:kern w:val="0"/>
          <w:sz w:val="24"/>
          <w:szCs w:val="24"/>
          <w14:ligatures w14:val="none"/>
        </w:rPr>
      </w:pPr>
      <w:commentRangeStart w:id="27"/>
      <w:commentRangeStart w:id="28"/>
      <w:r w:rsidRPr="002D7930">
        <w:rPr>
          <w:rFonts w:ascii="Times New Roman" w:eastAsia="Times New Roman" w:hAnsi="Times New Roman" w:cs="Times New Roman"/>
          <w:b/>
          <w:bCs/>
          <w:color w:val="000000"/>
          <w:kern w:val="0"/>
          <w:sz w:val="24"/>
          <w:szCs w:val="24"/>
          <w14:ligatures w14:val="none"/>
        </w:rPr>
        <w:t xml:space="preserve">Climate </w:t>
      </w:r>
      <w:r w:rsidR="00713841">
        <w:rPr>
          <w:rFonts w:ascii="Times New Roman" w:eastAsia="Times New Roman" w:hAnsi="Times New Roman" w:cs="Times New Roman"/>
          <w:b/>
          <w:bCs/>
          <w:color w:val="000000"/>
          <w:kern w:val="0"/>
          <w:sz w:val="24"/>
          <w:szCs w:val="24"/>
          <w14:ligatures w14:val="none"/>
        </w:rPr>
        <w:t>change effects on marine conditions</w:t>
      </w:r>
    </w:p>
    <w:p w14:paraId="33924E05" w14:textId="12D758A1" w:rsidR="005F7E14" w:rsidRDefault="00745CC0" w:rsidP="002D7930">
      <w:pPr>
        <w:spacing w:before="240" w:after="240" w:line="240" w:lineRule="auto"/>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To understand long term effects of changing climate on SARs in the future, it is important to be able to forecast predictor variables into the future; unfortunately, accessible forecast products don’t exist for the majority of metrics included in our analysis. Despite this limitation, there is work summarizing the direction of change for some variables, using </w:t>
      </w:r>
      <w:r w:rsidR="002D7930" w:rsidRPr="002D7930">
        <w:rPr>
          <w:rFonts w:ascii="Times New Roman" w:eastAsia="Times New Roman" w:hAnsi="Times New Roman" w:cs="Times New Roman"/>
          <w:color w:val="000000"/>
          <w:kern w:val="0"/>
          <w:sz w:val="24"/>
          <w:szCs w:val="24"/>
          <w14:ligatures w14:val="none"/>
        </w:rPr>
        <w:t xml:space="preserve">projected physical ocean models. These studies have suggested that while the spatial patterning of </w:t>
      </w:r>
      <w:r w:rsidR="00065FCE">
        <w:rPr>
          <w:rFonts w:ascii="Times New Roman" w:eastAsia="Times New Roman" w:hAnsi="Times New Roman" w:cs="Times New Roman"/>
          <w:color w:val="000000"/>
          <w:kern w:val="0"/>
          <w:sz w:val="24"/>
          <w:szCs w:val="24"/>
          <w14:ligatures w14:val="none"/>
        </w:rPr>
        <w:t>the Pacific decadal oscillation (</w:t>
      </w:r>
      <w:r w:rsidR="002D7930" w:rsidRPr="002D7930">
        <w:rPr>
          <w:rFonts w:ascii="Times New Roman" w:eastAsia="Times New Roman" w:hAnsi="Times New Roman" w:cs="Times New Roman"/>
          <w:color w:val="000000"/>
          <w:kern w:val="0"/>
          <w:sz w:val="24"/>
          <w:szCs w:val="24"/>
          <w14:ligatures w14:val="none"/>
        </w:rPr>
        <w:t>PDO</w:t>
      </w:r>
      <w:r w:rsidR="00065FCE">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may be similar under a warming climate, variability in wind stress and the amplitude of PDO is expected to decrease in the future (Zhang and Delworth 2016). Climate projections have also suggested that the </w:t>
      </w:r>
      <w:r w:rsidR="00065FCE">
        <w:rPr>
          <w:rFonts w:ascii="Times New Roman" w:eastAsia="Times New Roman" w:hAnsi="Times New Roman" w:cs="Times New Roman"/>
          <w:color w:val="000000"/>
          <w:kern w:val="0"/>
          <w:sz w:val="24"/>
          <w:szCs w:val="24"/>
          <w14:ligatures w14:val="none"/>
        </w:rPr>
        <w:t>North Pacific gyre oscillation (</w:t>
      </w:r>
      <w:r w:rsidR="002D7930" w:rsidRPr="002D7930">
        <w:rPr>
          <w:rFonts w:ascii="Times New Roman" w:eastAsia="Times New Roman" w:hAnsi="Times New Roman" w:cs="Times New Roman"/>
          <w:color w:val="000000"/>
          <w:kern w:val="0"/>
          <w:sz w:val="24"/>
          <w:szCs w:val="24"/>
          <w14:ligatures w14:val="none"/>
        </w:rPr>
        <w:t>NPGO</w:t>
      </w:r>
      <w:r w:rsidR="00065FCE">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 </w:t>
      </w:r>
      <w:r w:rsidR="00394178">
        <w:rPr>
          <w:rFonts w:ascii="Times New Roman" w:eastAsia="Times New Roman" w:hAnsi="Times New Roman" w:cs="Times New Roman"/>
          <w:color w:val="000000"/>
          <w:kern w:val="0"/>
          <w:sz w:val="24"/>
          <w:szCs w:val="24"/>
          <w14:ligatures w14:val="none"/>
        </w:rPr>
        <w:t>will increase in</w:t>
      </w:r>
      <w:r w:rsidR="002D7930" w:rsidRPr="002D7930">
        <w:rPr>
          <w:rFonts w:ascii="Times New Roman" w:eastAsia="Times New Roman" w:hAnsi="Times New Roman" w:cs="Times New Roman"/>
          <w:color w:val="000000"/>
          <w:kern w:val="0"/>
          <w:sz w:val="24"/>
          <w:szCs w:val="24"/>
          <w14:ligatures w14:val="none"/>
        </w:rPr>
        <w:t xml:space="preserve"> variability over time and become increasingly coupled to other physical processes (Di Lorenzo et al. 2008). While the intensity of upwelling in the California Current is not expected to increase in future climate scenarios, the duration is projected to slightly decrease, but not as much as in other upwelling systems around the world (Wang et al. 2015). Finally, we expect increased intensity and variability around marine heat waves (MHWs), coupled with reduced mixed layer depth and increased surface warming (Oliver et al. 2019; </w:t>
      </w:r>
      <w:proofErr w:type="spellStart"/>
      <w:r w:rsidR="002D7930" w:rsidRPr="002D7930">
        <w:rPr>
          <w:rFonts w:ascii="Times New Roman" w:eastAsia="Times New Roman" w:hAnsi="Times New Roman" w:cs="Times New Roman"/>
          <w:color w:val="000000"/>
          <w:kern w:val="0"/>
          <w:sz w:val="24"/>
          <w:szCs w:val="24"/>
          <w14:ligatures w14:val="none"/>
        </w:rPr>
        <w:t>Deser</w:t>
      </w:r>
      <w:proofErr w:type="spellEnd"/>
      <w:r w:rsidR="002D7930" w:rsidRPr="002D7930">
        <w:rPr>
          <w:rFonts w:ascii="Times New Roman" w:eastAsia="Times New Roman" w:hAnsi="Times New Roman" w:cs="Times New Roman"/>
          <w:color w:val="000000"/>
          <w:kern w:val="0"/>
          <w:sz w:val="24"/>
          <w:szCs w:val="24"/>
          <w14:ligatures w14:val="none"/>
        </w:rPr>
        <w:t xml:space="preserve"> et al. 2024).  </w:t>
      </w:r>
      <w:commentRangeEnd w:id="27"/>
      <w:r w:rsidR="00713841">
        <w:rPr>
          <w:rStyle w:val="CommentReference"/>
        </w:rPr>
        <w:commentReference w:id="27"/>
      </w:r>
      <w:commentRangeEnd w:id="28"/>
      <w:r>
        <w:rPr>
          <w:rStyle w:val="CommentReference"/>
        </w:rPr>
        <w:commentReference w:id="28"/>
      </w:r>
    </w:p>
    <w:p w14:paraId="0206EC0F" w14:textId="00AC0780" w:rsidR="005F7E14" w:rsidRDefault="00617AF5" w:rsidP="005F7E14">
      <w:pPr>
        <w:spacing w:after="240" w:line="24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Assessing population trends</w:t>
      </w:r>
    </w:p>
    <w:p w14:paraId="119E338D" w14:textId="5176C5E9" w:rsidR="00E543A1" w:rsidRDefault="00617AF5" w:rsidP="008C5975">
      <w:pPr>
        <w:spacing w:before="240"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We used dynamic generalized linear models to </w:t>
      </w:r>
      <w:r w:rsidR="007936AA">
        <w:rPr>
          <w:rFonts w:ascii="Times New Roman" w:eastAsia="Times New Roman" w:hAnsi="Times New Roman" w:cs="Times New Roman"/>
          <w:kern w:val="0"/>
          <w:sz w:val="24"/>
          <w:szCs w:val="24"/>
          <w14:ligatures w14:val="none"/>
        </w:rPr>
        <w:t xml:space="preserve">quantify </w:t>
      </w:r>
      <w:r>
        <w:rPr>
          <w:rFonts w:ascii="Times New Roman" w:eastAsia="Times New Roman" w:hAnsi="Times New Roman" w:cs="Times New Roman"/>
          <w:kern w:val="0"/>
          <w:sz w:val="24"/>
          <w:szCs w:val="24"/>
          <w14:ligatures w14:val="none"/>
        </w:rPr>
        <w:t>the average long-term (across all years of data) and recent (across the last 5-years of data) trends in SAR</w:t>
      </w:r>
      <w:r w:rsidR="007936AA">
        <w:rPr>
          <w:rFonts w:ascii="Times New Roman" w:eastAsia="Times New Roman" w:hAnsi="Times New Roman" w:cs="Times New Roman"/>
          <w:kern w:val="0"/>
          <w:sz w:val="24"/>
          <w:szCs w:val="24"/>
          <w14:ligatures w14:val="none"/>
        </w:rPr>
        <w:t>, ignoring all other covariates</w:t>
      </w:r>
      <w:r>
        <w:rPr>
          <w:rFonts w:ascii="Times New Roman" w:eastAsia="Times New Roman" w:hAnsi="Times New Roman" w:cs="Times New Roman"/>
          <w:kern w:val="0"/>
          <w:sz w:val="24"/>
          <w:szCs w:val="24"/>
          <w14:ligatures w14:val="none"/>
        </w:rPr>
        <w:t xml:space="preserve"> </w:t>
      </w:r>
      <w:commentRangeStart w:id="29"/>
      <w:r>
        <w:rPr>
          <w:rFonts w:ascii="Times New Roman" w:eastAsia="Times New Roman" w:hAnsi="Times New Roman" w:cs="Times New Roman"/>
          <w:kern w:val="0"/>
          <w:sz w:val="24"/>
          <w:szCs w:val="24"/>
          <w14:ligatures w14:val="none"/>
        </w:rPr>
        <w:t xml:space="preserve">(Table </w:t>
      </w:r>
      <w:r w:rsidR="000B7492">
        <w:rPr>
          <w:rFonts w:ascii="Times New Roman" w:eastAsia="Times New Roman" w:hAnsi="Times New Roman" w:cs="Times New Roman"/>
          <w:kern w:val="0"/>
          <w:sz w:val="24"/>
          <w:szCs w:val="24"/>
          <w14:ligatures w14:val="none"/>
        </w:rPr>
        <w:t>4</w:t>
      </w:r>
      <w:r>
        <w:rPr>
          <w:rFonts w:ascii="Times New Roman" w:eastAsia="Times New Roman" w:hAnsi="Times New Roman" w:cs="Times New Roman"/>
          <w:kern w:val="0"/>
          <w:sz w:val="24"/>
          <w:szCs w:val="24"/>
          <w14:ligatures w14:val="none"/>
        </w:rPr>
        <w:t xml:space="preserve">). </w:t>
      </w:r>
      <w:commentRangeEnd w:id="29"/>
      <w:r w:rsidR="00745CC0">
        <w:rPr>
          <w:rStyle w:val="CommentReference"/>
        </w:rPr>
        <w:commentReference w:id="29"/>
      </w:r>
      <w:r>
        <w:rPr>
          <w:rFonts w:ascii="Times New Roman" w:eastAsia="Times New Roman" w:hAnsi="Times New Roman" w:cs="Times New Roman"/>
          <w:kern w:val="0"/>
          <w:sz w:val="24"/>
          <w:szCs w:val="24"/>
          <w14:ligatures w14:val="none"/>
        </w:rPr>
        <w:t xml:space="preserve">Negative values denote a </w:t>
      </w:r>
      <w:r w:rsidR="008C5975">
        <w:rPr>
          <w:rFonts w:ascii="Times New Roman" w:eastAsia="Times New Roman" w:hAnsi="Times New Roman" w:cs="Times New Roman"/>
          <w:kern w:val="0"/>
          <w:sz w:val="24"/>
          <w:szCs w:val="24"/>
          <w14:ligatures w14:val="none"/>
        </w:rPr>
        <w:t xml:space="preserve">decreasing rate of SARs. </w:t>
      </w:r>
      <w:r w:rsidR="00425D54">
        <w:rPr>
          <w:rFonts w:ascii="Times New Roman" w:eastAsia="Times New Roman" w:hAnsi="Times New Roman" w:cs="Times New Roman"/>
          <w:kern w:val="0"/>
          <w:sz w:val="24"/>
          <w:szCs w:val="24"/>
          <w14:ligatures w14:val="none"/>
        </w:rPr>
        <w:t>Many of these</w:t>
      </w:r>
      <w:commentRangeStart w:id="30"/>
      <w:r w:rsidR="008913DB">
        <w:rPr>
          <w:rFonts w:ascii="Times New Roman" w:eastAsia="Times New Roman" w:hAnsi="Times New Roman" w:cs="Times New Roman"/>
          <w:kern w:val="0"/>
          <w:sz w:val="24"/>
          <w:szCs w:val="24"/>
          <w14:ligatures w14:val="none"/>
        </w:rPr>
        <w:t xml:space="preserve"> hatchery programs have negative trends in both average long term and short-term SARs, however some select programs (e.g. </w:t>
      </w:r>
      <w:del w:id="31" w:author="Eric Ward" w:date="2024-10-09T16:55:00Z" w16du:dateUtc="2024-10-09T23:55:00Z">
        <w:r w:rsidR="00425D54" w:rsidDel="00FD2F47">
          <w:rPr>
            <w:rFonts w:ascii="Times New Roman" w:eastAsia="Times New Roman" w:hAnsi="Times New Roman" w:cs="Times New Roman"/>
            <w:kern w:val="0"/>
            <w:sz w:val="24"/>
            <w:szCs w:val="24"/>
            <w14:ligatures w14:val="none"/>
          </w:rPr>
          <w:delText>Siletz and Nehalem steelhead</w:delText>
        </w:r>
      </w:del>
      <w:ins w:id="32" w:author="Eric Ward" w:date="2024-10-09T16:55:00Z" w16du:dateUtc="2024-10-09T23:55:00Z">
        <w:r w:rsidR="00FD2F47">
          <w:rPr>
            <w:rFonts w:ascii="Times New Roman" w:eastAsia="Times New Roman" w:hAnsi="Times New Roman" w:cs="Times New Roman"/>
            <w:kern w:val="0"/>
            <w:sz w:val="24"/>
            <w:szCs w:val="24"/>
            <w14:ligatures w14:val="none"/>
          </w:rPr>
          <w:t>Elk River fall Chinook</w:t>
        </w:r>
      </w:ins>
      <w:r w:rsidR="00425D54">
        <w:rPr>
          <w:rFonts w:ascii="Times New Roman" w:eastAsia="Times New Roman" w:hAnsi="Times New Roman" w:cs="Times New Roman"/>
          <w:kern w:val="0"/>
          <w:sz w:val="24"/>
          <w:szCs w:val="24"/>
          <w14:ligatures w14:val="none"/>
        </w:rPr>
        <w:t xml:space="preserve">) </w:t>
      </w:r>
      <w:r w:rsidR="008913DB">
        <w:rPr>
          <w:rFonts w:ascii="Times New Roman" w:eastAsia="Times New Roman" w:hAnsi="Times New Roman" w:cs="Times New Roman"/>
          <w:kern w:val="0"/>
          <w:sz w:val="24"/>
          <w:szCs w:val="24"/>
          <w14:ligatures w14:val="none"/>
        </w:rPr>
        <w:t xml:space="preserve">show positive </w:t>
      </w:r>
      <w:r w:rsidR="00425D54">
        <w:rPr>
          <w:rFonts w:ascii="Times New Roman" w:eastAsia="Times New Roman" w:hAnsi="Times New Roman" w:cs="Times New Roman"/>
          <w:kern w:val="0"/>
          <w:sz w:val="24"/>
          <w:szCs w:val="24"/>
          <w14:ligatures w14:val="none"/>
        </w:rPr>
        <w:t xml:space="preserve">average </w:t>
      </w:r>
      <w:r w:rsidR="008913DB">
        <w:rPr>
          <w:rFonts w:ascii="Times New Roman" w:eastAsia="Times New Roman" w:hAnsi="Times New Roman" w:cs="Times New Roman"/>
          <w:kern w:val="0"/>
          <w:sz w:val="24"/>
          <w:szCs w:val="24"/>
          <w14:ligatures w14:val="none"/>
        </w:rPr>
        <w:t>long</w:t>
      </w:r>
      <w:r w:rsidR="00AE190F">
        <w:rPr>
          <w:rFonts w:ascii="Times New Roman" w:eastAsia="Times New Roman" w:hAnsi="Times New Roman" w:cs="Times New Roman"/>
          <w:kern w:val="0"/>
          <w:sz w:val="24"/>
          <w:szCs w:val="24"/>
          <w14:ligatures w14:val="none"/>
        </w:rPr>
        <w:t>-</w:t>
      </w:r>
      <w:r w:rsidR="005715ED">
        <w:rPr>
          <w:rFonts w:ascii="Times New Roman" w:eastAsia="Times New Roman" w:hAnsi="Times New Roman" w:cs="Times New Roman"/>
          <w:kern w:val="0"/>
          <w:sz w:val="24"/>
          <w:szCs w:val="24"/>
          <w14:ligatures w14:val="none"/>
        </w:rPr>
        <w:t xml:space="preserve"> </w:t>
      </w:r>
      <w:r w:rsidR="008913DB">
        <w:rPr>
          <w:rFonts w:ascii="Times New Roman" w:eastAsia="Times New Roman" w:hAnsi="Times New Roman" w:cs="Times New Roman"/>
          <w:kern w:val="0"/>
          <w:sz w:val="24"/>
          <w:szCs w:val="24"/>
          <w14:ligatures w14:val="none"/>
        </w:rPr>
        <w:t xml:space="preserve">term and </w:t>
      </w:r>
      <w:r w:rsidR="00AE190F">
        <w:rPr>
          <w:rFonts w:ascii="Times New Roman" w:eastAsia="Times New Roman" w:hAnsi="Times New Roman" w:cs="Times New Roman"/>
          <w:kern w:val="0"/>
          <w:sz w:val="24"/>
          <w:szCs w:val="24"/>
          <w14:ligatures w14:val="none"/>
        </w:rPr>
        <w:t>short</w:t>
      </w:r>
      <w:r w:rsidR="005715ED">
        <w:rPr>
          <w:rFonts w:ascii="Times New Roman" w:eastAsia="Times New Roman" w:hAnsi="Times New Roman" w:cs="Times New Roman"/>
          <w:kern w:val="0"/>
          <w:sz w:val="24"/>
          <w:szCs w:val="24"/>
          <w14:ligatures w14:val="none"/>
        </w:rPr>
        <w:t xml:space="preserve"> </w:t>
      </w:r>
      <w:r w:rsidR="00AE190F">
        <w:rPr>
          <w:rFonts w:ascii="Times New Roman" w:eastAsia="Times New Roman" w:hAnsi="Times New Roman" w:cs="Times New Roman"/>
          <w:kern w:val="0"/>
          <w:sz w:val="24"/>
          <w:szCs w:val="24"/>
          <w14:ligatures w14:val="none"/>
        </w:rPr>
        <w:t>term</w:t>
      </w:r>
      <w:r w:rsidR="008913DB">
        <w:rPr>
          <w:rFonts w:ascii="Times New Roman" w:eastAsia="Times New Roman" w:hAnsi="Times New Roman" w:cs="Times New Roman"/>
          <w:kern w:val="0"/>
          <w:sz w:val="24"/>
          <w:szCs w:val="24"/>
          <w14:ligatures w14:val="none"/>
        </w:rPr>
        <w:t xml:space="preserve"> trends. </w:t>
      </w:r>
      <w:commentRangeEnd w:id="30"/>
      <w:r w:rsidR="00B82F80">
        <w:rPr>
          <w:rStyle w:val="CommentReference"/>
        </w:rPr>
        <w:commentReference w:id="30"/>
      </w:r>
      <w:ins w:id="33" w:author="LORION Chris M * ODFW" w:date="2024-10-08T13:48:00Z" w16du:dateUtc="2024-10-08T20:48:00Z">
        <w:r w:rsidR="00C15C95">
          <w:rPr>
            <w:rFonts w:ascii="Times New Roman" w:eastAsia="Times New Roman" w:hAnsi="Times New Roman" w:cs="Times New Roman"/>
            <w:kern w:val="0"/>
            <w:sz w:val="24"/>
            <w:szCs w:val="24"/>
            <w14:ligatures w14:val="none"/>
          </w:rPr>
          <w:t xml:space="preserve">Cyclical </w:t>
        </w:r>
      </w:ins>
      <w:ins w:id="34" w:author="LORION Chris M * ODFW" w:date="2024-10-08T13:49:00Z" w16du:dateUtc="2024-10-08T20:49:00Z">
        <w:r w:rsidR="00C15C95">
          <w:rPr>
            <w:rFonts w:ascii="Times New Roman" w:eastAsia="Times New Roman" w:hAnsi="Times New Roman" w:cs="Times New Roman"/>
            <w:kern w:val="0"/>
            <w:sz w:val="24"/>
            <w:szCs w:val="24"/>
            <w14:ligatures w14:val="none"/>
          </w:rPr>
          <w:t xml:space="preserve">patterns of survival were evident in many of the programs, and so trend analysis results </w:t>
        </w:r>
      </w:ins>
      <w:ins w:id="35" w:author="LORION Chris M * ODFW" w:date="2024-10-08T13:50:00Z" w16du:dateUtc="2024-10-08T20:50:00Z">
        <w:r w:rsidR="00C15C95">
          <w:rPr>
            <w:rFonts w:ascii="Times New Roman" w:eastAsia="Times New Roman" w:hAnsi="Times New Roman" w:cs="Times New Roman"/>
            <w:kern w:val="0"/>
            <w:sz w:val="24"/>
            <w:szCs w:val="24"/>
            <w14:ligatures w14:val="none"/>
          </w:rPr>
          <w:t xml:space="preserve">were sensitive to the </w:t>
        </w:r>
      </w:ins>
      <w:ins w:id="36" w:author="LORION Chris M * ODFW" w:date="2024-10-08T13:47:00Z" w16du:dateUtc="2024-10-08T20:47:00Z">
        <w:r w:rsidR="00C15C95">
          <w:rPr>
            <w:rFonts w:ascii="Times New Roman" w:eastAsia="Times New Roman" w:hAnsi="Times New Roman" w:cs="Times New Roman"/>
            <w:kern w:val="0"/>
            <w:sz w:val="24"/>
            <w:szCs w:val="24"/>
            <w14:ligatures w14:val="none"/>
          </w:rPr>
          <w:t xml:space="preserve">particular </w:t>
        </w:r>
      </w:ins>
      <w:ins w:id="37" w:author="LORION Chris M * ODFW" w:date="2024-10-08T13:51:00Z" w16du:dateUtc="2024-10-08T20:51:00Z">
        <w:r w:rsidR="00C15C95">
          <w:rPr>
            <w:rFonts w:ascii="Times New Roman" w:eastAsia="Times New Roman" w:hAnsi="Times New Roman" w:cs="Times New Roman"/>
            <w:kern w:val="0"/>
            <w:sz w:val="24"/>
            <w:szCs w:val="24"/>
            <w14:ligatures w14:val="none"/>
          </w:rPr>
          <w:t>time window</w:t>
        </w:r>
      </w:ins>
      <w:ins w:id="38" w:author="LORION Chris M * ODFW" w:date="2024-10-08T13:47:00Z" w16du:dateUtc="2024-10-08T20:47:00Z">
        <w:r w:rsidR="00C15C95">
          <w:rPr>
            <w:rFonts w:ascii="Times New Roman" w:eastAsia="Times New Roman" w:hAnsi="Times New Roman" w:cs="Times New Roman"/>
            <w:kern w:val="0"/>
            <w:sz w:val="24"/>
            <w:szCs w:val="24"/>
            <w14:ligatures w14:val="none"/>
          </w:rPr>
          <w:t xml:space="preserve"> </w:t>
        </w:r>
      </w:ins>
      <w:ins w:id="39" w:author="LORION Chris M * ODFW" w:date="2024-10-08T13:51:00Z" w16du:dateUtc="2024-10-08T20:51:00Z">
        <w:r w:rsidR="00C15C95">
          <w:rPr>
            <w:rFonts w:ascii="Times New Roman" w:eastAsia="Times New Roman" w:hAnsi="Times New Roman" w:cs="Times New Roman"/>
            <w:kern w:val="0"/>
            <w:sz w:val="24"/>
            <w:szCs w:val="24"/>
            <w14:ligatures w14:val="none"/>
          </w:rPr>
          <w:t>examined</w:t>
        </w:r>
      </w:ins>
      <w:ins w:id="40" w:author="LORION Chris M * ODFW" w:date="2024-10-08T13:48:00Z" w16du:dateUtc="2024-10-08T20:48:00Z">
        <w:r w:rsidR="00C15C95">
          <w:rPr>
            <w:rFonts w:ascii="Times New Roman" w:eastAsia="Times New Roman" w:hAnsi="Times New Roman" w:cs="Times New Roman"/>
            <w:kern w:val="0"/>
            <w:sz w:val="24"/>
            <w:szCs w:val="24"/>
            <w14:ligatures w14:val="none"/>
          </w:rPr>
          <w:t xml:space="preserve">. </w:t>
        </w:r>
      </w:ins>
      <w:ins w:id="41" w:author="LORION Chris M * ODFW" w:date="2024-10-08T13:57:00Z" w16du:dateUtc="2024-10-08T20:57:00Z">
        <w:r w:rsidR="00E808D0">
          <w:rPr>
            <w:rFonts w:ascii="Times New Roman" w:eastAsia="Times New Roman" w:hAnsi="Times New Roman" w:cs="Times New Roman"/>
            <w:kern w:val="0"/>
            <w:sz w:val="24"/>
            <w:szCs w:val="24"/>
            <w14:ligatures w14:val="none"/>
          </w:rPr>
          <w:t>T</w:t>
        </w:r>
      </w:ins>
      <w:ins w:id="42" w:author="LORION Chris M * ODFW" w:date="2024-10-08T13:56:00Z" w16du:dateUtc="2024-10-08T20:56:00Z">
        <w:r w:rsidR="00E808D0">
          <w:rPr>
            <w:rFonts w:ascii="Times New Roman" w:eastAsia="Times New Roman" w:hAnsi="Times New Roman" w:cs="Times New Roman"/>
            <w:kern w:val="0"/>
            <w:sz w:val="24"/>
            <w:szCs w:val="24"/>
            <w14:ligatures w14:val="none"/>
          </w:rPr>
          <w:t xml:space="preserve">he short-term negative SAR trends we observed for many programs </w:t>
        </w:r>
      </w:ins>
      <w:ins w:id="43" w:author="LORION Chris M * ODFW" w:date="2024-10-08T13:57:00Z" w16du:dateUtc="2024-10-08T20:57:00Z">
        <w:r w:rsidR="00E808D0">
          <w:rPr>
            <w:rFonts w:ascii="Times New Roman" w:eastAsia="Times New Roman" w:hAnsi="Times New Roman" w:cs="Times New Roman"/>
            <w:kern w:val="0"/>
            <w:sz w:val="24"/>
            <w:szCs w:val="24"/>
            <w14:ligatures w14:val="none"/>
          </w:rPr>
          <w:t>were not surprising g</w:t>
        </w:r>
      </w:ins>
      <w:ins w:id="44" w:author="LORION Chris M * ODFW" w:date="2024-10-08T13:51:00Z" w16du:dateUtc="2024-10-08T20:51:00Z">
        <w:r w:rsidR="00C15C95">
          <w:rPr>
            <w:rFonts w:ascii="Times New Roman" w:eastAsia="Times New Roman" w:hAnsi="Times New Roman" w:cs="Times New Roman"/>
            <w:kern w:val="0"/>
            <w:sz w:val="24"/>
            <w:szCs w:val="24"/>
            <w14:ligatures w14:val="none"/>
          </w:rPr>
          <w:t>iven that our time series ended in a period of marine ecosystem disturbance (Morgan et al. 2019)</w:t>
        </w:r>
      </w:ins>
      <w:ins w:id="45" w:author="LORION Chris M * ODFW" w:date="2024-10-08T13:57:00Z" w16du:dateUtc="2024-10-08T20:57:00Z">
        <w:r w:rsidR="00E808D0">
          <w:rPr>
            <w:rFonts w:ascii="Times New Roman" w:eastAsia="Times New Roman" w:hAnsi="Times New Roman" w:cs="Times New Roman"/>
            <w:kern w:val="0"/>
            <w:sz w:val="24"/>
            <w:szCs w:val="24"/>
            <w14:ligatures w14:val="none"/>
          </w:rPr>
          <w:t>.</w:t>
        </w:r>
      </w:ins>
      <w:ins w:id="46" w:author="LORION Chris M * ODFW" w:date="2024-10-08T13:52:00Z" w16du:dateUtc="2024-10-08T20:52:00Z">
        <w:r w:rsidR="00C15C95">
          <w:rPr>
            <w:rFonts w:ascii="Times New Roman" w:eastAsia="Times New Roman" w:hAnsi="Times New Roman" w:cs="Times New Roman"/>
            <w:kern w:val="0"/>
            <w:sz w:val="24"/>
            <w:szCs w:val="24"/>
            <w14:ligatures w14:val="none"/>
          </w:rPr>
          <w:t xml:space="preserve"> </w:t>
        </w:r>
      </w:ins>
      <w:ins w:id="47" w:author="LORION Chris M * ODFW" w:date="2024-10-08T14:08:00Z" w16du:dateUtc="2024-10-08T21:08:00Z">
        <w:r w:rsidR="00E77907">
          <w:rPr>
            <w:rFonts w:ascii="Times New Roman" w:eastAsia="Times New Roman" w:hAnsi="Times New Roman" w:cs="Times New Roman"/>
            <w:kern w:val="0"/>
            <w:sz w:val="24"/>
            <w:szCs w:val="24"/>
            <w14:ligatures w14:val="none"/>
          </w:rPr>
          <w:t>Nevertheless</w:t>
        </w:r>
      </w:ins>
      <w:ins w:id="48" w:author="LORION Chris M * ODFW" w:date="2024-10-08T13:59:00Z" w16du:dateUtc="2024-10-08T20:59:00Z">
        <w:r w:rsidR="00E808D0">
          <w:rPr>
            <w:rFonts w:ascii="Times New Roman" w:eastAsia="Times New Roman" w:hAnsi="Times New Roman" w:cs="Times New Roman"/>
            <w:kern w:val="0"/>
            <w:sz w:val="24"/>
            <w:szCs w:val="24"/>
            <w14:ligatures w14:val="none"/>
          </w:rPr>
          <w:t>,</w:t>
        </w:r>
      </w:ins>
      <w:ins w:id="49" w:author="LORION Chris M * ODFW" w:date="2024-10-08T13:40:00Z" w16du:dateUtc="2024-10-08T20:40:00Z">
        <w:r w:rsidR="00032B8F">
          <w:rPr>
            <w:rFonts w:ascii="Times New Roman" w:eastAsia="Times New Roman" w:hAnsi="Times New Roman" w:cs="Times New Roman"/>
            <w:kern w:val="0"/>
            <w:sz w:val="24"/>
            <w:szCs w:val="24"/>
            <w14:ligatures w14:val="none"/>
          </w:rPr>
          <w:t xml:space="preserve"> </w:t>
        </w:r>
      </w:ins>
      <w:ins w:id="50" w:author="LORION Chris M * ODFW" w:date="2024-10-08T14:02:00Z" w16du:dateUtc="2024-10-08T21:02:00Z">
        <w:r w:rsidR="00E808D0">
          <w:rPr>
            <w:rFonts w:ascii="Times New Roman" w:eastAsia="Times New Roman" w:hAnsi="Times New Roman" w:cs="Times New Roman"/>
            <w:kern w:val="0"/>
            <w:sz w:val="24"/>
            <w:szCs w:val="24"/>
            <w14:ligatures w14:val="none"/>
          </w:rPr>
          <w:t xml:space="preserve">if </w:t>
        </w:r>
      </w:ins>
      <w:ins w:id="51" w:author="LORION Chris M * ODFW" w:date="2024-10-08T14:09:00Z" w16du:dateUtc="2024-10-08T21:09:00Z">
        <w:r w:rsidR="00E77907">
          <w:rPr>
            <w:rFonts w:ascii="Times New Roman" w:eastAsia="Times New Roman" w:hAnsi="Times New Roman" w:cs="Times New Roman"/>
            <w:kern w:val="0"/>
            <w:sz w:val="24"/>
            <w:szCs w:val="24"/>
            <w14:ligatures w14:val="none"/>
          </w:rPr>
          <w:t xml:space="preserve">the </w:t>
        </w:r>
      </w:ins>
      <w:ins w:id="52" w:author="LORION Chris M * ODFW" w:date="2024-10-08T14:02:00Z" w16du:dateUtc="2024-10-08T21:02:00Z">
        <w:r w:rsidR="00E808D0">
          <w:rPr>
            <w:rFonts w:ascii="Times New Roman" w:eastAsia="Times New Roman" w:hAnsi="Times New Roman" w:cs="Times New Roman"/>
            <w:kern w:val="0"/>
            <w:sz w:val="24"/>
            <w:szCs w:val="24"/>
            <w14:ligatures w14:val="none"/>
          </w:rPr>
          <w:t xml:space="preserve">long-term negative </w:t>
        </w:r>
      </w:ins>
      <w:ins w:id="53" w:author="LORION Chris M * ODFW" w:date="2024-10-08T14:09:00Z" w16du:dateUtc="2024-10-08T21:09:00Z">
        <w:r w:rsidR="00E77907">
          <w:rPr>
            <w:rFonts w:ascii="Times New Roman" w:eastAsia="Times New Roman" w:hAnsi="Times New Roman" w:cs="Times New Roman"/>
            <w:kern w:val="0"/>
            <w:sz w:val="24"/>
            <w:szCs w:val="24"/>
            <w14:ligatures w14:val="none"/>
          </w:rPr>
          <w:t xml:space="preserve">trends </w:t>
        </w:r>
      </w:ins>
      <w:ins w:id="54" w:author="LORION Chris M * ODFW" w:date="2024-10-08T14:02:00Z" w16du:dateUtc="2024-10-08T21:02:00Z">
        <w:r w:rsidR="00E808D0">
          <w:rPr>
            <w:rFonts w:ascii="Times New Roman" w:eastAsia="Times New Roman" w:hAnsi="Times New Roman" w:cs="Times New Roman"/>
            <w:kern w:val="0"/>
            <w:sz w:val="24"/>
            <w:szCs w:val="24"/>
            <w14:ligatures w14:val="none"/>
          </w:rPr>
          <w:t xml:space="preserve">observed </w:t>
        </w:r>
      </w:ins>
      <w:ins w:id="55" w:author="LORION Chris M * ODFW" w:date="2024-10-08T14:03:00Z" w16du:dateUtc="2024-10-08T21:03:00Z">
        <w:r w:rsidR="00E808D0">
          <w:rPr>
            <w:rFonts w:ascii="Times New Roman" w:eastAsia="Times New Roman" w:hAnsi="Times New Roman" w:cs="Times New Roman"/>
            <w:kern w:val="0"/>
            <w:sz w:val="24"/>
            <w:szCs w:val="24"/>
            <w14:ligatures w14:val="none"/>
          </w:rPr>
          <w:t xml:space="preserve">in </w:t>
        </w:r>
      </w:ins>
      <w:ins w:id="56" w:author="LORION Chris M * ODFW" w:date="2024-10-08T14:01:00Z" w16du:dateUtc="2024-10-08T21:01:00Z">
        <w:r w:rsidR="00E808D0">
          <w:rPr>
            <w:rFonts w:ascii="Times New Roman" w:eastAsia="Times New Roman" w:hAnsi="Times New Roman" w:cs="Times New Roman"/>
            <w:kern w:val="0"/>
            <w:sz w:val="24"/>
            <w:szCs w:val="24"/>
            <w14:ligatures w14:val="none"/>
          </w:rPr>
          <w:t xml:space="preserve">several programs </w:t>
        </w:r>
      </w:ins>
      <w:ins w:id="57" w:author="LORION Chris M * ODFW" w:date="2024-10-08T14:03:00Z" w16du:dateUtc="2024-10-08T21:03:00Z">
        <w:r w:rsidR="00E808D0">
          <w:rPr>
            <w:rFonts w:ascii="Times New Roman" w:eastAsia="Times New Roman" w:hAnsi="Times New Roman" w:cs="Times New Roman"/>
            <w:kern w:val="0"/>
            <w:sz w:val="24"/>
            <w:szCs w:val="24"/>
            <w14:ligatures w14:val="none"/>
          </w:rPr>
          <w:t>continue, their future sustainability may be in question</w:t>
        </w:r>
      </w:ins>
      <w:ins w:id="58" w:author="LORION Chris M * ODFW" w:date="2024-10-08T14:04:00Z" w16du:dateUtc="2024-10-08T21:04:00Z">
        <w:r w:rsidR="00E808D0">
          <w:rPr>
            <w:rFonts w:ascii="Times New Roman" w:eastAsia="Times New Roman" w:hAnsi="Times New Roman" w:cs="Times New Roman"/>
            <w:kern w:val="0"/>
            <w:sz w:val="24"/>
            <w:szCs w:val="24"/>
            <w14:ligatures w14:val="none"/>
          </w:rPr>
          <w:t>. Pronounced negative long-term SAR trends were observed in several spring Chinook and summer steelhead programs</w:t>
        </w:r>
      </w:ins>
      <w:ins w:id="59" w:author="LORION Chris M * ODFW" w:date="2024-10-08T14:06:00Z" w16du:dateUtc="2024-10-08T21:06:00Z">
        <w:r w:rsidR="00E808D0">
          <w:rPr>
            <w:rFonts w:ascii="Times New Roman" w:eastAsia="Times New Roman" w:hAnsi="Times New Roman" w:cs="Times New Roman"/>
            <w:kern w:val="0"/>
            <w:sz w:val="24"/>
            <w:szCs w:val="24"/>
            <w14:ligatures w14:val="none"/>
          </w:rPr>
          <w:t xml:space="preserve">, and </w:t>
        </w:r>
      </w:ins>
      <w:ins w:id="60" w:author="LORION Chris M * ODFW" w:date="2024-10-08T14:07:00Z" w16du:dateUtc="2024-10-08T21:07:00Z">
        <w:r w:rsidR="00E77907">
          <w:rPr>
            <w:rFonts w:ascii="Times New Roman" w:eastAsia="Times New Roman" w:hAnsi="Times New Roman" w:cs="Times New Roman"/>
            <w:kern w:val="0"/>
            <w:sz w:val="24"/>
            <w:szCs w:val="24"/>
            <w14:ligatures w14:val="none"/>
          </w:rPr>
          <w:t xml:space="preserve">some of </w:t>
        </w:r>
      </w:ins>
      <w:ins w:id="61" w:author="LORION Chris M * ODFW" w:date="2024-10-08T14:06:00Z" w16du:dateUtc="2024-10-08T21:06:00Z">
        <w:r w:rsidR="00E808D0">
          <w:rPr>
            <w:rFonts w:ascii="Times New Roman" w:eastAsia="Times New Roman" w:hAnsi="Times New Roman" w:cs="Times New Roman"/>
            <w:kern w:val="0"/>
            <w:sz w:val="24"/>
            <w:szCs w:val="24"/>
            <w14:ligatures w14:val="none"/>
          </w:rPr>
          <w:t xml:space="preserve">these stocks </w:t>
        </w:r>
      </w:ins>
      <w:ins w:id="62" w:author="LORION Chris M * ODFW" w:date="2024-10-08T14:07:00Z" w16du:dateUtc="2024-10-08T21:07:00Z">
        <w:r w:rsidR="00E77907">
          <w:rPr>
            <w:rFonts w:ascii="Times New Roman" w:eastAsia="Times New Roman" w:hAnsi="Times New Roman" w:cs="Times New Roman"/>
            <w:kern w:val="0"/>
            <w:sz w:val="24"/>
            <w:szCs w:val="24"/>
            <w14:ligatures w14:val="none"/>
          </w:rPr>
          <w:t>are expected to have particularly high climate vul</w:t>
        </w:r>
      </w:ins>
      <w:ins w:id="63" w:author="LORION Chris M * ODFW" w:date="2024-10-08T14:08:00Z" w16du:dateUtc="2024-10-08T21:08:00Z">
        <w:r w:rsidR="00E77907">
          <w:rPr>
            <w:rFonts w:ascii="Times New Roman" w:eastAsia="Times New Roman" w:hAnsi="Times New Roman" w:cs="Times New Roman"/>
            <w:kern w:val="0"/>
            <w:sz w:val="24"/>
            <w:szCs w:val="24"/>
            <w14:ligatures w14:val="none"/>
          </w:rPr>
          <w:t xml:space="preserve">nerability (see next sub-section). </w:t>
        </w:r>
      </w:ins>
      <w:ins w:id="64" w:author="LORION Chris M * ODFW" w:date="2024-10-08T14:07:00Z" w16du:dateUtc="2024-10-08T21:07:00Z">
        <w:r w:rsidR="00E77907">
          <w:rPr>
            <w:rFonts w:ascii="Times New Roman" w:eastAsia="Times New Roman" w:hAnsi="Times New Roman" w:cs="Times New Roman"/>
            <w:kern w:val="0"/>
            <w:sz w:val="24"/>
            <w:szCs w:val="24"/>
            <w14:ligatures w14:val="none"/>
          </w:rPr>
          <w:t xml:space="preserve"> </w:t>
        </w:r>
      </w:ins>
    </w:p>
    <w:p w14:paraId="121D87B3"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Qualitative vulnerability assessment</w:t>
      </w:r>
    </w:p>
    <w:p w14:paraId="61424A5E" w14:textId="5C6ADB25" w:rsidR="008C5975" w:rsidRPr="002D7930" w:rsidRDefault="008C5975" w:rsidP="008C5975">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We conducted a qualitative </w:t>
      </w:r>
      <w:r w:rsidR="00B82F80">
        <w:rPr>
          <w:rFonts w:ascii="Times New Roman" w:eastAsia="Times New Roman" w:hAnsi="Times New Roman" w:cs="Times New Roman"/>
          <w:color w:val="000000"/>
          <w:kern w:val="0"/>
          <w:sz w:val="24"/>
          <w:szCs w:val="24"/>
          <w14:ligatures w14:val="none"/>
        </w:rPr>
        <w:t xml:space="preserve">climate </w:t>
      </w:r>
      <w:r w:rsidRPr="002D7930">
        <w:rPr>
          <w:rFonts w:ascii="Times New Roman" w:eastAsia="Times New Roman" w:hAnsi="Times New Roman" w:cs="Times New Roman"/>
          <w:color w:val="000000"/>
          <w:kern w:val="0"/>
          <w:sz w:val="24"/>
          <w:szCs w:val="24"/>
          <w14:ligatures w14:val="none"/>
        </w:rPr>
        <w:t xml:space="preserve">vulnerability assessment to determine the biological sensitivity of Oregon hatchery </w:t>
      </w:r>
      <w:ins w:id="65" w:author="LORION Chris M * ODFW" w:date="2024-10-08T10:38:00Z" w16du:dateUtc="2024-10-08T17:38:00Z">
        <w:r w:rsidR="005A2385">
          <w:rPr>
            <w:rFonts w:ascii="Times New Roman" w:eastAsia="Times New Roman" w:hAnsi="Times New Roman" w:cs="Times New Roman"/>
            <w:color w:val="000000"/>
            <w:kern w:val="0"/>
            <w:sz w:val="24"/>
            <w:szCs w:val="24"/>
            <w14:ligatures w14:val="none"/>
          </w:rPr>
          <w:t xml:space="preserve">salmon and steelhead </w:t>
        </w:r>
      </w:ins>
      <w:r w:rsidRPr="002D7930">
        <w:rPr>
          <w:rFonts w:ascii="Times New Roman" w:eastAsia="Times New Roman" w:hAnsi="Times New Roman" w:cs="Times New Roman"/>
          <w:color w:val="000000"/>
          <w:kern w:val="0"/>
          <w:sz w:val="24"/>
          <w:szCs w:val="24"/>
          <w14:ligatures w14:val="none"/>
        </w:rPr>
        <w:t>stocks</w:t>
      </w:r>
      <w:r w:rsidR="009D78EA">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w:t>
      </w:r>
      <w:r w:rsidR="009D78EA">
        <w:rPr>
          <w:rFonts w:ascii="Times New Roman" w:eastAsia="Times New Roman" w:hAnsi="Times New Roman" w:cs="Times New Roman"/>
          <w:color w:val="000000"/>
          <w:kern w:val="0"/>
          <w:sz w:val="24"/>
          <w:szCs w:val="24"/>
          <w14:ligatures w14:val="none"/>
        </w:rPr>
        <w:t xml:space="preserve">We </w:t>
      </w:r>
      <w:r w:rsidRPr="002D7930">
        <w:rPr>
          <w:rFonts w:ascii="Times New Roman" w:eastAsia="Times New Roman" w:hAnsi="Times New Roman" w:cs="Times New Roman"/>
          <w:color w:val="000000"/>
          <w:kern w:val="0"/>
          <w:sz w:val="24"/>
          <w:szCs w:val="24"/>
          <w14:ligatures w14:val="none"/>
        </w:rPr>
        <w:t>adapt</w:t>
      </w:r>
      <w:r w:rsidR="009D78EA">
        <w:rPr>
          <w:rFonts w:ascii="Times New Roman" w:eastAsia="Times New Roman" w:hAnsi="Times New Roman" w:cs="Times New Roman"/>
          <w:color w:val="000000"/>
          <w:kern w:val="0"/>
          <w:sz w:val="24"/>
          <w:szCs w:val="24"/>
          <w14:ligatures w14:val="none"/>
        </w:rPr>
        <w:t>ed</w:t>
      </w:r>
      <w:r w:rsidRPr="002D7930">
        <w:rPr>
          <w:rFonts w:ascii="Times New Roman" w:eastAsia="Times New Roman" w:hAnsi="Times New Roman" w:cs="Times New Roman"/>
          <w:color w:val="000000"/>
          <w:kern w:val="0"/>
          <w:sz w:val="24"/>
          <w:szCs w:val="24"/>
          <w14:ligatures w14:val="none"/>
        </w:rPr>
        <w:t xml:space="preserve"> the framework developed by Crozier et al. (2019) to focus on factors most relevant to hatchery fish (Summary </w:t>
      </w:r>
      <w:r w:rsidRPr="002D7930">
        <w:rPr>
          <w:rFonts w:ascii="Times New Roman" w:eastAsia="Times New Roman" w:hAnsi="Times New Roman" w:cs="Times New Roman"/>
          <w:color w:val="000000"/>
          <w:kern w:val="0"/>
          <w:sz w:val="24"/>
          <w:szCs w:val="24"/>
          <w14:ligatures w14:val="none"/>
        </w:rPr>
        <w:lastRenderedPageBreak/>
        <w:t xml:space="preserve">Table </w:t>
      </w:r>
      <w:r w:rsidR="00120E52">
        <w:rPr>
          <w:rFonts w:ascii="Times New Roman" w:eastAsia="Times New Roman" w:hAnsi="Times New Roman" w:cs="Times New Roman"/>
          <w:color w:val="000000"/>
          <w:kern w:val="0"/>
          <w:sz w:val="24"/>
          <w:szCs w:val="24"/>
          <w14:ligatures w14:val="none"/>
        </w:rPr>
        <w:t>6</w:t>
      </w:r>
      <w:r w:rsidR="00D91753">
        <w:rPr>
          <w:rFonts w:ascii="Times New Roman" w:eastAsia="Times New Roman" w:hAnsi="Times New Roman" w:cs="Times New Roman"/>
          <w:color w:val="000000"/>
          <w:kern w:val="0"/>
          <w:sz w:val="24"/>
          <w:szCs w:val="24"/>
          <w14:ligatures w14:val="none"/>
        </w:rPr>
        <w:t xml:space="preserve">a, </w:t>
      </w:r>
      <w:r w:rsidR="00120E52">
        <w:rPr>
          <w:rFonts w:ascii="Times New Roman" w:eastAsia="Times New Roman" w:hAnsi="Times New Roman" w:cs="Times New Roman"/>
          <w:color w:val="000000"/>
          <w:kern w:val="0"/>
          <w:sz w:val="24"/>
          <w:szCs w:val="24"/>
          <w14:ligatures w14:val="none"/>
        </w:rPr>
        <w:t>6</w:t>
      </w:r>
      <w:r w:rsidR="00D91753">
        <w:rPr>
          <w:rFonts w:ascii="Times New Roman" w:eastAsia="Times New Roman" w:hAnsi="Times New Roman" w:cs="Times New Roman"/>
          <w:color w:val="000000"/>
          <w:kern w:val="0"/>
          <w:sz w:val="24"/>
          <w:szCs w:val="24"/>
          <w14:ligatures w14:val="none"/>
        </w:rPr>
        <w:t>b</w:t>
      </w:r>
      <w:r w:rsidRPr="002D7930">
        <w:rPr>
          <w:rFonts w:ascii="Times New Roman" w:eastAsia="Times New Roman" w:hAnsi="Times New Roman" w:cs="Times New Roman"/>
          <w:color w:val="000000"/>
          <w:kern w:val="0"/>
          <w:sz w:val="24"/>
          <w:szCs w:val="24"/>
          <w14:ligatures w14:val="none"/>
        </w:rPr>
        <w:t>)</w:t>
      </w:r>
      <w:commentRangeStart w:id="66"/>
      <w:r w:rsidRPr="002D7930">
        <w:rPr>
          <w:rFonts w:ascii="Times New Roman" w:eastAsia="Times New Roman" w:hAnsi="Times New Roman" w:cs="Times New Roman"/>
          <w:color w:val="000000"/>
          <w:kern w:val="0"/>
          <w:sz w:val="24"/>
          <w:szCs w:val="24"/>
          <w14:ligatures w14:val="none"/>
        </w:rPr>
        <w:t xml:space="preserve">. </w:t>
      </w:r>
      <w:commentRangeEnd w:id="66"/>
      <w:r w:rsidR="00394178">
        <w:rPr>
          <w:rStyle w:val="CommentReference"/>
        </w:rPr>
        <w:commentReference w:id="66"/>
      </w:r>
      <w:r w:rsidR="00B82F80">
        <w:rPr>
          <w:rFonts w:ascii="Times New Roman" w:eastAsia="Times New Roman" w:hAnsi="Times New Roman" w:cs="Times New Roman"/>
          <w:color w:val="000000"/>
          <w:kern w:val="0"/>
          <w:sz w:val="24"/>
          <w:szCs w:val="24"/>
          <w14:ligatures w14:val="none"/>
        </w:rPr>
        <w:t xml:space="preserve">In this framework, </w:t>
      </w:r>
      <w:r w:rsidR="0001091A">
        <w:rPr>
          <w:rFonts w:ascii="Times New Roman" w:eastAsia="Times New Roman" w:hAnsi="Times New Roman" w:cs="Times New Roman"/>
          <w:color w:val="000000"/>
          <w:kern w:val="0"/>
          <w:sz w:val="24"/>
          <w:szCs w:val="24"/>
          <w14:ligatures w14:val="none"/>
        </w:rPr>
        <w:t xml:space="preserve">an expert panel </w:t>
      </w:r>
      <w:r w:rsidR="003C196A">
        <w:rPr>
          <w:rFonts w:ascii="Times New Roman" w:eastAsia="Times New Roman" w:hAnsi="Times New Roman" w:cs="Times New Roman"/>
          <w:color w:val="000000"/>
          <w:kern w:val="0"/>
          <w:sz w:val="24"/>
          <w:szCs w:val="24"/>
          <w14:ligatures w14:val="none"/>
        </w:rPr>
        <w:t>rated</w:t>
      </w:r>
      <w:r w:rsidR="0001091A">
        <w:rPr>
          <w:rFonts w:ascii="Times New Roman" w:eastAsia="Times New Roman" w:hAnsi="Times New Roman" w:cs="Times New Roman"/>
          <w:color w:val="000000"/>
          <w:kern w:val="0"/>
          <w:sz w:val="24"/>
          <w:szCs w:val="24"/>
          <w14:ligatures w14:val="none"/>
        </w:rPr>
        <w:t xml:space="preserve"> climate change exposure and sensitivity for salmon and steelhead stocks based on a number of attributes. Exposure and sensitivity </w:t>
      </w:r>
      <w:r w:rsidR="003C196A">
        <w:rPr>
          <w:rFonts w:ascii="Times New Roman" w:eastAsia="Times New Roman" w:hAnsi="Times New Roman" w:cs="Times New Roman"/>
          <w:color w:val="000000"/>
          <w:kern w:val="0"/>
          <w:sz w:val="24"/>
          <w:szCs w:val="24"/>
          <w14:ligatures w14:val="none"/>
        </w:rPr>
        <w:t>scores</w:t>
      </w:r>
      <w:r w:rsidR="0001091A">
        <w:rPr>
          <w:rFonts w:ascii="Times New Roman" w:eastAsia="Times New Roman" w:hAnsi="Times New Roman" w:cs="Times New Roman"/>
          <w:color w:val="000000"/>
          <w:kern w:val="0"/>
          <w:sz w:val="24"/>
          <w:szCs w:val="24"/>
          <w14:ligatures w14:val="none"/>
        </w:rPr>
        <w:t xml:space="preserve"> </w:t>
      </w:r>
      <w:r w:rsidR="00035B1B">
        <w:rPr>
          <w:rFonts w:ascii="Times New Roman" w:eastAsia="Times New Roman" w:hAnsi="Times New Roman" w:cs="Times New Roman"/>
          <w:color w:val="000000"/>
          <w:kern w:val="0"/>
          <w:sz w:val="24"/>
          <w:szCs w:val="24"/>
          <w14:ligatures w14:val="none"/>
        </w:rPr>
        <w:t>were</w:t>
      </w:r>
      <w:r w:rsidR="0001091A">
        <w:rPr>
          <w:rFonts w:ascii="Times New Roman" w:eastAsia="Times New Roman" w:hAnsi="Times New Roman" w:cs="Times New Roman"/>
          <w:color w:val="000000"/>
          <w:kern w:val="0"/>
          <w:sz w:val="24"/>
          <w:szCs w:val="24"/>
          <w14:ligatures w14:val="none"/>
        </w:rPr>
        <w:t xml:space="preserve"> then combined into a cumulative climate vulnerability rating. </w:t>
      </w:r>
      <w:r w:rsidR="00A02687">
        <w:rPr>
          <w:rFonts w:ascii="Times New Roman" w:eastAsia="Times New Roman" w:hAnsi="Times New Roman" w:cs="Times New Roman"/>
          <w:color w:val="000000"/>
          <w:kern w:val="0"/>
          <w:sz w:val="24"/>
          <w:szCs w:val="24"/>
          <w14:ligatures w14:val="none"/>
        </w:rPr>
        <w:t xml:space="preserve">Hatchery </w:t>
      </w:r>
      <w:r w:rsidRPr="002D7930">
        <w:rPr>
          <w:rFonts w:ascii="Times New Roman" w:eastAsia="Times New Roman" w:hAnsi="Times New Roman" w:cs="Times New Roman"/>
          <w:color w:val="000000"/>
          <w:kern w:val="0"/>
          <w:sz w:val="24"/>
          <w:szCs w:val="24"/>
          <w14:ligatures w14:val="none"/>
        </w:rPr>
        <w:t xml:space="preserve">stocks identified as having the highest vulnerability were Spring Chinook </w:t>
      </w:r>
      <w:r w:rsidR="009D78EA">
        <w:rPr>
          <w:rFonts w:ascii="Times New Roman" w:eastAsia="Times New Roman" w:hAnsi="Times New Roman" w:cs="Times New Roman"/>
          <w:color w:val="000000"/>
          <w:kern w:val="0"/>
          <w:sz w:val="24"/>
          <w:szCs w:val="24"/>
          <w14:ligatures w14:val="none"/>
        </w:rPr>
        <w:t xml:space="preserve">salmon </w:t>
      </w:r>
      <w:r w:rsidRPr="002D7930">
        <w:rPr>
          <w:rFonts w:ascii="Times New Roman" w:eastAsia="Times New Roman" w:hAnsi="Times New Roman" w:cs="Times New Roman"/>
          <w:color w:val="000000"/>
          <w:kern w:val="0"/>
          <w:sz w:val="24"/>
          <w:szCs w:val="24"/>
          <w14:ligatures w14:val="none"/>
        </w:rPr>
        <w:t xml:space="preserve">from the Upper Willamette River, Middle Columbia River, and Snake River </w:t>
      </w:r>
      <w:ins w:id="67" w:author="LORION Chris M * ODFW" w:date="2024-10-08T13:13:00Z" w16du:dateUtc="2024-10-08T20:13:00Z">
        <w:r w:rsidR="0057797A">
          <w:rPr>
            <w:rFonts w:ascii="Times New Roman" w:eastAsia="Times New Roman" w:hAnsi="Times New Roman" w:cs="Times New Roman"/>
            <w:color w:val="000000"/>
            <w:kern w:val="0"/>
            <w:sz w:val="24"/>
            <w:szCs w:val="24"/>
            <w14:ligatures w14:val="none"/>
          </w:rPr>
          <w:t>species management unit</w:t>
        </w:r>
      </w:ins>
      <w:ins w:id="68" w:author="LORION Chris M * ODFW" w:date="2024-10-08T13:14:00Z" w16du:dateUtc="2024-10-08T20:14:00Z">
        <w:r w:rsidR="0057797A">
          <w:rPr>
            <w:rFonts w:ascii="Times New Roman" w:eastAsia="Times New Roman" w:hAnsi="Times New Roman" w:cs="Times New Roman"/>
            <w:color w:val="000000"/>
            <w:kern w:val="0"/>
            <w:sz w:val="24"/>
            <w:szCs w:val="24"/>
            <w14:ligatures w14:val="none"/>
          </w:rPr>
          <w:t>s (</w:t>
        </w:r>
      </w:ins>
      <w:r w:rsidRPr="002D7930">
        <w:rPr>
          <w:rFonts w:ascii="Times New Roman" w:eastAsia="Times New Roman" w:hAnsi="Times New Roman" w:cs="Times New Roman"/>
          <w:color w:val="000000"/>
          <w:kern w:val="0"/>
          <w:sz w:val="24"/>
          <w:szCs w:val="24"/>
          <w14:ligatures w14:val="none"/>
        </w:rPr>
        <w:t>SMUs</w:t>
      </w:r>
      <w:ins w:id="69" w:author="LORION Chris M * ODFW" w:date="2024-10-08T13:14:00Z" w16du:dateUtc="2024-10-08T20:14:00Z">
        <w:r w:rsidR="0057797A">
          <w:rPr>
            <w:rFonts w:ascii="Times New Roman" w:eastAsia="Times New Roman" w:hAnsi="Times New Roman" w:cs="Times New Roman"/>
            <w:color w:val="000000"/>
            <w:kern w:val="0"/>
            <w:sz w:val="24"/>
            <w:szCs w:val="24"/>
            <w14:ligatures w14:val="none"/>
          </w:rPr>
          <w:t>)</w:t>
        </w:r>
      </w:ins>
      <w:r w:rsidRPr="002D7930">
        <w:rPr>
          <w:rFonts w:ascii="Times New Roman" w:eastAsia="Times New Roman" w:hAnsi="Times New Roman" w:cs="Times New Roman"/>
          <w:color w:val="000000"/>
          <w:kern w:val="0"/>
          <w:sz w:val="24"/>
          <w:szCs w:val="24"/>
          <w14:ligatures w14:val="none"/>
        </w:rPr>
        <w:t>, as well as Summer Steelhead from the Middle Columbia River and Snake River SMUs. All hatchery SMUs were ranked with vulnerabilities of ‘high’ or lower, with none classified as ‘very high.’</w:t>
      </w:r>
    </w:p>
    <w:p w14:paraId="7927BE26" w14:textId="5BAC82AC" w:rsidR="00E74B15" w:rsidRDefault="003F46A6" w:rsidP="00E74B15">
      <w:pPr>
        <w:spacing w:before="240" w:after="240" w:line="240" w:lineRule="auto"/>
        <w:rPr>
          <w:rFonts w:ascii="Times New Roman" w:eastAsia="Times New Roman" w:hAnsi="Times New Roman" w:cs="Times New Roman"/>
          <w:b/>
          <w:bCs/>
          <w:kern w:val="0"/>
          <w:sz w:val="24"/>
          <w:szCs w:val="24"/>
          <w14:ligatures w14:val="none"/>
        </w:rPr>
      </w:pPr>
      <w:ins w:id="70" w:author="LORION Chris M * ODFW" w:date="2024-10-08T09:28:00Z" w16du:dateUtc="2024-10-08T16:28:00Z">
        <w:r>
          <w:rPr>
            <w:rFonts w:ascii="Times New Roman" w:eastAsia="Times New Roman" w:hAnsi="Times New Roman" w:cs="Times New Roman"/>
            <w:b/>
            <w:bCs/>
            <w:kern w:val="0"/>
            <w:sz w:val="24"/>
            <w:szCs w:val="24"/>
            <w14:ligatures w14:val="none"/>
          </w:rPr>
          <w:t>Climate vulnerability of t</w:t>
        </w:r>
      </w:ins>
      <w:commentRangeStart w:id="71"/>
      <w:del w:id="72" w:author="LORION Chris M * ODFW" w:date="2024-10-08T09:28:00Z" w16du:dateUtc="2024-10-08T16:28:00Z">
        <w:r w:rsidR="00E74B15" w:rsidDel="003F46A6">
          <w:rPr>
            <w:rFonts w:ascii="Times New Roman" w:eastAsia="Times New Roman" w:hAnsi="Times New Roman" w:cs="Times New Roman"/>
            <w:b/>
            <w:bCs/>
            <w:kern w:val="0"/>
            <w:sz w:val="24"/>
            <w:szCs w:val="24"/>
            <w14:ligatures w14:val="none"/>
          </w:rPr>
          <w:delText>T</w:delText>
        </w:r>
      </w:del>
      <w:r w:rsidR="00E74B15">
        <w:rPr>
          <w:rFonts w:ascii="Times New Roman" w:eastAsia="Times New Roman" w:hAnsi="Times New Roman" w:cs="Times New Roman"/>
          <w:b/>
          <w:bCs/>
          <w:kern w:val="0"/>
          <w:sz w:val="24"/>
          <w:szCs w:val="24"/>
          <w14:ligatures w14:val="none"/>
        </w:rPr>
        <w:t>rout stocking programs</w:t>
      </w:r>
      <w:commentRangeEnd w:id="71"/>
      <w:r w:rsidR="00817142">
        <w:rPr>
          <w:rStyle w:val="CommentReference"/>
        </w:rPr>
        <w:commentReference w:id="71"/>
      </w:r>
    </w:p>
    <w:p w14:paraId="51D955AF" w14:textId="34B84FB9" w:rsidR="00E74B15" w:rsidRPr="00E74B15" w:rsidRDefault="00425D54" w:rsidP="00E74B15">
      <w:pPr>
        <w:spacing w:before="240" w:after="240" w:line="240" w:lineRule="auto"/>
        <w:rPr>
          <w:rFonts w:ascii="Times New Roman" w:eastAsia="Times New Roman" w:hAnsi="Times New Roman" w:cs="Times New Roman"/>
          <w:kern w:val="0"/>
          <w:sz w:val="24"/>
          <w:szCs w:val="24"/>
          <w14:ligatures w14:val="none"/>
        </w:rPr>
      </w:pPr>
      <w:commentRangeStart w:id="73"/>
      <w:ins w:id="74" w:author="Barrett, Hannah" w:date="2024-10-02T14:34:00Z" w16du:dateUtc="2024-10-02T21:34:00Z">
        <w:del w:id="75" w:author="LORION Chris M * ODFW" w:date="2024-10-08T09:27:00Z" w16du:dateUtc="2024-10-08T16:27:00Z">
          <w:r w:rsidDel="003F46A6">
            <w:rPr>
              <w:rFonts w:ascii="Times New Roman" w:eastAsia="Times New Roman" w:hAnsi="Times New Roman" w:cs="Times New Roman"/>
              <w:kern w:val="0"/>
              <w:sz w:val="24"/>
              <w:szCs w:val="24"/>
              <w14:ligatures w14:val="none"/>
            </w:rPr>
            <w:delText xml:space="preserve">Part of this assessment was to evaluate the </w:delText>
          </w:r>
        </w:del>
      </w:ins>
      <w:ins w:id="76" w:author="Barrett, Hannah" w:date="2024-10-02T14:35:00Z" w16du:dateUtc="2024-10-02T21:35:00Z">
        <w:del w:id="77" w:author="LORION Chris M * ODFW" w:date="2024-10-08T09:27:00Z" w16du:dateUtc="2024-10-08T16:27:00Z">
          <w:r w:rsidR="00B73A2D" w:rsidDel="003F46A6">
            <w:rPr>
              <w:rFonts w:ascii="Times New Roman" w:eastAsia="Times New Roman" w:hAnsi="Times New Roman" w:cs="Times New Roman"/>
              <w:kern w:val="0"/>
              <w:sz w:val="24"/>
              <w:szCs w:val="24"/>
              <w14:ligatures w14:val="none"/>
            </w:rPr>
            <w:delText>vulnerability of</w:delText>
          </w:r>
        </w:del>
      </w:ins>
      <w:ins w:id="78" w:author="Barrett, Hannah" w:date="2024-10-02T14:36:00Z" w16du:dateUtc="2024-10-02T21:36:00Z">
        <w:del w:id="79" w:author="LORION Chris M * ODFW" w:date="2024-10-08T09:27:00Z" w16du:dateUtc="2024-10-08T16:27:00Z">
          <w:r w:rsidR="00B73A2D" w:rsidDel="003F46A6">
            <w:rPr>
              <w:rFonts w:ascii="Times New Roman" w:eastAsia="Times New Roman" w:hAnsi="Times New Roman" w:cs="Times New Roman"/>
              <w:kern w:val="0"/>
              <w:sz w:val="24"/>
              <w:szCs w:val="24"/>
              <w14:ligatures w14:val="none"/>
            </w:rPr>
            <w:delText xml:space="preserve"> the Department’s </w:delText>
          </w:r>
        </w:del>
      </w:ins>
      <w:ins w:id="80" w:author="Barrett, Hannah" w:date="2024-10-02T14:35:00Z" w16du:dateUtc="2024-10-02T21:35:00Z">
        <w:del w:id="81" w:author="LORION Chris M * ODFW" w:date="2024-10-08T09:27:00Z" w16du:dateUtc="2024-10-08T16:27:00Z">
          <w:r w:rsidR="00B73A2D" w:rsidDel="003F46A6">
            <w:rPr>
              <w:rFonts w:ascii="Times New Roman" w:eastAsia="Times New Roman" w:hAnsi="Times New Roman" w:cs="Times New Roman"/>
              <w:kern w:val="0"/>
              <w:sz w:val="24"/>
              <w:szCs w:val="24"/>
              <w14:ligatures w14:val="none"/>
            </w:rPr>
            <w:delText xml:space="preserve">trout stocking programs. </w:delText>
          </w:r>
        </w:del>
      </w:ins>
      <w:commentRangeEnd w:id="73"/>
      <w:r w:rsidR="003F46A6">
        <w:rPr>
          <w:rStyle w:val="CommentReference"/>
        </w:rPr>
        <w:commentReference w:id="73"/>
      </w:r>
      <w:r w:rsidR="00E74B15" w:rsidRPr="00E74B15">
        <w:rPr>
          <w:rFonts w:ascii="Times New Roman" w:eastAsia="Times New Roman" w:hAnsi="Times New Roman" w:cs="Times New Roman"/>
          <w:kern w:val="0"/>
          <w:sz w:val="24"/>
          <w:szCs w:val="24"/>
          <w14:ligatures w14:val="none"/>
        </w:rPr>
        <w:t xml:space="preserve">Oregon Department of Fish and Wildlife's (ODFW) resident trout stocking programs produce approximately 5 million trout annually for release into the state’s lakes and rivers. While </w:t>
      </w:r>
      <w:commentRangeStart w:id="82"/>
      <w:r w:rsidR="00E74B15" w:rsidRPr="00E74B15">
        <w:rPr>
          <w:rFonts w:ascii="Times New Roman" w:eastAsia="Times New Roman" w:hAnsi="Times New Roman" w:cs="Times New Roman"/>
          <w:kern w:val="0"/>
          <w:sz w:val="24"/>
          <w:szCs w:val="24"/>
          <w14:ligatures w14:val="none"/>
        </w:rPr>
        <w:t xml:space="preserve">rainbow trout </w:t>
      </w:r>
      <w:commentRangeEnd w:id="82"/>
      <w:r w:rsidR="007A6A03">
        <w:rPr>
          <w:rStyle w:val="CommentReference"/>
        </w:rPr>
        <w:commentReference w:id="82"/>
      </w:r>
      <w:ins w:id="83" w:author="LORION Chris M * ODFW" w:date="2024-10-08T09:24:00Z" w16du:dateUtc="2024-10-08T16:24:00Z">
        <w:r w:rsidR="003F46A6">
          <w:rPr>
            <w:rFonts w:ascii="Times New Roman" w:eastAsia="Times New Roman" w:hAnsi="Times New Roman" w:cs="Times New Roman"/>
            <w:kern w:val="0"/>
            <w:sz w:val="24"/>
            <w:szCs w:val="24"/>
            <w14:ligatures w14:val="none"/>
          </w:rPr>
          <w:t>(</w:t>
        </w:r>
        <w:r w:rsidR="003F46A6" w:rsidRPr="003F46A6">
          <w:rPr>
            <w:rFonts w:ascii="Times New Roman" w:eastAsia="Times New Roman" w:hAnsi="Times New Roman" w:cs="Times New Roman"/>
            <w:i/>
            <w:iCs/>
            <w:kern w:val="0"/>
            <w:sz w:val="24"/>
            <w:szCs w:val="24"/>
            <w14:ligatures w14:val="none"/>
            <w:rPrChange w:id="84" w:author="LORION Chris M * ODFW" w:date="2024-10-08T09:25:00Z" w16du:dateUtc="2024-10-08T16:25:00Z">
              <w:rPr>
                <w:rFonts w:ascii="Times New Roman" w:eastAsia="Times New Roman" w:hAnsi="Times New Roman" w:cs="Times New Roman"/>
                <w:kern w:val="0"/>
                <w:sz w:val="24"/>
                <w:szCs w:val="24"/>
                <w14:ligatures w14:val="none"/>
              </w:rPr>
            </w:rPrChange>
          </w:rPr>
          <w:t>Onc</w:t>
        </w:r>
      </w:ins>
      <w:ins w:id="85" w:author="LORION Chris M * ODFW" w:date="2024-10-08T09:25:00Z" w16du:dateUtc="2024-10-08T16:25:00Z">
        <w:r w:rsidR="003F46A6" w:rsidRPr="003F46A6">
          <w:rPr>
            <w:rFonts w:ascii="Times New Roman" w:eastAsia="Times New Roman" w:hAnsi="Times New Roman" w:cs="Times New Roman"/>
            <w:i/>
            <w:iCs/>
            <w:kern w:val="0"/>
            <w:sz w:val="24"/>
            <w:szCs w:val="24"/>
            <w14:ligatures w14:val="none"/>
            <w:rPrChange w:id="86" w:author="LORION Chris M * ODFW" w:date="2024-10-08T09:25:00Z" w16du:dateUtc="2024-10-08T16:25:00Z">
              <w:rPr>
                <w:rFonts w:ascii="Times New Roman" w:eastAsia="Times New Roman" w:hAnsi="Times New Roman" w:cs="Times New Roman"/>
                <w:kern w:val="0"/>
                <w:sz w:val="24"/>
                <w:szCs w:val="24"/>
                <w14:ligatures w14:val="none"/>
              </w:rPr>
            </w:rPrChange>
          </w:rPr>
          <w:t>orhynchus mykiss</w:t>
        </w:r>
        <w:r w:rsidR="003F46A6">
          <w:rPr>
            <w:rFonts w:ascii="Times New Roman" w:eastAsia="Times New Roman" w:hAnsi="Times New Roman" w:cs="Times New Roman"/>
            <w:kern w:val="0"/>
            <w:sz w:val="24"/>
            <w:szCs w:val="24"/>
            <w14:ligatures w14:val="none"/>
          </w:rPr>
          <w:t xml:space="preserve">) </w:t>
        </w:r>
      </w:ins>
      <w:r w:rsidR="00E74B15" w:rsidRPr="00E74B15">
        <w:rPr>
          <w:rFonts w:ascii="Times New Roman" w:eastAsia="Times New Roman" w:hAnsi="Times New Roman" w:cs="Times New Roman"/>
          <w:kern w:val="0"/>
          <w:sz w:val="24"/>
          <w:szCs w:val="24"/>
          <w14:ligatures w14:val="none"/>
        </w:rPr>
        <w:t>make up the majority of stocked fish, other species, such as brook trout</w:t>
      </w:r>
      <w:ins w:id="87" w:author="LORION Chris M * ODFW" w:date="2024-10-08T09:25:00Z" w16du:dateUtc="2024-10-08T16:25:00Z">
        <w:r w:rsidR="003F46A6">
          <w:rPr>
            <w:rFonts w:ascii="Times New Roman" w:eastAsia="Times New Roman" w:hAnsi="Times New Roman" w:cs="Times New Roman"/>
            <w:kern w:val="0"/>
            <w:sz w:val="24"/>
            <w:szCs w:val="24"/>
            <w14:ligatures w14:val="none"/>
          </w:rPr>
          <w:t xml:space="preserve"> (</w:t>
        </w:r>
        <w:r w:rsidR="003F46A6" w:rsidRPr="003F46A6">
          <w:rPr>
            <w:rFonts w:ascii="Times New Roman" w:eastAsia="Times New Roman" w:hAnsi="Times New Roman" w:cs="Times New Roman"/>
            <w:i/>
            <w:iCs/>
            <w:kern w:val="0"/>
            <w:sz w:val="24"/>
            <w:szCs w:val="24"/>
            <w14:ligatures w14:val="none"/>
            <w:rPrChange w:id="88" w:author="LORION Chris M * ODFW" w:date="2024-10-08T09:26:00Z" w16du:dateUtc="2024-10-08T16:26:00Z">
              <w:rPr>
                <w:rFonts w:ascii="Times New Roman" w:eastAsia="Times New Roman" w:hAnsi="Times New Roman" w:cs="Times New Roman"/>
                <w:kern w:val="0"/>
                <w:sz w:val="24"/>
                <w:szCs w:val="24"/>
                <w14:ligatures w14:val="none"/>
              </w:rPr>
            </w:rPrChange>
          </w:rPr>
          <w:t>Salvelinus fontinalis</w:t>
        </w:r>
        <w:r w:rsidR="003F46A6">
          <w:rPr>
            <w:rFonts w:ascii="Times New Roman" w:eastAsia="Times New Roman" w:hAnsi="Times New Roman" w:cs="Times New Roman"/>
            <w:kern w:val="0"/>
            <w:sz w:val="24"/>
            <w:szCs w:val="24"/>
            <w14:ligatures w14:val="none"/>
          </w:rPr>
          <w:t>)</w:t>
        </w:r>
      </w:ins>
      <w:r w:rsidR="00E74B15" w:rsidRPr="00E74B15">
        <w:rPr>
          <w:rFonts w:ascii="Times New Roman" w:eastAsia="Times New Roman" w:hAnsi="Times New Roman" w:cs="Times New Roman"/>
          <w:kern w:val="0"/>
          <w:sz w:val="24"/>
          <w:szCs w:val="24"/>
          <w14:ligatures w14:val="none"/>
        </w:rPr>
        <w:t>, brown trout</w:t>
      </w:r>
      <w:ins w:id="89" w:author="LORION Chris M * ODFW" w:date="2024-10-08T09:26:00Z" w16du:dateUtc="2024-10-08T16:26:00Z">
        <w:r w:rsidR="003F46A6">
          <w:rPr>
            <w:rFonts w:ascii="Times New Roman" w:eastAsia="Times New Roman" w:hAnsi="Times New Roman" w:cs="Times New Roman"/>
            <w:kern w:val="0"/>
            <w:sz w:val="24"/>
            <w:szCs w:val="24"/>
            <w14:ligatures w14:val="none"/>
          </w:rPr>
          <w:t xml:space="preserve"> (</w:t>
        </w:r>
        <w:r w:rsidR="003F46A6" w:rsidRPr="003F46A6">
          <w:rPr>
            <w:rFonts w:ascii="Times New Roman" w:eastAsia="Times New Roman" w:hAnsi="Times New Roman" w:cs="Times New Roman"/>
            <w:i/>
            <w:iCs/>
            <w:kern w:val="0"/>
            <w:sz w:val="24"/>
            <w:szCs w:val="24"/>
            <w14:ligatures w14:val="none"/>
            <w:rPrChange w:id="90" w:author="LORION Chris M * ODFW" w:date="2024-10-08T09:26:00Z" w16du:dateUtc="2024-10-08T16:26:00Z">
              <w:rPr>
                <w:rFonts w:ascii="Times New Roman" w:eastAsia="Times New Roman" w:hAnsi="Times New Roman" w:cs="Times New Roman"/>
                <w:kern w:val="0"/>
                <w:sz w:val="24"/>
                <w:szCs w:val="24"/>
                <w14:ligatures w14:val="none"/>
              </w:rPr>
            </w:rPrChange>
          </w:rPr>
          <w:t>Salmo trutta</w:t>
        </w:r>
        <w:r w:rsidR="003F46A6">
          <w:rPr>
            <w:rFonts w:ascii="Times New Roman" w:eastAsia="Times New Roman" w:hAnsi="Times New Roman" w:cs="Times New Roman"/>
            <w:kern w:val="0"/>
            <w:sz w:val="24"/>
            <w:szCs w:val="24"/>
            <w14:ligatures w14:val="none"/>
          </w:rPr>
          <w:t>)</w:t>
        </w:r>
      </w:ins>
      <w:r w:rsidR="00E74B15" w:rsidRPr="00E74B15">
        <w:rPr>
          <w:rFonts w:ascii="Times New Roman" w:eastAsia="Times New Roman" w:hAnsi="Times New Roman" w:cs="Times New Roman"/>
          <w:kern w:val="0"/>
          <w:sz w:val="24"/>
          <w:szCs w:val="24"/>
          <w14:ligatures w14:val="none"/>
        </w:rPr>
        <w:t>, cutthroat trout</w:t>
      </w:r>
      <w:ins w:id="91" w:author="LORION Chris M * ODFW" w:date="2024-10-08T09:26:00Z" w16du:dateUtc="2024-10-08T16:26:00Z">
        <w:r w:rsidR="003F46A6">
          <w:rPr>
            <w:rFonts w:ascii="Times New Roman" w:eastAsia="Times New Roman" w:hAnsi="Times New Roman" w:cs="Times New Roman"/>
            <w:kern w:val="0"/>
            <w:sz w:val="24"/>
            <w:szCs w:val="24"/>
            <w14:ligatures w14:val="none"/>
          </w:rPr>
          <w:t xml:space="preserve"> (</w:t>
        </w:r>
        <w:r w:rsidR="003F46A6" w:rsidRPr="003F46A6">
          <w:rPr>
            <w:rFonts w:ascii="Times New Roman" w:eastAsia="Times New Roman" w:hAnsi="Times New Roman" w:cs="Times New Roman"/>
            <w:i/>
            <w:iCs/>
            <w:kern w:val="0"/>
            <w:sz w:val="24"/>
            <w:szCs w:val="24"/>
            <w14:ligatures w14:val="none"/>
            <w:rPrChange w:id="92" w:author="LORION Chris M * ODFW" w:date="2024-10-08T09:26:00Z" w16du:dateUtc="2024-10-08T16:26:00Z">
              <w:rPr>
                <w:rFonts w:ascii="Times New Roman" w:eastAsia="Times New Roman" w:hAnsi="Times New Roman" w:cs="Times New Roman"/>
                <w:kern w:val="0"/>
                <w:sz w:val="24"/>
                <w:szCs w:val="24"/>
                <w14:ligatures w14:val="none"/>
              </w:rPr>
            </w:rPrChange>
          </w:rPr>
          <w:t xml:space="preserve">Oncorhynchus </w:t>
        </w:r>
        <w:proofErr w:type="spellStart"/>
        <w:r w:rsidR="003F46A6" w:rsidRPr="003F46A6">
          <w:rPr>
            <w:rFonts w:ascii="Times New Roman" w:eastAsia="Times New Roman" w:hAnsi="Times New Roman" w:cs="Times New Roman"/>
            <w:i/>
            <w:iCs/>
            <w:kern w:val="0"/>
            <w:sz w:val="24"/>
            <w:szCs w:val="24"/>
            <w14:ligatures w14:val="none"/>
            <w:rPrChange w:id="93" w:author="LORION Chris M * ODFW" w:date="2024-10-08T09:26:00Z" w16du:dateUtc="2024-10-08T16:26:00Z">
              <w:rPr>
                <w:rFonts w:ascii="Times New Roman" w:eastAsia="Times New Roman" w:hAnsi="Times New Roman" w:cs="Times New Roman"/>
                <w:kern w:val="0"/>
                <w:sz w:val="24"/>
                <w:szCs w:val="24"/>
                <w14:ligatures w14:val="none"/>
              </w:rPr>
            </w:rPrChange>
          </w:rPr>
          <w:t>clarki</w:t>
        </w:r>
        <w:proofErr w:type="spellEnd"/>
        <w:r w:rsidR="003F46A6">
          <w:rPr>
            <w:rFonts w:ascii="Times New Roman" w:eastAsia="Times New Roman" w:hAnsi="Times New Roman" w:cs="Times New Roman"/>
            <w:kern w:val="0"/>
            <w:sz w:val="24"/>
            <w:szCs w:val="24"/>
            <w14:ligatures w14:val="none"/>
          </w:rPr>
          <w:t>)</w:t>
        </w:r>
      </w:ins>
      <w:r w:rsidR="00E74B15" w:rsidRPr="00E74B15">
        <w:rPr>
          <w:rFonts w:ascii="Times New Roman" w:eastAsia="Times New Roman" w:hAnsi="Times New Roman" w:cs="Times New Roman"/>
          <w:kern w:val="0"/>
          <w:sz w:val="24"/>
          <w:szCs w:val="24"/>
          <w14:ligatures w14:val="none"/>
        </w:rPr>
        <w:t>, and tiger trout (a hybrid of brook and brown trout), are stocked in select water bodies. The program also includes the release of kokanee</w:t>
      </w:r>
      <w:ins w:id="94" w:author="LORION Chris M * ODFW" w:date="2024-10-08T09:26:00Z" w16du:dateUtc="2024-10-08T16:26:00Z">
        <w:r w:rsidR="003F46A6">
          <w:rPr>
            <w:rFonts w:ascii="Times New Roman" w:eastAsia="Times New Roman" w:hAnsi="Times New Roman" w:cs="Times New Roman"/>
            <w:kern w:val="0"/>
            <w:sz w:val="24"/>
            <w:szCs w:val="24"/>
            <w14:ligatures w14:val="none"/>
          </w:rPr>
          <w:t xml:space="preserve"> (</w:t>
        </w:r>
        <w:r w:rsidR="003F46A6" w:rsidRPr="003F46A6">
          <w:rPr>
            <w:rFonts w:ascii="Times New Roman" w:eastAsia="Times New Roman" w:hAnsi="Times New Roman" w:cs="Times New Roman"/>
            <w:i/>
            <w:iCs/>
            <w:kern w:val="0"/>
            <w:sz w:val="24"/>
            <w:szCs w:val="24"/>
            <w14:ligatures w14:val="none"/>
            <w:rPrChange w:id="95" w:author="LORION Chris M * ODFW" w:date="2024-10-08T09:27:00Z" w16du:dateUtc="2024-10-08T16:27:00Z">
              <w:rPr>
                <w:rFonts w:ascii="Times New Roman" w:eastAsia="Times New Roman" w:hAnsi="Times New Roman" w:cs="Times New Roman"/>
                <w:kern w:val="0"/>
                <w:sz w:val="24"/>
                <w:szCs w:val="24"/>
                <w14:ligatures w14:val="none"/>
              </w:rPr>
            </w:rPrChange>
          </w:rPr>
          <w:t>Oncorhynchus nerka</w:t>
        </w:r>
        <w:r w:rsidR="003F46A6">
          <w:rPr>
            <w:rFonts w:ascii="Times New Roman" w:eastAsia="Times New Roman" w:hAnsi="Times New Roman" w:cs="Times New Roman"/>
            <w:kern w:val="0"/>
            <w:sz w:val="24"/>
            <w:szCs w:val="24"/>
            <w14:ligatures w14:val="none"/>
          </w:rPr>
          <w:t>)</w:t>
        </w:r>
      </w:ins>
      <w:r w:rsidR="00E74B15" w:rsidRPr="00E74B15">
        <w:rPr>
          <w:rFonts w:ascii="Times New Roman" w:eastAsia="Times New Roman" w:hAnsi="Times New Roman" w:cs="Times New Roman"/>
          <w:kern w:val="0"/>
          <w:sz w:val="24"/>
          <w:szCs w:val="24"/>
          <w14:ligatures w14:val="none"/>
        </w:rPr>
        <w:t xml:space="preserve"> in several lakes.</w:t>
      </w:r>
    </w:p>
    <w:p w14:paraId="67E9F3A7" w14:textId="4C264CE2" w:rsidR="00E74B15" w:rsidRPr="00E74B15" w:rsidRDefault="00E74B15" w:rsidP="00E74B15">
      <w:pPr>
        <w:spacing w:before="240" w:after="240" w:line="240" w:lineRule="auto"/>
        <w:rPr>
          <w:rFonts w:ascii="Times New Roman" w:eastAsia="Times New Roman" w:hAnsi="Times New Roman" w:cs="Times New Roman"/>
          <w:kern w:val="0"/>
          <w:sz w:val="24"/>
          <w:szCs w:val="24"/>
          <w14:ligatures w14:val="none"/>
        </w:rPr>
      </w:pPr>
      <w:r w:rsidRPr="00E74B15">
        <w:rPr>
          <w:rFonts w:ascii="Times New Roman" w:eastAsia="Times New Roman" w:hAnsi="Times New Roman" w:cs="Times New Roman"/>
          <w:kern w:val="0"/>
          <w:sz w:val="24"/>
          <w:szCs w:val="24"/>
          <w14:ligatures w14:val="none"/>
        </w:rPr>
        <w:t xml:space="preserve">These stocking programs face potential vulnerabilities due to projected climate change impacts, including rising water temperatures, reduced summer stream flows, and increased wildfire risk. Higher water temperatures and diminished summer water availability can reduce hatchery rearing capacity and elevate the risk of pathogen outbreaks, which could ultimately decrease the number of fish available for stocking. Wildfires pose both immediate threats, such as direct fish losses if hatcheries are affected, and longer-term impacts on watershed water quality. </w:t>
      </w:r>
      <w:commentRangeStart w:id="96"/>
      <w:r w:rsidRPr="00E74B15">
        <w:rPr>
          <w:rFonts w:ascii="Times New Roman" w:eastAsia="Times New Roman" w:hAnsi="Times New Roman" w:cs="Times New Roman"/>
          <w:kern w:val="0"/>
          <w:sz w:val="24"/>
          <w:szCs w:val="24"/>
          <w14:ligatures w14:val="none"/>
        </w:rPr>
        <w:t xml:space="preserve">These environmental changes are already influencing trout rearing at some ODFW hatcheries </w:t>
      </w:r>
      <w:commentRangeEnd w:id="96"/>
      <w:r w:rsidR="003E7391">
        <w:rPr>
          <w:rStyle w:val="CommentReference"/>
        </w:rPr>
        <w:commentReference w:id="96"/>
      </w:r>
      <w:r w:rsidRPr="00E74B15">
        <w:rPr>
          <w:rFonts w:ascii="Times New Roman" w:eastAsia="Times New Roman" w:hAnsi="Times New Roman" w:cs="Times New Roman"/>
          <w:kern w:val="0"/>
          <w:sz w:val="24"/>
          <w:szCs w:val="24"/>
          <w14:ligatures w14:val="none"/>
        </w:rPr>
        <w:t>and are expected to accelerate, affecting not only the hatcheries but also the water bodies where trout are stocked—ultimately impacting trout growth, survival, and the overall success of the fishery.</w:t>
      </w:r>
    </w:p>
    <w:p w14:paraId="3489C8C5" w14:textId="41A43F68" w:rsidR="00E74B15" w:rsidRPr="00E74B15" w:rsidRDefault="00E74B15" w:rsidP="00E74B15">
      <w:pPr>
        <w:spacing w:before="240" w:after="240" w:line="240" w:lineRule="auto"/>
        <w:rPr>
          <w:rFonts w:ascii="Times New Roman" w:eastAsia="Times New Roman" w:hAnsi="Times New Roman" w:cs="Times New Roman"/>
          <w:kern w:val="0"/>
          <w:sz w:val="24"/>
          <w:szCs w:val="24"/>
          <w14:ligatures w14:val="none"/>
        </w:rPr>
      </w:pPr>
      <w:r w:rsidRPr="00E74B15">
        <w:rPr>
          <w:rFonts w:ascii="Times New Roman" w:eastAsia="Times New Roman" w:hAnsi="Times New Roman" w:cs="Times New Roman"/>
          <w:kern w:val="0"/>
          <w:sz w:val="24"/>
          <w:szCs w:val="24"/>
          <w14:ligatures w14:val="none"/>
        </w:rPr>
        <w:t>Despite these challenges, ODFW's trout stocking programs are expected to remain resilient in the face of climate change due to several key factors. First, hatchery trout broodstocks are generally maintained at facilities with cold, stable water sources that should continue to provide optimal rearing conditions in the foreseeable future. Eggs and juvenile trout from these facilities can be relocated to other hatcheries to avoid stressful conditions and to take advantage of additional rearing capacity outside of the summer bottleneck period. For example, coastal hatcheries can stock trout in the spring, ahead of the summer’s higher temperatures and lower flows. Second, stocking strategies can be adjusted to increase the likelihood that trout are caught before environmental conditions become too stressful, particularly in lakes. ODFW is already implementing in-season adaptations by adjusting stocking schedules based on water quality conditions, with plans to continue these practices in the future. Third, options for utilizing more climate-resilient trout stocks are being explored to improve survival rates and reduce losses to pathogens</w:t>
      </w:r>
      <w:r w:rsidR="00E96B5E">
        <w:rPr>
          <w:rFonts w:ascii="Times New Roman" w:eastAsia="Times New Roman" w:hAnsi="Times New Roman" w:cs="Times New Roman"/>
          <w:kern w:val="0"/>
          <w:sz w:val="24"/>
          <w:szCs w:val="24"/>
          <w14:ligatures w14:val="none"/>
        </w:rPr>
        <w:t xml:space="preserve"> (Hartman and Porto 2014)</w:t>
      </w:r>
      <w:r w:rsidRPr="00E74B15">
        <w:rPr>
          <w:rFonts w:ascii="Times New Roman" w:eastAsia="Times New Roman" w:hAnsi="Times New Roman" w:cs="Times New Roman"/>
          <w:kern w:val="0"/>
          <w:sz w:val="24"/>
          <w:szCs w:val="24"/>
          <w14:ligatures w14:val="none"/>
        </w:rPr>
        <w:t>. For instance, ODFW is evaluating a West Virginia rainbow trout strain that has shown improved resistance to bacterial cold-water disease.</w:t>
      </w:r>
    </w:p>
    <w:p w14:paraId="711B38DC" w14:textId="5FA79139" w:rsidR="00E74B15" w:rsidRPr="00E74B15" w:rsidRDefault="00E74B15" w:rsidP="00E74B15">
      <w:pPr>
        <w:spacing w:before="240" w:after="240" w:line="240" w:lineRule="auto"/>
        <w:rPr>
          <w:rFonts w:ascii="Times New Roman" w:eastAsia="Times New Roman" w:hAnsi="Times New Roman" w:cs="Times New Roman"/>
          <w:kern w:val="0"/>
          <w:sz w:val="24"/>
          <w:szCs w:val="24"/>
          <w14:ligatures w14:val="none"/>
        </w:rPr>
      </w:pPr>
      <w:r w:rsidRPr="00E74B15">
        <w:rPr>
          <w:rFonts w:ascii="Times New Roman" w:eastAsia="Times New Roman" w:hAnsi="Times New Roman" w:cs="Times New Roman"/>
          <w:kern w:val="0"/>
          <w:sz w:val="24"/>
          <w:szCs w:val="24"/>
          <w14:ligatures w14:val="none"/>
        </w:rPr>
        <w:t xml:space="preserve">In addition to these strategies, several other adaptations are available to enhance the resilience of trout stocking programs. Infrastructure upgrades at hatcheries could bolster climate resiliency, while the use of different trout broodstocks may provide greater flexibility in fish production. Purchasing trout eggs from private hatcheries—available year-round—could allow shifts in </w:t>
      </w:r>
      <w:r w:rsidRPr="00E74B15">
        <w:rPr>
          <w:rFonts w:ascii="Times New Roman" w:eastAsia="Times New Roman" w:hAnsi="Times New Roman" w:cs="Times New Roman"/>
          <w:kern w:val="0"/>
          <w:sz w:val="24"/>
          <w:szCs w:val="24"/>
          <w14:ligatures w14:val="none"/>
        </w:rPr>
        <w:lastRenderedPageBreak/>
        <w:t>production schedules, enabling trout to reach catchable size earlier in the year. Furthermore, adjusting the size at which fish are stocked (e.g., fingerling vs. legal size) in certain water bodies could be reconsidered based on evolving information about natural productivity and climate change impacts.</w:t>
      </w:r>
    </w:p>
    <w:p w14:paraId="4D235603" w14:textId="77777777" w:rsidR="00E74B15" w:rsidRDefault="00E74B15" w:rsidP="00E74B15">
      <w:pPr>
        <w:spacing w:before="240" w:after="240" w:line="240" w:lineRule="auto"/>
        <w:rPr>
          <w:rFonts w:ascii="Times New Roman" w:eastAsia="Times New Roman" w:hAnsi="Times New Roman" w:cs="Times New Roman"/>
          <w:kern w:val="0"/>
          <w:sz w:val="24"/>
          <w:szCs w:val="24"/>
          <w14:ligatures w14:val="none"/>
        </w:rPr>
      </w:pPr>
      <w:commentRangeStart w:id="97"/>
      <w:r w:rsidRPr="00E74B15">
        <w:rPr>
          <w:rFonts w:ascii="Times New Roman" w:eastAsia="Times New Roman" w:hAnsi="Times New Roman" w:cs="Times New Roman"/>
          <w:kern w:val="0"/>
          <w:sz w:val="24"/>
          <w:szCs w:val="24"/>
          <w14:ligatures w14:val="none"/>
        </w:rPr>
        <w:t>With these diverse options for maintaining production and adapting to climate change, ODFW's trout stocking programs are expected to remain resilient and viable into the foreseeable future.</w:t>
      </w:r>
      <w:commentRangeEnd w:id="97"/>
      <w:r w:rsidR="00D06EDB">
        <w:rPr>
          <w:rStyle w:val="CommentReference"/>
        </w:rPr>
        <w:commentReference w:id="97"/>
      </w:r>
    </w:p>
    <w:p w14:paraId="460536F4" w14:textId="225D79D3" w:rsidR="00745CC0" w:rsidRDefault="005F7E14" w:rsidP="005F7E14">
      <w:pPr>
        <w:spacing w:before="240" w:after="240" w:line="240" w:lineRule="auto"/>
        <w:jc w:val="center"/>
        <w:rPr>
          <w:ins w:id="98" w:author="Eric Ward" w:date="2024-10-03T08:19:00Z" w16du:dateUtc="2024-10-03T15:19:00Z"/>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END OF SUMMARY SECTION</w:t>
      </w:r>
    </w:p>
    <w:p w14:paraId="1EAEB166" w14:textId="568F1179" w:rsidR="0073035C" w:rsidRDefault="0073035C" w:rsidP="0073035C">
      <w:pPr>
        <w:spacing w:before="240" w:after="240" w:line="240" w:lineRule="auto"/>
        <w:rPr>
          <w:rFonts w:ascii="Times New Roman" w:eastAsia="Times New Roman" w:hAnsi="Times New Roman" w:cs="Times New Roman"/>
          <w:b/>
          <w:bCs/>
          <w:color w:val="000000"/>
          <w:kern w:val="0"/>
          <w:sz w:val="28"/>
          <w:szCs w:val="28"/>
          <w14:ligatures w14:val="none"/>
        </w:rPr>
      </w:pPr>
      <w:r w:rsidRPr="0073035C">
        <w:rPr>
          <w:rFonts w:ascii="Times New Roman" w:eastAsia="Times New Roman" w:hAnsi="Times New Roman" w:cs="Times New Roman"/>
          <w:b/>
          <w:bCs/>
          <w:color w:val="000000"/>
          <w:kern w:val="0"/>
          <w:sz w:val="28"/>
          <w:szCs w:val="28"/>
          <w14:ligatures w14:val="none"/>
        </w:rPr>
        <w:t>Stock Synthesis</w:t>
      </w:r>
    </w:p>
    <w:p w14:paraId="1C6318FF" w14:textId="3F39752B" w:rsidR="0073035C" w:rsidRPr="0073035C" w:rsidRDefault="0073035C" w:rsidP="0073035C">
      <w:pPr>
        <w:spacing w:before="240" w:after="240" w:line="240" w:lineRule="auto"/>
        <w:rPr>
          <w:rFonts w:ascii="Times New Roman" w:eastAsia="Times New Roman" w:hAnsi="Times New Roman" w:cs="Times New Roman"/>
          <w:color w:val="000000"/>
          <w:kern w:val="0"/>
          <w:sz w:val="24"/>
          <w:szCs w:val="24"/>
          <w14:ligatures w14:val="none"/>
        </w:rPr>
      </w:pPr>
      <w:r w:rsidRPr="0073035C">
        <w:rPr>
          <w:rFonts w:ascii="Times New Roman" w:eastAsia="Times New Roman" w:hAnsi="Times New Roman" w:cs="Times New Roman"/>
          <w:color w:val="000000"/>
          <w:kern w:val="0"/>
          <w:sz w:val="24"/>
          <w:szCs w:val="24"/>
          <w14:ligatures w14:val="none"/>
        </w:rPr>
        <w:t>The relationships between various covariates and survival probabilities presented here are correlational and do not imply direct causation. These associations are based on observed patterns and should be interpreted as potential factors influencing survival rather than definitive causal links.</w:t>
      </w:r>
    </w:p>
    <w:p w14:paraId="2ED861A9" w14:textId="6050E566" w:rsidR="0073035C" w:rsidRPr="0073035C" w:rsidRDefault="0073035C" w:rsidP="0073035C">
      <w:p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8"/>
          <w:szCs w:val="28"/>
          <w14:ligatures w14:val="none"/>
        </w:rPr>
        <w:t>1</w:t>
      </w:r>
      <w:r w:rsidRPr="0073035C">
        <w:rPr>
          <w:rFonts w:ascii="Times New Roman" w:eastAsia="Times New Roman" w:hAnsi="Times New Roman" w:cs="Times New Roman"/>
          <w:b/>
          <w:bCs/>
          <w:color w:val="000000"/>
          <w:kern w:val="0"/>
          <w:sz w:val="24"/>
          <w:szCs w:val="24"/>
          <w14:ligatures w14:val="none"/>
        </w:rPr>
        <w:t>. Spring Chinook</w:t>
      </w:r>
    </w:p>
    <w:p w14:paraId="3E274E70" w14:textId="704FCC3C" w:rsidR="0073035C" w:rsidRPr="0073035C" w:rsidRDefault="0073035C" w:rsidP="0073035C">
      <w:pPr>
        <w:numPr>
          <w:ilvl w:val="0"/>
          <w:numId w:val="13"/>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Trask – </w:t>
      </w:r>
      <w:r w:rsidRPr="0073035C">
        <w:rPr>
          <w:rFonts w:ascii="Times New Roman" w:eastAsia="Times New Roman" w:hAnsi="Times New Roman" w:cs="Times New Roman"/>
          <w:color w:val="000000"/>
          <w:kern w:val="0"/>
          <w:sz w:val="24"/>
          <w:szCs w:val="24"/>
          <w14:ligatures w14:val="none"/>
        </w:rPr>
        <w:t>SARs exhibit a decreasing trend over time (</w:t>
      </w:r>
      <w:r w:rsidR="00DD359F">
        <w:rPr>
          <w:rFonts w:ascii="Times New Roman" w:eastAsia="Times New Roman" w:hAnsi="Times New Roman" w:cs="Times New Roman"/>
          <w:color w:val="000000"/>
          <w:kern w:val="0"/>
          <w:sz w:val="24"/>
          <w:szCs w:val="24"/>
          <w14:ligatures w14:val="none"/>
        </w:rPr>
        <w:t xml:space="preserve">Summary Table 4, </w:t>
      </w:r>
      <w:r w:rsidRPr="0073035C">
        <w:rPr>
          <w:rFonts w:ascii="Times New Roman" w:eastAsia="Times New Roman" w:hAnsi="Times New Roman" w:cs="Times New Roman"/>
          <w:color w:val="000000"/>
          <w:kern w:val="0"/>
          <w:sz w:val="24"/>
          <w:szCs w:val="24"/>
          <w14:ligatures w14:val="none"/>
        </w:rPr>
        <w:t>Synthesis Figure 1.1). Although there was a</w:t>
      </w:r>
      <w:ins w:id="99" w:author="LORION Chris M * ODFW" w:date="2024-10-08T11:56:00Z" w16du:dateUtc="2024-10-08T18:56:00Z">
        <w:r w:rsidR="001B6269">
          <w:rPr>
            <w:rFonts w:ascii="Times New Roman" w:eastAsia="Times New Roman" w:hAnsi="Times New Roman" w:cs="Times New Roman"/>
            <w:color w:val="000000"/>
            <w:kern w:val="0"/>
            <w:sz w:val="24"/>
            <w:szCs w:val="24"/>
            <w14:ligatures w14:val="none"/>
          </w:rPr>
          <w:t>n</w:t>
        </w:r>
      </w:ins>
      <w:del w:id="100" w:author="LORION Chris M * ODFW" w:date="2024-10-08T11:56:00Z" w16du:dateUtc="2024-10-08T18:56:00Z">
        <w:r w:rsidRPr="0073035C" w:rsidDel="001B6269">
          <w:rPr>
            <w:rFonts w:ascii="Times New Roman" w:eastAsia="Times New Roman" w:hAnsi="Times New Roman" w:cs="Times New Roman"/>
            <w:color w:val="000000"/>
            <w:kern w:val="0"/>
            <w:sz w:val="24"/>
            <w:szCs w:val="24"/>
            <w14:ligatures w14:val="none"/>
          </w:rPr>
          <w:delText xml:space="preserve"> slight</w:delText>
        </w:r>
      </w:del>
      <w:r w:rsidRPr="0073035C">
        <w:rPr>
          <w:rFonts w:ascii="Times New Roman" w:eastAsia="Times New Roman" w:hAnsi="Times New Roman" w:cs="Times New Roman"/>
          <w:color w:val="000000"/>
          <w:kern w:val="0"/>
          <w:sz w:val="24"/>
          <w:szCs w:val="24"/>
          <w14:ligatures w14:val="none"/>
        </w:rPr>
        <w:t xml:space="preserve"> increase in the proportion of returns from</w:t>
      </w:r>
      <w:r w:rsidR="009C1BBC">
        <w:rPr>
          <w:rFonts w:ascii="Times New Roman" w:eastAsia="Times New Roman" w:hAnsi="Times New Roman" w:cs="Times New Roman"/>
          <w:color w:val="000000"/>
          <w:kern w:val="0"/>
          <w:sz w:val="24"/>
          <w:szCs w:val="24"/>
          <w14:ligatures w14:val="none"/>
        </w:rPr>
        <w:t xml:space="preserve"> brood years</w:t>
      </w:r>
      <w:r w:rsidRPr="0073035C">
        <w:rPr>
          <w:rFonts w:ascii="Times New Roman" w:eastAsia="Times New Roman" w:hAnsi="Times New Roman" w:cs="Times New Roman"/>
          <w:color w:val="000000"/>
          <w:kern w:val="0"/>
          <w:sz w:val="24"/>
          <w:szCs w:val="24"/>
          <w14:ligatures w14:val="none"/>
        </w:rPr>
        <w:t xml:space="preserve"> 1996 to 2007, this trend </w:t>
      </w:r>
      <w:r w:rsidR="009C1BBC">
        <w:rPr>
          <w:rFonts w:ascii="Times New Roman" w:eastAsia="Times New Roman" w:hAnsi="Times New Roman" w:cs="Times New Roman"/>
          <w:color w:val="000000"/>
          <w:kern w:val="0"/>
          <w:sz w:val="24"/>
          <w:szCs w:val="24"/>
          <w14:ligatures w14:val="none"/>
        </w:rPr>
        <w:t xml:space="preserve">then </w:t>
      </w:r>
      <w:r w:rsidR="0075384B" w:rsidRPr="0073035C">
        <w:rPr>
          <w:rFonts w:ascii="Times New Roman" w:eastAsia="Times New Roman" w:hAnsi="Times New Roman" w:cs="Times New Roman"/>
          <w:color w:val="000000"/>
          <w:kern w:val="0"/>
          <w:sz w:val="24"/>
          <w:szCs w:val="24"/>
          <w14:ligatures w14:val="none"/>
        </w:rPr>
        <w:t>reversed,</w:t>
      </w:r>
      <w:r w:rsidR="0075384B">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and returns </w:t>
      </w:r>
      <w:r w:rsidR="0075384B">
        <w:rPr>
          <w:rFonts w:ascii="Times New Roman" w:eastAsia="Times New Roman" w:hAnsi="Times New Roman" w:cs="Times New Roman"/>
          <w:color w:val="000000"/>
          <w:kern w:val="0"/>
          <w:sz w:val="24"/>
          <w:szCs w:val="24"/>
          <w14:ligatures w14:val="none"/>
        </w:rPr>
        <w:t xml:space="preserve">have continued to </w:t>
      </w:r>
      <w:r w:rsidRPr="0073035C">
        <w:rPr>
          <w:rFonts w:ascii="Times New Roman" w:eastAsia="Times New Roman" w:hAnsi="Times New Roman" w:cs="Times New Roman"/>
          <w:color w:val="000000"/>
          <w:kern w:val="0"/>
          <w:sz w:val="24"/>
          <w:szCs w:val="24"/>
          <w14:ligatures w14:val="none"/>
        </w:rPr>
        <w:t>declin</w:t>
      </w:r>
      <w:r w:rsidR="0075384B">
        <w:rPr>
          <w:rFonts w:ascii="Times New Roman" w:eastAsia="Times New Roman" w:hAnsi="Times New Roman" w:cs="Times New Roman"/>
          <w:color w:val="000000"/>
          <w:kern w:val="0"/>
          <w:sz w:val="24"/>
          <w:szCs w:val="24"/>
          <w14:ligatures w14:val="none"/>
        </w:rPr>
        <w:t>e</w:t>
      </w:r>
      <w:r w:rsidR="0021521B">
        <w:rPr>
          <w:rFonts w:ascii="Times New Roman" w:eastAsia="Times New Roman" w:hAnsi="Times New Roman" w:cs="Times New Roman"/>
          <w:color w:val="000000"/>
          <w:kern w:val="0"/>
          <w:sz w:val="24"/>
          <w:szCs w:val="24"/>
          <w14:ligatures w14:val="none"/>
        </w:rPr>
        <w:t xml:space="preserve"> in recent years</w:t>
      </w:r>
      <w:r w:rsidRPr="0073035C">
        <w:rPr>
          <w:rFonts w:ascii="Times New Roman" w:eastAsia="Times New Roman" w:hAnsi="Times New Roman" w:cs="Times New Roman"/>
          <w:color w:val="000000"/>
          <w:kern w:val="0"/>
          <w:sz w:val="24"/>
          <w:szCs w:val="24"/>
          <w14:ligatures w14:val="none"/>
        </w:rPr>
        <w:t>. The covariates that appear to have the greatest association with survival probability</w:t>
      </w:r>
      <w:r w:rsidR="00DD359F">
        <w:rPr>
          <w:rFonts w:ascii="Times New Roman" w:eastAsia="Times New Roman" w:hAnsi="Times New Roman" w:cs="Times New Roman"/>
          <w:color w:val="000000"/>
          <w:kern w:val="0"/>
          <w:sz w:val="24"/>
          <w:szCs w:val="24"/>
          <w14:ligatures w14:val="none"/>
        </w:rPr>
        <w:t xml:space="preserve"> include SST, EEZ cover, and NPGO during the first summer at sea, and PDO during the second summer at sea </w:t>
      </w:r>
      <w:r w:rsidRPr="0073035C">
        <w:rPr>
          <w:rFonts w:ascii="Times New Roman" w:eastAsia="Times New Roman" w:hAnsi="Times New Roman" w:cs="Times New Roman"/>
          <w:color w:val="000000"/>
          <w:kern w:val="0"/>
          <w:sz w:val="24"/>
          <w:szCs w:val="24"/>
          <w14:ligatures w14:val="none"/>
        </w:rPr>
        <w:t xml:space="preserve">(Synthesis Table 1.1, Synthesis </w:t>
      </w:r>
      <w:r w:rsidR="00FC2D23">
        <w:rPr>
          <w:rFonts w:ascii="Times New Roman" w:eastAsia="Times New Roman" w:hAnsi="Times New Roman" w:cs="Times New Roman"/>
          <w:color w:val="000000"/>
          <w:kern w:val="0"/>
          <w:sz w:val="24"/>
          <w:szCs w:val="24"/>
          <w14:ligatures w14:val="none"/>
        </w:rPr>
        <w:t xml:space="preserve">Figure </w:t>
      </w:r>
      <w:r w:rsidRPr="0073035C">
        <w:rPr>
          <w:rFonts w:ascii="Times New Roman" w:eastAsia="Times New Roman" w:hAnsi="Times New Roman" w:cs="Times New Roman"/>
          <w:color w:val="000000"/>
          <w:kern w:val="0"/>
          <w:sz w:val="24"/>
          <w:szCs w:val="24"/>
          <w14:ligatures w14:val="none"/>
        </w:rPr>
        <w:t xml:space="preserve">1.11). </w:t>
      </w:r>
      <w:r w:rsidR="00DD359F">
        <w:rPr>
          <w:rFonts w:ascii="Times New Roman" w:eastAsia="Times New Roman" w:hAnsi="Times New Roman" w:cs="Times New Roman"/>
          <w:color w:val="000000"/>
          <w:kern w:val="0"/>
          <w:sz w:val="24"/>
          <w:szCs w:val="24"/>
          <w14:ligatures w14:val="none"/>
        </w:rPr>
        <w:t xml:space="preserve">The covariate with the lowest (i.e., best) RMSE score </w:t>
      </w:r>
      <w:r w:rsidR="0075384B">
        <w:rPr>
          <w:rFonts w:ascii="Times New Roman" w:eastAsia="Times New Roman" w:hAnsi="Times New Roman" w:cs="Times New Roman"/>
          <w:color w:val="000000"/>
          <w:kern w:val="0"/>
          <w:sz w:val="24"/>
          <w:szCs w:val="24"/>
          <w14:ligatures w14:val="none"/>
        </w:rPr>
        <w:t xml:space="preserve">is </w:t>
      </w:r>
      <w:r w:rsidR="00DD359F">
        <w:rPr>
          <w:rFonts w:ascii="Times New Roman" w:eastAsia="Times New Roman" w:hAnsi="Times New Roman" w:cs="Times New Roman"/>
          <w:color w:val="000000"/>
          <w:kern w:val="0"/>
          <w:sz w:val="24"/>
          <w:szCs w:val="24"/>
          <w14:ligatures w14:val="none"/>
        </w:rPr>
        <w:t xml:space="preserve">the total number of fish released, where increasing </w:t>
      </w:r>
      <w:r w:rsidR="000B7492">
        <w:rPr>
          <w:rFonts w:ascii="Times New Roman" w:eastAsia="Times New Roman" w:hAnsi="Times New Roman" w:cs="Times New Roman"/>
          <w:color w:val="000000"/>
          <w:kern w:val="0"/>
          <w:sz w:val="24"/>
          <w:szCs w:val="24"/>
          <w14:ligatures w14:val="none"/>
        </w:rPr>
        <w:t xml:space="preserve">release </w:t>
      </w:r>
      <w:r w:rsidR="00DD359F">
        <w:rPr>
          <w:rFonts w:ascii="Times New Roman" w:eastAsia="Times New Roman" w:hAnsi="Times New Roman" w:cs="Times New Roman"/>
          <w:color w:val="000000"/>
          <w:kern w:val="0"/>
          <w:sz w:val="24"/>
          <w:szCs w:val="24"/>
          <w14:ligatures w14:val="none"/>
        </w:rPr>
        <w:t xml:space="preserve">numbers </w:t>
      </w:r>
      <w:r w:rsidR="0075384B">
        <w:rPr>
          <w:rFonts w:ascii="Times New Roman" w:eastAsia="Times New Roman" w:hAnsi="Times New Roman" w:cs="Times New Roman"/>
          <w:color w:val="000000"/>
          <w:kern w:val="0"/>
          <w:sz w:val="24"/>
          <w:szCs w:val="24"/>
          <w14:ligatures w14:val="none"/>
        </w:rPr>
        <w:t xml:space="preserve">is </w:t>
      </w:r>
      <w:r w:rsidR="00DD359F">
        <w:rPr>
          <w:rFonts w:ascii="Times New Roman" w:eastAsia="Times New Roman" w:hAnsi="Times New Roman" w:cs="Times New Roman"/>
          <w:color w:val="000000"/>
          <w:kern w:val="0"/>
          <w:sz w:val="24"/>
          <w:szCs w:val="24"/>
          <w14:ligatures w14:val="none"/>
        </w:rPr>
        <w:t xml:space="preserve">associated with an increased probability of survival </w:t>
      </w:r>
      <w:r w:rsidR="00FC2D23">
        <w:rPr>
          <w:rFonts w:ascii="Times New Roman" w:eastAsia="Times New Roman" w:hAnsi="Times New Roman" w:cs="Times New Roman"/>
          <w:color w:val="000000"/>
          <w:kern w:val="0"/>
          <w:sz w:val="24"/>
          <w:szCs w:val="24"/>
          <w14:ligatures w14:val="none"/>
        </w:rPr>
        <w:t>(Synthesis Figure 1.11)</w:t>
      </w:r>
      <w:r w:rsidRPr="0073035C">
        <w:rPr>
          <w:rFonts w:ascii="Times New Roman" w:eastAsia="Times New Roman" w:hAnsi="Times New Roman" w:cs="Times New Roman"/>
          <w:color w:val="000000"/>
          <w:kern w:val="0"/>
          <w:sz w:val="24"/>
          <w:szCs w:val="24"/>
          <w14:ligatures w14:val="none"/>
        </w:rPr>
        <w:t>.</w:t>
      </w:r>
      <w:r w:rsidR="00DD359F">
        <w:rPr>
          <w:rFonts w:ascii="Times New Roman" w:eastAsia="Times New Roman" w:hAnsi="Times New Roman" w:cs="Times New Roman"/>
          <w:color w:val="000000"/>
          <w:kern w:val="0"/>
          <w:sz w:val="24"/>
          <w:szCs w:val="24"/>
          <w14:ligatures w14:val="none"/>
        </w:rPr>
        <w:t xml:space="preserve"> Correlation between EEZ cover and SST during the first summer at sea was relatively high (0.77). </w:t>
      </w:r>
    </w:p>
    <w:p w14:paraId="04F8E174" w14:textId="0447022B" w:rsidR="0073035C" w:rsidRPr="0073035C" w:rsidRDefault="0073035C" w:rsidP="0073035C">
      <w:pPr>
        <w:numPr>
          <w:ilvl w:val="0"/>
          <w:numId w:val="13"/>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Deschutes (Round Butte) – </w:t>
      </w:r>
      <w:r w:rsidR="006C576B" w:rsidRPr="0073035C">
        <w:rPr>
          <w:rFonts w:ascii="Times New Roman" w:eastAsia="Times New Roman" w:hAnsi="Times New Roman" w:cs="Times New Roman"/>
          <w:color w:val="000000"/>
          <w:kern w:val="0"/>
          <w:sz w:val="24"/>
          <w:szCs w:val="24"/>
          <w14:ligatures w14:val="none"/>
        </w:rPr>
        <w:t>SARs exhibit</w:t>
      </w:r>
      <w:r w:rsidR="00332B1E">
        <w:rPr>
          <w:rFonts w:ascii="Times New Roman" w:eastAsia="Times New Roman" w:hAnsi="Times New Roman" w:cs="Times New Roman"/>
          <w:color w:val="000000"/>
          <w:kern w:val="0"/>
          <w:sz w:val="24"/>
          <w:szCs w:val="24"/>
          <w14:ligatures w14:val="none"/>
        </w:rPr>
        <w:t>ed</w:t>
      </w:r>
      <w:r w:rsidR="006C576B" w:rsidRPr="0073035C">
        <w:rPr>
          <w:rFonts w:ascii="Times New Roman" w:eastAsia="Times New Roman" w:hAnsi="Times New Roman" w:cs="Times New Roman"/>
          <w:color w:val="000000"/>
          <w:kern w:val="0"/>
          <w:sz w:val="24"/>
          <w:szCs w:val="24"/>
          <w14:ligatures w14:val="none"/>
        </w:rPr>
        <w:t xml:space="preserve"> a decreasing trend over time </w:t>
      </w:r>
      <w:r w:rsidRPr="0073035C">
        <w:rPr>
          <w:rFonts w:ascii="Times New Roman" w:eastAsia="Times New Roman" w:hAnsi="Times New Roman" w:cs="Times New Roman"/>
          <w:color w:val="000000"/>
          <w:kern w:val="0"/>
          <w:sz w:val="24"/>
          <w:szCs w:val="24"/>
          <w14:ligatures w14:val="none"/>
        </w:rPr>
        <w:t>(</w:t>
      </w:r>
      <w:r w:rsidR="006C576B">
        <w:rPr>
          <w:rFonts w:ascii="Times New Roman" w:eastAsia="Times New Roman" w:hAnsi="Times New Roman" w:cs="Times New Roman"/>
          <w:color w:val="000000"/>
          <w:kern w:val="0"/>
          <w:sz w:val="24"/>
          <w:szCs w:val="24"/>
          <w14:ligatures w14:val="none"/>
        </w:rPr>
        <w:t xml:space="preserve">Summary Table 4, </w:t>
      </w:r>
      <w:r w:rsidRPr="0073035C">
        <w:rPr>
          <w:rFonts w:ascii="Times New Roman" w:eastAsia="Times New Roman" w:hAnsi="Times New Roman" w:cs="Times New Roman"/>
          <w:color w:val="000000"/>
          <w:kern w:val="0"/>
          <w:sz w:val="24"/>
          <w:szCs w:val="24"/>
          <w14:ligatures w14:val="none"/>
        </w:rPr>
        <w:t xml:space="preserve">Synthesis Figure 1.2). </w:t>
      </w:r>
      <w:r w:rsidR="006C576B">
        <w:rPr>
          <w:rFonts w:ascii="Times New Roman" w:eastAsia="Times New Roman" w:hAnsi="Times New Roman" w:cs="Times New Roman"/>
          <w:color w:val="000000"/>
          <w:kern w:val="0"/>
          <w:sz w:val="24"/>
          <w:szCs w:val="24"/>
          <w14:ligatures w14:val="none"/>
        </w:rPr>
        <w:t>The proportion of returns did show a</w:t>
      </w:r>
      <w:r w:rsidRPr="0073035C">
        <w:rPr>
          <w:rFonts w:ascii="Times New Roman" w:eastAsia="Times New Roman" w:hAnsi="Times New Roman" w:cs="Times New Roman"/>
          <w:color w:val="000000"/>
          <w:kern w:val="0"/>
          <w:sz w:val="24"/>
          <w:szCs w:val="24"/>
          <w14:ligatures w14:val="none"/>
        </w:rPr>
        <w:t xml:space="preserve"> slight increase from around 1995 to 2006</w:t>
      </w:r>
      <w:r w:rsidR="006C576B">
        <w:rPr>
          <w:rFonts w:ascii="Times New Roman" w:eastAsia="Times New Roman" w:hAnsi="Times New Roman" w:cs="Times New Roman"/>
          <w:color w:val="000000"/>
          <w:kern w:val="0"/>
          <w:sz w:val="24"/>
          <w:szCs w:val="24"/>
          <w14:ligatures w14:val="none"/>
        </w:rPr>
        <w:t>,</w:t>
      </w:r>
      <w:r w:rsidR="00223FB6">
        <w:rPr>
          <w:rFonts w:ascii="Times New Roman" w:eastAsia="Times New Roman" w:hAnsi="Times New Roman" w:cs="Times New Roman"/>
          <w:color w:val="000000"/>
          <w:kern w:val="0"/>
          <w:sz w:val="24"/>
          <w:szCs w:val="24"/>
          <w14:ligatures w14:val="none"/>
        </w:rPr>
        <w:t xml:space="preserve"> h</w:t>
      </w:r>
      <w:r w:rsidRPr="0073035C">
        <w:rPr>
          <w:rFonts w:ascii="Times New Roman" w:eastAsia="Times New Roman" w:hAnsi="Times New Roman" w:cs="Times New Roman"/>
          <w:color w:val="000000"/>
          <w:kern w:val="0"/>
          <w:sz w:val="24"/>
          <w:szCs w:val="24"/>
          <w14:ligatures w14:val="none"/>
        </w:rPr>
        <w:t>owever</w:t>
      </w:r>
      <w:r w:rsidR="006C576B">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after 2006 the proportion of returns shifted to a steadily decreasing trend. The most influential covariates for this stock </w:t>
      </w:r>
      <w:r w:rsidR="008958C8">
        <w:rPr>
          <w:rFonts w:ascii="Times New Roman" w:eastAsia="Times New Roman" w:hAnsi="Times New Roman" w:cs="Times New Roman"/>
          <w:color w:val="000000"/>
          <w:kern w:val="0"/>
          <w:sz w:val="24"/>
          <w:szCs w:val="24"/>
          <w14:ligatures w14:val="none"/>
        </w:rPr>
        <w:t>were</w:t>
      </w:r>
      <w:r w:rsidR="008958C8" w:rsidRPr="0073035C">
        <w:rPr>
          <w:rFonts w:ascii="Times New Roman" w:eastAsia="Times New Roman" w:hAnsi="Times New Roman" w:cs="Times New Roman"/>
          <w:color w:val="000000"/>
          <w:kern w:val="0"/>
          <w:sz w:val="24"/>
          <w:szCs w:val="24"/>
          <w14:ligatures w14:val="none"/>
        </w:rPr>
        <w:t xml:space="preserve"> </w:t>
      </w:r>
      <w:r w:rsidR="006C576B">
        <w:rPr>
          <w:rFonts w:ascii="Times New Roman" w:eastAsia="Times New Roman" w:hAnsi="Times New Roman" w:cs="Times New Roman"/>
          <w:color w:val="000000"/>
          <w:kern w:val="0"/>
          <w:sz w:val="24"/>
          <w:szCs w:val="24"/>
          <w14:ligatures w14:val="none"/>
        </w:rPr>
        <w:t>predominantly</w:t>
      </w:r>
      <w:r w:rsidR="006C576B"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related to summertime marine conditions encountered during the second year at sea (Synthesis Table 1.2, Synthesis Figure 1.21). The covariates with the lowest RMSE scores </w:t>
      </w:r>
      <w:r w:rsidR="006A0D2F">
        <w:rPr>
          <w:rFonts w:ascii="Times New Roman" w:eastAsia="Times New Roman" w:hAnsi="Times New Roman" w:cs="Times New Roman"/>
          <w:color w:val="000000"/>
          <w:kern w:val="0"/>
          <w:sz w:val="24"/>
          <w:szCs w:val="24"/>
          <w14:ligatures w14:val="none"/>
        </w:rPr>
        <w:t>wer</w:t>
      </w:r>
      <w:r w:rsidRPr="0073035C">
        <w:rPr>
          <w:rFonts w:ascii="Times New Roman" w:eastAsia="Times New Roman" w:hAnsi="Times New Roman" w:cs="Times New Roman"/>
          <w:color w:val="000000"/>
          <w:kern w:val="0"/>
          <w:sz w:val="24"/>
          <w:szCs w:val="24"/>
          <w14:ligatures w14:val="none"/>
        </w:rPr>
        <w:t>e SST, PDO, NPGO</w:t>
      </w:r>
      <w:r w:rsidR="006C576B">
        <w:rPr>
          <w:rFonts w:ascii="Times New Roman" w:eastAsia="Times New Roman" w:hAnsi="Times New Roman" w:cs="Times New Roman"/>
          <w:color w:val="000000"/>
          <w:kern w:val="0"/>
          <w:sz w:val="24"/>
          <w:szCs w:val="24"/>
          <w14:ligatures w14:val="none"/>
        </w:rPr>
        <w:t>, and SST Arc during the second summer at sea, and SST Arc during the second winter at sea.</w:t>
      </w:r>
      <w:r w:rsidRPr="0073035C">
        <w:rPr>
          <w:rFonts w:ascii="Times New Roman" w:eastAsia="Times New Roman" w:hAnsi="Times New Roman" w:cs="Times New Roman"/>
          <w:color w:val="000000"/>
          <w:kern w:val="0"/>
          <w:sz w:val="24"/>
          <w:szCs w:val="24"/>
          <w14:ligatures w14:val="none"/>
        </w:rPr>
        <w:t xml:space="preserve"> </w:t>
      </w:r>
      <w:r w:rsidR="00223FB6">
        <w:rPr>
          <w:rFonts w:ascii="Times New Roman" w:eastAsia="Times New Roman" w:hAnsi="Times New Roman" w:cs="Times New Roman"/>
          <w:color w:val="000000"/>
          <w:kern w:val="0"/>
          <w:sz w:val="24"/>
          <w:szCs w:val="24"/>
          <w14:ligatures w14:val="none"/>
        </w:rPr>
        <w:t xml:space="preserve">Correlation was </w:t>
      </w:r>
      <w:r w:rsidR="00332B1E">
        <w:rPr>
          <w:rFonts w:ascii="Times New Roman" w:eastAsia="Times New Roman" w:hAnsi="Times New Roman" w:cs="Times New Roman"/>
          <w:color w:val="000000"/>
          <w:kern w:val="0"/>
          <w:sz w:val="24"/>
          <w:szCs w:val="24"/>
          <w14:ligatures w14:val="none"/>
        </w:rPr>
        <w:t>high (≥|0.6|)</w:t>
      </w:r>
      <w:r w:rsidR="00223FB6">
        <w:rPr>
          <w:rFonts w:ascii="Times New Roman" w:eastAsia="Times New Roman" w:hAnsi="Times New Roman" w:cs="Times New Roman"/>
          <w:color w:val="000000"/>
          <w:kern w:val="0"/>
          <w:sz w:val="24"/>
          <w:szCs w:val="24"/>
          <w14:ligatures w14:val="none"/>
        </w:rPr>
        <w:t xml:space="preserve"> between SST Arc summer L1 and PDO summer L1, SST Arc summer L1 and SST summer L1, and SST Arc summer L1 and SST Arc Winter L1. </w:t>
      </w:r>
      <w:r w:rsidR="00332B1E">
        <w:rPr>
          <w:rFonts w:ascii="Times New Roman" w:eastAsia="Times New Roman" w:hAnsi="Times New Roman" w:cs="Times New Roman"/>
          <w:color w:val="000000"/>
          <w:kern w:val="0"/>
          <w:sz w:val="24"/>
          <w:szCs w:val="24"/>
          <w14:ligatures w14:val="none"/>
        </w:rPr>
        <w:t xml:space="preserve">All other </w:t>
      </w:r>
      <w:r w:rsidR="004358A0">
        <w:rPr>
          <w:rFonts w:ascii="Times New Roman" w:eastAsia="Times New Roman" w:hAnsi="Times New Roman" w:cs="Times New Roman"/>
          <w:color w:val="000000"/>
          <w:kern w:val="0"/>
          <w:sz w:val="24"/>
          <w:szCs w:val="24"/>
          <w14:ligatures w14:val="none"/>
        </w:rPr>
        <w:t>covariates</w:t>
      </w:r>
      <w:r w:rsidR="00332B1E">
        <w:rPr>
          <w:rFonts w:ascii="Times New Roman" w:eastAsia="Times New Roman" w:hAnsi="Times New Roman" w:cs="Times New Roman"/>
          <w:color w:val="000000"/>
          <w:kern w:val="0"/>
          <w:sz w:val="24"/>
          <w:szCs w:val="24"/>
          <w14:ligatures w14:val="none"/>
        </w:rPr>
        <w:t xml:space="preserve"> had correlations &lt;|0.6|.</w:t>
      </w:r>
    </w:p>
    <w:p w14:paraId="5AEDCC8C" w14:textId="6714B193" w:rsidR="0073035C" w:rsidRPr="0073035C" w:rsidRDefault="0073035C" w:rsidP="0073035C">
      <w:pPr>
        <w:numPr>
          <w:ilvl w:val="0"/>
          <w:numId w:val="13"/>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McKenzie – </w:t>
      </w:r>
      <w:r w:rsidRPr="0073035C">
        <w:rPr>
          <w:rFonts w:ascii="Times New Roman" w:eastAsia="Times New Roman" w:hAnsi="Times New Roman" w:cs="Times New Roman"/>
          <w:color w:val="000000"/>
          <w:kern w:val="0"/>
          <w:sz w:val="24"/>
          <w:szCs w:val="24"/>
          <w14:ligatures w14:val="none"/>
        </w:rPr>
        <w:t>SARs show</w:t>
      </w:r>
      <w:r w:rsidR="00332B1E">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a </w:t>
      </w:r>
      <w:r w:rsidR="00B2459E">
        <w:rPr>
          <w:rFonts w:ascii="Times New Roman" w:eastAsia="Times New Roman" w:hAnsi="Times New Roman" w:cs="Times New Roman"/>
          <w:color w:val="000000"/>
          <w:kern w:val="0"/>
          <w:sz w:val="24"/>
          <w:szCs w:val="24"/>
          <w14:ligatures w14:val="none"/>
        </w:rPr>
        <w:t>decreasing trend over time</w:t>
      </w:r>
      <w:r w:rsidRPr="0073035C">
        <w:rPr>
          <w:rFonts w:ascii="Times New Roman" w:eastAsia="Times New Roman" w:hAnsi="Times New Roman" w:cs="Times New Roman"/>
          <w:color w:val="000000"/>
          <w:kern w:val="0"/>
          <w:sz w:val="24"/>
          <w:szCs w:val="24"/>
          <w14:ligatures w14:val="none"/>
        </w:rPr>
        <w:t xml:space="preserve"> (</w:t>
      </w:r>
      <w:r w:rsidR="00B2459E">
        <w:rPr>
          <w:rFonts w:ascii="Times New Roman" w:eastAsia="Times New Roman" w:hAnsi="Times New Roman" w:cs="Times New Roman"/>
          <w:color w:val="000000"/>
          <w:kern w:val="0"/>
          <w:sz w:val="24"/>
          <w:szCs w:val="24"/>
          <w14:ligatures w14:val="none"/>
        </w:rPr>
        <w:t xml:space="preserve">Summary Table 4, </w:t>
      </w:r>
      <w:r w:rsidRPr="0073035C">
        <w:rPr>
          <w:rFonts w:ascii="Times New Roman" w:eastAsia="Times New Roman" w:hAnsi="Times New Roman" w:cs="Times New Roman"/>
          <w:color w:val="000000"/>
          <w:kern w:val="0"/>
          <w:sz w:val="24"/>
          <w:szCs w:val="24"/>
          <w14:ligatures w14:val="none"/>
        </w:rPr>
        <w:t xml:space="preserve">Synthesis Figure 1.3). </w:t>
      </w:r>
      <w:commentRangeStart w:id="101"/>
      <w:r w:rsidRPr="0073035C">
        <w:rPr>
          <w:rFonts w:ascii="Times New Roman" w:eastAsia="Times New Roman" w:hAnsi="Times New Roman" w:cs="Times New Roman"/>
          <w:color w:val="000000"/>
          <w:kern w:val="0"/>
          <w:sz w:val="24"/>
          <w:szCs w:val="24"/>
          <w14:ligatures w14:val="none"/>
        </w:rPr>
        <w:t>The most influential covariate</w:t>
      </w:r>
      <w:r w:rsidR="00B2459E">
        <w:rPr>
          <w:rFonts w:ascii="Times New Roman" w:eastAsia="Times New Roman" w:hAnsi="Times New Roman" w:cs="Times New Roman"/>
          <w:color w:val="000000"/>
          <w:kern w:val="0"/>
          <w:sz w:val="24"/>
          <w:szCs w:val="24"/>
          <w14:ligatures w14:val="none"/>
        </w:rPr>
        <w:t>s</w:t>
      </w:r>
      <w:r w:rsidRPr="0073035C">
        <w:rPr>
          <w:rFonts w:ascii="Times New Roman" w:eastAsia="Times New Roman" w:hAnsi="Times New Roman" w:cs="Times New Roman"/>
          <w:color w:val="000000"/>
          <w:kern w:val="0"/>
          <w:sz w:val="24"/>
          <w:szCs w:val="24"/>
          <w14:ligatures w14:val="none"/>
        </w:rPr>
        <w:t xml:space="preserve"> for this </w:t>
      </w:r>
      <w:commentRangeEnd w:id="101"/>
      <w:r w:rsidR="00032684">
        <w:rPr>
          <w:rStyle w:val="CommentReference"/>
        </w:rPr>
        <w:commentReference w:id="101"/>
      </w:r>
      <w:r w:rsidRPr="0073035C">
        <w:rPr>
          <w:rFonts w:ascii="Times New Roman" w:eastAsia="Times New Roman" w:hAnsi="Times New Roman" w:cs="Times New Roman"/>
          <w:color w:val="000000"/>
          <w:kern w:val="0"/>
          <w:sz w:val="24"/>
          <w:szCs w:val="24"/>
          <w14:ligatures w14:val="none"/>
        </w:rPr>
        <w:t xml:space="preserve">stock </w:t>
      </w:r>
      <w:r w:rsidR="00204B64">
        <w:rPr>
          <w:rFonts w:ascii="Times New Roman" w:eastAsia="Times New Roman" w:hAnsi="Times New Roman" w:cs="Times New Roman"/>
          <w:color w:val="000000"/>
          <w:kern w:val="0"/>
          <w:sz w:val="24"/>
          <w:szCs w:val="24"/>
          <w14:ligatures w14:val="none"/>
        </w:rPr>
        <w:t xml:space="preserve">were </w:t>
      </w:r>
      <w:r w:rsidR="00B2459E">
        <w:rPr>
          <w:rFonts w:ascii="Times New Roman" w:eastAsia="Times New Roman" w:hAnsi="Times New Roman" w:cs="Times New Roman"/>
          <w:color w:val="000000"/>
          <w:kern w:val="0"/>
          <w:sz w:val="24"/>
          <w:szCs w:val="24"/>
          <w14:ligatures w14:val="none"/>
        </w:rPr>
        <w:t xml:space="preserve">SST, PDO, and NPGO during the second summer at sea, </w:t>
      </w:r>
      <w:r w:rsidR="00204B64">
        <w:rPr>
          <w:rFonts w:ascii="Times New Roman" w:eastAsia="Times New Roman" w:hAnsi="Times New Roman" w:cs="Times New Roman"/>
          <w:color w:val="000000"/>
          <w:kern w:val="0"/>
          <w:sz w:val="24"/>
          <w:szCs w:val="24"/>
          <w14:ligatures w14:val="none"/>
        </w:rPr>
        <w:t>NPGO during the first summer at sea, and NPGO during the second winter at sea</w:t>
      </w:r>
      <w:r w:rsidR="00B2459E">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(Synthesis Table 1.3, Synthesis Figure 1.31). </w:t>
      </w:r>
      <w:r w:rsidR="00204B64">
        <w:rPr>
          <w:rFonts w:ascii="Times New Roman" w:eastAsia="Times New Roman" w:hAnsi="Times New Roman" w:cs="Times New Roman"/>
          <w:color w:val="000000"/>
          <w:kern w:val="0"/>
          <w:sz w:val="24"/>
          <w:szCs w:val="24"/>
          <w14:ligatures w14:val="none"/>
        </w:rPr>
        <w:t xml:space="preserve">All covariates displayed a concave down relationship with highest predicted survival </w:t>
      </w:r>
      <w:r w:rsidR="00204B64">
        <w:rPr>
          <w:rFonts w:ascii="Times New Roman" w:eastAsia="Times New Roman" w:hAnsi="Times New Roman" w:cs="Times New Roman"/>
          <w:color w:val="000000"/>
          <w:kern w:val="0"/>
          <w:sz w:val="24"/>
          <w:szCs w:val="24"/>
          <w14:ligatures w14:val="none"/>
        </w:rPr>
        <w:lastRenderedPageBreak/>
        <w:t>occurring at intermediate values. Correlation between NPGO summer and NPGO winter L1 was 0.61</w:t>
      </w:r>
      <w:r w:rsidR="00332B1E">
        <w:rPr>
          <w:rFonts w:ascii="Times New Roman" w:eastAsia="Times New Roman" w:hAnsi="Times New Roman" w:cs="Times New Roman"/>
          <w:color w:val="000000"/>
          <w:kern w:val="0"/>
          <w:sz w:val="24"/>
          <w:szCs w:val="24"/>
          <w14:ligatures w14:val="none"/>
        </w:rPr>
        <w:t>, all other covariates had correlations &lt;|0.6|.</w:t>
      </w:r>
    </w:p>
    <w:p w14:paraId="6FCCF38B" w14:textId="0EDA1B4E" w:rsidR="0073035C" w:rsidRPr="0073035C" w:rsidRDefault="0073035C" w:rsidP="0073035C">
      <w:pPr>
        <w:numPr>
          <w:ilvl w:val="0"/>
          <w:numId w:val="13"/>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Imnaha – </w:t>
      </w:r>
      <w:r w:rsidR="00204B64">
        <w:rPr>
          <w:rFonts w:ascii="Times New Roman" w:eastAsia="Times New Roman" w:hAnsi="Times New Roman" w:cs="Times New Roman"/>
          <w:color w:val="000000"/>
          <w:kern w:val="0"/>
          <w:sz w:val="24"/>
          <w:szCs w:val="24"/>
          <w14:ligatures w14:val="none"/>
        </w:rPr>
        <w:t xml:space="preserve">The average </w:t>
      </w:r>
      <w:r w:rsidR="00332B1E">
        <w:rPr>
          <w:rFonts w:ascii="Times New Roman" w:eastAsia="Times New Roman" w:hAnsi="Times New Roman" w:cs="Times New Roman"/>
          <w:color w:val="000000"/>
          <w:kern w:val="0"/>
          <w:sz w:val="24"/>
          <w:szCs w:val="24"/>
          <w14:ligatures w14:val="none"/>
        </w:rPr>
        <w:t>long-term</w:t>
      </w:r>
      <w:r w:rsidR="00204B64">
        <w:rPr>
          <w:rFonts w:ascii="Times New Roman" w:eastAsia="Times New Roman" w:hAnsi="Times New Roman" w:cs="Times New Roman"/>
          <w:color w:val="000000"/>
          <w:kern w:val="0"/>
          <w:sz w:val="24"/>
          <w:szCs w:val="24"/>
          <w14:ligatures w14:val="none"/>
        </w:rPr>
        <w:t xml:space="preserve"> trend </w:t>
      </w:r>
      <w:r w:rsidR="00FA5CD3">
        <w:rPr>
          <w:rFonts w:ascii="Times New Roman" w:eastAsia="Times New Roman" w:hAnsi="Times New Roman" w:cs="Times New Roman"/>
          <w:color w:val="000000"/>
          <w:kern w:val="0"/>
          <w:sz w:val="24"/>
          <w:szCs w:val="24"/>
          <w14:ligatures w14:val="none"/>
        </w:rPr>
        <w:t xml:space="preserve">in </w:t>
      </w:r>
      <w:r w:rsidRPr="0073035C">
        <w:rPr>
          <w:rFonts w:ascii="Times New Roman" w:eastAsia="Times New Roman" w:hAnsi="Times New Roman" w:cs="Times New Roman"/>
          <w:color w:val="000000"/>
          <w:kern w:val="0"/>
          <w:sz w:val="24"/>
          <w:szCs w:val="24"/>
          <w14:ligatures w14:val="none"/>
        </w:rPr>
        <w:t xml:space="preserve">SARs </w:t>
      </w:r>
      <w:r w:rsidR="00FA5CD3">
        <w:rPr>
          <w:rFonts w:ascii="Times New Roman" w:eastAsia="Times New Roman" w:hAnsi="Times New Roman" w:cs="Times New Roman"/>
          <w:color w:val="000000"/>
          <w:kern w:val="0"/>
          <w:sz w:val="24"/>
          <w:szCs w:val="24"/>
          <w14:ligatures w14:val="none"/>
        </w:rPr>
        <w:t>was</w:t>
      </w:r>
      <w:r w:rsidR="00204B64">
        <w:rPr>
          <w:rFonts w:ascii="Times New Roman" w:eastAsia="Times New Roman" w:hAnsi="Times New Roman" w:cs="Times New Roman"/>
          <w:color w:val="000000"/>
          <w:kern w:val="0"/>
          <w:sz w:val="24"/>
          <w:szCs w:val="24"/>
          <w14:ligatures w14:val="none"/>
        </w:rPr>
        <w:t xml:space="preserve"> positive, however the proportion of returns began declining in 2005, resulting in a negative average short term trend </w:t>
      </w:r>
      <w:r w:rsidR="00FA5CD3">
        <w:rPr>
          <w:rFonts w:ascii="Times New Roman" w:eastAsia="Times New Roman" w:hAnsi="Times New Roman" w:cs="Times New Roman"/>
          <w:color w:val="000000"/>
          <w:kern w:val="0"/>
          <w:sz w:val="24"/>
          <w:szCs w:val="24"/>
          <w14:ligatures w14:val="none"/>
        </w:rPr>
        <w:t xml:space="preserve">estimate </w:t>
      </w:r>
      <w:r w:rsidR="00204B64">
        <w:rPr>
          <w:rFonts w:ascii="Times New Roman" w:eastAsia="Times New Roman" w:hAnsi="Times New Roman" w:cs="Times New Roman"/>
          <w:color w:val="000000"/>
          <w:kern w:val="0"/>
          <w:sz w:val="24"/>
          <w:szCs w:val="24"/>
          <w14:ligatures w14:val="none"/>
        </w:rPr>
        <w:t xml:space="preserve">(Summary Table 4, Synthesis Figure </w:t>
      </w:r>
      <w:r w:rsidR="008578A9">
        <w:rPr>
          <w:rFonts w:ascii="Times New Roman" w:eastAsia="Times New Roman" w:hAnsi="Times New Roman" w:cs="Times New Roman"/>
          <w:color w:val="000000"/>
          <w:kern w:val="0"/>
          <w:sz w:val="24"/>
          <w:szCs w:val="24"/>
          <w14:ligatures w14:val="none"/>
        </w:rPr>
        <w:t>1.</w:t>
      </w:r>
      <w:r w:rsidR="00204B64">
        <w:rPr>
          <w:rFonts w:ascii="Times New Roman" w:eastAsia="Times New Roman" w:hAnsi="Times New Roman" w:cs="Times New Roman"/>
          <w:color w:val="000000"/>
          <w:kern w:val="0"/>
          <w:sz w:val="24"/>
          <w:szCs w:val="24"/>
          <w14:ligatures w14:val="none"/>
        </w:rPr>
        <w:t>4</w:t>
      </w:r>
      <w:r w:rsidR="00332B1E">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For these fish, the most important predictors of survival </w:t>
      </w:r>
      <w:r w:rsidR="00204B64">
        <w:rPr>
          <w:rFonts w:ascii="Times New Roman" w:eastAsia="Times New Roman" w:hAnsi="Times New Roman" w:cs="Times New Roman"/>
          <w:color w:val="000000"/>
          <w:kern w:val="0"/>
          <w:sz w:val="24"/>
          <w:szCs w:val="24"/>
          <w14:ligatures w14:val="none"/>
        </w:rPr>
        <w:t>were</w:t>
      </w:r>
      <w:r w:rsidR="00204B64"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summertime PDO during the first and second years at sea, as well as NPGO during the first summer at sea (</w:t>
      </w:r>
      <w:r w:rsidR="00332B1E">
        <w:rPr>
          <w:rFonts w:ascii="Times New Roman" w:eastAsia="Times New Roman" w:hAnsi="Times New Roman" w:cs="Times New Roman"/>
          <w:color w:val="000000"/>
          <w:kern w:val="0"/>
          <w:sz w:val="24"/>
          <w:szCs w:val="24"/>
          <w14:ligatures w14:val="none"/>
        </w:rPr>
        <w:t>S</w:t>
      </w:r>
      <w:r w:rsidRPr="0073035C">
        <w:rPr>
          <w:rFonts w:ascii="Times New Roman" w:eastAsia="Times New Roman" w:hAnsi="Times New Roman" w:cs="Times New Roman"/>
          <w:color w:val="000000"/>
          <w:kern w:val="0"/>
          <w:sz w:val="24"/>
          <w:szCs w:val="24"/>
          <w14:ligatures w14:val="none"/>
        </w:rPr>
        <w:t>ynthesis Figure 1.41)</w:t>
      </w:r>
      <w:r w:rsidR="00332B1E">
        <w:rPr>
          <w:rFonts w:ascii="Times New Roman" w:eastAsia="Times New Roman" w:hAnsi="Times New Roman" w:cs="Times New Roman"/>
          <w:color w:val="000000"/>
          <w:kern w:val="0"/>
          <w:sz w:val="24"/>
          <w:szCs w:val="24"/>
          <w14:ligatures w14:val="none"/>
        </w:rPr>
        <w:t>, however RMSE values for these covariates were very similar (Synthesis Table 1.4).</w:t>
      </w:r>
      <w:r w:rsidRPr="0073035C">
        <w:rPr>
          <w:rFonts w:ascii="Times New Roman" w:eastAsia="Times New Roman" w:hAnsi="Times New Roman" w:cs="Times New Roman"/>
          <w:color w:val="000000"/>
          <w:kern w:val="0"/>
          <w:sz w:val="24"/>
          <w:szCs w:val="24"/>
          <w14:ligatures w14:val="none"/>
        </w:rPr>
        <w:t xml:space="preserve"> Increasing PDO during the first summer at sea </w:t>
      </w:r>
      <w:r w:rsidR="00332B1E">
        <w:rPr>
          <w:rFonts w:ascii="Times New Roman" w:eastAsia="Times New Roman" w:hAnsi="Times New Roman" w:cs="Times New Roman"/>
          <w:color w:val="000000"/>
          <w:kern w:val="0"/>
          <w:sz w:val="24"/>
          <w:szCs w:val="24"/>
          <w14:ligatures w14:val="none"/>
        </w:rPr>
        <w:t>was</w:t>
      </w:r>
      <w:r w:rsidR="00332B1E"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negatively correlated with survival probability. In contrast, intermediate values of summertime PDO during the second summer at sea </w:t>
      </w:r>
      <w:r w:rsidR="00332B1E">
        <w:rPr>
          <w:rFonts w:ascii="Times New Roman" w:eastAsia="Times New Roman" w:hAnsi="Times New Roman" w:cs="Times New Roman"/>
          <w:color w:val="000000"/>
          <w:kern w:val="0"/>
          <w:sz w:val="24"/>
          <w:szCs w:val="24"/>
          <w14:ligatures w14:val="none"/>
        </w:rPr>
        <w:t>were</w:t>
      </w:r>
      <w:r w:rsidR="00332B1E"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associated with the highest survival probability. Similarly, intermediate values of NPGO during the first summer at sea </w:t>
      </w:r>
      <w:r w:rsidR="00332B1E">
        <w:rPr>
          <w:rFonts w:ascii="Times New Roman" w:eastAsia="Times New Roman" w:hAnsi="Times New Roman" w:cs="Times New Roman"/>
          <w:color w:val="000000"/>
          <w:kern w:val="0"/>
          <w:sz w:val="24"/>
          <w:szCs w:val="24"/>
          <w14:ligatures w14:val="none"/>
        </w:rPr>
        <w:t>were</w:t>
      </w:r>
      <w:r w:rsidRPr="0073035C">
        <w:rPr>
          <w:rFonts w:ascii="Times New Roman" w:eastAsia="Times New Roman" w:hAnsi="Times New Roman" w:cs="Times New Roman"/>
          <w:color w:val="000000"/>
          <w:kern w:val="0"/>
          <w:sz w:val="24"/>
          <w:szCs w:val="24"/>
          <w14:ligatures w14:val="none"/>
        </w:rPr>
        <w:t xml:space="preserve"> linked to the highest survival probability.</w:t>
      </w:r>
      <w:r w:rsidR="00332B1E">
        <w:rPr>
          <w:rFonts w:ascii="Times New Roman" w:eastAsia="Times New Roman" w:hAnsi="Times New Roman" w:cs="Times New Roman"/>
          <w:color w:val="000000"/>
          <w:kern w:val="0"/>
          <w:sz w:val="24"/>
          <w:szCs w:val="24"/>
          <w14:ligatures w14:val="none"/>
        </w:rPr>
        <w:t xml:space="preserve"> All covariates had correlations &lt;|0.6|. </w:t>
      </w:r>
    </w:p>
    <w:p w14:paraId="1FF88A97" w14:textId="083CA569" w:rsidR="004358A0" w:rsidRPr="004358A0" w:rsidRDefault="0073035C" w:rsidP="004358A0">
      <w:pPr>
        <w:pStyle w:val="ListParagraph"/>
        <w:numPr>
          <w:ilvl w:val="0"/>
          <w:numId w:val="13"/>
        </w:numPr>
        <w:spacing w:before="240" w:after="240" w:line="240" w:lineRule="auto"/>
        <w:rPr>
          <w:rFonts w:ascii="Times New Roman" w:eastAsia="Times New Roman" w:hAnsi="Times New Roman" w:cs="Times New Roman"/>
          <w:b/>
          <w:bCs/>
          <w:color w:val="000000"/>
          <w:kern w:val="0"/>
          <w:sz w:val="24"/>
          <w:szCs w:val="24"/>
          <w14:ligatures w14:val="none"/>
        </w:rPr>
      </w:pPr>
      <w:r w:rsidRPr="004358A0">
        <w:rPr>
          <w:rFonts w:ascii="Times New Roman" w:eastAsia="Times New Roman" w:hAnsi="Times New Roman" w:cs="Times New Roman"/>
          <w:b/>
          <w:bCs/>
          <w:color w:val="000000"/>
          <w:kern w:val="0"/>
          <w:sz w:val="24"/>
          <w:szCs w:val="24"/>
          <w14:ligatures w14:val="none"/>
        </w:rPr>
        <w:t xml:space="preserve">Rogue (Cole Rivers) – </w:t>
      </w:r>
      <w:r w:rsidR="00332B1E" w:rsidRPr="004358A0">
        <w:rPr>
          <w:rFonts w:ascii="Times New Roman" w:eastAsia="Times New Roman" w:hAnsi="Times New Roman" w:cs="Times New Roman"/>
          <w:color w:val="000000"/>
          <w:kern w:val="0"/>
          <w:sz w:val="24"/>
          <w:szCs w:val="24"/>
          <w14:ligatures w14:val="none"/>
        </w:rPr>
        <w:t xml:space="preserve">While the average long-term trend in SARs was negative, </w:t>
      </w:r>
      <w:r w:rsidR="008578A9" w:rsidRPr="004358A0">
        <w:rPr>
          <w:rFonts w:ascii="Times New Roman" w:eastAsia="Times New Roman" w:hAnsi="Times New Roman" w:cs="Times New Roman"/>
          <w:color w:val="000000"/>
          <w:kern w:val="0"/>
          <w:sz w:val="24"/>
          <w:szCs w:val="24"/>
          <w14:ligatures w14:val="none"/>
        </w:rPr>
        <w:t xml:space="preserve">the recent (5-year) trend estimate was positive (Summary Table 4, </w:t>
      </w:r>
      <w:r w:rsidRPr="004358A0">
        <w:rPr>
          <w:rFonts w:ascii="Times New Roman" w:eastAsia="Times New Roman" w:hAnsi="Times New Roman" w:cs="Times New Roman"/>
          <w:color w:val="000000"/>
          <w:kern w:val="0"/>
          <w:sz w:val="24"/>
          <w:szCs w:val="24"/>
          <w14:ligatures w14:val="none"/>
        </w:rPr>
        <w:t xml:space="preserve">Synthesis Figure 1.5). The top </w:t>
      </w:r>
      <w:r w:rsidR="008578A9" w:rsidRPr="004358A0">
        <w:rPr>
          <w:rFonts w:ascii="Times New Roman" w:eastAsia="Times New Roman" w:hAnsi="Times New Roman" w:cs="Times New Roman"/>
          <w:color w:val="000000"/>
          <w:kern w:val="0"/>
          <w:sz w:val="24"/>
          <w:szCs w:val="24"/>
          <w14:ligatures w14:val="none"/>
        </w:rPr>
        <w:t>covariate predicted to impact survival was summertime MHW intensity, with a relatively low RMSE score (Synthesis Table 1.5</w:t>
      </w:r>
      <w:commentRangeStart w:id="102"/>
      <w:r w:rsidR="008578A9" w:rsidRPr="004358A0">
        <w:rPr>
          <w:rFonts w:ascii="Times New Roman" w:eastAsia="Times New Roman" w:hAnsi="Times New Roman" w:cs="Times New Roman"/>
          <w:color w:val="000000"/>
          <w:kern w:val="0"/>
          <w:sz w:val="24"/>
          <w:szCs w:val="24"/>
          <w14:ligatures w14:val="none"/>
        </w:rPr>
        <w:t xml:space="preserve">). Intermediate values of MHW intensity were predicted to have the lowest survival probability. This result </w:t>
      </w:r>
      <w:r w:rsidR="004358A0" w:rsidRPr="004358A0">
        <w:rPr>
          <w:rFonts w:ascii="Times New Roman" w:eastAsia="Times New Roman" w:hAnsi="Times New Roman" w:cs="Times New Roman"/>
          <w:color w:val="000000"/>
          <w:kern w:val="0"/>
          <w:sz w:val="24"/>
          <w:szCs w:val="24"/>
          <w14:ligatures w14:val="none"/>
        </w:rPr>
        <w:t>was</w:t>
      </w:r>
      <w:r w:rsidR="008578A9" w:rsidRPr="004358A0">
        <w:rPr>
          <w:rFonts w:ascii="Times New Roman" w:eastAsia="Times New Roman" w:hAnsi="Times New Roman" w:cs="Times New Roman"/>
          <w:color w:val="000000"/>
          <w:kern w:val="0"/>
          <w:sz w:val="24"/>
          <w:szCs w:val="24"/>
          <w14:ligatures w14:val="none"/>
        </w:rPr>
        <w:t xml:space="preserve"> counterintuitive, as we would expect increasing MHW intensity to decrease </w:t>
      </w:r>
      <w:r w:rsidR="004358A0" w:rsidRPr="004358A0">
        <w:rPr>
          <w:rFonts w:ascii="Times New Roman" w:eastAsia="Times New Roman" w:hAnsi="Times New Roman" w:cs="Times New Roman"/>
          <w:color w:val="000000"/>
          <w:kern w:val="0"/>
          <w:sz w:val="24"/>
          <w:szCs w:val="24"/>
          <w14:ligatures w14:val="none"/>
        </w:rPr>
        <w:t xml:space="preserve">survival. Most of the MHW data was clustered at values less than 1, meaning model accuracy likely </w:t>
      </w:r>
      <w:r w:rsidR="003D0E7F" w:rsidRPr="004358A0">
        <w:rPr>
          <w:rFonts w:ascii="Times New Roman" w:eastAsia="Times New Roman" w:hAnsi="Times New Roman" w:cs="Times New Roman"/>
          <w:color w:val="000000"/>
          <w:kern w:val="0"/>
          <w:sz w:val="24"/>
          <w:szCs w:val="24"/>
          <w14:ligatures w14:val="none"/>
        </w:rPr>
        <w:t>decrease</w:t>
      </w:r>
      <w:r w:rsidR="003D0E7F">
        <w:rPr>
          <w:rFonts w:ascii="Times New Roman" w:eastAsia="Times New Roman" w:hAnsi="Times New Roman" w:cs="Times New Roman"/>
          <w:color w:val="000000"/>
          <w:kern w:val="0"/>
          <w:sz w:val="24"/>
          <w:szCs w:val="24"/>
          <w14:ligatures w14:val="none"/>
        </w:rPr>
        <w:t>d</w:t>
      </w:r>
      <w:r w:rsidR="003D0E7F" w:rsidRPr="004358A0">
        <w:rPr>
          <w:rFonts w:ascii="Times New Roman" w:eastAsia="Times New Roman" w:hAnsi="Times New Roman" w:cs="Times New Roman"/>
          <w:color w:val="000000"/>
          <w:kern w:val="0"/>
          <w:sz w:val="24"/>
          <w:szCs w:val="24"/>
          <w14:ligatures w14:val="none"/>
        </w:rPr>
        <w:t xml:space="preserve"> </w:t>
      </w:r>
      <w:r w:rsidR="004358A0" w:rsidRPr="004358A0">
        <w:rPr>
          <w:rFonts w:ascii="Times New Roman" w:eastAsia="Times New Roman" w:hAnsi="Times New Roman" w:cs="Times New Roman"/>
          <w:color w:val="000000"/>
          <w:kern w:val="0"/>
          <w:sz w:val="24"/>
          <w:szCs w:val="24"/>
          <w14:ligatures w14:val="none"/>
        </w:rPr>
        <w:t>as it predict</w:t>
      </w:r>
      <w:r w:rsidR="003D0E7F">
        <w:rPr>
          <w:rFonts w:ascii="Times New Roman" w:eastAsia="Times New Roman" w:hAnsi="Times New Roman" w:cs="Times New Roman"/>
          <w:color w:val="000000"/>
          <w:kern w:val="0"/>
          <w:sz w:val="24"/>
          <w:szCs w:val="24"/>
          <w14:ligatures w14:val="none"/>
        </w:rPr>
        <w:t>ed</w:t>
      </w:r>
      <w:r w:rsidR="004358A0" w:rsidRPr="004358A0">
        <w:rPr>
          <w:rFonts w:ascii="Times New Roman" w:eastAsia="Times New Roman" w:hAnsi="Times New Roman" w:cs="Times New Roman"/>
          <w:color w:val="000000"/>
          <w:kern w:val="0"/>
          <w:sz w:val="24"/>
          <w:szCs w:val="24"/>
          <w14:ligatures w14:val="none"/>
        </w:rPr>
        <w:t xml:space="preserve"> into areas with less data</w:t>
      </w:r>
      <w:r w:rsidR="003D0E7F">
        <w:rPr>
          <w:rFonts w:ascii="Times New Roman" w:eastAsia="Times New Roman" w:hAnsi="Times New Roman" w:cs="Times New Roman"/>
          <w:color w:val="000000"/>
          <w:kern w:val="0"/>
          <w:sz w:val="24"/>
          <w:szCs w:val="24"/>
          <w14:ligatures w14:val="none"/>
        </w:rPr>
        <w:t xml:space="preserve"> (i.e. areas of greater than average MHW intensity)</w:t>
      </w:r>
      <w:r w:rsidR="004358A0" w:rsidRPr="004358A0">
        <w:rPr>
          <w:rFonts w:ascii="Times New Roman" w:eastAsia="Times New Roman" w:hAnsi="Times New Roman" w:cs="Times New Roman"/>
          <w:color w:val="000000"/>
          <w:kern w:val="0"/>
          <w:sz w:val="24"/>
          <w:szCs w:val="24"/>
          <w14:ligatures w14:val="none"/>
        </w:rPr>
        <w:t>. The bulk of the range of MHW data show a decreasing survival probability with increasing MHW intensity</w:t>
      </w:r>
      <w:r w:rsidR="00B428B6">
        <w:rPr>
          <w:rFonts w:ascii="Times New Roman" w:eastAsia="Times New Roman" w:hAnsi="Times New Roman" w:cs="Times New Roman"/>
          <w:color w:val="000000"/>
          <w:kern w:val="0"/>
          <w:sz w:val="24"/>
          <w:szCs w:val="24"/>
          <w14:ligatures w14:val="none"/>
        </w:rPr>
        <w:t>, whereas only ~3 data points drive the prediction of increased survival with increasing values</w:t>
      </w:r>
      <w:r w:rsidR="004358A0" w:rsidRPr="004358A0">
        <w:rPr>
          <w:rFonts w:ascii="Times New Roman" w:eastAsia="Times New Roman" w:hAnsi="Times New Roman" w:cs="Times New Roman"/>
          <w:color w:val="000000"/>
          <w:kern w:val="0"/>
          <w:sz w:val="24"/>
          <w:szCs w:val="24"/>
          <w14:ligatures w14:val="none"/>
        </w:rPr>
        <w:t>. Correlation between the summertime EEZ cover and summertime MHW intensity was high (0</w:t>
      </w:r>
      <w:r w:rsidR="00AE190F">
        <w:rPr>
          <w:rFonts w:ascii="Times New Roman" w:eastAsia="Times New Roman" w:hAnsi="Times New Roman" w:cs="Times New Roman"/>
          <w:color w:val="000000"/>
          <w:kern w:val="0"/>
          <w:sz w:val="24"/>
          <w:szCs w:val="24"/>
          <w14:ligatures w14:val="none"/>
        </w:rPr>
        <w:t xml:space="preserve"> </w:t>
      </w:r>
      <w:r w:rsidR="004358A0" w:rsidRPr="004358A0">
        <w:rPr>
          <w:rFonts w:ascii="Times New Roman" w:eastAsia="Times New Roman" w:hAnsi="Times New Roman" w:cs="Times New Roman"/>
          <w:color w:val="000000"/>
          <w:kern w:val="0"/>
          <w:sz w:val="24"/>
          <w:szCs w:val="24"/>
          <w14:ligatures w14:val="none"/>
        </w:rPr>
        <w:t xml:space="preserve">.84). </w:t>
      </w:r>
      <w:commentRangeEnd w:id="102"/>
      <w:r w:rsidR="00B428B6">
        <w:rPr>
          <w:rStyle w:val="CommentReference"/>
        </w:rPr>
        <w:commentReference w:id="102"/>
      </w:r>
    </w:p>
    <w:p w14:paraId="5E726843" w14:textId="1C0C53D3" w:rsidR="0073035C" w:rsidRPr="00AE190F" w:rsidRDefault="0073035C" w:rsidP="004358A0">
      <w:pPr>
        <w:spacing w:before="240" w:after="240" w:line="240" w:lineRule="auto"/>
        <w:rPr>
          <w:rFonts w:ascii="Times New Roman" w:eastAsia="Times New Roman" w:hAnsi="Times New Roman" w:cs="Times New Roman"/>
          <w:b/>
          <w:bCs/>
          <w:color w:val="000000"/>
          <w:kern w:val="0"/>
          <w:sz w:val="24"/>
          <w:szCs w:val="24"/>
          <w14:ligatures w14:val="none"/>
        </w:rPr>
      </w:pPr>
      <w:r w:rsidRPr="00AE190F">
        <w:rPr>
          <w:rFonts w:ascii="Times New Roman" w:eastAsia="Times New Roman" w:hAnsi="Times New Roman" w:cs="Times New Roman"/>
          <w:b/>
          <w:bCs/>
          <w:color w:val="000000"/>
          <w:kern w:val="0"/>
          <w:sz w:val="28"/>
          <w:szCs w:val="28"/>
          <w14:ligatures w14:val="none"/>
        </w:rPr>
        <w:t>2</w:t>
      </w:r>
      <w:r w:rsidRPr="00AE190F">
        <w:rPr>
          <w:rFonts w:ascii="Times New Roman" w:eastAsia="Times New Roman" w:hAnsi="Times New Roman" w:cs="Times New Roman"/>
          <w:b/>
          <w:bCs/>
          <w:color w:val="000000"/>
          <w:kern w:val="0"/>
          <w:sz w:val="24"/>
          <w:szCs w:val="24"/>
          <w14:ligatures w14:val="none"/>
        </w:rPr>
        <w:t>. Fall Chinook</w:t>
      </w:r>
    </w:p>
    <w:p w14:paraId="6616AECD" w14:textId="7B7D3064" w:rsidR="0073035C" w:rsidRPr="0073035C" w:rsidRDefault="0073035C" w:rsidP="0073035C">
      <w:pPr>
        <w:numPr>
          <w:ilvl w:val="0"/>
          <w:numId w:val="14"/>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Salmon River –</w:t>
      </w:r>
      <w:r w:rsidRPr="0073035C">
        <w:rPr>
          <w:rFonts w:ascii="Times New Roman" w:eastAsia="Times New Roman" w:hAnsi="Times New Roman" w:cs="Times New Roman"/>
          <w:color w:val="000000"/>
          <w:kern w:val="0"/>
          <w:sz w:val="24"/>
          <w:szCs w:val="24"/>
          <w14:ligatures w14:val="none"/>
        </w:rPr>
        <w:t xml:space="preserve">Initially, there </w:t>
      </w:r>
      <w:r w:rsidR="003D0E7F">
        <w:rPr>
          <w:rFonts w:ascii="Times New Roman" w:eastAsia="Times New Roman" w:hAnsi="Times New Roman" w:cs="Times New Roman"/>
          <w:color w:val="000000"/>
          <w:kern w:val="0"/>
          <w:sz w:val="24"/>
          <w:szCs w:val="24"/>
          <w14:ligatures w14:val="none"/>
        </w:rPr>
        <w:t>was a</w:t>
      </w:r>
      <w:r w:rsidRPr="0073035C">
        <w:rPr>
          <w:rFonts w:ascii="Times New Roman" w:eastAsia="Times New Roman" w:hAnsi="Times New Roman" w:cs="Times New Roman"/>
          <w:color w:val="000000"/>
          <w:kern w:val="0"/>
          <w:sz w:val="24"/>
          <w:szCs w:val="24"/>
          <w14:ligatures w14:val="none"/>
        </w:rPr>
        <w:t xml:space="preserve"> decreasing trend in SARs from 1982 to around 1995 (Synthesis Figure 2.1). This</w:t>
      </w:r>
      <w:r w:rsidR="001A1895">
        <w:rPr>
          <w:rFonts w:ascii="Times New Roman" w:eastAsia="Times New Roman" w:hAnsi="Times New Roman" w:cs="Times New Roman"/>
          <w:color w:val="000000"/>
          <w:kern w:val="0"/>
          <w:sz w:val="24"/>
          <w:szCs w:val="24"/>
          <w14:ligatures w14:val="none"/>
        </w:rPr>
        <w:t xml:space="preserve"> </w:t>
      </w:r>
      <w:r w:rsidR="003D0E7F">
        <w:rPr>
          <w:rFonts w:ascii="Times New Roman" w:eastAsia="Times New Roman" w:hAnsi="Times New Roman" w:cs="Times New Roman"/>
          <w:color w:val="000000"/>
          <w:kern w:val="0"/>
          <w:sz w:val="24"/>
          <w:szCs w:val="24"/>
          <w14:ligatures w14:val="none"/>
        </w:rPr>
        <w:t>was</w:t>
      </w:r>
      <w:r w:rsidRPr="0073035C">
        <w:rPr>
          <w:rFonts w:ascii="Times New Roman" w:eastAsia="Times New Roman" w:hAnsi="Times New Roman" w:cs="Times New Roman"/>
          <w:color w:val="000000"/>
          <w:kern w:val="0"/>
          <w:sz w:val="24"/>
          <w:szCs w:val="24"/>
          <w14:ligatures w14:val="none"/>
        </w:rPr>
        <w:t xml:space="preserve"> followed by a period of stabilization until about 2005. After 2005, there </w:t>
      </w:r>
      <w:r w:rsidR="003D0E7F">
        <w:rPr>
          <w:rFonts w:ascii="Times New Roman" w:eastAsia="Times New Roman" w:hAnsi="Times New Roman" w:cs="Times New Roman"/>
          <w:color w:val="000000"/>
          <w:kern w:val="0"/>
          <w:sz w:val="24"/>
          <w:szCs w:val="24"/>
          <w14:ligatures w14:val="none"/>
        </w:rPr>
        <w:t>was</w:t>
      </w:r>
      <w:r w:rsidR="003D0E7F"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a noticeable increase in the proportion of returns, peaking around 2010. However, post-2012, the trend becomes negative once more. </w:t>
      </w:r>
      <w:r w:rsidR="003D0E7F">
        <w:rPr>
          <w:rFonts w:ascii="Times New Roman" w:eastAsia="Times New Roman" w:hAnsi="Times New Roman" w:cs="Times New Roman"/>
          <w:color w:val="000000"/>
          <w:kern w:val="0"/>
          <w:sz w:val="24"/>
          <w:szCs w:val="24"/>
          <w14:ligatures w14:val="none"/>
        </w:rPr>
        <w:t>Average long term and short term estimated trends in SARs were both negative (Summary Table 4). Marine c</w:t>
      </w:r>
      <w:r w:rsidRPr="0073035C">
        <w:rPr>
          <w:rFonts w:ascii="Times New Roman" w:eastAsia="Times New Roman" w:hAnsi="Times New Roman" w:cs="Times New Roman"/>
          <w:color w:val="000000"/>
          <w:kern w:val="0"/>
          <w:sz w:val="24"/>
          <w:szCs w:val="24"/>
          <w14:ligatures w14:val="none"/>
        </w:rPr>
        <w:t xml:space="preserve">ovariates that appear to be associated with variations in survival probability include </w:t>
      </w:r>
      <w:r w:rsidR="003D0E7F">
        <w:rPr>
          <w:rFonts w:ascii="Times New Roman" w:eastAsia="Times New Roman" w:hAnsi="Times New Roman" w:cs="Times New Roman"/>
          <w:color w:val="000000"/>
          <w:kern w:val="0"/>
          <w:sz w:val="24"/>
          <w:szCs w:val="24"/>
          <w14:ligatures w14:val="none"/>
        </w:rPr>
        <w:t>STI during the second year at sea, summertime SST Arc and NPGO</w:t>
      </w:r>
      <w:r w:rsidRPr="0073035C">
        <w:rPr>
          <w:rFonts w:ascii="Times New Roman" w:eastAsia="Times New Roman" w:hAnsi="Times New Roman" w:cs="Times New Roman"/>
          <w:color w:val="000000"/>
          <w:kern w:val="0"/>
          <w:sz w:val="24"/>
          <w:szCs w:val="24"/>
          <w14:ligatures w14:val="none"/>
        </w:rPr>
        <w:t xml:space="preserve"> (Synthesis Table 2.1, Synthesis Figure 2.11). </w:t>
      </w:r>
      <w:r w:rsidR="003D0E7F">
        <w:rPr>
          <w:rFonts w:ascii="Times New Roman" w:eastAsia="Times New Roman" w:hAnsi="Times New Roman" w:cs="Times New Roman"/>
          <w:color w:val="000000"/>
          <w:kern w:val="0"/>
          <w:sz w:val="24"/>
          <w:szCs w:val="24"/>
          <w14:ligatures w14:val="none"/>
        </w:rPr>
        <w:t xml:space="preserve">Fish release size and number of fish released were also predicted to increase survival. Increased average size at release and intermediate release numbers were both predicted to increase survival probability. Correlation was low for all marine covariates. </w:t>
      </w:r>
    </w:p>
    <w:p w14:paraId="045ACE2D" w14:textId="3759C095" w:rsidR="001A1895" w:rsidRPr="0073035C" w:rsidRDefault="0073035C" w:rsidP="001A1895">
      <w:pPr>
        <w:numPr>
          <w:ilvl w:val="0"/>
          <w:numId w:val="14"/>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Elk River – </w:t>
      </w:r>
      <w:r w:rsidR="001A1895">
        <w:rPr>
          <w:rFonts w:ascii="Times New Roman" w:eastAsia="Times New Roman" w:hAnsi="Times New Roman" w:cs="Times New Roman"/>
          <w:color w:val="000000"/>
          <w:kern w:val="0"/>
          <w:sz w:val="24"/>
          <w:szCs w:val="24"/>
          <w14:ligatures w14:val="none"/>
        </w:rPr>
        <w:t xml:space="preserve">The average long-term estimated trend in </w:t>
      </w:r>
      <w:r w:rsidRPr="0073035C">
        <w:rPr>
          <w:rFonts w:ascii="Times New Roman" w:eastAsia="Times New Roman" w:hAnsi="Times New Roman" w:cs="Times New Roman"/>
          <w:color w:val="000000"/>
          <w:kern w:val="0"/>
          <w:sz w:val="24"/>
          <w:szCs w:val="24"/>
          <w14:ligatures w14:val="none"/>
        </w:rPr>
        <w:t xml:space="preserve">SARs </w:t>
      </w:r>
      <w:r w:rsidR="001A1895">
        <w:rPr>
          <w:rFonts w:ascii="Times New Roman" w:eastAsia="Times New Roman" w:hAnsi="Times New Roman" w:cs="Times New Roman"/>
          <w:color w:val="000000"/>
          <w:kern w:val="0"/>
          <w:sz w:val="24"/>
          <w:szCs w:val="24"/>
          <w14:ligatures w14:val="none"/>
        </w:rPr>
        <w:t xml:space="preserve">was positive, however the recent (5-year) trend was negative (Summary Table 4). SARs </w:t>
      </w:r>
      <w:r w:rsidRPr="0073035C">
        <w:rPr>
          <w:rFonts w:ascii="Times New Roman" w:eastAsia="Times New Roman" w:hAnsi="Times New Roman" w:cs="Times New Roman"/>
          <w:color w:val="000000"/>
          <w:kern w:val="0"/>
          <w:sz w:val="24"/>
          <w:szCs w:val="24"/>
          <w14:ligatures w14:val="none"/>
        </w:rPr>
        <w:t>show</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a slight upward trend from the late 1970s until the early 2000s (Synthesis Figure 2.2). After roughly 2005, the proportion of returns shift</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towards a consistent downward trend. The primary covariates associated with survival </w:t>
      </w:r>
      <w:r w:rsidR="001A1895">
        <w:rPr>
          <w:rFonts w:ascii="Times New Roman" w:eastAsia="Times New Roman" w:hAnsi="Times New Roman" w:cs="Times New Roman"/>
          <w:color w:val="000000"/>
          <w:kern w:val="0"/>
          <w:sz w:val="24"/>
          <w:szCs w:val="24"/>
          <w14:ligatures w14:val="none"/>
        </w:rPr>
        <w:t>were</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average weight at release, NPGO during the </w:t>
      </w:r>
      <w:r w:rsidRPr="0073035C">
        <w:rPr>
          <w:rFonts w:ascii="Times New Roman" w:eastAsia="Times New Roman" w:hAnsi="Times New Roman" w:cs="Times New Roman"/>
          <w:color w:val="000000"/>
          <w:kern w:val="0"/>
          <w:sz w:val="24"/>
          <w:szCs w:val="24"/>
          <w14:ligatures w14:val="none"/>
        </w:rPr>
        <w:lastRenderedPageBreak/>
        <w:t xml:space="preserve">second winter at sea, and the Bifurcation Index during the first year at sea (Synthesis Table 2.2, Synthesis Figure 2.21). </w:t>
      </w:r>
      <w:r w:rsidR="001A1895">
        <w:rPr>
          <w:rFonts w:ascii="Times New Roman" w:eastAsia="Times New Roman" w:hAnsi="Times New Roman" w:cs="Times New Roman"/>
          <w:color w:val="000000"/>
          <w:kern w:val="0"/>
          <w:sz w:val="24"/>
          <w:szCs w:val="24"/>
          <w14:ligatures w14:val="none"/>
        </w:rPr>
        <w:t xml:space="preserve">CFS was not included in this model (Summary Table 2). </w:t>
      </w:r>
      <w:r w:rsidRPr="0073035C">
        <w:rPr>
          <w:rFonts w:ascii="Times New Roman" w:eastAsia="Times New Roman" w:hAnsi="Times New Roman" w:cs="Times New Roman"/>
          <w:color w:val="000000"/>
          <w:kern w:val="0"/>
          <w:sz w:val="24"/>
          <w:szCs w:val="24"/>
          <w14:ligatures w14:val="none"/>
        </w:rPr>
        <w:t xml:space="preserve">Increasing the average weight of fish at release </w:t>
      </w:r>
      <w:r w:rsidR="001A1895">
        <w:rPr>
          <w:rFonts w:ascii="Times New Roman" w:eastAsia="Times New Roman" w:hAnsi="Times New Roman" w:cs="Times New Roman"/>
          <w:color w:val="000000"/>
          <w:kern w:val="0"/>
          <w:sz w:val="24"/>
          <w:szCs w:val="24"/>
          <w14:ligatures w14:val="none"/>
        </w:rPr>
        <w:t>was</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related to an increasing probability of survival. Higher NPGO values during the second winter at sea </w:t>
      </w:r>
      <w:r w:rsidR="001A1895">
        <w:rPr>
          <w:rFonts w:ascii="Times New Roman" w:eastAsia="Times New Roman" w:hAnsi="Times New Roman" w:cs="Times New Roman"/>
          <w:color w:val="000000"/>
          <w:kern w:val="0"/>
          <w:sz w:val="24"/>
          <w:szCs w:val="24"/>
          <w14:ligatures w14:val="none"/>
        </w:rPr>
        <w:t>were</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also associated with increased survival probability until plateauing at higher values. Higher values of the Bifurcation Index during the first year at sea </w:t>
      </w:r>
      <w:r w:rsidR="001A1895">
        <w:rPr>
          <w:rFonts w:ascii="Times New Roman" w:eastAsia="Times New Roman" w:hAnsi="Times New Roman" w:cs="Times New Roman"/>
          <w:color w:val="000000"/>
          <w:kern w:val="0"/>
          <w:sz w:val="24"/>
          <w:szCs w:val="24"/>
          <w14:ligatures w14:val="none"/>
        </w:rPr>
        <w:t>were</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associated with increased survival probability.</w:t>
      </w:r>
      <w:r w:rsidR="001A1895">
        <w:rPr>
          <w:rFonts w:ascii="Times New Roman" w:eastAsia="Times New Roman" w:hAnsi="Times New Roman" w:cs="Times New Roman"/>
          <w:color w:val="000000"/>
          <w:kern w:val="0"/>
          <w:sz w:val="24"/>
          <w:szCs w:val="24"/>
          <w14:ligatures w14:val="none"/>
        </w:rPr>
        <w:t xml:space="preserve"> Correlation was low for all marine covariates. </w:t>
      </w:r>
    </w:p>
    <w:p w14:paraId="2AB22D2A" w14:textId="596F868A" w:rsidR="0073035C" w:rsidRPr="001A1895" w:rsidRDefault="0073035C" w:rsidP="001A1895">
      <w:pPr>
        <w:numPr>
          <w:ilvl w:val="0"/>
          <w:numId w:val="14"/>
        </w:numPr>
        <w:spacing w:before="240" w:after="240" w:line="240" w:lineRule="auto"/>
        <w:rPr>
          <w:rFonts w:ascii="Times New Roman" w:eastAsia="Times New Roman" w:hAnsi="Times New Roman" w:cs="Times New Roman"/>
          <w:b/>
          <w:bCs/>
          <w:color w:val="000000"/>
          <w:kern w:val="0"/>
          <w:sz w:val="24"/>
          <w:szCs w:val="24"/>
          <w14:ligatures w14:val="none"/>
        </w:rPr>
      </w:pPr>
      <w:r w:rsidRPr="001A1895">
        <w:rPr>
          <w:rFonts w:ascii="Times New Roman" w:eastAsia="Times New Roman" w:hAnsi="Times New Roman" w:cs="Times New Roman"/>
          <w:b/>
          <w:bCs/>
          <w:color w:val="000000"/>
          <w:kern w:val="0"/>
          <w:sz w:val="24"/>
          <w:szCs w:val="24"/>
          <w14:ligatures w14:val="none"/>
        </w:rPr>
        <w:t xml:space="preserve">Big Creek – </w:t>
      </w:r>
      <w:r w:rsidR="001A1895">
        <w:rPr>
          <w:rFonts w:ascii="Times New Roman" w:eastAsia="Times New Roman" w:hAnsi="Times New Roman" w:cs="Times New Roman"/>
          <w:color w:val="000000"/>
          <w:kern w:val="0"/>
          <w:sz w:val="24"/>
          <w:szCs w:val="24"/>
          <w14:ligatures w14:val="none"/>
        </w:rPr>
        <w:t xml:space="preserve">The average long term and short term estimated trend in SARs were both negative (Summary Table 4). </w:t>
      </w:r>
      <w:r w:rsidRPr="001A1895">
        <w:rPr>
          <w:rFonts w:ascii="Times New Roman" w:eastAsia="Times New Roman" w:hAnsi="Times New Roman" w:cs="Times New Roman"/>
          <w:color w:val="000000"/>
          <w:kern w:val="0"/>
          <w:sz w:val="24"/>
          <w:szCs w:val="24"/>
          <w14:ligatures w14:val="none"/>
        </w:rPr>
        <w:t xml:space="preserve">SARs decreased from the mid-1970s until around 1990 (Synthesis Figure 2.3). After this period, returns began to increase until roughly 2001. Following a slight decrease between 2001 and 2010, returns remained relatively stable. The key factors that appear to affect survival include NPGO during the second winter at sea, SST during the first summer at sea, and PDO during the second summer at sea (Synthesis Table 2.3, Synthesis Figure 2.31). An increase in NPGO during the second winter </w:t>
      </w:r>
      <w:r w:rsidR="001A1895">
        <w:rPr>
          <w:rFonts w:ascii="Times New Roman" w:eastAsia="Times New Roman" w:hAnsi="Times New Roman" w:cs="Times New Roman"/>
          <w:color w:val="000000"/>
          <w:kern w:val="0"/>
          <w:sz w:val="24"/>
          <w:szCs w:val="24"/>
          <w14:ligatures w14:val="none"/>
        </w:rPr>
        <w:t>was</w:t>
      </w:r>
      <w:r w:rsidR="001A1895" w:rsidRPr="001A1895">
        <w:rPr>
          <w:rFonts w:ascii="Times New Roman" w:eastAsia="Times New Roman" w:hAnsi="Times New Roman" w:cs="Times New Roman"/>
          <w:color w:val="000000"/>
          <w:kern w:val="0"/>
          <w:sz w:val="24"/>
          <w:szCs w:val="24"/>
          <w14:ligatures w14:val="none"/>
        </w:rPr>
        <w:t xml:space="preserve"> </w:t>
      </w:r>
      <w:r w:rsidRPr="001A1895">
        <w:rPr>
          <w:rFonts w:ascii="Times New Roman" w:eastAsia="Times New Roman" w:hAnsi="Times New Roman" w:cs="Times New Roman"/>
          <w:color w:val="000000"/>
          <w:kern w:val="0"/>
          <w:sz w:val="24"/>
          <w:szCs w:val="24"/>
          <w14:ligatures w14:val="none"/>
        </w:rPr>
        <w:t xml:space="preserve">linked to higher survival probabilities, while higher SST during the first summer and higher PDO during the second summer </w:t>
      </w:r>
      <w:r w:rsidR="001A1895">
        <w:rPr>
          <w:rFonts w:ascii="Times New Roman" w:eastAsia="Times New Roman" w:hAnsi="Times New Roman" w:cs="Times New Roman"/>
          <w:color w:val="000000"/>
          <w:kern w:val="0"/>
          <w:sz w:val="24"/>
          <w:szCs w:val="24"/>
          <w14:ligatures w14:val="none"/>
        </w:rPr>
        <w:t>were</w:t>
      </w:r>
      <w:r w:rsidR="001A1895" w:rsidRPr="001A1895">
        <w:rPr>
          <w:rFonts w:ascii="Times New Roman" w:eastAsia="Times New Roman" w:hAnsi="Times New Roman" w:cs="Times New Roman"/>
          <w:color w:val="000000"/>
          <w:kern w:val="0"/>
          <w:sz w:val="24"/>
          <w:szCs w:val="24"/>
          <w14:ligatures w14:val="none"/>
        </w:rPr>
        <w:t xml:space="preserve"> </w:t>
      </w:r>
      <w:r w:rsidRPr="001A1895">
        <w:rPr>
          <w:rFonts w:ascii="Times New Roman" w:eastAsia="Times New Roman" w:hAnsi="Times New Roman" w:cs="Times New Roman"/>
          <w:color w:val="000000"/>
          <w:kern w:val="0"/>
          <w:sz w:val="24"/>
          <w:szCs w:val="24"/>
          <w14:ligatures w14:val="none"/>
        </w:rPr>
        <w:t>both associated with lower survival probabilities</w:t>
      </w:r>
      <w:r w:rsidR="001A1895">
        <w:rPr>
          <w:rFonts w:ascii="Times New Roman" w:eastAsia="Times New Roman" w:hAnsi="Times New Roman" w:cs="Times New Roman"/>
          <w:color w:val="000000"/>
          <w:kern w:val="0"/>
          <w:sz w:val="24"/>
          <w:szCs w:val="24"/>
          <w14:ligatures w14:val="none"/>
        </w:rPr>
        <w:t xml:space="preserve"> EEZ cover during the second summer at sea and PDO during the second summer at sea were correlated (0.64), as were EEZ cover during the second summer at sea and SST during the second summer at sea (0.64).</w:t>
      </w:r>
    </w:p>
    <w:p w14:paraId="107B7F99" w14:textId="77777777" w:rsidR="0073035C" w:rsidRPr="0073035C" w:rsidRDefault="0073035C" w:rsidP="0073035C">
      <w:p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3. Coho</w:t>
      </w:r>
    </w:p>
    <w:p w14:paraId="6CDAD42A" w14:textId="3F45BABC" w:rsidR="0073035C" w:rsidRPr="0073035C" w:rsidRDefault="0073035C" w:rsidP="0073035C">
      <w:pPr>
        <w:numPr>
          <w:ilvl w:val="0"/>
          <w:numId w:val="15"/>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Rogue (Cole Rivers) – </w:t>
      </w:r>
      <w:r w:rsidR="001A1895">
        <w:rPr>
          <w:rFonts w:ascii="Times New Roman" w:eastAsia="Times New Roman" w:hAnsi="Times New Roman" w:cs="Times New Roman"/>
          <w:color w:val="000000"/>
          <w:kern w:val="0"/>
          <w:sz w:val="24"/>
          <w:szCs w:val="24"/>
          <w14:ligatures w14:val="none"/>
        </w:rPr>
        <w:t xml:space="preserve">The average long term and short term estimated trend in SARs were both negative (Summary Table 4). </w:t>
      </w:r>
      <w:r w:rsidRPr="0073035C">
        <w:rPr>
          <w:rFonts w:ascii="Times New Roman" w:eastAsia="Times New Roman" w:hAnsi="Times New Roman" w:cs="Times New Roman"/>
          <w:color w:val="000000"/>
          <w:kern w:val="0"/>
          <w:sz w:val="24"/>
          <w:szCs w:val="24"/>
          <w14:ligatures w14:val="none"/>
        </w:rPr>
        <w:t>SARs show</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a declining trend from the mid-1970s until the early 1990s (Synthesis Figure 3.1). After this period, there </w:t>
      </w:r>
      <w:r w:rsidR="001A1895">
        <w:rPr>
          <w:rFonts w:ascii="Times New Roman" w:eastAsia="Times New Roman" w:hAnsi="Times New Roman" w:cs="Times New Roman"/>
          <w:color w:val="000000"/>
          <w:kern w:val="0"/>
          <w:sz w:val="24"/>
          <w:szCs w:val="24"/>
          <w14:ligatures w14:val="none"/>
        </w:rPr>
        <w:t>were</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several years of increased returns, peaking around 2000. However, following this peak, there </w:t>
      </w:r>
      <w:r w:rsidR="001A1895">
        <w:rPr>
          <w:rFonts w:ascii="Times New Roman" w:eastAsia="Times New Roman" w:hAnsi="Times New Roman" w:cs="Times New Roman"/>
          <w:color w:val="000000"/>
          <w:kern w:val="0"/>
          <w:sz w:val="24"/>
          <w:szCs w:val="24"/>
          <w14:ligatures w14:val="none"/>
        </w:rPr>
        <w:t>was</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a noticeable decline that continue</w:t>
      </w:r>
      <w:r w:rsidR="001A1895">
        <w:rPr>
          <w:rFonts w:ascii="Times New Roman" w:eastAsia="Times New Roman" w:hAnsi="Times New Roman" w:cs="Times New Roman"/>
          <w:color w:val="000000"/>
          <w:kern w:val="0"/>
          <w:sz w:val="24"/>
          <w:szCs w:val="24"/>
          <w14:ligatures w14:val="none"/>
        </w:rPr>
        <w:t>d</w:t>
      </w:r>
      <w:r w:rsidRPr="0073035C">
        <w:rPr>
          <w:rFonts w:ascii="Times New Roman" w:eastAsia="Times New Roman" w:hAnsi="Times New Roman" w:cs="Times New Roman"/>
          <w:color w:val="000000"/>
          <w:kern w:val="0"/>
          <w:sz w:val="24"/>
          <w:szCs w:val="24"/>
          <w14:ligatures w14:val="none"/>
        </w:rPr>
        <w:t xml:space="preserve"> through the 2010s. In recent years, returns remain</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relatively low with some fluctuations but no significant recovery to the levels observed in the earlier periods. The primary covariates associated with survival </w:t>
      </w:r>
      <w:r w:rsidR="001A1895">
        <w:rPr>
          <w:rFonts w:ascii="Times New Roman" w:eastAsia="Times New Roman" w:hAnsi="Times New Roman" w:cs="Times New Roman"/>
          <w:color w:val="000000"/>
          <w:kern w:val="0"/>
          <w:sz w:val="24"/>
          <w:szCs w:val="24"/>
          <w14:ligatures w14:val="none"/>
        </w:rPr>
        <w:t>were</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 xml:space="preserve">SST and PDO during the second winter at sea, and the average release weight of fish (Synthesis Table 3.1, Synthesis Figure 3.11). At </w:t>
      </w:r>
      <w:r w:rsidR="005048F0">
        <w:rPr>
          <w:rFonts w:ascii="Times New Roman" w:eastAsia="Times New Roman" w:hAnsi="Times New Roman" w:cs="Times New Roman"/>
          <w:color w:val="000000"/>
          <w:kern w:val="0"/>
          <w:sz w:val="24"/>
          <w:szCs w:val="24"/>
          <w14:ligatures w14:val="none"/>
        </w:rPr>
        <w:t xml:space="preserve">winter </w:t>
      </w:r>
      <w:r w:rsidRPr="0073035C">
        <w:rPr>
          <w:rFonts w:ascii="Times New Roman" w:eastAsia="Times New Roman" w:hAnsi="Times New Roman" w:cs="Times New Roman"/>
          <w:color w:val="000000"/>
          <w:kern w:val="0"/>
          <w:sz w:val="24"/>
          <w:szCs w:val="24"/>
          <w14:ligatures w14:val="none"/>
        </w:rPr>
        <w:t xml:space="preserve">SST values greater than the standardized mean, survival </w:t>
      </w:r>
      <w:r w:rsidR="001A1895">
        <w:rPr>
          <w:rFonts w:ascii="Times New Roman" w:eastAsia="Times New Roman" w:hAnsi="Times New Roman" w:cs="Times New Roman"/>
          <w:color w:val="000000"/>
          <w:kern w:val="0"/>
          <w:sz w:val="24"/>
          <w:szCs w:val="24"/>
          <w14:ligatures w14:val="none"/>
        </w:rPr>
        <w:t xml:space="preserve">was </w:t>
      </w:r>
      <w:r w:rsidRPr="0073035C">
        <w:rPr>
          <w:rFonts w:ascii="Times New Roman" w:eastAsia="Times New Roman" w:hAnsi="Times New Roman" w:cs="Times New Roman"/>
          <w:color w:val="000000"/>
          <w:kern w:val="0"/>
          <w:sz w:val="24"/>
          <w:szCs w:val="24"/>
          <w14:ligatures w14:val="none"/>
        </w:rPr>
        <w:t xml:space="preserve">predicted to decrease, whereas increasing </w:t>
      </w:r>
      <w:r w:rsidR="005048F0">
        <w:rPr>
          <w:rFonts w:ascii="Times New Roman" w:eastAsia="Times New Roman" w:hAnsi="Times New Roman" w:cs="Times New Roman"/>
          <w:color w:val="000000"/>
          <w:kern w:val="0"/>
          <w:sz w:val="24"/>
          <w:szCs w:val="24"/>
          <w14:ligatures w14:val="none"/>
        </w:rPr>
        <w:t xml:space="preserve">winter </w:t>
      </w:r>
      <w:r w:rsidRPr="0073035C">
        <w:rPr>
          <w:rFonts w:ascii="Times New Roman" w:eastAsia="Times New Roman" w:hAnsi="Times New Roman" w:cs="Times New Roman"/>
          <w:color w:val="000000"/>
          <w:kern w:val="0"/>
          <w:sz w:val="24"/>
          <w:szCs w:val="24"/>
          <w14:ligatures w14:val="none"/>
        </w:rPr>
        <w:t>PDO values</w:t>
      </w:r>
      <w:r w:rsidR="00B73A2D">
        <w:rPr>
          <w:rFonts w:ascii="Times New Roman" w:eastAsia="Times New Roman" w:hAnsi="Times New Roman" w:cs="Times New Roman"/>
          <w:color w:val="000000"/>
          <w:kern w:val="0"/>
          <w:sz w:val="24"/>
          <w:szCs w:val="24"/>
          <w14:ligatures w14:val="none"/>
        </w:rPr>
        <w:t xml:space="preserve"> </w:t>
      </w:r>
      <w:r w:rsidR="001A1895">
        <w:rPr>
          <w:rFonts w:ascii="Times New Roman" w:eastAsia="Times New Roman" w:hAnsi="Times New Roman" w:cs="Times New Roman"/>
          <w:color w:val="000000"/>
          <w:kern w:val="0"/>
          <w:sz w:val="24"/>
          <w:szCs w:val="24"/>
          <w14:ligatures w14:val="none"/>
        </w:rPr>
        <w:t>were</w:t>
      </w:r>
      <w:r w:rsidRPr="0073035C">
        <w:rPr>
          <w:rFonts w:ascii="Times New Roman" w:eastAsia="Times New Roman" w:hAnsi="Times New Roman" w:cs="Times New Roman"/>
          <w:color w:val="000000"/>
          <w:kern w:val="0"/>
          <w:sz w:val="24"/>
          <w:szCs w:val="24"/>
          <w14:ligatures w14:val="none"/>
        </w:rPr>
        <w:t xml:space="preserve"> predicted to increase survival. Releasing fish at an average release weight of up to ~42.5g </w:t>
      </w:r>
      <w:r w:rsidR="00B73A2D">
        <w:rPr>
          <w:rFonts w:ascii="Times New Roman" w:eastAsia="Times New Roman" w:hAnsi="Times New Roman" w:cs="Times New Roman"/>
          <w:color w:val="000000"/>
          <w:kern w:val="0"/>
          <w:sz w:val="24"/>
          <w:szCs w:val="24"/>
          <w14:ligatures w14:val="none"/>
        </w:rPr>
        <w:t>was</w:t>
      </w:r>
      <w:r w:rsidR="00B73A2D"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positively correlated with survival.</w:t>
      </w:r>
      <w:r w:rsidR="001A1895">
        <w:rPr>
          <w:rFonts w:ascii="Times New Roman" w:eastAsia="Times New Roman" w:hAnsi="Times New Roman" w:cs="Times New Roman"/>
          <w:color w:val="000000"/>
          <w:kern w:val="0"/>
          <w:sz w:val="24"/>
          <w:szCs w:val="24"/>
          <w14:ligatures w14:val="none"/>
        </w:rPr>
        <w:t xml:space="preserve"> Correlation was low for all marine covariates.</w:t>
      </w:r>
    </w:p>
    <w:p w14:paraId="220A4951" w14:textId="44D438EB" w:rsidR="0073035C" w:rsidRPr="0073035C" w:rsidRDefault="0073035C" w:rsidP="0073035C">
      <w:pPr>
        <w:numPr>
          <w:ilvl w:val="0"/>
          <w:numId w:val="15"/>
        </w:numPr>
        <w:spacing w:before="240" w:after="240" w:line="240" w:lineRule="auto"/>
        <w:rPr>
          <w:rFonts w:ascii="Times New Roman" w:eastAsia="Times New Roman" w:hAnsi="Times New Roman" w:cs="Times New Roman"/>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Big Creek – </w:t>
      </w:r>
      <w:r w:rsidR="001A1895">
        <w:rPr>
          <w:rFonts w:ascii="Times New Roman" w:eastAsia="Times New Roman" w:hAnsi="Times New Roman" w:cs="Times New Roman"/>
          <w:color w:val="000000"/>
          <w:kern w:val="0"/>
          <w:sz w:val="24"/>
          <w:szCs w:val="24"/>
          <w14:ligatures w14:val="none"/>
        </w:rPr>
        <w:t xml:space="preserve">The average long term and short term estimated trend in SARs were both negative (Summary Table 4). </w:t>
      </w:r>
      <w:r w:rsidRPr="0073035C">
        <w:rPr>
          <w:rFonts w:ascii="Times New Roman" w:eastAsia="Times New Roman" w:hAnsi="Times New Roman" w:cs="Times New Roman"/>
          <w:color w:val="000000"/>
          <w:kern w:val="0"/>
          <w:sz w:val="24"/>
          <w:szCs w:val="24"/>
          <w14:ligatures w14:val="none"/>
        </w:rPr>
        <w:t xml:space="preserve">There </w:t>
      </w:r>
      <w:r w:rsidR="001A1895">
        <w:rPr>
          <w:rFonts w:ascii="Times New Roman" w:eastAsia="Times New Roman" w:hAnsi="Times New Roman" w:cs="Times New Roman"/>
          <w:color w:val="000000"/>
          <w:kern w:val="0"/>
          <w:sz w:val="24"/>
          <w:szCs w:val="24"/>
          <w14:ligatures w14:val="none"/>
        </w:rPr>
        <w:t>was</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a general decline in SARs from the mid-1970s through the early 1990s (Synthesis Figure 3.2). This downward trend stabilize</w:t>
      </w:r>
      <w:r w:rsidR="001A1895">
        <w:rPr>
          <w:rFonts w:ascii="Times New Roman" w:eastAsia="Times New Roman" w:hAnsi="Times New Roman" w:cs="Times New Roman"/>
          <w:color w:val="000000"/>
          <w:kern w:val="0"/>
          <w:sz w:val="24"/>
          <w:szCs w:val="24"/>
          <w14:ligatures w14:val="none"/>
        </w:rPr>
        <w:t>d</w:t>
      </w:r>
      <w:r w:rsidRPr="0073035C">
        <w:rPr>
          <w:rFonts w:ascii="Times New Roman" w:eastAsia="Times New Roman" w:hAnsi="Times New Roman" w:cs="Times New Roman"/>
          <w:color w:val="000000"/>
          <w:kern w:val="0"/>
          <w:sz w:val="24"/>
          <w:szCs w:val="24"/>
          <w14:ligatures w14:val="none"/>
        </w:rPr>
        <w:t xml:space="preserve"> somewhat in the mid-1990s and show</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a slight increase around the year 2000. Following this period, SARs appear</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relatively stable but at a lower proportion through the 2010s. In recent years, returns increased slightly, indicating a potential recovery. Covariates </w:t>
      </w:r>
      <w:r w:rsidR="001A1895">
        <w:rPr>
          <w:rFonts w:ascii="Times New Roman" w:eastAsia="Times New Roman" w:hAnsi="Times New Roman" w:cs="Times New Roman"/>
          <w:color w:val="000000"/>
          <w:kern w:val="0"/>
          <w:sz w:val="24"/>
          <w:szCs w:val="24"/>
          <w14:ligatures w14:val="none"/>
        </w:rPr>
        <w:t>with the</w:t>
      </w:r>
      <w:r w:rsidRPr="0073035C">
        <w:rPr>
          <w:rFonts w:ascii="Times New Roman" w:eastAsia="Times New Roman" w:hAnsi="Times New Roman" w:cs="Times New Roman"/>
          <w:color w:val="000000"/>
          <w:kern w:val="0"/>
          <w:sz w:val="24"/>
          <w:szCs w:val="24"/>
          <w14:ligatures w14:val="none"/>
        </w:rPr>
        <w:t xml:space="preserve"> greatest</w:t>
      </w:r>
      <w:r w:rsidR="001A1895">
        <w:rPr>
          <w:rFonts w:ascii="Times New Roman" w:eastAsia="Times New Roman" w:hAnsi="Times New Roman" w:cs="Times New Roman"/>
          <w:color w:val="000000"/>
          <w:kern w:val="0"/>
          <w:sz w:val="24"/>
          <w:szCs w:val="24"/>
          <w14:ligatures w14:val="none"/>
        </w:rPr>
        <w:t xml:space="preserve"> predicted</w:t>
      </w:r>
      <w:r w:rsidRPr="0073035C">
        <w:rPr>
          <w:rFonts w:ascii="Times New Roman" w:eastAsia="Times New Roman" w:hAnsi="Times New Roman" w:cs="Times New Roman"/>
          <w:color w:val="000000"/>
          <w:kern w:val="0"/>
          <w:sz w:val="24"/>
          <w:szCs w:val="24"/>
          <w14:ligatures w14:val="none"/>
        </w:rPr>
        <w:t xml:space="preserve"> impact on survival probability include summertime MHW intensity and SST Arc during the first summer at sea, and PDO during the second summer at sea (Synthesis Table 3.2, Synthesis Figure 3.21). Increasing MHW values and higher than average SST Arc values</w:t>
      </w:r>
      <w:r w:rsidR="001A1895">
        <w:rPr>
          <w:rFonts w:ascii="Times New Roman" w:eastAsia="Times New Roman" w:hAnsi="Times New Roman" w:cs="Times New Roman"/>
          <w:color w:val="000000"/>
          <w:kern w:val="0"/>
          <w:sz w:val="24"/>
          <w:szCs w:val="24"/>
          <w14:ligatures w14:val="none"/>
        </w:rPr>
        <w:t xml:space="preserve"> were</w:t>
      </w:r>
      <w:r w:rsidRPr="0073035C">
        <w:rPr>
          <w:rFonts w:ascii="Times New Roman" w:eastAsia="Times New Roman" w:hAnsi="Times New Roman" w:cs="Times New Roman"/>
          <w:color w:val="000000"/>
          <w:kern w:val="0"/>
          <w:sz w:val="24"/>
          <w:szCs w:val="24"/>
          <w14:ligatures w14:val="none"/>
        </w:rPr>
        <w:t xml:space="preserve"> both correlated with decreased survival probabilities. Intermediate values of PDO </w:t>
      </w:r>
      <w:r w:rsidR="001A1895">
        <w:rPr>
          <w:rFonts w:ascii="Times New Roman" w:eastAsia="Times New Roman" w:hAnsi="Times New Roman" w:cs="Times New Roman"/>
          <w:color w:val="000000"/>
          <w:kern w:val="0"/>
          <w:sz w:val="24"/>
          <w:szCs w:val="24"/>
          <w14:ligatures w14:val="none"/>
        </w:rPr>
        <w:t>were</w:t>
      </w:r>
      <w:r w:rsidR="001A1895" w:rsidRPr="0073035C">
        <w:rPr>
          <w:rFonts w:ascii="Times New Roman" w:eastAsia="Times New Roman" w:hAnsi="Times New Roman" w:cs="Times New Roman"/>
          <w:color w:val="000000"/>
          <w:kern w:val="0"/>
          <w:sz w:val="24"/>
          <w:szCs w:val="24"/>
          <w14:ligatures w14:val="none"/>
        </w:rPr>
        <w:t xml:space="preserve"> </w:t>
      </w:r>
      <w:r w:rsidRPr="0073035C">
        <w:rPr>
          <w:rFonts w:ascii="Times New Roman" w:eastAsia="Times New Roman" w:hAnsi="Times New Roman" w:cs="Times New Roman"/>
          <w:color w:val="000000"/>
          <w:kern w:val="0"/>
          <w:sz w:val="24"/>
          <w:szCs w:val="24"/>
          <w14:ligatures w14:val="none"/>
        </w:rPr>
        <w:t>linked to higher survival probability.</w:t>
      </w:r>
      <w:r w:rsidR="001A1895">
        <w:rPr>
          <w:rFonts w:ascii="Times New Roman" w:eastAsia="Times New Roman" w:hAnsi="Times New Roman" w:cs="Times New Roman"/>
          <w:color w:val="000000"/>
          <w:kern w:val="0"/>
          <w:sz w:val="24"/>
          <w:szCs w:val="24"/>
          <w14:ligatures w14:val="none"/>
        </w:rPr>
        <w:t xml:space="preserve"> </w:t>
      </w:r>
      <w:r w:rsidR="001A1895">
        <w:rPr>
          <w:rFonts w:ascii="Times New Roman" w:eastAsia="Times New Roman" w:hAnsi="Times New Roman" w:cs="Times New Roman"/>
          <w:color w:val="000000"/>
          <w:kern w:val="0"/>
          <w:sz w:val="24"/>
          <w:szCs w:val="24"/>
          <w14:ligatures w14:val="none"/>
        </w:rPr>
        <w:lastRenderedPageBreak/>
        <w:t>Correlation was high between summertime MHW intensity and summertime SST Arc (0.72), and between summertime SST Arc and summertime PDO during the second year at sea (0.66).</w:t>
      </w:r>
    </w:p>
    <w:p w14:paraId="7FAB7E37" w14:textId="5B6452F5" w:rsidR="0073035C" w:rsidRPr="0073035C" w:rsidRDefault="0073035C" w:rsidP="0073035C">
      <w:pPr>
        <w:numPr>
          <w:ilvl w:val="0"/>
          <w:numId w:val="15"/>
        </w:numPr>
        <w:spacing w:before="240" w:after="240" w:line="240" w:lineRule="auto"/>
        <w:rPr>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Sandy – </w:t>
      </w:r>
      <w:r w:rsidR="001A1895">
        <w:rPr>
          <w:rFonts w:ascii="Times New Roman" w:eastAsia="Times New Roman" w:hAnsi="Times New Roman" w:cs="Times New Roman"/>
          <w:color w:val="000000"/>
          <w:kern w:val="0"/>
          <w:sz w:val="24"/>
          <w:szCs w:val="24"/>
          <w14:ligatures w14:val="none"/>
        </w:rPr>
        <w:t xml:space="preserve">The average long term and short term estimated trend in SARs were both negative (Summary Table 4). </w:t>
      </w:r>
      <w:r w:rsidRPr="0073035C">
        <w:rPr>
          <w:rFonts w:ascii="Times New Roman" w:eastAsia="Times New Roman" w:hAnsi="Times New Roman" w:cs="Times New Roman"/>
          <w:color w:val="000000"/>
          <w:kern w:val="0"/>
          <w:sz w:val="24"/>
          <w:szCs w:val="24"/>
          <w14:ligatures w14:val="none"/>
        </w:rPr>
        <w:t>SARs show</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a pronounced decline from the mid-1970s through the late 1990s (Synthesis Figure 3.3). This downward trend reache</w:t>
      </w:r>
      <w:r w:rsidR="001A1895">
        <w:rPr>
          <w:rFonts w:ascii="Times New Roman" w:eastAsia="Times New Roman" w:hAnsi="Times New Roman" w:cs="Times New Roman"/>
          <w:color w:val="000000"/>
          <w:kern w:val="0"/>
          <w:sz w:val="24"/>
          <w:szCs w:val="24"/>
          <w14:ligatures w14:val="none"/>
        </w:rPr>
        <w:t>d</w:t>
      </w:r>
      <w:r w:rsidRPr="0073035C">
        <w:rPr>
          <w:rFonts w:ascii="Times New Roman" w:eastAsia="Times New Roman" w:hAnsi="Times New Roman" w:cs="Times New Roman"/>
          <w:color w:val="000000"/>
          <w:kern w:val="0"/>
          <w:sz w:val="24"/>
          <w:szCs w:val="24"/>
          <w14:ligatures w14:val="none"/>
        </w:rPr>
        <w:t xml:space="preserve"> its lowest point around the late 1990s and early 2000s. Following this period, returns stabilize</w:t>
      </w:r>
      <w:r w:rsidR="001A1895">
        <w:rPr>
          <w:rFonts w:ascii="Times New Roman" w:eastAsia="Times New Roman" w:hAnsi="Times New Roman" w:cs="Times New Roman"/>
          <w:color w:val="000000"/>
          <w:kern w:val="0"/>
          <w:sz w:val="24"/>
          <w:szCs w:val="24"/>
          <w14:ligatures w14:val="none"/>
        </w:rPr>
        <w:t>d</w:t>
      </w:r>
      <w:r w:rsidRPr="0073035C">
        <w:rPr>
          <w:rFonts w:ascii="Times New Roman" w:eastAsia="Times New Roman" w:hAnsi="Times New Roman" w:cs="Times New Roman"/>
          <w:color w:val="000000"/>
          <w:kern w:val="0"/>
          <w:sz w:val="24"/>
          <w:szCs w:val="24"/>
          <w14:ligatures w14:val="none"/>
        </w:rPr>
        <w:t xml:space="preserve"> but remain</w:t>
      </w:r>
      <w:r w:rsidR="001A1895">
        <w:rPr>
          <w:rFonts w:ascii="Times New Roman" w:eastAsia="Times New Roman" w:hAnsi="Times New Roman" w:cs="Times New Roman"/>
          <w:color w:val="000000"/>
          <w:kern w:val="0"/>
          <w:sz w:val="24"/>
          <w:szCs w:val="24"/>
          <w14:ligatures w14:val="none"/>
        </w:rPr>
        <w:t>ed</w:t>
      </w:r>
      <w:r w:rsidRPr="0073035C">
        <w:rPr>
          <w:rFonts w:ascii="Times New Roman" w:eastAsia="Times New Roman" w:hAnsi="Times New Roman" w:cs="Times New Roman"/>
          <w:color w:val="000000"/>
          <w:kern w:val="0"/>
          <w:sz w:val="24"/>
          <w:szCs w:val="24"/>
          <w14:ligatures w14:val="none"/>
        </w:rPr>
        <w:t xml:space="preserve"> low. The most important drivers of survival appear to be </w:t>
      </w:r>
      <w:r w:rsidR="001A1895">
        <w:rPr>
          <w:rFonts w:ascii="Times New Roman" w:eastAsia="Times New Roman" w:hAnsi="Times New Roman" w:cs="Times New Roman"/>
          <w:color w:val="000000"/>
          <w:kern w:val="0"/>
          <w:sz w:val="24"/>
          <w:szCs w:val="24"/>
          <w14:ligatures w14:val="none"/>
        </w:rPr>
        <w:t>PDO during the second summer at sea,</w:t>
      </w:r>
      <w:r w:rsidR="00375121">
        <w:rPr>
          <w:rFonts w:ascii="Times New Roman" w:eastAsia="Times New Roman" w:hAnsi="Times New Roman" w:cs="Times New Roman"/>
          <w:color w:val="000000"/>
          <w:kern w:val="0"/>
          <w:sz w:val="24"/>
          <w:szCs w:val="24"/>
          <w14:ligatures w14:val="none"/>
        </w:rPr>
        <w:t xml:space="preserve"> total number of fish released, and NPGO during the first summer at sea </w:t>
      </w:r>
      <w:r w:rsidR="00375121" w:rsidRPr="0073035C">
        <w:rPr>
          <w:rFonts w:ascii="Times New Roman" w:eastAsia="Times New Roman" w:hAnsi="Times New Roman" w:cs="Times New Roman"/>
          <w:color w:val="000000"/>
          <w:kern w:val="0"/>
          <w:sz w:val="24"/>
          <w:szCs w:val="24"/>
          <w14:ligatures w14:val="none"/>
        </w:rPr>
        <w:t xml:space="preserve">(Synthesis Table 3.3, Synthesis Figure 3.31). </w:t>
      </w:r>
      <w:r w:rsidR="00375121">
        <w:rPr>
          <w:rFonts w:ascii="Times New Roman" w:eastAsia="Times New Roman" w:hAnsi="Times New Roman" w:cs="Times New Roman"/>
          <w:color w:val="000000"/>
          <w:kern w:val="0"/>
          <w:sz w:val="24"/>
          <w:szCs w:val="24"/>
          <w14:ligatures w14:val="none"/>
        </w:rPr>
        <w:t xml:space="preserve"> Increasing the number of fish released increased survival probability. Correlation was low for all marine covariates.</w:t>
      </w:r>
    </w:p>
    <w:p w14:paraId="16503047" w14:textId="41B9AACF" w:rsidR="002C35AA" w:rsidRDefault="0073035C" w:rsidP="002C35AA">
      <w:pPr>
        <w:spacing w:before="240" w:after="240" w:line="240" w:lineRule="auto"/>
        <w:rPr>
          <w:ins w:id="103" w:author="Barrett, Hannah" w:date="2024-10-03T16:27:00Z" w16du:dateUtc="2024-10-03T23:27:00Z"/>
          <w:rFonts w:ascii="Times New Roman" w:eastAsia="Times New Roman" w:hAnsi="Times New Roman" w:cs="Times New Roman"/>
          <w:b/>
          <w:bCs/>
          <w:color w:val="000000"/>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4. Summer Steelhead</w:t>
      </w:r>
    </w:p>
    <w:p w14:paraId="0F0EB57B" w14:textId="77777777" w:rsidR="005715ED" w:rsidRDefault="005715ED" w:rsidP="005715ED">
      <w:pPr>
        <w:pStyle w:val="ListParagraph"/>
        <w:numPr>
          <w:ilvl w:val="0"/>
          <w:numId w:val="21"/>
        </w:numPr>
        <w:spacing w:before="240" w:line="240" w:lineRule="auto"/>
        <w:textAlignment w:val="baseline"/>
        <w:rPr>
          <w:rFonts w:ascii="Times New Roman" w:eastAsia="Times New Roman" w:hAnsi="Times New Roman" w:cs="Times New Roman"/>
          <w:b/>
          <w:bCs/>
          <w:color w:val="000000"/>
          <w:kern w:val="0"/>
          <w:sz w:val="24"/>
          <w:szCs w:val="24"/>
          <w14:ligatures w14:val="none"/>
        </w:rPr>
      </w:pPr>
      <w:r w:rsidRPr="002C35AA">
        <w:rPr>
          <w:rFonts w:ascii="Times New Roman" w:eastAsia="Times New Roman" w:hAnsi="Times New Roman" w:cs="Times New Roman"/>
          <w:b/>
          <w:bCs/>
          <w:color w:val="000000"/>
          <w:kern w:val="0"/>
          <w:sz w:val="24"/>
          <w:szCs w:val="24"/>
          <w14:ligatures w14:val="none"/>
        </w:rPr>
        <w:t>Siletz –</w:t>
      </w:r>
      <w:r w:rsidRPr="002C35AA">
        <w:rPr>
          <w:rFonts w:ascii="Times New Roman" w:eastAsia="Times New Roman" w:hAnsi="Times New Roman" w:cs="Times New Roman"/>
          <w:color w:val="000000"/>
          <w:kern w:val="0"/>
          <w:sz w:val="24"/>
          <w:szCs w:val="24"/>
          <w14:ligatures w14:val="none"/>
        </w:rPr>
        <w:t xml:space="preserve"> The average long term and short term estimated trend in SARs were both positive (Summary Table 4). SARs showed an increasing trend from the late 1980s until the early 2000s (Synthesis Figure 4.1). Returns peaked around 2000, after which there was a noticeable decline that continued through the 2010s. In recent years, the proportion of returns has remained relatively low. The primary covariates impacting survival were NPGO during the first and second summer at sea, and SST recorded at Station P during the second summer at sea (Synthesis Table 4.1, Synthesis Figure 4.11). Intermediate values of NPGO during the first summer at sea and SST at Station P during the second summer at sea were correlated with the highest probability of survival. Increasing values of NPGO during the second summer at sea were also correlated with a higher probability of survival. </w:t>
      </w:r>
      <w:del w:id="104" w:author="LORION Chris M * ODFW" w:date="2024-10-08T09:44:00Z" w16du:dateUtc="2024-10-08T16:44:00Z">
        <w:r w:rsidRPr="002C35AA" w:rsidDel="00A719C4">
          <w:rPr>
            <w:rFonts w:ascii="Times New Roman" w:eastAsia="Times New Roman" w:hAnsi="Times New Roman" w:cs="Times New Roman"/>
            <w:color w:val="000000"/>
            <w:kern w:val="0"/>
            <w:sz w:val="24"/>
            <w:szCs w:val="24"/>
            <w14:ligatures w14:val="none"/>
          </w:rPr>
          <w:delText xml:space="preserve">Correlation between </w:delText>
        </w:r>
      </w:del>
      <w:r w:rsidRPr="002C35AA">
        <w:rPr>
          <w:rFonts w:ascii="Times New Roman" w:eastAsia="Times New Roman" w:hAnsi="Times New Roman" w:cs="Times New Roman"/>
          <w:color w:val="000000"/>
          <w:kern w:val="0"/>
          <w:sz w:val="24"/>
          <w:szCs w:val="24"/>
          <w14:ligatures w14:val="none"/>
        </w:rPr>
        <w:t>NPGO during the first summer at sea and NPGO during the second winter at sea were correlated (0.61)</w:t>
      </w:r>
      <w:r w:rsidRPr="002C35AA">
        <w:rPr>
          <w:rFonts w:ascii="Times New Roman" w:eastAsia="Times New Roman" w:hAnsi="Times New Roman" w:cs="Times New Roman"/>
          <w:b/>
          <w:bCs/>
          <w:color w:val="000000"/>
          <w:kern w:val="0"/>
          <w:sz w:val="24"/>
          <w:szCs w:val="24"/>
          <w14:ligatures w14:val="none"/>
        </w:rPr>
        <w:t>.</w:t>
      </w:r>
    </w:p>
    <w:p w14:paraId="4254EFBF" w14:textId="77777777" w:rsidR="005715ED" w:rsidRDefault="005715ED" w:rsidP="005715ED">
      <w:pPr>
        <w:pStyle w:val="ListParagraph"/>
        <w:spacing w:before="240" w:line="240" w:lineRule="auto"/>
        <w:textAlignment w:val="baseline"/>
        <w:rPr>
          <w:rFonts w:ascii="Times New Roman" w:eastAsia="Times New Roman" w:hAnsi="Times New Roman" w:cs="Times New Roman"/>
          <w:b/>
          <w:bCs/>
          <w:color w:val="000000"/>
          <w:kern w:val="0"/>
          <w:sz w:val="24"/>
          <w:szCs w:val="24"/>
          <w14:ligatures w14:val="none"/>
        </w:rPr>
      </w:pPr>
    </w:p>
    <w:p w14:paraId="4F7E57D7" w14:textId="5CB6CAE7" w:rsidR="005715ED" w:rsidRPr="002F0DB6" w:rsidRDefault="005715ED" w:rsidP="005715ED">
      <w:pPr>
        <w:pStyle w:val="ListParagraph"/>
        <w:numPr>
          <w:ilvl w:val="0"/>
          <w:numId w:val="21"/>
        </w:numPr>
        <w:spacing w:before="240" w:after="240" w:line="240" w:lineRule="auto"/>
        <w:textAlignment w:val="baseline"/>
        <w:rPr>
          <w:rFonts w:ascii="Times New Roman" w:eastAsia="Times New Roman" w:hAnsi="Times New Roman" w:cs="Times New Roman"/>
          <w:b/>
          <w:bCs/>
          <w:color w:val="000000"/>
          <w:kern w:val="0"/>
          <w:sz w:val="24"/>
          <w:szCs w:val="24"/>
          <w14:ligatures w14:val="none"/>
        </w:rPr>
      </w:pPr>
      <w:r w:rsidRPr="002F0DB6">
        <w:rPr>
          <w:rFonts w:ascii="Times New Roman" w:eastAsia="Times New Roman" w:hAnsi="Times New Roman" w:cs="Times New Roman"/>
          <w:b/>
          <w:bCs/>
          <w:color w:val="000000"/>
          <w:kern w:val="0"/>
          <w:sz w:val="24"/>
          <w:szCs w:val="24"/>
          <w14:ligatures w14:val="none"/>
        </w:rPr>
        <w:t xml:space="preserve">Rogue (Cole Rivers) – </w:t>
      </w:r>
      <w:r w:rsidRPr="002F0DB6">
        <w:rPr>
          <w:rFonts w:ascii="Times New Roman" w:eastAsia="Times New Roman" w:hAnsi="Times New Roman" w:cs="Times New Roman"/>
          <w:color w:val="000000"/>
          <w:kern w:val="0"/>
          <w:sz w:val="24"/>
          <w:szCs w:val="24"/>
          <w14:ligatures w14:val="none"/>
        </w:rPr>
        <w:t xml:space="preserve">The average long term and short term estimated trend in SARs were both negative (Summary Table 4). SARs showed a variable decreasing trend </w:t>
      </w:r>
      <w:ins w:id="105" w:author="LORION Chris M * ODFW" w:date="2024-10-08T12:04:00Z" w16du:dateUtc="2024-10-08T19:04:00Z">
        <w:r w:rsidR="003673C0">
          <w:rPr>
            <w:rFonts w:ascii="Times New Roman" w:eastAsia="Times New Roman" w:hAnsi="Times New Roman" w:cs="Times New Roman"/>
            <w:color w:val="000000"/>
            <w:kern w:val="0"/>
            <w:sz w:val="24"/>
            <w:szCs w:val="24"/>
            <w14:ligatures w14:val="none"/>
          </w:rPr>
          <w:t>f</w:t>
        </w:r>
      </w:ins>
      <w:del w:id="106" w:author="LORION Chris M * ODFW" w:date="2024-10-08T12:04:00Z" w16du:dateUtc="2024-10-08T19:04:00Z">
        <w:r w:rsidRPr="002F0DB6" w:rsidDel="003673C0">
          <w:rPr>
            <w:rFonts w:ascii="Times New Roman" w:eastAsia="Times New Roman" w:hAnsi="Times New Roman" w:cs="Times New Roman"/>
            <w:color w:val="000000"/>
            <w:kern w:val="0"/>
            <w:sz w:val="24"/>
            <w:szCs w:val="24"/>
            <w14:ligatures w14:val="none"/>
          </w:rPr>
          <w:delText>F</w:delText>
        </w:r>
      </w:del>
      <w:r w:rsidRPr="002F0DB6">
        <w:rPr>
          <w:rFonts w:ascii="Times New Roman" w:eastAsia="Times New Roman" w:hAnsi="Times New Roman" w:cs="Times New Roman"/>
          <w:color w:val="000000"/>
          <w:kern w:val="0"/>
          <w:sz w:val="24"/>
          <w:szCs w:val="24"/>
          <w14:ligatures w14:val="none"/>
        </w:rPr>
        <w:t>rom the mid-1990s to the early 2000s, returns increase slightly (Synthesis Figure 4.2). However, following this period, there was a general decline in returns through the mid-2000s. Around the late 2000s and early 2010s, there was a brief period of recovery or stabilization, followed by another decline moving into the late 2010s. Covariates with the highest impact to survival were SST during the second winter at sea, SST Arc during the first winter at sea, and the STI (Synthesis Table 4.2, Synthesis Figure 4.21). The highest probability of survival was correlated with intermediate values of both STI and SST during the second winter at sea. Higher values of wintertime SST Arc were also correlated with higher survival probability. SST Arc and SST during the second winter at sea were highly correlated (0.82), summertime PDO and SST Arc during the second summer at sea were also correlated (0.66), as were SST Arc during the second winter and second summer at sea (0.66).</w:t>
      </w:r>
    </w:p>
    <w:p w14:paraId="3CFCAAB2" w14:textId="77777777" w:rsidR="005715ED" w:rsidRPr="002F0DB6" w:rsidRDefault="005715ED" w:rsidP="005715ED">
      <w:pPr>
        <w:pStyle w:val="ListParagraph"/>
        <w:spacing w:before="240" w:after="240" w:line="240" w:lineRule="auto"/>
        <w:textAlignment w:val="baseline"/>
        <w:rPr>
          <w:rFonts w:ascii="Times New Roman" w:eastAsia="Times New Roman" w:hAnsi="Times New Roman" w:cs="Times New Roman"/>
          <w:b/>
          <w:bCs/>
          <w:color w:val="000000"/>
          <w:kern w:val="0"/>
          <w:sz w:val="24"/>
          <w:szCs w:val="24"/>
          <w14:ligatures w14:val="none"/>
        </w:rPr>
      </w:pPr>
    </w:p>
    <w:p w14:paraId="442D5577" w14:textId="77777777" w:rsidR="005715ED" w:rsidRDefault="005715ED" w:rsidP="005715ED">
      <w:pPr>
        <w:pStyle w:val="ListParagraph"/>
        <w:numPr>
          <w:ilvl w:val="0"/>
          <w:numId w:val="21"/>
        </w:numPr>
        <w:spacing w:after="0" w:line="240" w:lineRule="auto"/>
        <w:textAlignment w:val="baseline"/>
        <w:rPr>
          <w:rFonts w:ascii="Times New Roman" w:eastAsia="Times New Roman" w:hAnsi="Times New Roman" w:cs="Times New Roman"/>
          <w:color w:val="000000"/>
          <w:kern w:val="0"/>
          <w:sz w:val="24"/>
          <w:szCs w:val="24"/>
          <w14:ligatures w14:val="none"/>
        </w:rPr>
      </w:pPr>
      <w:r w:rsidRPr="005715ED">
        <w:rPr>
          <w:rFonts w:ascii="Times New Roman" w:eastAsia="Times New Roman" w:hAnsi="Times New Roman" w:cs="Times New Roman"/>
          <w:b/>
          <w:bCs/>
          <w:color w:val="000000"/>
          <w:kern w:val="0"/>
          <w:sz w:val="24"/>
          <w:szCs w:val="24"/>
          <w14:ligatures w14:val="none"/>
        </w:rPr>
        <w:t xml:space="preserve">Deschutes (Round Butte) – </w:t>
      </w:r>
      <w:r w:rsidRPr="005715ED">
        <w:rPr>
          <w:rFonts w:ascii="Times New Roman" w:eastAsia="Times New Roman" w:hAnsi="Times New Roman" w:cs="Times New Roman"/>
          <w:color w:val="000000"/>
          <w:kern w:val="0"/>
          <w:sz w:val="24"/>
          <w:szCs w:val="24"/>
          <w14:ligatures w14:val="none"/>
        </w:rPr>
        <w:t xml:space="preserve">The average long term and short term estimated trend in SARs were both negative (Summary Table 4). SARs showed a clear declining trend (Synthesis Figure 4.3). From the mid-2000s to around 2010, there was a slight increase in returns, peaking before 2010. However, after this peak, there was a consistent downward </w:t>
      </w:r>
      <w:r w:rsidRPr="005715ED">
        <w:rPr>
          <w:rFonts w:ascii="Times New Roman" w:eastAsia="Times New Roman" w:hAnsi="Times New Roman" w:cs="Times New Roman"/>
          <w:color w:val="000000"/>
          <w:kern w:val="0"/>
          <w:sz w:val="24"/>
          <w:szCs w:val="24"/>
          <w14:ligatures w14:val="none"/>
        </w:rPr>
        <w:lastRenderedPageBreak/>
        <w:t>trend that continued without any significant recovery. The key factors that appear to be impacting the survival of this stock were NPGO during the second summer at sea and first winter at sea, and SST recorded at Station P during the second winter at sea (Synthesis Table 4.3, Synthesis Figure 4.31). All these relationships exhibited a concave-down pattern, with the highest probability of survival occurring at intermediate values. Correlation was low for all marine covariates.</w:t>
      </w:r>
    </w:p>
    <w:p w14:paraId="1A34982A" w14:textId="77777777" w:rsidR="005715ED" w:rsidRPr="002F0DB6" w:rsidRDefault="005715ED" w:rsidP="005715ED">
      <w:pPr>
        <w:spacing w:after="0" w:line="240" w:lineRule="auto"/>
        <w:textAlignment w:val="baseline"/>
        <w:rPr>
          <w:rFonts w:ascii="Times New Roman" w:eastAsia="Times New Roman" w:hAnsi="Times New Roman" w:cs="Times New Roman"/>
          <w:color w:val="000000"/>
          <w:kern w:val="0"/>
          <w:sz w:val="24"/>
          <w:szCs w:val="24"/>
          <w14:ligatures w14:val="none"/>
        </w:rPr>
      </w:pPr>
    </w:p>
    <w:p w14:paraId="6EBE463E" w14:textId="77777777" w:rsidR="005715ED" w:rsidRPr="005715ED" w:rsidRDefault="005715ED" w:rsidP="005715ED">
      <w:pPr>
        <w:pStyle w:val="ListParagraph"/>
        <w:numPr>
          <w:ilvl w:val="0"/>
          <w:numId w:val="21"/>
        </w:numPr>
        <w:spacing w:after="0" w:line="240" w:lineRule="auto"/>
        <w:textAlignment w:val="baseline"/>
        <w:rPr>
          <w:rFonts w:ascii="Times New Roman" w:eastAsia="Times New Roman" w:hAnsi="Times New Roman" w:cs="Times New Roman"/>
          <w:color w:val="000000"/>
          <w:kern w:val="0"/>
          <w:sz w:val="24"/>
          <w:szCs w:val="24"/>
          <w14:ligatures w14:val="none"/>
        </w:rPr>
      </w:pPr>
      <w:r w:rsidRPr="005715ED">
        <w:rPr>
          <w:rFonts w:ascii="Times New Roman" w:eastAsia="Times New Roman" w:hAnsi="Times New Roman" w:cs="Times New Roman"/>
          <w:b/>
          <w:bCs/>
          <w:color w:val="000000"/>
          <w:kern w:val="0"/>
          <w:sz w:val="24"/>
          <w:szCs w:val="24"/>
          <w14:ligatures w14:val="none"/>
        </w:rPr>
        <w:t xml:space="preserve">Wallowa – </w:t>
      </w:r>
      <w:r w:rsidRPr="005715ED">
        <w:rPr>
          <w:rFonts w:ascii="Times New Roman" w:eastAsia="Times New Roman" w:hAnsi="Times New Roman" w:cs="Times New Roman"/>
          <w:color w:val="000000"/>
          <w:kern w:val="0"/>
          <w:sz w:val="24"/>
          <w:szCs w:val="24"/>
          <w14:ligatures w14:val="none"/>
        </w:rPr>
        <w:t>The average long term and short term estimated trend in SARs were both negative (Summary Table 4). SARs showed a general upward trend from the early 1990s until the early 2000s. Returns peaked around 2005, followed by fluctuations and a gradual decline through the 2010s (Synthesis Figure 4.4). The top predictors of survival for this stock were the total number of fish released, NPGO during the first summer at sea, and the STI (Synthesis Table 4.4, Synthesis Figure 4.41). Increasing the number of fish released was predicted to decrease the probability of survival. Intermediate values of NPGO during the first summer at sea were associated with the highest probability of survival, while intermediate values of STI were linked with the lowest probability of survival. Correlation between summertime SST and EEZ cover was high (0.77).</w:t>
      </w:r>
    </w:p>
    <w:p w14:paraId="4037F12D" w14:textId="77777777" w:rsidR="0073035C" w:rsidRPr="005F2D91" w:rsidRDefault="0073035C" w:rsidP="0073035C">
      <w:pPr>
        <w:spacing w:before="240"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5</w:t>
      </w:r>
      <w:r w:rsidRPr="005F2D91">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Winter</w:t>
      </w:r>
      <w:r w:rsidRPr="005F2D91">
        <w:rPr>
          <w:rFonts w:ascii="Times New Roman" w:eastAsia="Times New Roman" w:hAnsi="Times New Roman" w:cs="Times New Roman"/>
          <w:b/>
          <w:bCs/>
          <w:color w:val="000000"/>
          <w:kern w:val="0"/>
          <w:sz w:val="24"/>
          <w:szCs w:val="24"/>
          <w14:ligatures w14:val="none"/>
        </w:rPr>
        <w:t xml:space="preserve"> Steelhead</w:t>
      </w:r>
    </w:p>
    <w:p w14:paraId="3D2C1B85" w14:textId="698F8FAD" w:rsidR="0073035C" w:rsidRDefault="0073035C" w:rsidP="0073035C">
      <w:pPr>
        <w:numPr>
          <w:ilvl w:val="0"/>
          <w:numId w:val="11"/>
        </w:numPr>
        <w:spacing w:before="240" w:after="0" w:line="240" w:lineRule="auto"/>
        <w:ind w:left="720" w:hanging="360"/>
        <w:textAlignment w:val="baseline"/>
        <w:rPr>
          <w:rFonts w:ascii="Times New Roman" w:eastAsia="Times New Roman" w:hAnsi="Times New Roman" w:cs="Times New Roman"/>
          <w:color w:val="000000"/>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North Fork Nehalem –</w:t>
      </w:r>
      <w:r w:rsidR="00C555C5">
        <w:rPr>
          <w:rFonts w:ascii="Times New Roman" w:eastAsia="Times New Roman" w:hAnsi="Times New Roman" w:cs="Times New Roman"/>
          <w:b/>
          <w:bCs/>
          <w:color w:val="000000"/>
          <w:kern w:val="0"/>
          <w:sz w:val="24"/>
          <w:szCs w:val="24"/>
          <w14:ligatures w14:val="none"/>
        </w:rPr>
        <w:t xml:space="preserve"> </w:t>
      </w:r>
      <w:r w:rsidR="00C555C5">
        <w:rPr>
          <w:rFonts w:ascii="Times New Roman" w:eastAsia="Times New Roman" w:hAnsi="Times New Roman" w:cs="Times New Roman"/>
          <w:color w:val="000000"/>
          <w:kern w:val="0"/>
          <w:sz w:val="24"/>
          <w:szCs w:val="24"/>
          <w14:ligatures w14:val="none"/>
        </w:rPr>
        <w:t xml:space="preserve">The average long term and short term estimated trend in SARs were both positive </w:t>
      </w:r>
      <w:del w:id="107" w:author="LORION Chris M * ODFW" w:date="2024-10-08T09:45:00Z" w16du:dateUtc="2024-10-08T16:45:00Z">
        <w:r w:rsidR="00C555C5" w:rsidDel="00A719C4">
          <w:rPr>
            <w:rFonts w:ascii="Times New Roman" w:eastAsia="Times New Roman" w:hAnsi="Times New Roman" w:cs="Times New Roman"/>
            <w:color w:val="000000"/>
            <w:kern w:val="0"/>
            <w:sz w:val="24"/>
            <w:szCs w:val="24"/>
            <w14:ligatures w14:val="none"/>
          </w:rPr>
          <w:delText xml:space="preserve"> </w:delText>
        </w:r>
      </w:del>
      <w:r w:rsidR="00C555C5">
        <w:rPr>
          <w:rFonts w:ascii="Times New Roman" w:eastAsia="Times New Roman" w:hAnsi="Times New Roman" w:cs="Times New Roman"/>
          <w:color w:val="000000"/>
          <w:kern w:val="0"/>
          <w:sz w:val="24"/>
          <w:szCs w:val="24"/>
          <w14:ligatures w14:val="none"/>
        </w:rPr>
        <w:t xml:space="preserve">(Summary Table 4). </w:t>
      </w:r>
      <w:r w:rsidRPr="002D7930">
        <w:rPr>
          <w:rFonts w:ascii="Times New Roman" w:eastAsia="Times New Roman" w:hAnsi="Times New Roman" w:cs="Times New Roman"/>
          <w:color w:val="000000"/>
          <w:kern w:val="0"/>
          <w:sz w:val="24"/>
          <w:szCs w:val="24"/>
          <w14:ligatures w14:val="none"/>
        </w:rPr>
        <w:t>SARs show</w:t>
      </w:r>
      <w:r w:rsidR="00C555C5">
        <w:rPr>
          <w:rFonts w:ascii="Times New Roman" w:eastAsia="Times New Roman" w:hAnsi="Times New Roman" w:cs="Times New Roman"/>
          <w:color w:val="000000"/>
          <w:kern w:val="0"/>
          <w:sz w:val="24"/>
          <w:szCs w:val="24"/>
          <w14:ligatures w14:val="none"/>
        </w:rPr>
        <w:t>ed</w:t>
      </w:r>
      <w:r w:rsidRPr="002D7930">
        <w:rPr>
          <w:rFonts w:ascii="Times New Roman" w:eastAsia="Times New Roman" w:hAnsi="Times New Roman" w:cs="Times New Roman"/>
          <w:color w:val="000000"/>
          <w:kern w:val="0"/>
          <w:sz w:val="24"/>
          <w:szCs w:val="24"/>
          <w14:ligatures w14:val="none"/>
        </w:rPr>
        <w:t xml:space="preserve"> a gradual increase from the early 1990s until the late 2000s (Synthesis Figure 4.5). Returns peak</w:t>
      </w:r>
      <w:r w:rsidR="00C555C5">
        <w:rPr>
          <w:rFonts w:ascii="Times New Roman" w:eastAsia="Times New Roman" w:hAnsi="Times New Roman" w:cs="Times New Roman"/>
          <w:color w:val="000000"/>
          <w:kern w:val="0"/>
          <w:sz w:val="24"/>
          <w:szCs w:val="24"/>
          <w14:ligatures w14:val="none"/>
        </w:rPr>
        <w:t>ed</w:t>
      </w:r>
      <w:r w:rsidRPr="002D7930">
        <w:rPr>
          <w:rFonts w:ascii="Times New Roman" w:eastAsia="Times New Roman" w:hAnsi="Times New Roman" w:cs="Times New Roman"/>
          <w:color w:val="000000"/>
          <w:kern w:val="0"/>
          <w:sz w:val="24"/>
          <w:szCs w:val="24"/>
          <w14:ligatures w14:val="none"/>
        </w:rPr>
        <w:t xml:space="preserve"> around the early 2010s, after which there </w:t>
      </w:r>
      <w:r w:rsidR="00C555C5">
        <w:rPr>
          <w:rFonts w:ascii="Times New Roman" w:eastAsia="Times New Roman" w:hAnsi="Times New Roman" w:cs="Times New Roman"/>
          <w:color w:val="000000"/>
          <w:kern w:val="0"/>
          <w:sz w:val="24"/>
          <w:szCs w:val="24"/>
          <w14:ligatures w14:val="none"/>
        </w:rPr>
        <w:t>was</w:t>
      </w:r>
      <w:r w:rsidRPr="002D7930">
        <w:rPr>
          <w:rFonts w:ascii="Times New Roman" w:eastAsia="Times New Roman" w:hAnsi="Times New Roman" w:cs="Times New Roman"/>
          <w:color w:val="000000"/>
          <w:kern w:val="0"/>
          <w:sz w:val="24"/>
          <w:szCs w:val="24"/>
          <w14:ligatures w14:val="none"/>
        </w:rPr>
        <w:t xml:space="preserve"> a notable decline</w:t>
      </w:r>
      <w:r w:rsidR="00C555C5">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The primary covariates </w:t>
      </w:r>
      <w:r w:rsidR="002B22A5">
        <w:rPr>
          <w:rFonts w:ascii="Times New Roman" w:eastAsia="Times New Roman" w:hAnsi="Times New Roman" w:cs="Times New Roman"/>
          <w:color w:val="000000"/>
          <w:kern w:val="0"/>
          <w:sz w:val="24"/>
          <w:szCs w:val="24"/>
          <w14:ligatures w14:val="none"/>
        </w:rPr>
        <w:t>associated with</w:t>
      </w:r>
      <w:r w:rsidRPr="002D7930">
        <w:rPr>
          <w:rFonts w:ascii="Times New Roman" w:eastAsia="Times New Roman" w:hAnsi="Times New Roman" w:cs="Times New Roman"/>
          <w:color w:val="000000"/>
          <w:kern w:val="0"/>
          <w:sz w:val="24"/>
          <w:szCs w:val="24"/>
          <w14:ligatures w14:val="none"/>
        </w:rPr>
        <w:t xml:space="preserve"> survival </w:t>
      </w:r>
      <w:r w:rsidR="00C555C5">
        <w:rPr>
          <w:rFonts w:ascii="Times New Roman" w:eastAsia="Times New Roman" w:hAnsi="Times New Roman" w:cs="Times New Roman"/>
          <w:color w:val="000000"/>
          <w:kern w:val="0"/>
          <w:sz w:val="24"/>
          <w:szCs w:val="24"/>
          <w14:ligatures w14:val="none"/>
        </w:rPr>
        <w:t>were STI</w:t>
      </w:r>
      <w:r w:rsidRPr="002D7930">
        <w:rPr>
          <w:rFonts w:ascii="Times New Roman" w:eastAsia="Times New Roman" w:hAnsi="Times New Roman" w:cs="Times New Roman"/>
          <w:color w:val="000000"/>
          <w:kern w:val="0"/>
          <w:sz w:val="24"/>
          <w:szCs w:val="24"/>
          <w14:ligatures w14:val="none"/>
        </w:rPr>
        <w:t xml:space="preserve">, NPGO during the first summer at sea, and the Bifurcation Index during the second year at sea (Synthesis Table 4.5, Synthesis Figure 4.51). </w:t>
      </w:r>
      <w:r w:rsidR="00C555C5">
        <w:rPr>
          <w:rFonts w:ascii="Times New Roman" w:eastAsia="Times New Roman" w:hAnsi="Times New Roman" w:cs="Times New Roman"/>
          <w:color w:val="000000"/>
          <w:kern w:val="0"/>
          <w:sz w:val="24"/>
          <w:szCs w:val="24"/>
          <w14:ligatures w14:val="none"/>
        </w:rPr>
        <w:t>STI</w:t>
      </w:r>
      <w:r w:rsidRPr="002D7930">
        <w:rPr>
          <w:rFonts w:ascii="Times New Roman" w:eastAsia="Times New Roman" w:hAnsi="Times New Roman" w:cs="Times New Roman"/>
          <w:color w:val="000000"/>
          <w:kern w:val="0"/>
          <w:sz w:val="24"/>
          <w:szCs w:val="24"/>
          <w14:ligatures w14:val="none"/>
        </w:rPr>
        <w:t xml:space="preserve"> and NPGO during the first summer at sea both exhibit</w:t>
      </w:r>
      <w:r w:rsidR="00C555C5">
        <w:rPr>
          <w:rFonts w:ascii="Times New Roman" w:eastAsia="Times New Roman" w:hAnsi="Times New Roman" w:cs="Times New Roman"/>
          <w:color w:val="000000"/>
          <w:kern w:val="0"/>
          <w:sz w:val="24"/>
          <w:szCs w:val="24"/>
          <w14:ligatures w14:val="none"/>
        </w:rPr>
        <w:t>ed</w:t>
      </w:r>
      <w:r w:rsidRPr="002D7930">
        <w:rPr>
          <w:rFonts w:ascii="Times New Roman" w:eastAsia="Times New Roman" w:hAnsi="Times New Roman" w:cs="Times New Roman"/>
          <w:color w:val="000000"/>
          <w:kern w:val="0"/>
          <w:sz w:val="24"/>
          <w:szCs w:val="24"/>
          <w14:ligatures w14:val="none"/>
        </w:rPr>
        <w:t xml:space="preserve"> a concave-down pattern with the highest probability of survival occurring at intermediate values. Increasing values of the Bifurcation Index during the second year at sea </w:t>
      </w:r>
      <w:r w:rsidR="00C555C5">
        <w:rPr>
          <w:rFonts w:ascii="Times New Roman" w:eastAsia="Times New Roman" w:hAnsi="Times New Roman" w:cs="Times New Roman"/>
          <w:color w:val="000000"/>
          <w:kern w:val="0"/>
          <w:sz w:val="24"/>
          <w:szCs w:val="24"/>
          <w14:ligatures w14:val="none"/>
        </w:rPr>
        <w:t>were</w:t>
      </w:r>
      <w:r w:rsidR="00C555C5"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correlated with a decreasing survival probability. </w:t>
      </w:r>
      <w:r w:rsidR="00C555C5">
        <w:rPr>
          <w:rFonts w:ascii="Times New Roman" w:eastAsia="Times New Roman" w:hAnsi="Times New Roman" w:cs="Times New Roman"/>
          <w:color w:val="000000"/>
          <w:kern w:val="0"/>
          <w:sz w:val="24"/>
          <w:szCs w:val="24"/>
          <w14:ligatures w14:val="none"/>
        </w:rPr>
        <w:t>Correlation was low for all marine covariates.</w:t>
      </w:r>
    </w:p>
    <w:p w14:paraId="123C3732" w14:textId="473A3AEF" w:rsidR="002C35AA" w:rsidRPr="00617DA5" w:rsidRDefault="0073035C" w:rsidP="00617DA5">
      <w:pPr>
        <w:numPr>
          <w:ilvl w:val="0"/>
          <w:numId w:val="11"/>
        </w:numPr>
        <w:spacing w:before="240" w:after="0" w:line="240" w:lineRule="auto"/>
        <w:ind w:left="720" w:hanging="360"/>
        <w:textAlignment w:val="baseline"/>
        <w:rPr>
          <w:rFonts w:ascii="Times New Roman" w:eastAsia="Times New Roman" w:hAnsi="Times New Roman" w:cs="Times New Roman"/>
          <w:color w:val="000000"/>
          <w:kern w:val="0"/>
          <w:sz w:val="24"/>
          <w:szCs w:val="24"/>
          <w14:ligatures w14:val="none"/>
        </w:rPr>
      </w:pPr>
      <w:r w:rsidRPr="00617DA5">
        <w:rPr>
          <w:rFonts w:ascii="Times New Roman" w:eastAsia="Times New Roman" w:hAnsi="Times New Roman" w:cs="Times New Roman"/>
          <w:b/>
          <w:bCs/>
          <w:color w:val="000000"/>
          <w:kern w:val="0"/>
          <w:sz w:val="24"/>
          <w:szCs w:val="24"/>
          <w14:ligatures w14:val="none"/>
        </w:rPr>
        <w:t xml:space="preserve">Alsea – </w:t>
      </w:r>
      <w:r w:rsidR="00C555C5" w:rsidRPr="00617DA5">
        <w:rPr>
          <w:rFonts w:ascii="Times New Roman" w:eastAsia="Times New Roman" w:hAnsi="Times New Roman" w:cs="Times New Roman"/>
          <w:color w:val="000000"/>
          <w:kern w:val="0"/>
          <w:sz w:val="24"/>
          <w:szCs w:val="24"/>
          <w14:ligatures w14:val="none"/>
        </w:rPr>
        <w:t xml:space="preserve">The average long-term estimated trend in SARs was positive, however the recent (5-year) trend was negative (Summary Table 4). </w:t>
      </w:r>
      <w:r w:rsidRPr="00617DA5">
        <w:rPr>
          <w:rFonts w:ascii="Times New Roman" w:eastAsia="Times New Roman" w:hAnsi="Times New Roman" w:cs="Times New Roman"/>
          <w:color w:val="000000"/>
          <w:kern w:val="0"/>
          <w:sz w:val="24"/>
          <w:szCs w:val="24"/>
          <w14:ligatures w14:val="none"/>
        </w:rPr>
        <w:t>SARs exhibit</w:t>
      </w:r>
      <w:r w:rsidR="00C555C5" w:rsidRPr="00617DA5">
        <w:rPr>
          <w:rFonts w:ascii="Times New Roman" w:eastAsia="Times New Roman" w:hAnsi="Times New Roman" w:cs="Times New Roman"/>
          <w:color w:val="000000"/>
          <w:kern w:val="0"/>
          <w:sz w:val="24"/>
          <w:szCs w:val="24"/>
          <w14:ligatures w14:val="none"/>
        </w:rPr>
        <w:t>ed</w:t>
      </w:r>
      <w:r w:rsidRPr="00617DA5">
        <w:rPr>
          <w:rFonts w:ascii="Times New Roman" w:eastAsia="Times New Roman" w:hAnsi="Times New Roman" w:cs="Times New Roman"/>
          <w:color w:val="000000"/>
          <w:kern w:val="0"/>
          <w:sz w:val="24"/>
          <w:szCs w:val="24"/>
          <w14:ligatures w14:val="none"/>
        </w:rPr>
        <w:t xml:space="preserve"> an upward trend starting from the early 1990s</w:t>
      </w:r>
      <w:r w:rsidR="002C35AA" w:rsidRPr="00617DA5">
        <w:rPr>
          <w:rFonts w:ascii="Times New Roman" w:eastAsia="Times New Roman" w:hAnsi="Times New Roman" w:cs="Times New Roman"/>
          <w:color w:val="000000"/>
          <w:kern w:val="0"/>
          <w:sz w:val="24"/>
          <w:szCs w:val="24"/>
          <w14:ligatures w14:val="none"/>
        </w:rPr>
        <w:t xml:space="preserve"> and reached</w:t>
      </w:r>
      <w:r w:rsidRPr="00617DA5">
        <w:rPr>
          <w:rFonts w:ascii="Times New Roman" w:eastAsia="Times New Roman" w:hAnsi="Times New Roman" w:cs="Times New Roman"/>
          <w:color w:val="000000"/>
          <w:kern w:val="0"/>
          <w:sz w:val="24"/>
          <w:szCs w:val="24"/>
          <w14:ligatures w14:val="none"/>
        </w:rPr>
        <w:t xml:space="preserve"> a peak around the early 2000s (Synthesis Figure 4.6). Following this peak, there </w:t>
      </w:r>
      <w:r w:rsidR="002C35AA" w:rsidRPr="00617DA5">
        <w:rPr>
          <w:rFonts w:ascii="Times New Roman" w:eastAsia="Times New Roman" w:hAnsi="Times New Roman" w:cs="Times New Roman"/>
          <w:color w:val="000000"/>
          <w:kern w:val="0"/>
          <w:sz w:val="24"/>
          <w:szCs w:val="24"/>
          <w14:ligatures w14:val="none"/>
        </w:rPr>
        <w:t xml:space="preserve">was </w:t>
      </w:r>
      <w:r w:rsidRPr="00617DA5">
        <w:rPr>
          <w:rFonts w:ascii="Times New Roman" w:eastAsia="Times New Roman" w:hAnsi="Times New Roman" w:cs="Times New Roman"/>
          <w:color w:val="000000"/>
          <w:kern w:val="0"/>
          <w:sz w:val="24"/>
          <w:szCs w:val="24"/>
          <w14:ligatures w14:val="none"/>
        </w:rPr>
        <w:t>a clear decline in returns that extend</w:t>
      </w:r>
      <w:r w:rsidR="002C35AA" w:rsidRPr="00617DA5">
        <w:rPr>
          <w:rFonts w:ascii="Times New Roman" w:eastAsia="Times New Roman" w:hAnsi="Times New Roman" w:cs="Times New Roman"/>
          <w:color w:val="000000"/>
          <w:kern w:val="0"/>
          <w:sz w:val="24"/>
          <w:szCs w:val="24"/>
          <w14:ligatures w14:val="none"/>
        </w:rPr>
        <w:t>ed</w:t>
      </w:r>
      <w:r w:rsidRPr="00617DA5">
        <w:rPr>
          <w:rFonts w:ascii="Times New Roman" w:eastAsia="Times New Roman" w:hAnsi="Times New Roman" w:cs="Times New Roman"/>
          <w:color w:val="000000"/>
          <w:kern w:val="0"/>
          <w:sz w:val="24"/>
          <w:szCs w:val="24"/>
          <w14:ligatures w14:val="none"/>
        </w:rPr>
        <w:t xml:space="preserve"> throughout the 2010s. In more recent years, the proportion of returns stayed relatively low. The covariates with the greatest impact on survival </w:t>
      </w:r>
      <w:r w:rsidR="002C35AA" w:rsidRPr="00617DA5">
        <w:rPr>
          <w:rFonts w:ascii="Times New Roman" w:eastAsia="Times New Roman" w:hAnsi="Times New Roman" w:cs="Times New Roman"/>
          <w:color w:val="000000"/>
          <w:kern w:val="0"/>
          <w:sz w:val="24"/>
          <w:szCs w:val="24"/>
          <w14:ligatures w14:val="none"/>
        </w:rPr>
        <w:t xml:space="preserve">were </w:t>
      </w:r>
      <w:r w:rsidRPr="00617DA5">
        <w:rPr>
          <w:rFonts w:ascii="Times New Roman" w:eastAsia="Times New Roman" w:hAnsi="Times New Roman" w:cs="Times New Roman"/>
          <w:color w:val="000000"/>
          <w:kern w:val="0"/>
          <w:sz w:val="24"/>
          <w:szCs w:val="24"/>
          <w14:ligatures w14:val="none"/>
        </w:rPr>
        <w:t xml:space="preserve">the total number of fish released, </w:t>
      </w:r>
      <w:r w:rsidR="002C35AA" w:rsidRPr="00617DA5">
        <w:rPr>
          <w:rFonts w:ascii="Times New Roman" w:eastAsia="Times New Roman" w:hAnsi="Times New Roman" w:cs="Times New Roman"/>
          <w:color w:val="000000"/>
          <w:kern w:val="0"/>
          <w:sz w:val="24"/>
          <w:szCs w:val="24"/>
          <w14:ligatures w14:val="none"/>
        </w:rPr>
        <w:t>STI</w:t>
      </w:r>
      <w:r w:rsidRPr="00617DA5">
        <w:rPr>
          <w:rFonts w:ascii="Times New Roman" w:eastAsia="Times New Roman" w:hAnsi="Times New Roman" w:cs="Times New Roman"/>
          <w:color w:val="000000"/>
          <w:kern w:val="0"/>
          <w:sz w:val="24"/>
          <w:szCs w:val="24"/>
          <w14:ligatures w14:val="none"/>
        </w:rPr>
        <w:t xml:space="preserve"> during the second year at sea, and NPGO during the second winter at sea (Synthesis Table 4.6, Synthesis Figure 4.61). Both </w:t>
      </w:r>
      <w:r w:rsidR="002C35AA" w:rsidRPr="00617DA5">
        <w:rPr>
          <w:rFonts w:ascii="Times New Roman" w:eastAsia="Times New Roman" w:hAnsi="Times New Roman" w:cs="Times New Roman"/>
          <w:color w:val="000000"/>
          <w:kern w:val="0"/>
          <w:sz w:val="24"/>
          <w:szCs w:val="24"/>
          <w14:ligatures w14:val="none"/>
        </w:rPr>
        <w:t>STI</w:t>
      </w:r>
      <w:r w:rsidRPr="00617DA5">
        <w:rPr>
          <w:rFonts w:ascii="Times New Roman" w:eastAsia="Times New Roman" w:hAnsi="Times New Roman" w:cs="Times New Roman"/>
          <w:color w:val="000000"/>
          <w:kern w:val="0"/>
          <w:sz w:val="24"/>
          <w:szCs w:val="24"/>
          <w14:ligatures w14:val="none"/>
        </w:rPr>
        <w:t xml:space="preserve"> and NPGO exhibit</w:t>
      </w:r>
      <w:r w:rsidR="002C35AA" w:rsidRPr="00617DA5">
        <w:rPr>
          <w:rFonts w:ascii="Times New Roman" w:eastAsia="Times New Roman" w:hAnsi="Times New Roman" w:cs="Times New Roman"/>
          <w:color w:val="000000"/>
          <w:kern w:val="0"/>
          <w:sz w:val="24"/>
          <w:szCs w:val="24"/>
          <w14:ligatures w14:val="none"/>
        </w:rPr>
        <w:t>ed</w:t>
      </w:r>
      <w:r w:rsidRPr="00617DA5">
        <w:rPr>
          <w:rFonts w:ascii="Times New Roman" w:eastAsia="Times New Roman" w:hAnsi="Times New Roman" w:cs="Times New Roman"/>
          <w:color w:val="000000"/>
          <w:kern w:val="0"/>
          <w:sz w:val="24"/>
          <w:szCs w:val="24"/>
          <w14:ligatures w14:val="none"/>
        </w:rPr>
        <w:t xml:space="preserve"> concave-down relationships, with the highest probability of survival occurring at intermediate values. In contrast, increasing the total number of fish released </w:t>
      </w:r>
      <w:r w:rsidR="002C35AA" w:rsidRPr="00617DA5">
        <w:rPr>
          <w:rFonts w:ascii="Times New Roman" w:eastAsia="Times New Roman" w:hAnsi="Times New Roman" w:cs="Times New Roman"/>
          <w:color w:val="000000"/>
          <w:kern w:val="0"/>
          <w:sz w:val="24"/>
          <w:szCs w:val="24"/>
          <w14:ligatures w14:val="none"/>
        </w:rPr>
        <w:t xml:space="preserve">was </w:t>
      </w:r>
      <w:r w:rsidRPr="00617DA5">
        <w:rPr>
          <w:rFonts w:ascii="Times New Roman" w:eastAsia="Times New Roman" w:hAnsi="Times New Roman" w:cs="Times New Roman"/>
          <w:color w:val="000000"/>
          <w:kern w:val="0"/>
          <w:sz w:val="24"/>
          <w:szCs w:val="24"/>
          <w14:ligatures w14:val="none"/>
        </w:rPr>
        <w:t>correlated with a decreased survival probability.</w:t>
      </w:r>
      <w:r w:rsidR="002C35AA" w:rsidRPr="00617DA5">
        <w:rPr>
          <w:rFonts w:ascii="Times New Roman" w:eastAsia="Times New Roman" w:hAnsi="Times New Roman" w:cs="Times New Roman"/>
          <w:color w:val="000000"/>
          <w:kern w:val="0"/>
          <w:sz w:val="24"/>
          <w:szCs w:val="24"/>
          <w14:ligatures w14:val="none"/>
        </w:rPr>
        <w:t xml:space="preserve"> Correlation was low for all marine covariates.</w:t>
      </w:r>
    </w:p>
    <w:p w14:paraId="6028A4CA" w14:textId="2B1E33AF" w:rsidR="0073035C" w:rsidRDefault="0073035C" w:rsidP="005715ED">
      <w:pPr>
        <w:spacing w:after="240" w:line="240" w:lineRule="auto"/>
        <w:ind w:left="720"/>
        <w:textAlignment w:val="baseline"/>
        <w:rPr>
          <w:rFonts w:ascii="Times New Roman" w:eastAsia="Times New Roman" w:hAnsi="Times New Roman" w:cs="Times New Roman"/>
          <w:color w:val="000000"/>
          <w:kern w:val="0"/>
          <w:sz w:val="24"/>
          <w:szCs w:val="24"/>
          <w14:ligatures w14:val="none"/>
        </w:rPr>
      </w:pPr>
    </w:p>
    <w:p w14:paraId="18767A10" w14:textId="77777777" w:rsidR="008913DB" w:rsidRDefault="008913DB" w:rsidP="002D7930">
      <w:pPr>
        <w:spacing w:before="240" w:after="240" w:line="240" w:lineRule="auto"/>
        <w:rPr>
          <w:rFonts w:ascii="Times New Roman" w:eastAsia="Times New Roman" w:hAnsi="Times New Roman" w:cs="Times New Roman"/>
          <w:b/>
          <w:bCs/>
          <w:color w:val="000000"/>
          <w:kern w:val="0"/>
          <w:sz w:val="24"/>
          <w:szCs w:val="24"/>
          <w14:ligatures w14:val="none"/>
        </w:rPr>
      </w:pPr>
    </w:p>
    <w:p w14:paraId="6141FD77" w14:textId="77777777" w:rsidR="008913DB" w:rsidRDefault="008913DB" w:rsidP="002D7930">
      <w:pPr>
        <w:spacing w:before="240" w:after="240" w:line="240" w:lineRule="auto"/>
        <w:rPr>
          <w:rFonts w:ascii="Times New Roman" w:eastAsia="Times New Roman" w:hAnsi="Times New Roman" w:cs="Times New Roman"/>
          <w:b/>
          <w:bCs/>
          <w:color w:val="000000"/>
          <w:kern w:val="0"/>
          <w:sz w:val="24"/>
          <w:szCs w:val="24"/>
          <w14:ligatures w14:val="none"/>
        </w:rPr>
      </w:pPr>
    </w:p>
    <w:p w14:paraId="5E4893DC" w14:textId="77777777" w:rsidR="008913DB" w:rsidRDefault="008913DB" w:rsidP="002D7930">
      <w:pPr>
        <w:spacing w:before="240" w:after="240" w:line="240" w:lineRule="auto"/>
        <w:rPr>
          <w:rFonts w:ascii="Times New Roman" w:eastAsia="Times New Roman" w:hAnsi="Times New Roman" w:cs="Times New Roman"/>
          <w:b/>
          <w:bCs/>
          <w:color w:val="000000"/>
          <w:kern w:val="0"/>
          <w:sz w:val="24"/>
          <w:szCs w:val="24"/>
          <w14:ligatures w14:val="none"/>
        </w:rPr>
      </w:pPr>
    </w:p>
    <w:p w14:paraId="130F0338" w14:textId="77777777" w:rsidR="008913DB" w:rsidRDefault="008913DB" w:rsidP="002D7930">
      <w:pPr>
        <w:spacing w:before="240" w:after="240" w:line="240" w:lineRule="auto"/>
        <w:rPr>
          <w:rFonts w:ascii="Times New Roman" w:eastAsia="Times New Roman" w:hAnsi="Times New Roman" w:cs="Times New Roman"/>
          <w:b/>
          <w:bCs/>
          <w:color w:val="000000"/>
          <w:kern w:val="0"/>
          <w:sz w:val="24"/>
          <w:szCs w:val="24"/>
          <w14:ligatures w14:val="none"/>
        </w:rPr>
      </w:pPr>
    </w:p>
    <w:p w14:paraId="5C34807A" w14:textId="77777777" w:rsidR="008913DB" w:rsidRPr="00E4471B" w:rsidRDefault="008913DB">
      <w:pPr>
        <w:spacing w:before="240" w:after="240" w:line="240" w:lineRule="auto"/>
        <w:jc w:val="center"/>
        <w:rPr>
          <w:ins w:id="108" w:author="Barrett, Hannah" w:date="2024-10-03T16:32:00Z" w16du:dateUtc="2024-10-03T23:32:00Z"/>
          <w:rFonts w:ascii="Times New Roman" w:eastAsia="Times New Roman" w:hAnsi="Times New Roman" w:cs="Times New Roman"/>
          <w:b/>
          <w:bCs/>
          <w:color w:val="000000"/>
          <w:kern w:val="0"/>
          <w:sz w:val="24"/>
          <w:szCs w:val="24"/>
          <w14:ligatures w14:val="none"/>
        </w:rPr>
        <w:pPrChange w:id="109" w:author="Barrett, Hannah" w:date="2024-10-03T16:32:00Z" w16du:dateUtc="2024-10-03T23:32:00Z">
          <w:pPr>
            <w:spacing w:before="240" w:after="240" w:line="240" w:lineRule="auto"/>
          </w:pPr>
        </w:pPrChange>
      </w:pPr>
    </w:p>
    <w:p w14:paraId="2C9DDA0B" w14:textId="59C1C0B8" w:rsidR="00E4471B" w:rsidRPr="00E4471B" w:rsidRDefault="00E4471B">
      <w:pPr>
        <w:spacing w:before="240" w:after="240" w:line="240" w:lineRule="auto"/>
        <w:jc w:val="center"/>
        <w:rPr>
          <w:ins w:id="110" w:author="Barrett, Hannah" w:date="2024-10-03T16:32:00Z" w16du:dateUtc="2024-10-03T23:32:00Z"/>
          <w:rFonts w:ascii="Times New Roman" w:eastAsia="Times New Roman" w:hAnsi="Times New Roman" w:cs="Times New Roman"/>
          <w:b/>
          <w:bCs/>
          <w:color w:val="000000"/>
          <w:kern w:val="0"/>
          <w:sz w:val="28"/>
          <w:szCs w:val="28"/>
          <w14:ligatures w14:val="none"/>
          <w:rPrChange w:id="111" w:author="Barrett, Hannah" w:date="2024-10-03T16:32:00Z" w16du:dateUtc="2024-10-03T23:32:00Z">
            <w:rPr>
              <w:ins w:id="112" w:author="Barrett, Hannah" w:date="2024-10-03T16:32:00Z" w16du:dateUtc="2024-10-03T23:32:00Z"/>
              <w:rFonts w:ascii="Times New Roman" w:eastAsia="Times New Roman" w:hAnsi="Times New Roman" w:cs="Times New Roman"/>
              <w:b/>
              <w:bCs/>
              <w:color w:val="000000"/>
              <w:kern w:val="0"/>
              <w:sz w:val="24"/>
              <w:szCs w:val="24"/>
              <w14:ligatures w14:val="none"/>
            </w:rPr>
          </w:rPrChange>
        </w:rPr>
        <w:pPrChange w:id="113" w:author="Barrett, Hannah" w:date="2024-10-03T16:32:00Z" w16du:dateUtc="2024-10-03T23:32:00Z">
          <w:pPr>
            <w:spacing w:before="240" w:after="240" w:line="240" w:lineRule="auto"/>
          </w:pPr>
        </w:pPrChange>
      </w:pPr>
      <w:ins w:id="114" w:author="Barrett, Hannah" w:date="2024-10-03T16:32:00Z" w16du:dateUtc="2024-10-03T23:32:00Z">
        <w:r w:rsidRPr="00E4471B">
          <w:rPr>
            <w:rFonts w:ascii="Times New Roman" w:eastAsia="Times New Roman" w:hAnsi="Times New Roman" w:cs="Times New Roman"/>
            <w:b/>
            <w:bCs/>
            <w:color w:val="000000"/>
            <w:kern w:val="0"/>
            <w:sz w:val="28"/>
            <w:szCs w:val="28"/>
            <w14:ligatures w14:val="none"/>
            <w:rPrChange w:id="115" w:author="Barrett, Hannah" w:date="2024-10-03T16:32:00Z" w16du:dateUtc="2024-10-03T23:32:00Z">
              <w:rPr>
                <w:rFonts w:ascii="Times New Roman" w:eastAsia="Times New Roman" w:hAnsi="Times New Roman" w:cs="Times New Roman"/>
                <w:color w:val="000000"/>
                <w:kern w:val="0"/>
                <w:sz w:val="24"/>
                <w:szCs w:val="24"/>
                <w14:ligatures w14:val="none"/>
              </w:rPr>
            </w:rPrChange>
          </w:rPr>
          <w:t>END OF SYNTHESIS SECTION</w:t>
        </w:r>
      </w:ins>
    </w:p>
    <w:p w14:paraId="067C3124" w14:textId="77777777" w:rsidR="00E4471B" w:rsidRDefault="00E4471B" w:rsidP="002D7930">
      <w:pPr>
        <w:spacing w:before="240" w:after="240" w:line="240" w:lineRule="auto"/>
        <w:rPr>
          <w:rFonts w:ascii="Times New Roman" w:eastAsia="Times New Roman" w:hAnsi="Times New Roman" w:cs="Times New Roman"/>
          <w:b/>
          <w:bCs/>
          <w:color w:val="000000"/>
          <w:kern w:val="0"/>
          <w:sz w:val="24"/>
          <w:szCs w:val="24"/>
          <w14:ligatures w14:val="none"/>
        </w:rPr>
      </w:pPr>
    </w:p>
    <w:p w14:paraId="64EB65D4" w14:textId="3015AF40" w:rsidR="002D7930" w:rsidRPr="008913DB" w:rsidRDefault="002D7930" w:rsidP="002D7930">
      <w:pPr>
        <w:spacing w:before="240" w:after="240" w:line="240" w:lineRule="auto"/>
        <w:rPr>
          <w:rFonts w:ascii="Times New Roman" w:eastAsia="Times New Roman" w:hAnsi="Times New Roman" w:cs="Times New Roman"/>
          <w:kern w:val="0"/>
          <w:sz w:val="28"/>
          <w:szCs w:val="28"/>
          <w14:ligatures w14:val="none"/>
        </w:rPr>
      </w:pPr>
      <w:r w:rsidRPr="008913DB">
        <w:rPr>
          <w:rFonts w:ascii="Times New Roman" w:eastAsia="Times New Roman" w:hAnsi="Times New Roman" w:cs="Times New Roman"/>
          <w:b/>
          <w:bCs/>
          <w:color w:val="000000"/>
          <w:kern w:val="0"/>
          <w:sz w:val="28"/>
          <w:szCs w:val="28"/>
          <w14:ligatures w14:val="none"/>
        </w:rPr>
        <w:t xml:space="preserve">Detailed </w:t>
      </w:r>
      <w:r w:rsidR="00E74B15" w:rsidRPr="008913DB">
        <w:rPr>
          <w:rFonts w:ascii="Times New Roman" w:eastAsia="Times New Roman" w:hAnsi="Times New Roman" w:cs="Times New Roman"/>
          <w:b/>
          <w:bCs/>
          <w:color w:val="000000"/>
          <w:kern w:val="0"/>
          <w:sz w:val="28"/>
          <w:szCs w:val="28"/>
          <w14:ligatures w14:val="none"/>
        </w:rPr>
        <w:t>m</w:t>
      </w:r>
      <w:r w:rsidRPr="008913DB">
        <w:rPr>
          <w:rFonts w:ascii="Times New Roman" w:eastAsia="Times New Roman" w:hAnsi="Times New Roman" w:cs="Times New Roman"/>
          <w:b/>
          <w:bCs/>
          <w:color w:val="000000"/>
          <w:kern w:val="0"/>
          <w:sz w:val="28"/>
          <w:szCs w:val="28"/>
          <w14:ligatures w14:val="none"/>
        </w:rPr>
        <w:t>ethodology</w:t>
      </w:r>
    </w:p>
    <w:p w14:paraId="35AE57B9" w14:textId="2C795301" w:rsidR="002D7930" w:rsidRPr="0073035C"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73035C">
        <w:rPr>
          <w:rFonts w:ascii="Times New Roman" w:eastAsia="Times New Roman" w:hAnsi="Times New Roman" w:cs="Times New Roman"/>
          <w:b/>
          <w:bCs/>
          <w:color w:val="000000"/>
          <w:kern w:val="0"/>
          <w:sz w:val="24"/>
          <w:szCs w:val="24"/>
          <w14:ligatures w14:val="none"/>
        </w:rPr>
        <w:t xml:space="preserve">Marine </w:t>
      </w:r>
      <w:r w:rsidR="00E74B15" w:rsidRPr="0073035C">
        <w:rPr>
          <w:rFonts w:ascii="Times New Roman" w:eastAsia="Times New Roman" w:hAnsi="Times New Roman" w:cs="Times New Roman"/>
          <w:b/>
          <w:bCs/>
          <w:color w:val="000000"/>
          <w:kern w:val="0"/>
          <w:sz w:val="24"/>
          <w:szCs w:val="24"/>
          <w14:ligatures w14:val="none"/>
        </w:rPr>
        <w:t>c</w:t>
      </w:r>
      <w:r w:rsidRPr="0073035C">
        <w:rPr>
          <w:rFonts w:ascii="Times New Roman" w:eastAsia="Times New Roman" w:hAnsi="Times New Roman" w:cs="Times New Roman"/>
          <w:b/>
          <w:bCs/>
          <w:color w:val="000000"/>
          <w:kern w:val="0"/>
          <w:sz w:val="24"/>
          <w:szCs w:val="24"/>
          <w14:ligatures w14:val="none"/>
        </w:rPr>
        <w:t>ovariates</w:t>
      </w:r>
    </w:p>
    <w:p w14:paraId="7C6828A6" w14:textId="68A49A02" w:rsidR="002D7930" w:rsidRPr="0073035C"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73035C">
        <w:rPr>
          <w:rFonts w:ascii="Times New Roman" w:eastAsia="Times New Roman" w:hAnsi="Times New Roman" w:cs="Times New Roman"/>
          <w:b/>
          <w:bCs/>
          <w:i/>
          <w:iCs/>
          <w:color w:val="000000"/>
          <w:kern w:val="0"/>
          <w:sz w:val="24"/>
          <w:szCs w:val="24"/>
          <w14:ligatures w14:val="none"/>
        </w:rPr>
        <w:t xml:space="preserve">Basin-scale </w:t>
      </w:r>
      <w:r w:rsidR="00E74B15" w:rsidRPr="0073035C">
        <w:rPr>
          <w:rFonts w:ascii="Times New Roman" w:eastAsia="Times New Roman" w:hAnsi="Times New Roman" w:cs="Times New Roman"/>
          <w:b/>
          <w:bCs/>
          <w:i/>
          <w:iCs/>
          <w:color w:val="000000"/>
          <w:kern w:val="0"/>
          <w:sz w:val="24"/>
          <w:szCs w:val="24"/>
          <w14:ligatures w14:val="none"/>
        </w:rPr>
        <w:t>p</w:t>
      </w:r>
      <w:r w:rsidRPr="0073035C">
        <w:rPr>
          <w:rFonts w:ascii="Times New Roman" w:eastAsia="Times New Roman" w:hAnsi="Times New Roman" w:cs="Times New Roman"/>
          <w:b/>
          <w:bCs/>
          <w:i/>
          <w:iCs/>
          <w:color w:val="000000"/>
          <w:kern w:val="0"/>
          <w:sz w:val="24"/>
          <w:szCs w:val="24"/>
          <w14:ligatures w14:val="none"/>
        </w:rPr>
        <w:t>redictors</w:t>
      </w:r>
    </w:p>
    <w:p w14:paraId="42EC5D58" w14:textId="0B5A3E42"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73035C">
        <w:rPr>
          <w:rFonts w:ascii="Times New Roman" w:eastAsia="Times New Roman" w:hAnsi="Times New Roman" w:cs="Times New Roman"/>
          <w:color w:val="000000"/>
          <w:kern w:val="0"/>
          <w:sz w:val="24"/>
          <w:szCs w:val="24"/>
          <w14:ligatures w14:val="none"/>
        </w:rPr>
        <w:t xml:space="preserve">Basin-scale climate indices have been linked to Pacific salmon productivity across many studies (sensu. Mantua and Hare 2002). We considered two basin scale indices, the Pacific Decadal Oscillation and the North Pacific Gyre Oscillation. The PDO is the dominant year-round pattern of monthly North Pacific Sea surface temperature (SST) variability calculated as the leading EOF/PC of North Pacific monthly SST variability (poleward of 20°N) (Mantua and Hare 2002). The PDO is a statistical pattern that integrates multiple physical processes, including heat fluxes and wind driven transport related to the Aleutian low (Newman et al. 2016), and </w:t>
      </w:r>
      <w:r w:rsidR="00283AC6">
        <w:rPr>
          <w:rFonts w:ascii="Times New Roman" w:eastAsia="Times New Roman" w:hAnsi="Times New Roman" w:cs="Times New Roman"/>
          <w:color w:val="000000"/>
          <w:kern w:val="0"/>
          <w:sz w:val="24"/>
          <w:szCs w:val="24"/>
          <w14:ligatures w14:val="none"/>
        </w:rPr>
        <w:t xml:space="preserve">it </w:t>
      </w:r>
      <w:r w:rsidRPr="0073035C">
        <w:rPr>
          <w:rFonts w:ascii="Times New Roman" w:eastAsia="Times New Roman" w:hAnsi="Times New Roman" w:cs="Times New Roman"/>
          <w:color w:val="000000"/>
          <w:kern w:val="0"/>
          <w:sz w:val="24"/>
          <w:szCs w:val="24"/>
          <w14:ligatures w14:val="none"/>
        </w:rPr>
        <w:t>is commonly related to inverse production regimes of Pacific salmon (</w:t>
      </w:r>
      <w:r w:rsidRPr="00D90E41">
        <w:rPr>
          <w:rFonts w:ascii="Times New Roman" w:eastAsia="Times New Roman" w:hAnsi="Times New Roman" w:cs="Times New Roman"/>
          <w:i/>
          <w:iCs/>
          <w:color w:val="000000"/>
          <w:kern w:val="0"/>
          <w:sz w:val="24"/>
          <w:szCs w:val="24"/>
          <w14:ligatures w14:val="none"/>
        </w:rPr>
        <w:t>Oncorhynchus</w:t>
      </w:r>
      <w:r w:rsidRPr="0073035C">
        <w:rPr>
          <w:rFonts w:ascii="Times New Roman" w:eastAsia="Times New Roman" w:hAnsi="Times New Roman" w:cs="Times New Roman"/>
          <w:color w:val="000000"/>
          <w:kern w:val="0"/>
          <w:sz w:val="24"/>
          <w:szCs w:val="24"/>
          <w14:ligatures w14:val="none"/>
        </w:rPr>
        <w:t xml:space="preserve"> spp.) in the Gulf of Alaska and </w:t>
      </w:r>
      <w:commentRangeStart w:id="116"/>
      <w:r w:rsidRPr="0073035C">
        <w:rPr>
          <w:rFonts w:ascii="Times New Roman" w:eastAsia="Times New Roman" w:hAnsi="Times New Roman" w:cs="Times New Roman"/>
          <w:color w:val="000000"/>
          <w:kern w:val="0"/>
          <w:sz w:val="24"/>
          <w:szCs w:val="24"/>
          <w14:ligatures w14:val="none"/>
        </w:rPr>
        <w:t>C</w:t>
      </w:r>
      <w:r w:rsidR="00394178">
        <w:rPr>
          <w:rFonts w:ascii="Times New Roman" w:eastAsia="Times New Roman" w:hAnsi="Times New Roman" w:cs="Times New Roman"/>
          <w:color w:val="000000"/>
          <w:kern w:val="0"/>
          <w:sz w:val="24"/>
          <w:szCs w:val="24"/>
          <w14:ligatures w14:val="none"/>
        </w:rPr>
        <w:t>alifornia Current Ecosystem</w:t>
      </w:r>
      <w:commentRangeEnd w:id="116"/>
      <w:r w:rsidR="00394178">
        <w:rPr>
          <w:rStyle w:val="CommentReference"/>
        </w:rPr>
        <w:commentReference w:id="116"/>
      </w:r>
      <w:r w:rsidRPr="0073035C">
        <w:rPr>
          <w:rFonts w:ascii="Times New Roman" w:eastAsia="Times New Roman" w:hAnsi="Times New Roman" w:cs="Times New Roman"/>
          <w:color w:val="000000"/>
          <w:kern w:val="0"/>
          <w:sz w:val="24"/>
          <w:szCs w:val="24"/>
          <w14:ligatures w14:val="none"/>
        </w:rPr>
        <w:t>. Like the PDO, the NPGO is a statistical pattern derived using EOF/PC defined as the 2nd dominant mode of sea surface height variability</w:t>
      </w:r>
      <w:r w:rsidRPr="002D7930">
        <w:rPr>
          <w:rFonts w:ascii="Times New Roman" w:eastAsia="Times New Roman" w:hAnsi="Times New Roman" w:cs="Times New Roman"/>
          <w:color w:val="000000"/>
          <w:kern w:val="0"/>
          <w:sz w:val="24"/>
          <w:szCs w:val="24"/>
          <w14:ligatures w14:val="none"/>
        </w:rPr>
        <w:t xml:space="preserve"> in the Northeast Pacific which captures variability in North Pacific gyre strength. The NPGO is associated with regional and basin-scale variations in wind-driven upwelling and horizontal advection, which control salinity and nutrient concentrations important for phytoplankton fluctuations in the </w:t>
      </w:r>
      <w:r w:rsidR="00394178">
        <w:rPr>
          <w:rFonts w:ascii="Times New Roman" w:eastAsia="Times New Roman" w:hAnsi="Times New Roman" w:cs="Times New Roman"/>
          <w:color w:val="000000"/>
          <w:kern w:val="0"/>
          <w:sz w:val="24"/>
          <w:szCs w:val="24"/>
          <w14:ligatures w14:val="none"/>
        </w:rPr>
        <w:t>California Current Ecosystem</w:t>
      </w:r>
      <w:r w:rsidR="00394178"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(Di Lorenzo et al. 2008)</w:t>
      </w:r>
      <w:commentRangeStart w:id="117"/>
      <w:r w:rsidRPr="002D7930">
        <w:rPr>
          <w:rFonts w:ascii="Times New Roman" w:eastAsia="Times New Roman" w:hAnsi="Times New Roman" w:cs="Times New Roman"/>
          <w:color w:val="000000"/>
          <w:kern w:val="0"/>
          <w:sz w:val="24"/>
          <w:szCs w:val="24"/>
          <w14:ligatures w14:val="none"/>
        </w:rPr>
        <w:t>.</w:t>
      </w:r>
      <w:commentRangeEnd w:id="117"/>
      <w:r w:rsidR="00383CB1">
        <w:rPr>
          <w:rStyle w:val="CommentReference"/>
        </w:rPr>
        <w:commentReference w:id="117"/>
      </w:r>
    </w:p>
    <w:p w14:paraId="00C5C852" w14:textId="0B85C323"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We also considered </w:t>
      </w:r>
      <w:r w:rsidR="00D90E41" w:rsidRPr="002D7930">
        <w:rPr>
          <w:rFonts w:ascii="Times New Roman" w:eastAsia="Times New Roman" w:hAnsi="Times New Roman" w:cs="Times New Roman"/>
          <w:color w:val="000000"/>
          <w:kern w:val="0"/>
          <w:sz w:val="24"/>
          <w:szCs w:val="24"/>
          <w14:ligatures w14:val="none"/>
        </w:rPr>
        <w:t>SST</w:t>
      </w:r>
      <w:r w:rsidR="00D90E41">
        <w:rPr>
          <w:rFonts w:ascii="Times New Roman" w:eastAsia="Times New Roman" w:hAnsi="Times New Roman" w:cs="Times New Roman"/>
          <w:color w:val="000000"/>
          <w:kern w:val="0"/>
          <w:sz w:val="24"/>
          <w:szCs w:val="24"/>
          <w14:ligatures w14:val="none"/>
        </w:rPr>
        <w:t xml:space="preserve"> Arc</w:t>
      </w:r>
      <w:r w:rsidR="00D90E41"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as a marine driver of Pacific salmon. Briefly, </w:t>
      </w:r>
      <w:r w:rsidR="00996839" w:rsidRPr="002D7930">
        <w:rPr>
          <w:rFonts w:ascii="Times New Roman" w:eastAsia="Times New Roman" w:hAnsi="Times New Roman" w:cs="Times New Roman"/>
          <w:color w:val="000000"/>
          <w:kern w:val="0"/>
          <w:sz w:val="24"/>
          <w:szCs w:val="24"/>
          <w14:ligatures w14:val="none"/>
        </w:rPr>
        <w:t>SST</w:t>
      </w:r>
      <w:r w:rsidR="00996839">
        <w:rPr>
          <w:rFonts w:ascii="Times New Roman" w:eastAsia="Times New Roman" w:hAnsi="Times New Roman" w:cs="Times New Roman"/>
          <w:color w:val="000000"/>
          <w:kern w:val="0"/>
          <w:sz w:val="24"/>
          <w:szCs w:val="24"/>
          <w14:ligatures w14:val="none"/>
        </w:rPr>
        <w:t xml:space="preserve"> Arc </w:t>
      </w:r>
      <w:r w:rsidRPr="002D7930">
        <w:rPr>
          <w:rFonts w:ascii="Times New Roman" w:eastAsia="Times New Roman" w:hAnsi="Times New Roman" w:cs="Times New Roman"/>
          <w:color w:val="000000"/>
          <w:kern w:val="0"/>
          <w:sz w:val="24"/>
          <w:szCs w:val="24"/>
          <w14:ligatures w14:val="none"/>
        </w:rPr>
        <w:t xml:space="preserve">is an indicator of SST variability that spatially resembles the PDO but shows a stronger relationship to SSTs near the North American coast and a weaker connection to those in the central Pacific (Johnston and Mantua 2014). Like the PDO, </w:t>
      </w:r>
      <w:r w:rsidR="00D90E41" w:rsidRPr="002D7930">
        <w:rPr>
          <w:rFonts w:ascii="Times New Roman" w:eastAsia="Times New Roman" w:hAnsi="Times New Roman" w:cs="Times New Roman"/>
          <w:color w:val="000000"/>
          <w:kern w:val="0"/>
          <w:sz w:val="24"/>
          <w:szCs w:val="24"/>
          <w14:ligatures w14:val="none"/>
        </w:rPr>
        <w:t>SST</w:t>
      </w:r>
      <w:r w:rsidR="00D90E41">
        <w:rPr>
          <w:rFonts w:ascii="Times New Roman" w:eastAsia="Times New Roman" w:hAnsi="Times New Roman" w:cs="Times New Roman"/>
          <w:color w:val="000000"/>
          <w:kern w:val="0"/>
          <w:sz w:val="24"/>
          <w:szCs w:val="24"/>
          <w14:ligatures w14:val="none"/>
        </w:rPr>
        <w:t xml:space="preserve"> Arc</w:t>
      </w:r>
      <w:r w:rsidR="00D90E41"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is derived as the leading mode of monthly SST anomalies (derived from empirical orthogonal function; EOF) from monthly gridded NCEP SST data across 60°N–20°N and 180°W–100°W from 1900 - 2012.  Notably, </w:t>
      </w:r>
      <w:r w:rsidR="00D90E41" w:rsidRPr="002D7930">
        <w:rPr>
          <w:rFonts w:ascii="Times New Roman" w:eastAsia="Times New Roman" w:hAnsi="Times New Roman" w:cs="Times New Roman"/>
          <w:color w:val="000000"/>
          <w:kern w:val="0"/>
          <w:sz w:val="24"/>
          <w:szCs w:val="24"/>
          <w14:ligatures w14:val="none"/>
        </w:rPr>
        <w:t>SST</w:t>
      </w:r>
      <w:r w:rsidR="00D90E41">
        <w:rPr>
          <w:rFonts w:ascii="Times New Roman" w:eastAsia="Times New Roman" w:hAnsi="Times New Roman" w:cs="Times New Roman"/>
          <w:color w:val="000000"/>
          <w:kern w:val="0"/>
          <w:sz w:val="24"/>
          <w:szCs w:val="24"/>
          <w14:ligatures w14:val="none"/>
        </w:rPr>
        <w:t xml:space="preserve"> Arc</w:t>
      </w:r>
      <w:r w:rsidR="00D90E41"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is used as a physically based metric of the leading EOF mode where a 1 standard deviation anomaly of the leading mode corresponds to an </w:t>
      </w:r>
      <w:r w:rsidR="00D90E41" w:rsidRPr="002D7930">
        <w:rPr>
          <w:rFonts w:ascii="Times New Roman" w:eastAsia="Times New Roman" w:hAnsi="Times New Roman" w:cs="Times New Roman"/>
          <w:color w:val="000000"/>
          <w:kern w:val="0"/>
          <w:sz w:val="24"/>
          <w:szCs w:val="24"/>
          <w14:ligatures w14:val="none"/>
        </w:rPr>
        <w:t>SST</w:t>
      </w:r>
      <w:r w:rsidR="00D90E41">
        <w:rPr>
          <w:rFonts w:ascii="Times New Roman" w:eastAsia="Times New Roman" w:hAnsi="Times New Roman" w:cs="Times New Roman"/>
          <w:color w:val="000000"/>
          <w:kern w:val="0"/>
          <w:sz w:val="24"/>
          <w:szCs w:val="24"/>
          <w14:ligatures w14:val="none"/>
        </w:rPr>
        <w:t xml:space="preserve"> Arc</w:t>
      </w:r>
      <w:r w:rsidR="00D90E41"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deviation of 0.46 °C (Johnston and Mantua 2014)</w:t>
      </w:r>
      <w:r w:rsidR="00D37464">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thus</w:t>
      </w:r>
      <w:r w:rsidR="00D37464">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representing regional variability that is more tightly coupled with the northern California Current than other basin-scale metrics like the PDO.</w:t>
      </w:r>
    </w:p>
    <w:p w14:paraId="3EA2B2FA" w14:textId="5FFBF042"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i/>
          <w:iCs/>
          <w:color w:val="000000"/>
          <w:kern w:val="0"/>
          <w:sz w:val="24"/>
          <w:szCs w:val="24"/>
          <w14:ligatures w14:val="none"/>
        </w:rPr>
        <w:t xml:space="preserve">Regional </w:t>
      </w:r>
      <w:r w:rsidR="00E74B15">
        <w:rPr>
          <w:rFonts w:ascii="Times New Roman" w:eastAsia="Times New Roman" w:hAnsi="Times New Roman" w:cs="Times New Roman"/>
          <w:b/>
          <w:bCs/>
          <w:i/>
          <w:iCs/>
          <w:color w:val="000000"/>
          <w:kern w:val="0"/>
          <w:sz w:val="24"/>
          <w:szCs w:val="24"/>
          <w14:ligatures w14:val="none"/>
        </w:rPr>
        <w:t>p</w:t>
      </w:r>
      <w:r w:rsidRPr="002D7930">
        <w:rPr>
          <w:rFonts w:ascii="Times New Roman" w:eastAsia="Times New Roman" w:hAnsi="Times New Roman" w:cs="Times New Roman"/>
          <w:b/>
          <w:bCs/>
          <w:i/>
          <w:iCs/>
          <w:color w:val="000000"/>
          <w:kern w:val="0"/>
          <w:sz w:val="24"/>
          <w:szCs w:val="24"/>
          <w14:ligatures w14:val="none"/>
        </w:rPr>
        <w:t>redictors</w:t>
      </w:r>
      <w:r w:rsidRPr="002D7930">
        <w:rPr>
          <w:rFonts w:ascii="Times New Roman" w:eastAsia="Times New Roman" w:hAnsi="Times New Roman" w:cs="Times New Roman"/>
          <w:b/>
          <w:bCs/>
          <w:i/>
          <w:iCs/>
          <w:color w:val="000000"/>
          <w:kern w:val="0"/>
          <w:sz w:val="24"/>
          <w:szCs w:val="24"/>
          <w14:ligatures w14:val="none"/>
        </w:rPr>
        <w:tab/>
      </w:r>
    </w:p>
    <w:p w14:paraId="02B8FBB7" w14:textId="26DDDE63"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Sea surface temperature at ocean entry can impact </w:t>
      </w:r>
      <w:r w:rsidR="00F66BAE">
        <w:rPr>
          <w:rFonts w:ascii="Times New Roman" w:eastAsia="Times New Roman" w:hAnsi="Times New Roman" w:cs="Times New Roman"/>
          <w:color w:val="000000"/>
          <w:kern w:val="0"/>
          <w:sz w:val="24"/>
          <w:szCs w:val="24"/>
          <w14:ligatures w14:val="none"/>
        </w:rPr>
        <w:t xml:space="preserve">juvenile salmon </w:t>
      </w:r>
      <w:r w:rsidRPr="002D7930">
        <w:rPr>
          <w:rFonts w:ascii="Times New Roman" w:eastAsia="Times New Roman" w:hAnsi="Times New Roman" w:cs="Times New Roman"/>
          <w:color w:val="000000"/>
          <w:kern w:val="0"/>
          <w:sz w:val="24"/>
          <w:szCs w:val="24"/>
          <w14:ligatures w14:val="none"/>
        </w:rPr>
        <w:t>marine survival. Monthly, gridded</w:t>
      </w:r>
      <w:del w:id="118" w:author="LORION Chris M * ODFW" w:date="2024-10-08T09:47:00Z" w16du:dateUtc="2024-10-08T16:47:00Z">
        <w:r w:rsidRPr="002D7930" w:rsidDel="00A719C4">
          <w:rPr>
            <w:rFonts w:ascii="Times New Roman" w:eastAsia="Times New Roman" w:hAnsi="Times New Roman" w:cs="Times New Roman"/>
            <w:color w:val="000000"/>
            <w:kern w:val="0"/>
            <w:sz w:val="24"/>
            <w:szCs w:val="24"/>
            <w14:ligatures w14:val="none"/>
          </w:rPr>
          <w:delText>,</w:delText>
        </w:r>
      </w:del>
      <w:r w:rsidRPr="002D7930">
        <w:rPr>
          <w:rFonts w:ascii="Times New Roman" w:eastAsia="Times New Roman" w:hAnsi="Times New Roman" w:cs="Times New Roman"/>
          <w:color w:val="000000"/>
          <w:kern w:val="0"/>
          <w:sz w:val="24"/>
          <w:szCs w:val="24"/>
          <w14:ligatures w14:val="none"/>
        </w:rPr>
        <w:t xml:space="preserve"> SST data is available from</w:t>
      </w:r>
      <w:ins w:id="119" w:author="LORION Chris M * ODFW" w:date="2024-10-08T09:49:00Z" w16du:dateUtc="2024-10-08T16:49:00Z">
        <w:r w:rsidR="00A719C4">
          <w:rPr>
            <w:rFonts w:ascii="Times New Roman" w:eastAsia="Times New Roman" w:hAnsi="Times New Roman" w:cs="Times New Roman"/>
            <w:color w:val="000000"/>
            <w:kern w:val="0"/>
            <w:sz w:val="24"/>
            <w:szCs w:val="24"/>
            <w14:ligatures w14:val="none"/>
          </w:rPr>
          <w:t xml:space="preserve"> </w:t>
        </w:r>
      </w:ins>
      <w:ins w:id="120" w:author="LORION Chris M * ODFW" w:date="2024-10-08T09:50:00Z" w16du:dateUtc="2024-10-08T16:50:00Z">
        <w:r w:rsidR="00A719C4">
          <w:rPr>
            <w:rFonts w:ascii="Times New Roman" w:eastAsia="Times New Roman" w:hAnsi="Times New Roman" w:cs="Times New Roman"/>
            <w:color w:val="000000"/>
            <w:kern w:val="0"/>
            <w:sz w:val="24"/>
            <w:szCs w:val="24"/>
            <w14:ligatures w14:val="none"/>
          </w:rPr>
          <w:t xml:space="preserve">the </w:t>
        </w:r>
      </w:ins>
      <w:ins w:id="121" w:author="LORION Chris M * ODFW" w:date="2024-10-08T09:49:00Z" w16du:dateUtc="2024-10-08T16:49:00Z">
        <w:r w:rsidR="00A719C4">
          <w:rPr>
            <w:rFonts w:ascii="Times New Roman" w:eastAsia="Times New Roman" w:hAnsi="Times New Roman" w:cs="Times New Roman"/>
            <w:color w:val="000000"/>
            <w:kern w:val="0"/>
            <w:sz w:val="24"/>
            <w:szCs w:val="24"/>
            <w14:ligatures w14:val="none"/>
          </w:rPr>
          <w:t>NOAA</w:t>
        </w:r>
      </w:ins>
      <w:ins w:id="122" w:author="LORION Chris M * ODFW" w:date="2024-10-08T09:50:00Z" w16du:dateUtc="2024-10-08T16:50:00Z">
        <w:r w:rsidR="00A719C4">
          <w:rPr>
            <w:rFonts w:ascii="Times New Roman" w:eastAsia="Times New Roman" w:hAnsi="Times New Roman" w:cs="Times New Roman"/>
            <w:color w:val="000000"/>
            <w:kern w:val="0"/>
            <w:sz w:val="24"/>
            <w:szCs w:val="24"/>
            <w14:ligatures w14:val="none"/>
          </w:rPr>
          <w:t xml:space="preserve"> </w:t>
        </w:r>
      </w:ins>
      <w:ins w:id="123" w:author="LORION Chris M * ODFW" w:date="2024-10-08T09:52:00Z" w16du:dateUtc="2024-10-08T16:52:00Z">
        <w:r w:rsidR="00A719C4">
          <w:rPr>
            <w:rFonts w:ascii="Times New Roman" w:eastAsia="Times New Roman" w:hAnsi="Times New Roman" w:cs="Times New Roman"/>
            <w:color w:val="000000"/>
            <w:kern w:val="0"/>
            <w:sz w:val="24"/>
            <w:szCs w:val="24"/>
            <w14:ligatures w14:val="none"/>
          </w:rPr>
          <w:t xml:space="preserve">0.25 degree </w:t>
        </w:r>
      </w:ins>
      <w:ins w:id="124" w:author="LORION Chris M * ODFW" w:date="2024-10-08T09:49:00Z" w16du:dateUtc="2024-10-08T16:49:00Z">
        <w:r w:rsidR="00A719C4">
          <w:rPr>
            <w:rFonts w:ascii="Times New Roman" w:eastAsia="Times New Roman" w:hAnsi="Times New Roman" w:cs="Times New Roman"/>
            <w:color w:val="000000"/>
            <w:kern w:val="0"/>
            <w:sz w:val="24"/>
            <w:szCs w:val="24"/>
            <w14:ligatures w14:val="none"/>
          </w:rPr>
          <w:t>Daily Optimum Interpolation Sea Surface Temperature</w:t>
        </w:r>
      </w:ins>
      <w:del w:id="125" w:author="LORION Chris M * ODFW" w:date="2024-10-08T09:48:00Z" w16du:dateUtc="2024-10-08T16:48:00Z">
        <w:r w:rsidRPr="002D7930" w:rsidDel="00A719C4">
          <w:rPr>
            <w:rFonts w:ascii="Times New Roman" w:eastAsia="Times New Roman" w:hAnsi="Times New Roman" w:cs="Times New Roman"/>
            <w:color w:val="000000"/>
            <w:kern w:val="0"/>
            <w:sz w:val="24"/>
            <w:szCs w:val="24"/>
            <w14:ligatures w14:val="none"/>
          </w:rPr>
          <w:delText xml:space="preserve"> and</w:delText>
        </w:r>
      </w:del>
      <w:r w:rsidRPr="002D7930">
        <w:rPr>
          <w:rFonts w:ascii="Times New Roman" w:eastAsia="Times New Roman" w:hAnsi="Times New Roman" w:cs="Times New Roman"/>
          <w:color w:val="000000"/>
          <w:kern w:val="0"/>
          <w:sz w:val="24"/>
          <w:szCs w:val="24"/>
          <w14:ligatures w14:val="none"/>
        </w:rPr>
        <w:t xml:space="preserve"> </w:t>
      </w:r>
      <w:ins w:id="126" w:author="LORION Chris M * ODFW" w:date="2024-10-08T09:49:00Z" w16du:dateUtc="2024-10-08T16:49:00Z">
        <w:r w:rsidR="00A719C4">
          <w:rPr>
            <w:rFonts w:ascii="Times New Roman" w:eastAsia="Times New Roman" w:hAnsi="Times New Roman" w:cs="Times New Roman"/>
            <w:color w:val="000000"/>
            <w:kern w:val="0"/>
            <w:sz w:val="24"/>
            <w:szCs w:val="24"/>
            <w14:ligatures w14:val="none"/>
          </w:rPr>
          <w:t>(</w:t>
        </w:r>
      </w:ins>
      <w:r w:rsidRPr="002D7930">
        <w:rPr>
          <w:rFonts w:ascii="Times New Roman" w:eastAsia="Times New Roman" w:hAnsi="Times New Roman" w:cs="Times New Roman"/>
          <w:color w:val="000000"/>
          <w:kern w:val="0"/>
          <w:sz w:val="24"/>
          <w:szCs w:val="24"/>
          <w14:ligatures w14:val="none"/>
        </w:rPr>
        <w:t>OISST</w:t>
      </w:r>
      <w:ins w:id="127" w:author="LORION Chris M * ODFW" w:date="2024-10-08T09:49:00Z" w16du:dateUtc="2024-10-08T16:49:00Z">
        <w:r w:rsidR="00A719C4">
          <w:rPr>
            <w:rFonts w:ascii="Times New Roman" w:eastAsia="Times New Roman" w:hAnsi="Times New Roman" w:cs="Times New Roman"/>
            <w:color w:val="000000"/>
            <w:kern w:val="0"/>
            <w:sz w:val="24"/>
            <w:szCs w:val="24"/>
            <w14:ligatures w14:val="none"/>
          </w:rPr>
          <w:t>)</w:t>
        </w:r>
      </w:ins>
      <w:r w:rsidRPr="002D7930">
        <w:rPr>
          <w:rFonts w:ascii="Times New Roman" w:eastAsia="Times New Roman" w:hAnsi="Times New Roman" w:cs="Times New Roman"/>
          <w:color w:val="000000"/>
          <w:kern w:val="0"/>
          <w:sz w:val="24"/>
          <w:szCs w:val="24"/>
          <w14:ligatures w14:val="none"/>
        </w:rPr>
        <w:t xml:space="preserve"> </w:t>
      </w:r>
      <w:ins w:id="128" w:author="LORION Chris M * ODFW" w:date="2024-10-08T09:53:00Z" w16du:dateUtc="2024-10-08T16:53:00Z">
        <w:r w:rsidR="00A719C4">
          <w:rPr>
            <w:rFonts w:ascii="Times New Roman" w:eastAsia="Times New Roman" w:hAnsi="Times New Roman" w:cs="Times New Roman"/>
            <w:color w:val="000000"/>
            <w:kern w:val="0"/>
            <w:sz w:val="24"/>
            <w:szCs w:val="24"/>
            <w14:ligatures w14:val="none"/>
          </w:rPr>
          <w:t>climate data record</w:t>
        </w:r>
      </w:ins>
      <w:del w:id="129" w:author="LORION Chris M * ODFW" w:date="2024-10-08T09:53:00Z" w16du:dateUtc="2024-10-08T16:53:00Z">
        <w:r w:rsidRPr="002D7930" w:rsidDel="00A719C4">
          <w:rPr>
            <w:rFonts w:ascii="Times New Roman" w:eastAsia="Times New Roman" w:hAnsi="Times New Roman" w:cs="Times New Roman"/>
            <w:color w:val="000000"/>
            <w:kern w:val="0"/>
            <w:sz w:val="24"/>
            <w:szCs w:val="24"/>
            <w14:ligatures w14:val="none"/>
          </w:rPr>
          <w:delText>(0.25 degree)</w:delText>
        </w:r>
      </w:del>
      <w:r w:rsidRPr="002D7930">
        <w:rPr>
          <w:rFonts w:ascii="Times New Roman" w:eastAsia="Times New Roman" w:hAnsi="Times New Roman" w:cs="Times New Roman"/>
          <w:color w:val="000000"/>
          <w:kern w:val="0"/>
          <w:sz w:val="24"/>
          <w:szCs w:val="24"/>
          <w14:ligatures w14:val="none"/>
        </w:rPr>
        <w:t xml:space="preserve">, a data interpolated product. We characterized SST using three marine ecoregions in the </w:t>
      </w:r>
      <w:r w:rsidR="00394178">
        <w:rPr>
          <w:rFonts w:ascii="Times New Roman" w:eastAsia="Times New Roman" w:hAnsi="Times New Roman" w:cs="Times New Roman"/>
          <w:color w:val="000000"/>
          <w:kern w:val="0"/>
          <w:sz w:val="24"/>
          <w:szCs w:val="24"/>
          <w14:ligatures w14:val="none"/>
        </w:rPr>
        <w:t>California Current Ecosystem</w:t>
      </w:r>
      <w:r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lastRenderedPageBreak/>
        <w:t xml:space="preserve">determined by Spalding et al. (2007) and applied by Satterthwaite et al (2019) and Gosselin et al. (2021). We calculated the seasonal mean SST across </w:t>
      </w:r>
      <w:r w:rsidR="005F65A9">
        <w:rPr>
          <w:rFonts w:ascii="Times New Roman" w:eastAsia="Times New Roman" w:hAnsi="Times New Roman" w:cs="Times New Roman"/>
          <w:color w:val="000000"/>
          <w:kern w:val="0"/>
          <w:sz w:val="24"/>
          <w:szCs w:val="24"/>
          <w14:ligatures w14:val="none"/>
        </w:rPr>
        <w:t>coastal</w:t>
      </w:r>
      <w:r w:rsidR="005F65A9" w:rsidRPr="002D7930">
        <w:rPr>
          <w:rFonts w:ascii="Times New Roman" w:eastAsia="Times New Roman" w:hAnsi="Times New Roman" w:cs="Times New Roman"/>
          <w:color w:val="000000"/>
          <w:kern w:val="0"/>
          <w:sz w:val="24"/>
          <w:szCs w:val="24"/>
          <w14:ligatures w14:val="none"/>
        </w:rPr>
        <w:t xml:space="preserve"> </w:t>
      </w:r>
      <w:r w:rsidR="00A63B1F">
        <w:rPr>
          <w:rFonts w:ascii="Times New Roman" w:eastAsia="Times New Roman" w:hAnsi="Times New Roman" w:cs="Times New Roman"/>
          <w:color w:val="000000"/>
          <w:kern w:val="0"/>
          <w:sz w:val="24"/>
          <w:szCs w:val="24"/>
          <w14:ligatures w14:val="none"/>
        </w:rPr>
        <w:t xml:space="preserve">northern California, </w:t>
      </w:r>
      <w:r w:rsidRPr="002D7930">
        <w:rPr>
          <w:rFonts w:ascii="Times New Roman" w:eastAsia="Times New Roman" w:hAnsi="Times New Roman" w:cs="Times New Roman"/>
          <w:color w:val="000000"/>
          <w:kern w:val="0"/>
          <w:sz w:val="24"/>
          <w:szCs w:val="24"/>
          <w14:ligatures w14:val="none"/>
        </w:rPr>
        <w:t>coastal Oregon, coastal Washington, and Salish Sea ecoregions and standardized each seasonal SST with a mean of 0 and standard deviation of 1. Summer included SST during June, July, and August; winter included SST during January, February and March.</w:t>
      </w:r>
    </w:p>
    <w:p w14:paraId="0D9D40B9" w14:textId="7B51CBD0"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Seasonal means are one important characterization of the marine environment impacting juvenile salmon, but extreme environmental anomalies and variability are an important driver that can also impact salmon survival (Sharma et al. 2013). Recently, the California Current </w:t>
      </w:r>
      <w:r w:rsidR="00A63B1F">
        <w:rPr>
          <w:rFonts w:ascii="Times New Roman" w:eastAsia="Times New Roman" w:hAnsi="Times New Roman" w:cs="Times New Roman"/>
          <w:color w:val="000000"/>
          <w:kern w:val="0"/>
          <w:sz w:val="24"/>
          <w:szCs w:val="24"/>
          <w14:ligatures w14:val="none"/>
        </w:rPr>
        <w:t>Ecos</w:t>
      </w:r>
      <w:r w:rsidRPr="002D7930">
        <w:rPr>
          <w:rFonts w:ascii="Times New Roman" w:eastAsia="Times New Roman" w:hAnsi="Times New Roman" w:cs="Times New Roman"/>
          <w:color w:val="000000"/>
          <w:kern w:val="0"/>
          <w:sz w:val="24"/>
          <w:szCs w:val="24"/>
          <w14:ligatures w14:val="none"/>
        </w:rPr>
        <w:t xml:space="preserve">ystem has experienced frequent and severe marine heatwave (MHW) events. We used three indicators that represent intensity, size, and persistence of MHWs. Warm SST events are considered a heatwave when SST anomalies reach the 90th percentile of a 30 year mean for at least 5 days (Hobday et al. 2016). MHW intensity is the SST anomaly once SST has reached heatwave status. MHW cover is the percent coverage of the ocean area within the EEZ that is in heatwave status. Finally, MHW degree day characterizes how long and intense a heatwave is as the cumulative degree days that SST is at or </w:t>
      </w:r>
      <w:r w:rsidR="00394178">
        <w:rPr>
          <w:rFonts w:ascii="Times New Roman" w:eastAsia="Times New Roman" w:hAnsi="Times New Roman" w:cs="Times New Roman"/>
          <w:color w:val="000000"/>
          <w:kern w:val="0"/>
          <w:sz w:val="24"/>
          <w:szCs w:val="24"/>
          <w14:ligatures w14:val="none"/>
        </w:rPr>
        <w:t>above</w:t>
      </w:r>
      <w:r w:rsidR="00394178" w:rsidRPr="002D7930">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the long-term mean (base temperature of 0). MHW indices are from NOAA SWFSC Environmental Research Data Services and use Multi-scale Ultra-high Resolution (MUR) SST Analysis Anomaly to derive indices.</w:t>
      </w:r>
    </w:p>
    <w:p w14:paraId="64C8B740" w14:textId="5F73E5A3" w:rsidR="002D7930" w:rsidRPr="002D7930" w:rsidRDefault="005F65A9" w:rsidP="002D7930">
      <w:pPr>
        <w:spacing w:before="240" w:after="240" w:line="240" w:lineRule="auto"/>
        <w:rPr>
          <w:rFonts w:ascii="Times New Roman" w:eastAsia="Times New Roman" w:hAnsi="Times New Roman" w:cs="Times New Roman"/>
          <w:kern w:val="0"/>
          <w:sz w:val="24"/>
          <w:szCs w:val="24"/>
          <w14:ligatures w14:val="none"/>
        </w:rPr>
      </w:pPr>
      <w:commentRangeStart w:id="130"/>
      <w:r w:rsidRPr="002D7930">
        <w:rPr>
          <w:rFonts w:ascii="Times New Roman" w:eastAsia="Times New Roman" w:hAnsi="Times New Roman" w:cs="Times New Roman"/>
          <w:color w:val="000000"/>
          <w:kern w:val="0"/>
          <w:sz w:val="24"/>
          <w:szCs w:val="24"/>
          <w14:ligatures w14:val="none"/>
        </w:rPr>
        <w:t xml:space="preserve">Spring Transition Index </w:t>
      </w:r>
      <w:r>
        <w:rPr>
          <w:rFonts w:ascii="Times New Roman" w:eastAsia="Times New Roman" w:hAnsi="Times New Roman" w:cs="Times New Roman"/>
          <w:color w:val="000000"/>
          <w:kern w:val="0"/>
          <w:sz w:val="24"/>
          <w:szCs w:val="24"/>
          <w14:ligatures w14:val="none"/>
        </w:rPr>
        <w:t xml:space="preserve">(STI) and </w:t>
      </w:r>
      <w:r w:rsidR="002D7930" w:rsidRPr="002D7930">
        <w:rPr>
          <w:rFonts w:ascii="Times New Roman" w:eastAsia="Times New Roman" w:hAnsi="Times New Roman" w:cs="Times New Roman"/>
          <w:color w:val="000000"/>
          <w:kern w:val="0"/>
          <w:sz w:val="24"/>
          <w:szCs w:val="24"/>
          <w14:ligatures w14:val="none"/>
        </w:rPr>
        <w:t xml:space="preserve">Total Upwelling Magnitude Index (TUMI) </w:t>
      </w:r>
      <w:commentRangeEnd w:id="130"/>
      <w:r>
        <w:rPr>
          <w:rStyle w:val="CommentReference"/>
        </w:rPr>
        <w:commentReference w:id="130"/>
      </w:r>
      <w:del w:id="131" w:author="LORION Chris M * ODFW" w:date="2024-10-08T09:54:00Z" w16du:dateUtc="2024-10-08T16:54:00Z">
        <w:r w:rsidDel="00092E73">
          <w:rPr>
            <w:rFonts w:ascii="Times New Roman" w:eastAsia="Times New Roman" w:hAnsi="Times New Roman" w:cs="Times New Roman"/>
            <w:color w:val="000000"/>
            <w:kern w:val="0"/>
            <w:sz w:val="24"/>
            <w:szCs w:val="24"/>
            <w14:ligatures w14:val="none"/>
          </w:rPr>
          <w:delText>I</w:delText>
        </w:r>
        <w:r w:rsidR="00172B1D" w:rsidDel="00092E73">
          <w:rPr>
            <w:rFonts w:ascii="Times New Roman" w:eastAsia="Times New Roman" w:hAnsi="Times New Roman" w:cs="Times New Roman"/>
            <w:color w:val="000000"/>
            <w:kern w:val="0"/>
            <w:sz w:val="24"/>
            <w:szCs w:val="24"/>
            <w14:ligatures w14:val="none"/>
          </w:rPr>
          <w:delText xml:space="preserve"> </w:delText>
        </w:r>
      </w:del>
      <w:r w:rsidR="002D7930" w:rsidRPr="002D7930">
        <w:rPr>
          <w:rFonts w:ascii="Times New Roman" w:eastAsia="Times New Roman" w:hAnsi="Times New Roman" w:cs="Times New Roman"/>
          <w:color w:val="000000"/>
          <w:kern w:val="0"/>
          <w:sz w:val="24"/>
          <w:szCs w:val="24"/>
          <w14:ligatures w14:val="none"/>
        </w:rPr>
        <w:t>are two descriptors of the upwelling seas (Bograd et al. 2009) that influence primary production and forage availability in the northern California Current (Hickey and Banas 2008). STI refers to the timing of onset of the upwelling season and is represented by the date (Julian Day) on which the cumulative upwelling reaches its minimum value and positive upwelling prevails. TUMI represents total upwelling throughout the upwelling season and is the cumulative upwelling from the start date of the STI to the observed end date of the upwelling season. Upwelling data was available from 33</w:t>
      </w:r>
      <w:r w:rsidR="00394178">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N to 48</w:t>
      </w:r>
      <w:r w:rsidR="00394178">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N at 3-degree intervals. Upwelling in 45</w:t>
      </w:r>
      <w:r w:rsidR="00394178">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 xml:space="preserve">N aligns with ecoregion 3 </w:t>
      </w:r>
      <w:r w:rsidR="00A63B1F">
        <w:rPr>
          <w:rFonts w:ascii="Times New Roman" w:eastAsia="Times New Roman" w:hAnsi="Times New Roman" w:cs="Times New Roman"/>
          <w:color w:val="000000"/>
          <w:kern w:val="0"/>
          <w:sz w:val="24"/>
          <w:szCs w:val="24"/>
          <w14:ligatures w14:val="none"/>
        </w:rPr>
        <w:t xml:space="preserve">(coastal Oregon) </w:t>
      </w:r>
      <w:r w:rsidR="002D7930" w:rsidRPr="002D7930">
        <w:rPr>
          <w:rFonts w:ascii="Times New Roman" w:eastAsia="Times New Roman" w:hAnsi="Times New Roman" w:cs="Times New Roman"/>
          <w:color w:val="000000"/>
          <w:kern w:val="0"/>
          <w:sz w:val="24"/>
          <w:szCs w:val="24"/>
          <w14:ligatures w14:val="none"/>
        </w:rPr>
        <w:t>and 48</w:t>
      </w:r>
      <w:r w:rsidR="00394178">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N aligns with ecoregion 2</w:t>
      </w:r>
      <w:r w:rsidR="00A63B1F">
        <w:rPr>
          <w:rFonts w:ascii="Times New Roman" w:eastAsia="Times New Roman" w:hAnsi="Times New Roman" w:cs="Times New Roman"/>
          <w:color w:val="000000"/>
          <w:kern w:val="0"/>
          <w:sz w:val="24"/>
          <w:szCs w:val="24"/>
          <w14:ligatures w14:val="none"/>
        </w:rPr>
        <w:t xml:space="preserve"> (coastal Washington)</w:t>
      </w:r>
      <w:r w:rsidR="002D7930" w:rsidRPr="002D7930">
        <w:rPr>
          <w:rFonts w:ascii="Times New Roman" w:eastAsia="Times New Roman" w:hAnsi="Times New Roman" w:cs="Times New Roman"/>
          <w:color w:val="000000"/>
          <w:kern w:val="0"/>
          <w:sz w:val="24"/>
          <w:szCs w:val="24"/>
          <w14:ligatures w14:val="none"/>
        </w:rPr>
        <w:t>; STI and TUMI are highly correlated (Pearson’s correlation coefficient 0.75 and 0.72 respectively) across these locations. As a result, we used an average STI and TUMI across 45</w:t>
      </w:r>
      <w:r w:rsidR="00394178">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N and 48</w:t>
      </w:r>
      <w:r w:rsidR="00394178">
        <w:rPr>
          <w:rFonts w:ascii="Times New Roman" w:eastAsia="Times New Roman" w:hAnsi="Times New Roman" w:cs="Times New Roman"/>
          <w:color w:val="000000"/>
          <w:kern w:val="0"/>
          <w:sz w:val="24"/>
          <w:szCs w:val="24"/>
          <w14:ligatures w14:val="none"/>
        </w:rPr>
        <w:t>°</w:t>
      </w:r>
      <w:r w:rsidR="002D7930" w:rsidRPr="002D7930">
        <w:rPr>
          <w:rFonts w:ascii="Times New Roman" w:eastAsia="Times New Roman" w:hAnsi="Times New Roman" w:cs="Times New Roman"/>
          <w:color w:val="000000"/>
          <w:kern w:val="0"/>
          <w:sz w:val="24"/>
          <w:szCs w:val="24"/>
          <w14:ligatures w14:val="none"/>
        </w:rPr>
        <w:t>N for all stocks and standardized these annual indices such that it had a mean of 0 and standard deviation of 1.</w:t>
      </w:r>
    </w:p>
    <w:p w14:paraId="33D5353E" w14:textId="3DCF55A9" w:rsidR="00247922" w:rsidRPr="00247922" w:rsidRDefault="002D7930" w:rsidP="00247922">
      <w:pPr>
        <w:spacing w:before="240" w:after="240" w:line="240" w:lineRule="auto"/>
        <w:rPr>
          <w:rFonts w:ascii="Times New Roman" w:eastAsia="Times New Roman" w:hAnsi="Times New Roman" w:cs="Times New Roman"/>
          <w:color w:val="000000"/>
          <w:kern w:val="0"/>
          <w:sz w:val="24"/>
          <w:szCs w:val="24"/>
          <w14:ligatures w14:val="none"/>
        </w:rPr>
      </w:pPr>
      <w:r w:rsidRPr="002D7930">
        <w:rPr>
          <w:rFonts w:ascii="Times New Roman" w:eastAsia="Times New Roman" w:hAnsi="Times New Roman" w:cs="Times New Roman"/>
          <w:color w:val="000000"/>
          <w:kern w:val="0"/>
          <w:sz w:val="24"/>
          <w:szCs w:val="24"/>
          <w14:ligatures w14:val="none"/>
        </w:rPr>
        <w:t>Horizontal ocean transport can influence the dynamics of higher-trophic-level species in coastal ecosystems by altering either physical oceanographic conditions or the advection of food resources into coastal areas (Malick et al. 2017). In coastal Washington and British Columbia, the north-south location of the North Pacific Current bifurcation strongly influences productivity of Pacific salmon species (Malick et al. 2017). We used the bifurcation index developed by Malick et al. (2017) as an indicator of transport relevant to Pacific salmon. This index ranges from 0-1 where higher values indicate northern bifurcation and lower values indicate further south</w:t>
      </w:r>
      <w:r w:rsidR="00CE3139">
        <w:rPr>
          <w:rFonts w:ascii="Times New Roman" w:eastAsia="Times New Roman" w:hAnsi="Times New Roman" w:cs="Times New Roman"/>
          <w:color w:val="000000"/>
          <w:kern w:val="0"/>
          <w:sz w:val="24"/>
          <w:szCs w:val="24"/>
          <w14:ligatures w14:val="none"/>
        </w:rPr>
        <w:t>.</w:t>
      </w:r>
    </w:p>
    <w:p w14:paraId="2CB77C0C" w14:textId="15067578"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 xml:space="preserve">Statistical </w:t>
      </w:r>
      <w:r w:rsidR="00E74B15">
        <w:rPr>
          <w:rFonts w:ascii="Times New Roman" w:eastAsia="Times New Roman" w:hAnsi="Times New Roman" w:cs="Times New Roman"/>
          <w:b/>
          <w:bCs/>
          <w:color w:val="000000"/>
          <w:kern w:val="0"/>
          <w:sz w:val="24"/>
          <w:szCs w:val="24"/>
          <w14:ligatures w14:val="none"/>
        </w:rPr>
        <w:t>m</w:t>
      </w:r>
      <w:r w:rsidRPr="002D7930">
        <w:rPr>
          <w:rFonts w:ascii="Times New Roman" w:eastAsia="Times New Roman" w:hAnsi="Times New Roman" w:cs="Times New Roman"/>
          <w:b/>
          <w:bCs/>
          <w:color w:val="000000"/>
          <w:kern w:val="0"/>
          <w:sz w:val="24"/>
          <w:szCs w:val="24"/>
          <w14:ligatures w14:val="none"/>
        </w:rPr>
        <w:t>odeling</w:t>
      </w:r>
    </w:p>
    <w:p w14:paraId="161E96DA"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2E8DEF68" w14:textId="69387502"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Stocks included in this analysis have different run and return timing and, as a result, they experience freshwater and early marine environmental conditions during different seasons based on their migratory timing. Therefore, we modeled the effects of predictor variables on SARs from each stock independently and did not consider hierarchical modeling approaches</w:t>
      </w:r>
      <w:r w:rsidR="00EC612C">
        <w:rPr>
          <w:rFonts w:ascii="Times New Roman" w:eastAsia="Times New Roman" w:hAnsi="Times New Roman" w:cs="Times New Roman"/>
          <w:color w:val="000000"/>
          <w:kern w:val="0"/>
          <w:sz w:val="24"/>
          <w:szCs w:val="24"/>
          <w14:ligatures w14:val="none"/>
        </w:rPr>
        <w:t>.</w:t>
      </w:r>
      <w:r w:rsidRPr="002D7930">
        <w:rPr>
          <w:rFonts w:ascii="Times New Roman" w:eastAsia="Times New Roman" w:hAnsi="Times New Roman" w:cs="Times New Roman"/>
          <w:color w:val="000000"/>
          <w:kern w:val="0"/>
          <w:sz w:val="24"/>
          <w:szCs w:val="24"/>
          <w14:ligatures w14:val="none"/>
        </w:rPr>
        <w:t xml:space="preserve"> </w:t>
      </w:r>
      <w:r w:rsidR="00EC612C">
        <w:rPr>
          <w:rFonts w:ascii="Times New Roman" w:eastAsia="Times New Roman" w:hAnsi="Times New Roman" w:cs="Times New Roman"/>
          <w:color w:val="000000"/>
          <w:kern w:val="0"/>
          <w:sz w:val="24"/>
          <w:szCs w:val="24"/>
          <w14:ligatures w14:val="none"/>
        </w:rPr>
        <w:t xml:space="preserve">Our </w:t>
      </w:r>
      <w:r w:rsidR="00EC612C">
        <w:rPr>
          <w:rFonts w:ascii="Times New Roman" w:eastAsia="Times New Roman" w:hAnsi="Times New Roman" w:cs="Times New Roman"/>
          <w:color w:val="000000"/>
          <w:kern w:val="0"/>
          <w:sz w:val="24"/>
          <w:szCs w:val="24"/>
          <w14:ligatures w14:val="none"/>
        </w:rPr>
        <w:lastRenderedPageBreak/>
        <w:t>approach</w:t>
      </w:r>
      <w:r w:rsidRPr="002D7930">
        <w:rPr>
          <w:rFonts w:ascii="Times New Roman" w:eastAsia="Times New Roman" w:hAnsi="Times New Roman" w:cs="Times New Roman"/>
          <w:color w:val="000000"/>
          <w:kern w:val="0"/>
          <w:sz w:val="24"/>
          <w:szCs w:val="24"/>
          <w14:ligatures w14:val="none"/>
        </w:rPr>
        <w:t xml:space="preserve"> allow</w:t>
      </w:r>
      <w:r w:rsidR="00EC612C">
        <w:rPr>
          <w:rFonts w:ascii="Times New Roman" w:eastAsia="Times New Roman" w:hAnsi="Times New Roman" w:cs="Times New Roman"/>
          <w:color w:val="000000"/>
          <w:kern w:val="0"/>
          <w:sz w:val="24"/>
          <w:szCs w:val="24"/>
          <w14:ligatures w14:val="none"/>
        </w:rPr>
        <w:t>s</w:t>
      </w:r>
      <w:r w:rsidRPr="002D7930">
        <w:rPr>
          <w:rFonts w:ascii="Times New Roman" w:eastAsia="Times New Roman" w:hAnsi="Times New Roman" w:cs="Times New Roman"/>
          <w:color w:val="000000"/>
          <w:kern w:val="0"/>
          <w:sz w:val="24"/>
          <w:szCs w:val="24"/>
          <w14:ligatures w14:val="none"/>
        </w:rPr>
        <w:t xml:space="preserve"> for stock-specific characterizations of environmental conditions that account for each stock's life history strategy. For each stock, we constructed a series of Generalized Additive Models (GAMs), using the </w:t>
      </w:r>
      <w:proofErr w:type="spellStart"/>
      <w:r w:rsidRPr="002D7930">
        <w:rPr>
          <w:rFonts w:ascii="Times New Roman" w:eastAsia="Times New Roman" w:hAnsi="Times New Roman" w:cs="Times New Roman"/>
          <w:color w:val="000000"/>
          <w:kern w:val="0"/>
          <w:sz w:val="24"/>
          <w:szCs w:val="24"/>
          <w14:ligatures w14:val="none"/>
        </w:rPr>
        <w:t>mgcv</w:t>
      </w:r>
      <w:proofErr w:type="spellEnd"/>
      <w:r w:rsidRPr="002D7930">
        <w:rPr>
          <w:rFonts w:ascii="Times New Roman" w:eastAsia="Times New Roman" w:hAnsi="Times New Roman" w:cs="Times New Roman"/>
          <w:color w:val="000000"/>
          <w:kern w:val="0"/>
          <w:sz w:val="24"/>
          <w:szCs w:val="24"/>
          <w14:ligatures w14:val="none"/>
        </w:rPr>
        <w:t xml:space="preserve"> package in R (R Core Team 2024) which allows for non-linear relationships between predictor variables and responses (Wood 2011). Each GAM modeled the response with a binomial family (logit link). To avoid overfitting, we limited the potential number of predictor variables included in each model to 2–4 variables and set the dimensionality of the basis expansion at 3 for each predictor variable, constraining the </w:t>
      </w:r>
      <w:proofErr w:type="spellStart"/>
      <w:r w:rsidRPr="002D7930">
        <w:rPr>
          <w:rFonts w:ascii="Times New Roman" w:eastAsia="Times New Roman" w:hAnsi="Times New Roman" w:cs="Times New Roman"/>
          <w:color w:val="000000"/>
          <w:kern w:val="0"/>
          <w:sz w:val="24"/>
          <w:szCs w:val="24"/>
          <w14:ligatures w14:val="none"/>
        </w:rPr>
        <w:t>wiggliness</w:t>
      </w:r>
      <w:proofErr w:type="spellEnd"/>
      <w:r w:rsidRPr="002D7930">
        <w:rPr>
          <w:rFonts w:ascii="Times New Roman" w:eastAsia="Times New Roman" w:hAnsi="Times New Roman" w:cs="Times New Roman"/>
          <w:color w:val="000000"/>
          <w:kern w:val="0"/>
          <w:sz w:val="24"/>
          <w:szCs w:val="24"/>
          <w14:ligatures w14:val="none"/>
        </w:rPr>
        <w:t xml:space="preserve"> of each relationship. Flow</w:t>
      </w:r>
      <w:ins w:id="132" w:author="LORION Chris M * ODFW" w:date="2024-10-08T10:05:00Z" w16du:dateUtc="2024-10-08T17:05:00Z">
        <w:r w:rsidR="001C76A5">
          <w:rPr>
            <w:rFonts w:ascii="Times New Roman" w:eastAsia="Times New Roman" w:hAnsi="Times New Roman" w:cs="Times New Roman"/>
            <w:color w:val="000000"/>
            <w:kern w:val="0"/>
            <w:sz w:val="24"/>
            <w:szCs w:val="24"/>
            <w14:ligatures w14:val="none"/>
          </w:rPr>
          <w:t xml:space="preserve"> during outmigration</w:t>
        </w:r>
      </w:ins>
      <w:r w:rsidRPr="002D7930">
        <w:rPr>
          <w:rFonts w:ascii="Times New Roman" w:eastAsia="Times New Roman" w:hAnsi="Times New Roman" w:cs="Times New Roman"/>
          <w:color w:val="000000"/>
          <w:kern w:val="0"/>
          <w:sz w:val="24"/>
          <w:szCs w:val="24"/>
          <w14:ligatures w14:val="none"/>
        </w:rPr>
        <w:t xml:space="preserve"> </w:t>
      </w:r>
      <w:ins w:id="133" w:author="LORION Chris M * ODFW" w:date="2024-10-08T10:05:00Z" w16du:dateUtc="2024-10-08T17:05:00Z">
        <w:r w:rsidR="001C76A5">
          <w:rPr>
            <w:rFonts w:ascii="Times New Roman" w:eastAsia="Times New Roman" w:hAnsi="Times New Roman" w:cs="Times New Roman"/>
            <w:color w:val="000000"/>
            <w:kern w:val="0"/>
            <w:sz w:val="24"/>
            <w:szCs w:val="24"/>
            <w14:ligatures w14:val="none"/>
          </w:rPr>
          <w:t>can be</w:t>
        </w:r>
      </w:ins>
      <w:del w:id="134" w:author="LORION Chris M * ODFW" w:date="2024-10-08T10:05:00Z" w16du:dateUtc="2024-10-08T17:05:00Z">
        <w:r w:rsidRPr="002D7930" w:rsidDel="001C76A5">
          <w:rPr>
            <w:rFonts w:ascii="Times New Roman" w:eastAsia="Times New Roman" w:hAnsi="Times New Roman" w:cs="Times New Roman"/>
            <w:color w:val="000000"/>
            <w:kern w:val="0"/>
            <w:sz w:val="24"/>
            <w:szCs w:val="24"/>
            <w14:ligatures w14:val="none"/>
          </w:rPr>
          <w:delText>is</w:delText>
        </w:r>
      </w:del>
      <w:r w:rsidRPr="002D7930">
        <w:rPr>
          <w:rFonts w:ascii="Times New Roman" w:eastAsia="Times New Roman" w:hAnsi="Times New Roman" w:cs="Times New Roman"/>
          <w:color w:val="000000"/>
          <w:kern w:val="0"/>
          <w:sz w:val="24"/>
          <w:szCs w:val="24"/>
          <w14:ligatures w14:val="none"/>
        </w:rPr>
        <w:t xml:space="preserve"> an influential driver of juvenile survival (Petrosky and Schaller 2010) and was included in all models when applicable (e.g. flow was not incorporated for</w:t>
      </w:r>
      <w:ins w:id="135" w:author="LORION Chris M * ODFW" w:date="2024-10-08T10:05:00Z" w16du:dateUtc="2024-10-08T17:05:00Z">
        <w:r w:rsidR="001C76A5">
          <w:rPr>
            <w:rFonts w:ascii="Times New Roman" w:eastAsia="Times New Roman" w:hAnsi="Times New Roman" w:cs="Times New Roman"/>
            <w:color w:val="000000"/>
            <w:kern w:val="0"/>
            <w:sz w:val="24"/>
            <w:szCs w:val="24"/>
            <w14:ligatures w14:val="none"/>
          </w:rPr>
          <w:t xml:space="preserve"> one</w:t>
        </w:r>
      </w:ins>
      <w:r w:rsidRPr="002D7930">
        <w:rPr>
          <w:rFonts w:ascii="Times New Roman" w:eastAsia="Times New Roman" w:hAnsi="Times New Roman" w:cs="Times New Roman"/>
          <w:color w:val="000000"/>
          <w:kern w:val="0"/>
          <w:sz w:val="24"/>
          <w:szCs w:val="24"/>
          <w14:ligatures w14:val="none"/>
        </w:rPr>
        <w:t xml:space="preserve"> stock</w:t>
      </w:r>
      <w:del w:id="136" w:author="LORION Chris M * ODFW" w:date="2024-10-08T10:05:00Z" w16du:dateUtc="2024-10-08T17:05:00Z">
        <w:r w:rsidRPr="002D7930" w:rsidDel="001C76A5">
          <w:rPr>
            <w:rFonts w:ascii="Times New Roman" w:eastAsia="Times New Roman" w:hAnsi="Times New Roman" w:cs="Times New Roman"/>
            <w:color w:val="000000"/>
            <w:kern w:val="0"/>
            <w:sz w:val="24"/>
            <w:szCs w:val="24"/>
            <w14:ligatures w14:val="none"/>
          </w:rPr>
          <w:delText>s</w:delText>
        </w:r>
      </w:del>
      <w:r w:rsidRPr="002D7930">
        <w:rPr>
          <w:rFonts w:ascii="Times New Roman" w:eastAsia="Times New Roman" w:hAnsi="Times New Roman" w:cs="Times New Roman"/>
          <w:color w:val="000000"/>
          <w:kern w:val="0"/>
          <w:sz w:val="24"/>
          <w:szCs w:val="24"/>
          <w14:ligatures w14:val="none"/>
        </w:rPr>
        <w:t xml:space="preserve"> with a</w:t>
      </w:r>
      <w:ins w:id="137" w:author="LORION Chris M * ODFW" w:date="2024-10-08T10:04:00Z" w16du:dateUtc="2024-10-08T17:04:00Z">
        <w:r w:rsidR="001C76A5">
          <w:rPr>
            <w:rFonts w:ascii="Times New Roman" w:eastAsia="Times New Roman" w:hAnsi="Times New Roman" w:cs="Times New Roman"/>
            <w:color w:val="000000"/>
            <w:kern w:val="0"/>
            <w:sz w:val="24"/>
            <w:szCs w:val="24"/>
            <w14:ligatures w14:val="none"/>
          </w:rPr>
          <w:t xml:space="preserve"> very short</w:t>
        </w:r>
      </w:ins>
      <w:del w:id="138" w:author="LORION Chris M * ODFW" w:date="2024-10-08T10:04:00Z" w16du:dateUtc="2024-10-08T17:04:00Z">
        <w:r w:rsidRPr="002D7930" w:rsidDel="001C76A5">
          <w:rPr>
            <w:rFonts w:ascii="Times New Roman" w:eastAsia="Times New Roman" w:hAnsi="Times New Roman" w:cs="Times New Roman"/>
            <w:color w:val="000000"/>
            <w:kern w:val="0"/>
            <w:sz w:val="24"/>
            <w:szCs w:val="24"/>
            <w14:ligatures w14:val="none"/>
          </w:rPr>
          <w:delText xml:space="preserve"> direct</w:delText>
        </w:r>
      </w:del>
      <w:r w:rsidRPr="002D7930">
        <w:rPr>
          <w:rFonts w:ascii="Times New Roman" w:eastAsia="Times New Roman" w:hAnsi="Times New Roman" w:cs="Times New Roman"/>
          <w:color w:val="000000"/>
          <w:kern w:val="0"/>
          <w:sz w:val="24"/>
          <w:szCs w:val="24"/>
          <w14:ligatures w14:val="none"/>
        </w:rPr>
        <w:t xml:space="preserve"> migration to the sea; Summary Table 2). </w:t>
      </w:r>
    </w:p>
    <w:p w14:paraId="162623D4"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50393496" w14:textId="385F5573"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Selection of predictor variables for each stock was done independently. Initially, we fit a series of GAMs to SAR data for each stock using a single predictor variable. To reduce the number of potential predictor variables included in our list of candidates we excluded predictor variables with ecologically unrealistic relationships with SAR data. Specifically, we removed predictor variables whose relationship with SARs was concave up, which represents estimated SAR rates would be highest at extreme low and high values of a predictor (e.g. low and high temperatures). Next, we constructed a list of all potential combinations of 1–3 predictor variables from the retained list and added flow as a predictor in each potential model, resulting in a list of potential permutations of 2–4 predictor variables. For each candidate model, we calculated two measures of data support and fit – Akaike’s Information Criterion (AIC; Akaike 1973) and Root Mean Squared Error (RMSE). </w:t>
      </w:r>
    </w:p>
    <w:p w14:paraId="3DA33DA7" w14:textId="77777777" w:rsidR="002D7930" w:rsidRPr="002D7930" w:rsidRDefault="002D7930" w:rsidP="002D7930">
      <w:pPr>
        <w:spacing w:after="0" w:line="240" w:lineRule="auto"/>
        <w:ind w:firstLine="720"/>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w:t>
      </w:r>
    </w:p>
    <w:p w14:paraId="3A80FD5F" w14:textId="3F7054B6"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 xml:space="preserve">Quantifying </w:t>
      </w:r>
      <w:r w:rsidR="00E74B15">
        <w:rPr>
          <w:rFonts w:ascii="Times New Roman" w:eastAsia="Times New Roman" w:hAnsi="Times New Roman" w:cs="Times New Roman"/>
          <w:b/>
          <w:bCs/>
          <w:color w:val="000000"/>
          <w:kern w:val="0"/>
          <w:sz w:val="24"/>
          <w:szCs w:val="24"/>
          <w14:ligatures w14:val="none"/>
        </w:rPr>
        <w:t>p</w:t>
      </w:r>
      <w:r w:rsidRPr="002D7930">
        <w:rPr>
          <w:rFonts w:ascii="Times New Roman" w:eastAsia="Times New Roman" w:hAnsi="Times New Roman" w:cs="Times New Roman"/>
          <w:b/>
          <w:bCs/>
          <w:color w:val="000000"/>
          <w:kern w:val="0"/>
          <w:sz w:val="24"/>
          <w:szCs w:val="24"/>
          <w14:ligatures w14:val="none"/>
        </w:rPr>
        <w:t xml:space="preserve">redictor </w:t>
      </w:r>
      <w:r w:rsidR="00E74B15">
        <w:rPr>
          <w:rFonts w:ascii="Times New Roman" w:eastAsia="Times New Roman" w:hAnsi="Times New Roman" w:cs="Times New Roman"/>
          <w:b/>
          <w:bCs/>
          <w:color w:val="000000"/>
          <w:kern w:val="0"/>
          <w:sz w:val="24"/>
          <w:szCs w:val="24"/>
          <w14:ligatures w14:val="none"/>
        </w:rPr>
        <w:t>v</w:t>
      </w:r>
      <w:r w:rsidRPr="002D7930">
        <w:rPr>
          <w:rFonts w:ascii="Times New Roman" w:eastAsia="Times New Roman" w:hAnsi="Times New Roman" w:cs="Times New Roman"/>
          <w:b/>
          <w:bCs/>
          <w:color w:val="000000"/>
          <w:kern w:val="0"/>
          <w:sz w:val="24"/>
          <w:szCs w:val="24"/>
          <w14:ligatures w14:val="none"/>
        </w:rPr>
        <w:t xml:space="preserve">ariable </w:t>
      </w:r>
      <w:r w:rsidR="00E74B15">
        <w:rPr>
          <w:rFonts w:ascii="Times New Roman" w:eastAsia="Times New Roman" w:hAnsi="Times New Roman" w:cs="Times New Roman"/>
          <w:b/>
          <w:bCs/>
          <w:color w:val="000000"/>
          <w:kern w:val="0"/>
          <w:sz w:val="24"/>
          <w:szCs w:val="24"/>
          <w14:ligatures w14:val="none"/>
        </w:rPr>
        <w:t>i</w:t>
      </w:r>
      <w:r w:rsidRPr="002D7930">
        <w:rPr>
          <w:rFonts w:ascii="Times New Roman" w:eastAsia="Times New Roman" w:hAnsi="Times New Roman" w:cs="Times New Roman"/>
          <w:b/>
          <w:bCs/>
          <w:color w:val="000000"/>
          <w:kern w:val="0"/>
          <w:sz w:val="24"/>
          <w:szCs w:val="24"/>
          <w14:ligatures w14:val="none"/>
        </w:rPr>
        <w:t>mportance</w:t>
      </w:r>
    </w:p>
    <w:p w14:paraId="0184E6DA"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6298FBA8" w14:textId="77777777" w:rsidR="002D7930" w:rsidRDefault="002D7930" w:rsidP="002D7930">
      <w:pPr>
        <w:spacing w:after="0" w:line="240" w:lineRule="auto"/>
        <w:rPr>
          <w:rFonts w:ascii="Times New Roman" w:eastAsia="Times New Roman" w:hAnsi="Times New Roman" w:cs="Times New Roman"/>
          <w:color w:val="000000"/>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For each stock, we quantified the marginal mean improvement in RMSE and AIC corresponding to each predictor variable across models. For each predictor variable we used RMSE to evaluate how much predictive capacity increased by inclusion of that predictor variable across models with that predictor. For each potential predictor variable considered in models with </w:t>
      </w:r>
      <w:r w:rsidRPr="002D7930">
        <w:rPr>
          <w:rFonts w:ascii="Times New Roman" w:eastAsia="Times New Roman" w:hAnsi="Times New Roman" w:cs="Times New Roman"/>
          <w:i/>
          <w:iCs/>
          <w:color w:val="000000"/>
          <w:kern w:val="0"/>
          <w:sz w:val="24"/>
          <w:szCs w:val="24"/>
          <w14:ligatures w14:val="none"/>
        </w:rPr>
        <w:t>m</w:t>
      </w:r>
      <w:r w:rsidRPr="002D7930">
        <w:rPr>
          <w:rFonts w:ascii="Times New Roman" w:eastAsia="Times New Roman" w:hAnsi="Times New Roman" w:cs="Times New Roman"/>
          <w:color w:val="000000"/>
          <w:kern w:val="0"/>
          <w:sz w:val="24"/>
          <w:szCs w:val="24"/>
          <w14:ligatures w14:val="none"/>
        </w:rPr>
        <w:t xml:space="preserve"> predictor variables, we used the set of </w:t>
      </w:r>
      <w:r w:rsidRPr="002D7930">
        <w:rPr>
          <w:rFonts w:ascii="Times New Roman" w:eastAsia="Times New Roman" w:hAnsi="Times New Roman" w:cs="Times New Roman"/>
          <w:i/>
          <w:iCs/>
          <w:color w:val="000000"/>
          <w:kern w:val="0"/>
          <w:sz w:val="24"/>
          <w:szCs w:val="24"/>
          <w14:ligatures w14:val="none"/>
        </w:rPr>
        <w:t>n</w:t>
      </w:r>
      <w:r w:rsidRPr="002D7930">
        <w:rPr>
          <w:rFonts w:ascii="Times New Roman" w:eastAsia="Times New Roman" w:hAnsi="Times New Roman" w:cs="Times New Roman"/>
          <w:color w:val="000000"/>
          <w:kern w:val="0"/>
          <w:sz w:val="24"/>
          <w:szCs w:val="24"/>
          <w14:ligatures w14:val="none"/>
        </w:rPr>
        <w:t xml:space="preserve"> models with </w:t>
      </w:r>
      <w:r w:rsidRPr="002D7930">
        <w:rPr>
          <w:rFonts w:ascii="Times New Roman" w:eastAsia="Times New Roman" w:hAnsi="Times New Roman" w:cs="Times New Roman"/>
          <w:i/>
          <w:iCs/>
          <w:color w:val="000000"/>
          <w:kern w:val="0"/>
          <w:sz w:val="24"/>
          <w:szCs w:val="24"/>
          <w14:ligatures w14:val="none"/>
        </w:rPr>
        <w:t xml:space="preserve">m </w:t>
      </w:r>
      <w:r w:rsidRPr="002D7930">
        <w:rPr>
          <w:rFonts w:ascii="Times New Roman" w:eastAsia="Times New Roman" w:hAnsi="Times New Roman" w:cs="Times New Roman"/>
          <w:color w:val="000000"/>
          <w:kern w:val="0"/>
          <w:sz w:val="24"/>
          <w:szCs w:val="24"/>
          <w14:ligatures w14:val="none"/>
        </w:rPr>
        <w:t>- 1 predictor variables without that predictor as a baseline, and for each calculated the average change in RMSE,</w:t>
      </w:r>
    </w:p>
    <w:p w14:paraId="3D878DE9" w14:textId="77777777" w:rsidR="002D7930" w:rsidRDefault="002D7930" w:rsidP="002D7930">
      <w:pPr>
        <w:spacing w:after="0" w:line="240" w:lineRule="auto"/>
        <w:rPr>
          <w:rFonts w:ascii="Times New Roman" w:eastAsia="Times New Roman" w:hAnsi="Times New Roman" w:cs="Times New Roman"/>
          <w:color w:val="000000"/>
          <w:kern w:val="0"/>
          <w:sz w:val="24"/>
          <w:szCs w:val="24"/>
          <w14:ligatures w14:val="none"/>
        </w:rPr>
      </w:pPr>
    </w:p>
    <w:p w14:paraId="3C7EE0CC" w14:textId="18075ADD" w:rsidR="002D7930" w:rsidRDefault="00000000" w:rsidP="002D7930">
      <w:pPr>
        <w:spacing w:after="0" w:line="240" w:lineRule="auto"/>
        <w:rPr>
          <w:rFonts w:ascii="Times New Roman" w:eastAsia="Times New Roman" w:hAnsi="Times New Roman" w:cs="Times New Roman"/>
          <w:color w:val="000000"/>
          <w:kern w:val="0"/>
          <w:sz w:val="24"/>
          <w:szCs w:val="24"/>
          <w14:ligatures w14:val="none"/>
        </w:rPr>
      </w:pPr>
      <m:oMathPara>
        <m:oMath>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p</m:t>
              </m:r>
            </m:e>
            <m:sub>
              <m:r>
                <w:rPr>
                  <w:rFonts w:ascii="Cambria Math" w:eastAsia="Times New Roman" w:hAnsi="Cambria Math" w:cs="Times New Roman"/>
                  <w:color w:val="000000"/>
                  <w:kern w:val="0"/>
                  <w:sz w:val="24"/>
                  <w:szCs w:val="24"/>
                  <w14:ligatures w14:val="none"/>
                </w:rPr>
                <m:t>i</m:t>
              </m:r>
            </m:sub>
          </m:sSub>
          <m:r>
            <w:rPr>
              <w:rFonts w:ascii="Cambria Math" w:eastAsia="Times New Roman" w:hAnsi="Cambria Math" w:cs="Times New Roman"/>
              <w:color w:val="000000"/>
              <w:kern w:val="0"/>
              <w:sz w:val="24"/>
              <w:szCs w:val="24"/>
              <w14:ligatures w14:val="none"/>
            </w:rPr>
            <m:t xml:space="preserve">= </m:t>
          </m:r>
          <m:f>
            <m:fPr>
              <m:ctrlPr>
                <w:rPr>
                  <w:rFonts w:ascii="Cambria Math" w:eastAsia="Times New Roman" w:hAnsi="Cambria Math" w:cs="Times New Roman"/>
                  <w:i/>
                  <w:color w:val="000000"/>
                  <w:kern w:val="0"/>
                  <w:sz w:val="24"/>
                  <w:szCs w:val="24"/>
                  <w14:ligatures w14:val="none"/>
                </w:rPr>
              </m:ctrlPr>
            </m:fPr>
            <m:num>
              <m:r>
                <w:rPr>
                  <w:rFonts w:ascii="Cambria Math" w:eastAsia="Times New Roman" w:hAnsi="Cambria Math" w:cs="Times New Roman"/>
                  <w:color w:val="000000"/>
                  <w:kern w:val="0"/>
                  <w:sz w:val="24"/>
                  <w:szCs w:val="24"/>
                  <w14:ligatures w14:val="none"/>
                </w:rPr>
                <m:t>1</m:t>
              </m:r>
            </m:num>
            <m:den>
              <m:r>
                <w:rPr>
                  <w:rFonts w:ascii="Cambria Math" w:eastAsia="Times New Roman" w:hAnsi="Cambria Math" w:cs="Times New Roman"/>
                  <w:color w:val="000000"/>
                  <w:kern w:val="0"/>
                  <w:sz w:val="24"/>
                  <w:szCs w:val="24"/>
                  <w14:ligatures w14:val="none"/>
                </w:rPr>
                <m:t>n</m:t>
              </m:r>
            </m:den>
          </m:f>
          <m:nary>
            <m:naryPr>
              <m:chr m:val="∑"/>
              <m:limLoc m:val="undOvr"/>
              <m:ctrlPr>
                <w:rPr>
                  <w:rFonts w:ascii="Cambria Math" w:eastAsia="Times New Roman" w:hAnsi="Cambria Math" w:cs="Times New Roman"/>
                  <w:i/>
                  <w:color w:val="000000"/>
                  <w:kern w:val="0"/>
                  <w:sz w:val="24"/>
                  <w:szCs w:val="24"/>
                  <w14:ligatures w14:val="none"/>
                </w:rPr>
              </m:ctrlPr>
            </m:naryPr>
            <m:sub>
              <m:r>
                <w:rPr>
                  <w:rFonts w:ascii="Cambria Math" w:eastAsia="Times New Roman" w:hAnsi="Cambria Math" w:cs="Times New Roman"/>
                  <w:color w:val="000000"/>
                  <w:kern w:val="0"/>
                  <w:sz w:val="24"/>
                  <w:szCs w:val="24"/>
                  <w14:ligatures w14:val="none"/>
                </w:rPr>
                <m:t>j=1</m:t>
              </m:r>
            </m:sub>
            <m:sup>
              <m:r>
                <w:rPr>
                  <w:rFonts w:ascii="Cambria Math" w:eastAsia="Times New Roman" w:hAnsi="Cambria Math" w:cs="Times New Roman"/>
                  <w:color w:val="000000"/>
                  <w:kern w:val="0"/>
                  <w:sz w:val="24"/>
                  <w:szCs w:val="24"/>
                  <w14:ligatures w14:val="none"/>
                </w:rPr>
                <m:t>n</m:t>
              </m:r>
            </m:sup>
            <m:e>
              <m:f>
                <m:fPr>
                  <m:ctrlPr>
                    <w:rPr>
                      <w:rFonts w:ascii="Cambria Math" w:eastAsia="Times New Roman" w:hAnsi="Cambria Math" w:cs="Times New Roman"/>
                      <w:i/>
                      <w:color w:val="000000"/>
                      <w:kern w:val="0"/>
                      <w:sz w:val="24"/>
                      <w:szCs w:val="24"/>
                      <w14:ligatures w14:val="none"/>
                    </w:rPr>
                  </m:ctrlPr>
                </m:fPr>
                <m:num>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RMSE</m:t>
                      </m:r>
                    </m:e>
                    <m:sub>
                      <m:r>
                        <w:rPr>
                          <w:rFonts w:ascii="Cambria Math" w:eastAsia="Times New Roman" w:hAnsi="Cambria Math" w:cs="Times New Roman"/>
                          <w:color w:val="000000"/>
                          <w:kern w:val="0"/>
                          <w:sz w:val="24"/>
                          <w:szCs w:val="24"/>
                          <w14:ligatures w14:val="none"/>
                        </w:rPr>
                        <m:t>j,m-1</m:t>
                      </m:r>
                    </m:sub>
                  </m:sSub>
                  <m:r>
                    <w:rPr>
                      <w:rFonts w:ascii="Cambria Math" w:eastAsia="Times New Roman" w:hAnsi="Cambria Math" w:cs="Times New Roman"/>
                      <w:color w:val="000000"/>
                      <w:kern w:val="0"/>
                      <w:sz w:val="24"/>
                      <w:szCs w:val="24"/>
                      <w14:ligatures w14:val="none"/>
                    </w:rPr>
                    <m:t>-</m:t>
                  </m:r>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RMSE</m:t>
                      </m:r>
                    </m:e>
                    <m:sub>
                      <m:r>
                        <w:rPr>
                          <w:rFonts w:ascii="Cambria Math" w:eastAsia="Times New Roman" w:hAnsi="Cambria Math" w:cs="Times New Roman"/>
                          <w:color w:val="000000"/>
                          <w:kern w:val="0"/>
                          <w:sz w:val="24"/>
                          <w:szCs w:val="24"/>
                          <w14:ligatures w14:val="none"/>
                        </w:rPr>
                        <m:t>j,m</m:t>
                      </m:r>
                    </m:sub>
                  </m:sSub>
                </m:num>
                <m:den>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RMSE</m:t>
                      </m:r>
                    </m:e>
                    <m:sub>
                      <m:r>
                        <w:rPr>
                          <w:rFonts w:ascii="Cambria Math" w:eastAsia="Times New Roman" w:hAnsi="Cambria Math" w:cs="Times New Roman"/>
                          <w:color w:val="000000"/>
                          <w:kern w:val="0"/>
                          <w:sz w:val="24"/>
                          <w:szCs w:val="24"/>
                          <w14:ligatures w14:val="none"/>
                        </w:rPr>
                        <m:t>j,m-1</m:t>
                      </m:r>
                    </m:sub>
                  </m:sSub>
                </m:den>
              </m:f>
            </m:e>
          </m:nary>
        </m:oMath>
      </m:oMathPara>
    </w:p>
    <w:p w14:paraId="36E55A4E"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3DF82185" w14:textId="0C500701"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Where</w:t>
      </w:r>
      <w:r>
        <w:rPr>
          <w:rFonts w:ascii="Times New Roman" w:eastAsia="Times New Roman" w:hAnsi="Times New Roman" w:cs="Times New Roman"/>
          <w:color w:val="000000"/>
          <w:kern w:val="0"/>
          <w:sz w:val="24"/>
          <w:szCs w:val="24"/>
          <w14:ligatures w14:val="none"/>
        </w:rPr>
        <w:t xml:space="preserve"> </w:t>
      </w:r>
      <m:oMath>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RMSE</m:t>
            </m:r>
          </m:e>
          <m:sub>
            <m:r>
              <w:rPr>
                <w:rFonts w:ascii="Cambria Math" w:eastAsia="Times New Roman" w:hAnsi="Cambria Math" w:cs="Times New Roman"/>
                <w:color w:val="000000"/>
                <w:kern w:val="0"/>
                <w:sz w:val="24"/>
                <w:szCs w:val="24"/>
                <w14:ligatures w14:val="none"/>
              </w:rPr>
              <m:t>j,m-1</m:t>
            </m:r>
          </m:sub>
        </m:sSub>
      </m:oMath>
      <w:r w:rsidRPr="002D7930">
        <w:rPr>
          <w:rFonts w:ascii="Times New Roman" w:eastAsia="Times New Roman" w:hAnsi="Times New Roman" w:cs="Times New Roman"/>
          <w:color w:val="000000"/>
          <w:kern w:val="0"/>
          <w:sz w:val="24"/>
          <w:szCs w:val="24"/>
          <w14:ligatures w14:val="none"/>
        </w:rPr>
        <w:t xml:space="preserve"> might represent RMSE from a model with 2 predictors, and </w:t>
      </w:r>
      <m:oMath>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RMSE</m:t>
            </m:r>
          </m:e>
          <m:sub>
            <m:r>
              <w:rPr>
                <w:rFonts w:ascii="Cambria Math" w:eastAsia="Times New Roman" w:hAnsi="Cambria Math" w:cs="Times New Roman"/>
                <w:color w:val="000000"/>
                <w:kern w:val="0"/>
                <w:sz w:val="24"/>
                <w:szCs w:val="24"/>
                <w14:ligatures w14:val="none"/>
              </w:rPr>
              <m:t>j,m</m:t>
            </m:r>
          </m:sub>
        </m:sSub>
      </m:oMath>
      <w:r>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 xml:space="preserve">would represent the RMSE statistic for the same model, with the predictor variables of interest added (3 predictor variables total). </w:t>
      </w:r>
      <w:commentRangeStart w:id="139"/>
      <w:r w:rsidRPr="002D7930">
        <w:rPr>
          <w:rFonts w:ascii="Times New Roman" w:eastAsia="Times New Roman" w:hAnsi="Times New Roman" w:cs="Times New Roman"/>
          <w:color w:val="000000"/>
          <w:kern w:val="0"/>
          <w:sz w:val="24"/>
          <w:szCs w:val="24"/>
          <w14:ligatures w14:val="none"/>
        </w:rPr>
        <w:t xml:space="preserve">In other words, </w:t>
      </w:r>
      <m:oMath>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p</m:t>
            </m:r>
          </m:e>
          <m:sub>
            <m:r>
              <w:rPr>
                <w:rFonts w:ascii="Cambria Math" w:eastAsia="Times New Roman" w:hAnsi="Cambria Math" w:cs="Times New Roman"/>
                <w:color w:val="000000"/>
                <w:kern w:val="0"/>
                <w:sz w:val="24"/>
                <w:szCs w:val="24"/>
                <w14:ligatures w14:val="none"/>
              </w:rPr>
              <m:t>i</m:t>
            </m:r>
          </m:sub>
        </m:sSub>
      </m:oMath>
      <w:r w:rsidRPr="002D7930">
        <w:rPr>
          <w:rFonts w:ascii="Times New Roman" w:eastAsia="Times New Roman" w:hAnsi="Times New Roman" w:cs="Times New Roman"/>
          <w:color w:val="000000"/>
          <w:kern w:val="0"/>
          <w:sz w:val="24"/>
          <w:szCs w:val="24"/>
          <w14:ligatures w14:val="none"/>
        </w:rPr>
        <w:t xml:space="preserve"> represents the average improvement in RMSE gained from adding variable X to a model that already has 2 predictor variables. </w:t>
      </w:r>
      <w:commentRangeEnd w:id="139"/>
      <w:r w:rsidR="00995376">
        <w:rPr>
          <w:rStyle w:val="CommentReference"/>
        </w:rPr>
        <w:commentReference w:id="139"/>
      </w:r>
      <w:r w:rsidRPr="002D7930">
        <w:rPr>
          <w:rFonts w:ascii="Times New Roman" w:eastAsia="Times New Roman" w:hAnsi="Times New Roman" w:cs="Times New Roman"/>
          <w:color w:val="000000"/>
          <w:kern w:val="0"/>
          <w:sz w:val="24"/>
          <w:szCs w:val="24"/>
          <w14:ligatures w14:val="none"/>
        </w:rPr>
        <w:t xml:space="preserve">To calculate the mean marginal improvement across models with differing numbers of predictor variables, we calculated the average </w:t>
      </w:r>
      <m:oMath>
        <m:nary>
          <m:naryPr>
            <m:chr m:val="∑"/>
            <m:limLoc m:val="undOvr"/>
            <m:ctrlPr>
              <w:rPr>
                <w:rFonts w:ascii="Cambria Math" w:eastAsia="Times New Roman" w:hAnsi="Cambria Math" w:cs="Times New Roman"/>
                <w:i/>
                <w:color w:val="000000"/>
                <w:kern w:val="0"/>
                <w:sz w:val="24"/>
                <w:szCs w:val="24"/>
                <w14:ligatures w14:val="none"/>
              </w:rPr>
            </m:ctrlPr>
          </m:naryPr>
          <m:sub>
            <m:r>
              <w:rPr>
                <w:rFonts w:ascii="Cambria Math" w:eastAsia="Times New Roman" w:hAnsi="Cambria Math" w:cs="Times New Roman"/>
                <w:color w:val="000000"/>
                <w:kern w:val="0"/>
                <w:sz w:val="24"/>
                <w:szCs w:val="24"/>
                <w14:ligatures w14:val="none"/>
              </w:rPr>
              <m:t>i=1</m:t>
            </m:r>
          </m:sub>
          <m:sup>
            <m:r>
              <w:rPr>
                <w:rFonts w:ascii="Cambria Math" w:eastAsia="Times New Roman" w:hAnsi="Cambria Math" w:cs="Times New Roman"/>
                <w:color w:val="000000"/>
                <w:kern w:val="0"/>
                <w:sz w:val="24"/>
                <w:szCs w:val="24"/>
                <w14:ligatures w14:val="none"/>
              </w:rPr>
              <m:t>3</m:t>
            </m:r>
          </m:sup>
          <m:e>
            <m:sSub>
              <m:sSubPr>
                <m:ctrlPr>
                  <w:rPr>
                    <w:rFonts w:ascii="Cambria Math" w:eastAsia="Times New Roman" w:hAnsi="Cambria Math" w:cs="Times New Roman"/>
                    <w:i/>
                    <w:color w:val="000000"/>
                    <w:kern w:val="0"/>
                    <w:sz w:val="24"/>
                    <w:szCs w:val="24"/>
                    <w14:ligatures w14:val="none"/>
                  </w:rPr>
                </m:ctrlPr>
              </m:sSubPr>
              <m:e>
                <m:r>
                  <w:rPr>
                    <w:rFonts w:ascii="Cambria Math" w:eastAsia="Times New Roman" w:hAnsi="Cambria Math" w:cs="Times New Roman"/>
                    <w:color w:val="000000"/>
                    <w:kern w:val="0"/>
                    <w:sz w:val="24"/>
                    <w:szCs w:val="24"/>
                    <w14:ligatures w14:val="none"/>
                  </w:rPr>
                  <m:t>p</m:t>
                </m:r>
              </m:e>
              <m:sub>
                <m:r>
                  <w:rPr>
                    <w:rFonts w:ascii="Cambria Math" w:eastAsia="Times New Roman" w:hAnsi="Cambria Math" w:cs="Times New Roman"/>
                    <w:color w:val="000000"/>
                    <w:kern w:val="0"/>
                    <w:sz w:val="24"/>
                    <w:szCs w:val="24"/>
                    <w14:ligatures w14:val="none"/>
                  </w:rPr>
                  <m:t>i</m:t>
                </m:r>
              </m:sub>
            </m:sSub>
            <m:r>
              <w:rPr>
                <w:rFonts w:ascii="Cambria Math" w:eastAsia="Times New Roman" w:hAnsi="Cambria Math" w:cs="Times New Roman"/>
                <w:color w:val="000000"/>
                <w:kern w:val="0"/>
                <w:sz w:val="24"/>
                <w:szCs w:val="24"/>
                <w14:ligatures w14:val="none"/>
              </w:rPr>
              <m:t>/3</m:t>
            </m:r>
          </m:e>
        </m:nary>
      </m:oMath>
      <w:r w:rsidR="00017404">
        <w:rPr>
          <w:rFonts w:ascii="Times New Roman" w:eastAsia="Times New Roman" w:hAnsi="Times New Roman" w:cs="Times New Roman"/>
          <w:color w:val="000000"/>
          <w:kern w:val="0"/>
          <w:sz w:val="24"/>
          <w:szCs w:val="24"/>
          <w14:ligatures w14:val="none"/>
        </w:rPr>
        <w:t xml:space="preserve"> </w:t>
      </w:r>
      <w:r w:rsidRPr="002D7930">
        <w:rPr>
          <w:rFonts w:ascii="Times New Roman" w:eastAsia="Times New Roman" w:hAnsi="Times New Roman" w:cs="Times New Roman"/>
          <w:color w:val="000000"/>
          <w:kern w:val="0"/>
          <w:sz w:val="24"/>
          <w:szCs w:val="24"/>
          <w14:ligatures w14:val="none"/>
        </w:rPr>
        <w:t>for each predictor variable (Ward et al. 2024). For visualization purposes, we constructed models for each stock using the predictor variables with the highest average improvement in RMSE.</w:t>
      </w:r>
    </w:p>
    <w:p w14:paraId="732AAFB9"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47A44631"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lastRenderedPageBreak/>
        <w:t>As a second approach, we calculated the estimated effect sizes for each predictor variable. Estimating effect sizes with GAMs is slightly more complicated than linear models because relationships can be non-linear and asymmetric around the mean. We estimated the average absolute effect size for all marine predictor variables by holding all other predictor variables at their respective means, and evaluating the average change in survival that would result from the predictor variables of interest being decreased or increased by 1 standard deviation. Predictor variables were then ranked in descending order, corresponding to those with the largest to smallest effect sizes. </w:t>
      </w:r>
    </w:p>
    <w:p w14:paraId="4C888C65" w14:textId="6F29A99A" w:rsidR="00B65A74" w:rsidRDefault="002D7930" w:rsidP="002D7930">
      <w:pPr>
        <w:spacing w:after="240" w:line="240" w:lineRule="auto"/>
        <w:rPr>
          <w:rFonts w:ascii="Times New Roman" w:eastAsia="Times New Roman" w:hAnsi="Times New Roman" w:cs="Times New Roman"/>
          <w:b/>
          <w:bCs/>
          <w:kern w:val="0"/>
          <w:sz w:val="24"/>
          <w:szCs w:val="24"/>
          <w14:ligatures w14:val="none"/>
        </w:rPr>
      </w:pPr>
      <w:r w:rsidRPr="002D7930">
        <w:rPr>
          <w:rFonts w:ascii="Times New Roman" w:eastAsia="Times New Roman" w:hAnsi="Times New Roman" w:cs="Times New Roman"/>
          <w:kern w:val="0"/>
          <w:sz w:val="24"/>
          <w:szCs w:val="24"/>
          <w14:ligatures w14:val="none"/>
        </w:rPr>
        <w:br/>
      </w:r>
      <w:r w:rsidR="00B65A74">
        <w:rPr>
          <w:rFonts w:ascii="Times New Roman" w:eastAsia="Times New Roman" w:hAnsi="Times New Roman" w:cs="Times New Roman"/>
          <w:b/>
          <w:bCs/>
          <w:kern w:val="0"/>
          <w:sz w:val="24"/>
          <w:szCs w:val="24"/>
          <w14:ligatures w14:val="none"/>
        </w:rPr>
        <w:t>Calculating trends in SARs</w:t>
      </w:r>
    </w:p>
    <w:p w14:paraId="61889BE1" w14:textId="4A98E2B9" w:rsidR="00A02687" w:rsidRPr="00A02687" w:rsidRDefault="00B65A74" w:rsidP="002D7930">
      <w:pPr>
        <w:spacing w:after="240" w:line="240" w:lineRule="auto"/>
        <w:rPr>
          <w:rFonts w:ascii="Times New Roman" w:eastAsia="Times New Roman" w:hAnsi="Times New Roman" w:cs="Times New Roman"/>
          <w:kern w:val="0"/>
          <w:sz w:val="24"/>
          <w:szCs w:val="24"/>
          <w14:ligatures w14:val="none"/>
        </w:rPr>
      </w:pPr>
      <w:r w:rsidRPr="00B65A74">
        <w:rPr>
          <w:rFonts w:ascii="Times New Roman" w:eastAsia="Times New Roman" w:hAnsi="Times New Roman" w:cs="Times New Roman"/>
          <w:kern w:val="0"/>
          <w:sz w:val="24"/>
          <w:szCs w:val="24"/>
          <w14:ligatures w14:val="none"/>
        </w:rPr>
        <w:t xml:space="preserve">To assess trends in the SAR data – independent of covariates – we used dynamic generalized linear models to quantify change through time. Each of our SAR datasets was used to generate a binomial response (total number of releases, total number of returns) for each brood year. We estimated an initial intercept </w:t>
      </w:r>
      <m:oMath>
        <m:sSub>
          <m:sSubPr>
            <m:ctrlPr>
              <w:ins w:id="140" w:author="Eric Ward" w:date="2024-10-09T15:53:00Z" w16du:dateUtc="2024-10-09T22:53:00Z">
                <w:rPr>
                  <w:rFonts w:ascii="Cambria Math" w:eastAsia="Times New Roman" w:hAnsi="Cambria Math" w:cs="Times New Roman"/>
                  <w:i/>
                  <w:kern w:val="0"/>
                  <w:sz w:val="24"/>
                  <w:szCs w:val="24"/>
                  <w14:ligatures w14:val="none"/>
                </w:rPr>
              </w:ins>
            </m:ctrlPr>
          </m:sSubPr>
          <m:e>
            <m:r>
              <w:ins w:id="141" w:author="Eric Ward" w:date="2024-10-09T15:53:00Z" w16du:dateUtc="2024-10-09T22:53:00Z">
                <w:rPr>
                  <w:rFonts w:ascii="Cambria Math" w:eastAsia="Times New Roman" w:hAnsi="Cambria Math" w:cs="Times New Roman"/>
                  <w:kern w:val="0"/>
                  <w:sz w:val="24"/>
                  <w:szCs w:val="24"/>
                  <w14:ligatures w14:val="none"/>
                </w:rPr>
                <m:t>B</m:t>
              </w:ins>
            </m:r>
          </m:e>
          <m:sub>
            <m:r>
              <w:ins w:id="142" w:author="Eric Ward" w:date="2024-10-09T15:53:00Z" w16du:dateUtc="2024-10-09T22:53:00Z">
                <w:rPr>
                  <w:rFonts w:ascii="Cambria Math" w:eastAsia="Times New Roman" w:hAnsi="Cambria Math" w:cs="Times New Roman"/>
                  <w:kern w:val="0"/>
                  <w:sz w:val="24"/>
                  <w:szCs w:val="24"/>
                  <w14:ligatures w14:val="none"/>
                </w:rPr>
                <m:t>0</m:t>
              </w:ins>
            </m:r>
          </m:sub>
        </m:sSub>
      </m:oMath>
      <w:ins w:id="143" w:author="Eric Ward" w:date="2024-10-09T15:53:00Z" w16du:dateUtc="2024-10-09T22:53:00Z">
        <w:r w:rsidR="00E06BB7">
          <w:rPr>
            <w:rFonts w:ascii="Times New Roman" w:eastAsia="Times New Roman" w:hAnsi="Times New Roman" w:cs="Times New Roman"/>
            <w:kern w:val="0"/>
            <w:sz w:val="24"/>
            <w:szCs w:val="24"/>
            <w14:ligatures w14:val="none"/>
          </w:rPr>
          <w:t xml:space="preserve"> </w:t>
        </w:r>
      </w:ins>
      <w:r w:rsidRPr="00B65A74">
        <w:rPr>
          <w:rFonts w:ascii="Times New Roman" w:eastAsia="Times New Roman" w:hAnsi="Times New Roman" w:cs="Times New Roman"/>
          <w:kern w:val="0"/>
          <w:sz w:val="24"/>
          <w:szCs w:val="24"/>
          <w14:ligatures w14:val="none"/>
        </w:rPr>
        <w:t xml:space="preserve">for the starting year of each time series, and treated the trend as a latent random walk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u</m:t>
            </m:r>
          </m:e>
          <m:sub>
            <m:r>
              <w:rPr>
                <w:rFonts w:ascii="Cambria Math" w:eastAsia="Times New Roman" w:hAnsi="Cambria Math" w:cs="Times New Roman"/>
                <w:kern w:val="0"/>
                <w:sz w:val="24"/>
                <w:szCs w:val="24"/>
                <w14:ligatures w14:val="none"/>
              </w:rPr>
              <m:t>t</m:t>
            </m:r>
          </m:sub>
        </m:sSub>
        <m:r>
          <w:rPr>
            <w:rFonts w:ascii="Cambria Math" w:eastAsia="Times New Roman" w:hAnsi="Cambria Math" w:cs="Times New Roman"/>
            <w:kern w:val="0"/>
            <w:sz w:val="24"/>
            <w:szCs w:val="24"/>
            <w14:ligatures w14:val="none"/>
          </w:rPr>
          <m:t>~N(</m:t>
        </m:r>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u</m:t>
            </m:r>
          </m:e>
          <m:sub>
            <m:r>
              <w:rPr>
                <w:rFonts w:ascii="Cambria Math" w:eastAsia="Times New Roman" w:hAnsi="Cambria Math" w:cs="Times New Roman"/>
                <w:kern w:val="0"/>
                <w:sz w:val="24"/>
                <w:szCs w:val="24"/>
                <w14:ligatures w14:val="none"/>
              </w:rPr>
              <m:t>t-1</m:t>
            </m:r>
          </m:sub>
        </m:sSub>
        <m:r>
          <w:rPr>
            <w:rFonts w:ascii="Cambria Math" w:eastAsia="Times New Roman" w:hAnsi="Cambria Math" w:cs="Times New Roman"/>
            <w:kern w:val="0"/>
            <w:sz w:val="24"/>
            <w:szCs w:val="24"/>
            <w14:ligatures w14:val="none"/>
          </w:rPr>
          <m:t>,σ)</m:t>
        </m:r>
      </m:oMath>
      <w:r w:rsidRPr="00B65A74">
        <w:rPr>
          <w:rFonts w:ascii="Times New Roman" w:eastAsia="Times New Roman" w:hAnsi="Times New Roman" w:cs="Times New Roman"/>
          <w:kern w:val="0"/>
          <w:sz w:val="24"/>
          <w:szCs w:val="24"/>
          <w14:ligatures w14:val="none"/>
        </w:rPr>
        <w:t>. We used a binomial distribution (logit link) to relate the observed data with the estimated survival rates</w:t>
      </w:r>
      <w:ins w:id="144" w:author="Eric Ward" w:date="2024-10-09T15:53:00Z" w16du:dateUtc="2024-10-09T22:53:00Z">
        <w:r w:rsidR="00E06BB7">
          <w:rPr>
            <w:rFonts w:ascii="Times New Roman" w:eastAsia="Times New Roman" w:hAnsi="Times New Roman" w:cs="Times New Roman"/>
            <w:kern w:val="0"/>
            <w:sz w:val="24"/>
            <w:szCs w:val="24"/>
            <w14:ligatures w14:val="none"/>
          </w:rPr>
          <w:t xml:space="preserve"> </w:t>
        </w:r>
      </w:ins>
      <m:oMath>
        <m:r>
          <w:ins w:id="145" w:author="Eric Ward" w:date="2024-10-09T15:53:00Z" w16du:dateUtc="2024-10-09T22:53:00Z">
            <w:rPr>
              <w:rFonts w:ascii="Cambria Math" w:eastAsia="Times New Roman" w:hAnsi="Cambria Math" w:cs="Times New Roman"/>
              <w:kern w:val="0"/>
              <w:sz w:val="24"/>
              <w:szCs w:val="24"/>
              <w14:ligatures w14:val="none"/>
            </w:rPr>
            <m:t>logit</m:t>
          </w:ins>
        </m:r>
        <m:d>
          <m:dPr>
            <m:ctrlPr>
              <w:ins w:id="146" w:author="Eric Ward" w:date="2024-10-09T15:53:00Z" w16du:dateUtc="2024-10-09T22:53:00Z">
                <w:rPr>
                  <w:rFonts w:ascii="Cambria Math" w:eastAsia="Times New Roman" w:hAnsi="Cambria Math" w:cs="Times New Roman"/>
                  <w:i/>
                  <w:kern w:val="0"/>
                  <w:sz w:val="24"/>
                  <w:szCs w:val="24"/>
                  <w14:ligatures w14:val="none"/>
                </w:rPr>
              </w:ins>
            </m:ctrlPr>
          </m:dPr>
          <m:e>
            <m:sSub>
              <m:sSubPr>
                <m:ctrlPr>
                  <w:ins w:id="147" w:author="Eric Ward" w:date="2024-10-09T15:53:00Z" w16du:dateUtc="2024-10-09T22:53:00Z">
                    <w:rPr>
                      <w:rFonts w:ascii="Cambria Math" w:eastAsia="Times New Roman" w:hAnsi="Cambria Math" w:cs="Times New Roman"/>
                      <w:i/>
                      <w:kern w:val="0"/>
                      <w:sz w:val="24"/>
                      <w:szCs w:val="24"/>
                      <w14:ligatures w14:val="none"/>
                    </w:rPr>
                  </w:ins>
                </m:ctrlPr>
              </m:sSubPr>
              <m:e>
                <m:r>
                  <w:ins w:id="148" w:author="Eric Ward" w:date="2024-10-09T15:53:00Z" w16du:dateUtc="2024-10-09T22:53:00Z">
                    <w:rPr>
                      <w:rFonts w:ascii="Cambria Math" w:eastAsia="Times New Roman" w:hAnsi="Cambria Math" w:cs="Times New Roman"/>
                      <w:kern w:val="0"/>
                      <w:sz w:val="24"/>
                      <w:szCs w:val="24"/>
                      <w14:ligatures w14:val="none"/>
                    </w:rPr>
                    <m:t>p</m:t>
                  </w:ins>
                </m:r>
              </m:e>
              <m:sub>
                <m:r>
                  <w:ins w:id="149" w:author="Eric Ward" w:date="2024-10-09T15:53:00Z" w16du:dateUtc="2024-10-09T22:53:00Z">
                    <w:rPr>
                      <w:rFonts w:ascii="Cambria Math" w:eastAsia="Times New Roman" w:hAnsi="Cambria Math" w:cs="Times New Roman"/>
                      <w:kern w:val="0"/>
                      <w:sz w:val="24"/>
                      <w:szCs w:val="24"/>
                      <w14:ligatures w14:val="none"/>
                    </w:rPr>
                    <m:t>t</m:t>
                  </w:ins>
                </m:r>
              </m:sub>
            </m:sSub>
          </m:e>
        </m:d>
        <m:r>
          <w:ins w:id="150" w:author="Eric Ward" w:date="2024-10-09T15:53:00Z" w16du:dateUtc="2024-10-09T22:53:00Z">
            <w:rPr>
              <w:rFonts w:ascii="Cambria Math" w:eastAsia="Times New Roman" w:hAnsi="Cambria Math" w:cs="Times New Roman"/>
              <w:kern w:val="0"/>
              <w:sz w:val="24"/>
              <w:szCs w:val="24"/>
              <w14:ligatures w14:val="none"/>
            </w:rPr>
            <m:t>=</m:t>
          </w:ins>
        </m:r>
        <m:sSub>
          <m:sSubPr>
            <m:ctrlPr>
              <w:ins w:id="151" w:author="Eric Ward" w:date="2024-10-09T15:54:00Z" w16du:dateUtc="2024-10-09T22:54:00Z">
                <w:rPr>
                  <w:rFonts w:ascii="Cambria Math" w:eastAsia="Times New Roman" w:hAnsi="Cambria Math" w:cs="Times New Roman"/>
                  <w:i/>
                  <w:kern w:val="0"/>
                  <w:sz w:val="24"/>
                  <w:szCs w:val="24"/>
                  <w14:ligatures w14:val="none"/>
                </w:rPr>
              </w:ins>
            </m:ctrlPr>
          </m:sSubPr>
          <m:e>
            <m:r>
              <w:ins w:id="152" w:author="Eric Ward" w:date="2024-10-09T15:54:00Z" w16du:dateUtc="2024-10-09T22:54:00Z">
                <w:rPr>
                  <w:rFonts w:ascii="Cambria Math" w:eastAsia="Times New Roman" w:hAnsi="Cambria Math" w:cs="Times New Roman"/>
                  <w:kern w:val="0"/>
                  <w:sz w:val="24"/>
                  <w:szCs w:val="24"/>
                  <w14:ligatures w14:val="none"/>
                </w:rPr>
                <m:t>B</m:t>
              </w:ins>
            </m:r>
          </m:e>
          <m:sub>
            <m:r>
              <w:ins w:id="153" w:author="Eric Ward" w:date="2024-10-09T15:54:00Z" w16du:dateUtc="2024-10-09T22:54:00Z">
                <w:rPr>
                  <w:rFonts w:ascii="Cambria Math" w:eastAsia="Times New Roman" w:hAnsi="Cambria Math" w:cs="Times New Roman"/>
                  <w:kern w:val="0"/>
                  <w:sz w:val="24"/>
                  <w:szCs w:val="24"/>
                  <w14:ligatures w14:val="none"/>
                </w:rPr>
                <m:t>0</m:t>
              </w:ins>
            </m:r>
          </m:sub>
        </m:sSub>
        <m:r>
          <w:ins w:id="154" w:author="Eric Ward" w:date="2024-10-09T15:54:00Z" w16du:dateUtc="2024-10-09T22:54:00Z">
            <w:rPr>
              <w:rFonts w:ascii="Cambria Math" w:eastAsia="Times New Roman" w:hAnsi="Cambria Math" w:cs="Times New Roman"/>
              <w:kern w:val="0"/>
              <w:sz w:val="24"/>
              <w:szCs w:val="24"/>
              <w14:ligatures w14:val="none"/>
            </w:rPr>
            <m:t xml:space="preserve">+ </m:t>
          </w:ins>
        </m:r>
        <m:sSub>
          <m:sSubPr>
            <m:ctrlPr>
              <w:ins w:id="155" w:author="Eric Ward" w:date="2024-10-09T15:54:00Z" w16du:dateUtc="2024-10-09T22:54:00Z">
                <w:rPr>
                  <w:rFonts w:ascii="Cambria Math" w:eastAsia="Times New Roman" w:hAnsi="Cambria Math" w:cs="Times New Roman"/>
                  <w:i/>
                  <w:kern w:val="0"/>
                  <w:sz w:val="24"/>
                  <w:szCs w:val="24"/>
                  <w14:ligatures w14:val="none"/>
                </w:rPr>
              </w:ins>
            </m:ctrlPr>
          </m:sSubPr>
          <m:e>
            <m:r>
              <w:ins w:id="156" w:author="Eric Ward" w:date="2024-10-09T15:54:00Z" w16du:dateUtc="2024-10-09T22:54:00Z">
                <w:rPr>
                  <w:rFonts w:ascii="Cambria Math" w:eastAsia="Times New Roman" w:hAnsi="Cambria Math" w:cs="Times New Roman"/>
                  <w:kern w:val="0"/>
                  <w:sz w:val="24"/>
                  <w:szCs w:val="24"/>
                  <w14:ligatures w14:val="none"/>
                </w:rPr>
                <m:t>u</m:t>
              </w:ins>
            </m:r>
          </m:e>
          <m:sub>
            <m:r>
              <w:ins w:id="157" w:author="Eric Ward" w:date="2024-10-09T15:54:00Z" w16du:dateUtc="2024-10-09T22:54:00Z">
                <w:rPr>
                  <w:rFonts w:ascii="Cambria Math" w:eastAsia="Times New Roman" w:hAnsi="Cambria Math" w:cs="Times New Roman"/>
                  <w:kern w:val="0"/>
                  <w:sz w:val="24"/>
                  <w:szCs w:val="24"/>
                  <w14:ligatures w14:val="none"/>
                </w:rPr>
                <m:t>t</m:t>
              </w:ins>
            </m:r>
          </m:sub>
        </m:sSub>
      </m:oMath>
      <w:r w:rsidRPr="00B65A74">
        <w:rPr>
          <w:rFonts w:ascii="Times New Roman" w:eastAsia="Times New Roman" w:hAnsi="Times New Roman" w:cs="Times New Roman"/>
          <w:kern w:val="0"/>
          <w:sz w:val="24"/>
          <w:szCs w:val="24"/>
          <w14:ligatures w14:val="none"/>
        </w:rPr>
        <w:t xml:space="preserve">; in this framework, the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u</m:t>
            </m:r>
          </m:e>
          <m:sub>
            <m:r>
              <w:rPr>
                <w:rFonts w:ascii="Cambria Math" w:eastAsia="Times New Roman" w:hAnsi="Cambria Math" w:cs="Times New Roman"/>
                <w:kern w:val="0"/>
                <w:sz w:val="24"/>
                <w:szCs w:val="24"/>
                <w14:ligatures w14:val="none"/>
              </w:rPr>
              <m:t>t</m:t>
            </m:r>
          </m:sub>
        </m:sSub>
      </m:oMath>
      <w:r w:rsidRPr="00B65A74">
        <w:rPr>
          <w:rFonts w:ascii="Times New Roman" w:eastAsia="Times New Roman" w:hAnsi="Times New Roman" w:cs="Times New Roman"/>
          <w:kern w:val="0"/>
          <w:sz w:val="24"/>
          <w:szCs w:val="24"/>
          <w14:ligatures w14:val="none"/>
        </w:rPr>
        <w:t xml:space="preserve"> represents a change in log-odds between time steps (negative values correspond to decreases in SAR rates). For each stock we summarized the long</w:t>
      </w:r>
      <w:r w:rsidR="00C04102">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term</w:t>
      </w:r>
      <w:del w:id="158" w:author="Eric Ward" w:date="2024-10-09T16:47:00Z" w16du:dateUtc="2024-10-09T23:47:00Z">
        <w:r w:rsidR="00474DB2" w:rsidDel="00B629CB">
          <w:rPr>
            <w:rFonts w:ascii="Times New Roman" w:eastAsia="Times New Roman" w:hAnsi="Times New Roman" w:cs="Times New Roman"/>
            <w:kern w:val="0"/>
            <w:sz w:val="24"/>
            <w:szCs w:val="24"/>
            <w14:ligatures w14:val="none"/>
          </w:rPr>
          <w:delText>,</w:delText>
        </w:r>
        <w:r w:rsidR="00766E8A" w:rsidDel="00B629CB">
          <w:rPr>
            <w:rFonts w:ascii="Times New Roman" w:eastAsia="Times New Roman" w:hAnsi="Times New Roman" w:cs="Times New Roman"/>
            <w:kern w:val="0"/>
            <w:sz w:val="24"/>
            <w:szCs w:val="24"/>
            <w14:ligatures w14:val="none"/>
          </w:rPr>
          <w:delText xml:space="preserve"> </w:delText>
        </w:r>
      </w:del>
      <w:del w:id="159" w:author="Eric Ward" w:date="2024-10-09T15:57:00Z" w16du:dateUtc="2024-10-09T22:57:00Z">
        <w:r w:rsidRPr="00B65A74" w:rsidDel="00E06BB7">
          <w:rPr>
            <w:rFonts w:ascii="Times New Roman" w:eastAsia="Times New Roman" w:hAnsi="Times New Roman" w:cs="Times New Roman"/>
            <w:kern w:val="0"/>
            <w:sz w:val="24"/>
            <w:szCs w:val="24"/>
            <w14:ligatures w14:val="none"/>
          </w:rPr>
          <w:delText xml:space="preserve">trend </w:delText>
        </w:r>
      </w:del>
      <w:ins w:id="160" w:author="Eric Ward" w:date="2024-10-09T15:57:00Z" w16du:dateUtc="2024-10-09T22:57:00Z">
        <w:r w:rsidR="00E06BB7" w:rsidRPr="00B65A74">
          <w:rPr>
            <w:rFonts w:ascii="Times New Roman" w:eastAsia="Times New Roman" w:hAnsi="Times New Roman" w:cs="Times New Roman"/>
            <w:kern w:val="0"/>
            <w:sz w:val="24"/>
            <w:szCs w:val="24"/>
            <w14:ligatures w14:val="none"/>
          </w:rPr>
          <w:t xml:space="preserve"> </w:t>
        </w:r>
      </w:ins>
      <w:r w:rsidRPr="00B65A74">
        <w:rPr>
          <w:rFonts w:ascii="Times New Roman" w:eastAsia="Times New Roman" w:hAnsi="Times New Roman" w:cs="Times New Roman"/>
          <w:kern w:val="0"/>
          <w:sz w:val="24"/>
          <w:szCs w:val="24"/>
          <w14:ligatures w14:val="none"/>
        </w:rPr>
        <w:t>(average</w:t>
      </w:r>
      <w:ins w:id="161" w:author="Eric Ward" w:date="2024-10-09T16:48:00Z" w16du:dateUtc="2024-10-09T23:48:00Z">
        <w:r w:rsidR="00B629CB">
          <w:rPr>
            <w:rFonts w:ascii="Times New Roman" w:eastAsia="Times New Roman" w:hAnsi="Times New Roman" w:cs="Times New Roman"/>
            <w:kern w:val="0"/>
            <w:sz w:val="24"/>
            <w:szCs w:val="24"/>
            <w14:ligatures w14:val="none"/>
          </w:rPr>
          <w:t xml:space="preserve"> differences of</w:t>
        </w:r>
      </w:ins>
      <w:r w:rsidRPr="00B65A74">
        <w:rPr>
          <w:rFonts w:ascii="Times New Roman" w:eastAsia="Times New Roman" w:hAnsi="Times New Roman" w:cs="Times New Roman"/>
          <w:kern w:val="0"/>
          <w:sz w:val="24"/>
          <w:szCs w:val="24"/>
          <w14:ligatures w14:val="none"/>
        </w:rPr>
        <w:t xml:space="preserve"> </w:t>
      </w:r>
      <m:oMath>
        <m:sSub>
          <m:sSubPr>
            <m:ctrlPr>
              <w:rPr>
                <w:rFonts w:ascii="Cambria Math" w:eastAsia="Times New Roman" w:hAnsi="Cambria Math" w:cs="Times New Roman"/>
                <w:i/>
                <w:kern w:val="0"/>
                <w:sz w:val="24"/>
                <w:szCs w:val="24"/>
                <w14:ligatures w14:val="none"/>
              </w:rPr>
            </m:ctrlPr>
          </m:sSubPr>
          <m:e>
            <m:r>
              <w:rPr>
                <w:rFonts w:ascii="Cambria Math" w:eastAsia="Times New Roman" w:hAnsi="Cambria Math" w:cs="Times New Roman"/>
                <w:kern w:val="0"/>
                <w:sz w:val="24"/>
                <w:szCs w:val="24"/>
                <w14:ligatures w14:val="none"/>
              </w:rPr>
              <m:t>u</m:t>
            </m:r>
          </m:e>
          <m:sub>
            <m:r>
              <w:rPr>
                <w:rFonts w:ascii="Cambria Math" w:eastAsia="Times New Roman" w:hAnsi="Cambria Math" w:cs="Times New Roman"/>
                <w:kern w:val="0"/>
                <w:sz w:val="24"/>
                <w:szCs w:val="24"/>
                <w14:ligatures w14:val="none"/>
              </w:rPr>
              <m:t>t</m:t>
            </m:r>
          </m:sub>
        </m:sSub>
      </m:oMath>
      <w:r w:rsidRPr="00B65A74">
        <w:rPr>
          <w:rFonts w:ascii="Times New Roman" w:eastAsia="Times New Roman" w:hAnsi="Times New Roman" w:cs="Times New Roman"/>
          <w:kern w:val="0"/>
          <w:sz w:val="24"/>
          <w:szCs w:val="24"/>
          <w14:ligatures w14:val="none"/>
        </w:rPr>
        <w:t xml:space="preserve"> across all years)</w:t>
      </w:r>
      <w:ins w:id="162" w:author="Eric Ward" w:date="2024-10-09T16:48:00Z" w16du:dateUtc="2024-10-09T23:48:00Z">
        <w:r w:rsidR="00B629CB">
          <w:rPr>
            <w:rFonts w:ascii="Times New Roman" w:eastAsia="Times New Roman" w:hAnsi="Times New Roman" w:cs="Times New Roman"/>
            <w:kern w:val="0"/>
            <w:sz w:val="24"/>
            <w:szCs w:val="24"/>
            <w14:ligatures w14:val="none"/>
          </w:rPr>
          <w:t xml:space="preserve"> and average </w:t>
        </w:r>
      </w:ins>
      <w:ins w:id="163" w:author="Eric Ward" w:date="2024-10-09T16:49:00Z" w16du:dateUtc="2024-10-09T23:49:00Z">
        <w:r w:rsidR="00B629CB">
          <w:rPr>
            <w:rFonts w:ascii="Times New Roman" w:eastAsia="Times New Roman" w:hAnsi="Times New Roman" w:cs="Times New Roman"/>
            <w:kern w:val="0"/>
            <w:sz w:val="24"/>
            <w:szCs w:val="24"/>
            <w14:ligatures w14:val="none"/>
          </w:rPr>
          <w:t xml:space="preserve">5-year </w:t>
        </w:r>
      </w:ins>
      <w:ins w:id="164" w:author="Eric Ward" w:date="2024-10-09T16:48:00Z" w16du:dateUtc="2024-10-09T23:48:00Z">
        <w:r w:rsidR="00B629CB">
          <w:rPr>
            <w:rFonts w:ascii="Times New Roman" w:eastAsia="Times New Roman" w:hAnsi="Times New Roman" w:cs="Times New Roman"/>
            <w:kern w:val="0"/>
            <w:sz w:val="24"/>
            <w:szCs w:val="24"/>
            <w14:ligatures w14:val="none"/>
          </w:rPr>
          <w:t>short-term trend (</w:t>
        </w:r>
        <w:r w:rsidR="00B629CB" w:rsidRPr="00B65A74">
          <w:rPr>
            <w:rFonts w:ascii="Times New Roman" w:eastAsia="Times New Roman" w:hAnsi="Times New Roman" w:cs="Times New Roman"/>
            <w:kern w:val="0"/>
            <w:sz w:val="24"/>
            <w:szCs w:val="24"/>
            <w14:ligatures w14:val="none"/>
          </w:rPr>
          <w:t>average</w:t>
        </w:r>
        <w:r w:rsidR="00B629CB">
          <w:rPr>
            <w:rFonts w:ascii="Times New Roman" w:eastAsia="Times New Roman" w:hAnsi="Times New Roman" w:cs="Times New Roman"/>
            <w:kern w:val="0"/>
            <w:sz w:val="24"/>
            <w:szCs w:val="24"/>
            <w14:ligatures w14:val="none"/>
          </w:rPr>
          <w:t xml:space="preserve"> differences of </w:t>
        </w:r>
      </w:ins>
      <m:oMath>
        <m:sSub>
          <m:sSubPr>
            <m:ctrlPr>
              <w:ins w:id="165" w:author="Eric Ward" w:date="2024-10-09T16:48:00Z" w16du:dateUtc="2024-10-09T23:48:00Z">
                <w:rPr>
                  <w:rFonts w:ascii="Cambria Math" w:eastAsia="Times New Roman" w:hAnsi="Cambria Math" w:cs="Times New Roman"/>
                  <w:i/>
                  <w:kern w:val="0"/>
                  <w:sz w:val="24"/>
                  <w:szCs w:val="24"/>
                  <w14:ligatures w14:val="none"/>
                </w:rPr>
              </w:ins>
            </m:ctrlPr>
          </m:sSubPr>
          <m:e>
            <m:r>
              <w:ins w:id="166" w:author="Eric Ward" w:date="2024-10-09T16:48:00Z" w16du:dateUtc="2024-10-09T23:48:00Z">
                <w:rPr>
                  <w:rFonts w:ascii="Cambria Math" w:eastAsia="Times New Roman" w:hAnsi="Cambria Math" w:cs="Times New Roman"/>
                  <w:kern w:val="0"/>
                  <w:sz w:val="24"/>
                  <w:szCs w:val="24"/>
                  <w14:ligatures w14:val="none"/>
                </w:rPr>
                <m:t>u</m:t>
              </w:ins>
            </m:r>
          </m:e>
          <m:sub>
            <m:r>
              <w:ins w:id="167" w:author="Eric Ward" w:date="2024-10-09T16:48:00Z" w16du:dateUtc="2024-10-09T23:48:00Z">
                <w:rPr>
                  <w:rFonts w:ascii="Cambria Math" w:eastAsia="Times New Roman" w:hAnsi="Cambria Math" w:cs="Times New Roman"/>
                  <w:kern w:val="0"/>
                  <w:sz w:val="24"/>
                  <w:szCs w:val="24"/>
                  <w14:ligatures w14:val="none"/>
                </w:rPr>
                <m:t>t</m:t>
              </w:ins>
            </m:r>
          </m:sub>
        </m:sSub>
      </m:oMath>
      <w:ins w:id="168" w:author="Eric Ward" w:date="2024-10-09T16:48:00Z" w16du:dateUtc="2024-10-09T23:48:00Z">
        <w:r w:rsidR="00B629CB">
          <w:rPr>
            <w:rFonts w:ascii="Times New Roman" w:eastAsia="Times New Roman" w:hAnsi="Times New Roman" w:cs="Times New Roman"/>
            <w:kern w:val="0"/>
            <w:sz w:val="24"/>
            <w:szCs w:val="24"/>
            <w14:ligatures w14:val="none"/>
          </w:rPr>
          <w:t xml:space="preserve"> over the last</w:t>
        </w:r>
      </w:ins>
      <w:ins w:id="169" w:author="Eric Ward" w:date="2024-10-09T16:49:00Z" w16du:dateUtc="2024-10-09T23:49:00Z">
        <w:r w:rsidR="00B629CB">
          <w:rPr>
            <w:rFonts w:ascii="Times New Roman" w:eastAsia="Times New Roman" w:hAnsi="Times New Roman" w:cs="Times New Roman"/>
            <w:kern w:val="0"/>
            <w:sz w:val="24"/>
            <w:szCs w:val="24"/>
            <w14:ligatures w14:val="none"/>
          </w:rPr>
          <w:t xml:space="preserve"> 5 years of data</w:t>
        </w:r>
      </w:ins>
      <w:ins w:id="170" w:author="Eric Ward" w:date="2024-10-09T16:48:00Z" w16du:dateUtc="2024-10-09T23:48:00Z">
        <w:r w:rsidR="00B629CB">
          <w:rPr>
            <w:rFonts w:ascii="Times New Roman" w:eastAsia="Times New Roman" w:hAnsi="Times New Roman" w:cs="Times New Roman"/>
            <w:kern w:val="0"/>
            <w:sz w:val="24"/>
            <w:szCs w:val="24"/>
            <w14:ligatures w14:val="none"/>
          </w:rPr>
          <w:t>)</w:t>
        </w:r>
      </w:ins>
      <w:del w:id="171" w:author="Eric Ward" w:date="2024-10-09T15:58:00Z" w16du:dateUtc="2024-10-09T22:58:00Z">
        <w:r w:rsidRPr="00B65A74" w:rsidDel="00E06BB7">
          <w:rPr>
            <w:rFonts w:ascii="Times New Roman" w:eastAsia="Times New Roman" w:hAnsi="Times New Roman" w:cs="Times New Roman"/>
            <w:kern w:val="0"/>
            <w:sz w:val="24"/>
            <w:szCs w:val="24"/>
            <w14:ligatures w14:val="none"/>
          </w:rPr>
          <w:delText xml:space="preserve">, and recent trend (average </w:delText>
        </w:r>
      </w:del>
      <m:oMath>
        <m:sSub>
          <m:sSubPr>
            <m:ctrlPr>
              <w:del w:id="172" w:author="Eric Ward" w:date="2024-10-09T15:58:00Z" w16du:dateUtc="2024-10-09T22:58:00Z">
                <w:rPr>
                  <w:rFonts w:ascii="Cambria Math" w:eastAsia="Times New Roman" w:hAnsi="Cambria Math" w:cs="Times New Roman"/>
                  <w:i/>
                  <w:kern w:val="0"/>
                  <w:sz w:val="24"/>
                  <w:szCs w:val="24"/>
                  <w14:ligatures w14:val="none"/>
                </w:rPr>
              </w:del>
            </m:ctrlPr>
          </m:sSubPr>
          <m:e>
            <m:r>
              <w:del w:id="173" w:author="Eric Ward" w:date="2024-10-09T15:58:00Z" w16du:dateUtc="2024-10-09T22:58:00Z">
                <w:rPr>
                  <w:rFonts w:ascii="Cambria Math" w:eastAsia="Times New Roman" w:hAnsi="Cambria Math" w:cs="Times New Roman"/>
                  <w:kern w:val="0"/>
                  <w:sz w:val="24"/>
                  <w:szCs w:val="24"/>
                  <w14:ligatures w14:val="none"/>
                </w:rPr>
                <m:t>u</m:t>
              </w:del>
            </m:r>
          </m:e>
          <m:sub>
            <m:r>
              <w:del w:id="174" w:author="Eric Ward" w:date="2024-10-09T15:58:00Z" w16du:dateUtc="2024-10-09T22:58:00Z">
                <w:rPr>
                  <w:rFonts w:ascii="Cambria Math" w:eastAsia="Times New Roman" w:hAnsi="Cambria Math" w:cs="Times New Roman"/>
                  <w:kern w:val="0"/>
                  <w:sz w:val="24"/>
                  <w:szCs w:val="24"/>
                  <w14:ligatures w14:val="none"/>
                </w:rPr>
                <m:t>t</m:t>
              </w:del>
            </m:r>
          </m:sub>
        </m:sSub>
      </m:oMath>
      <w:del w:id="175" w:author="Eric Ward" w:date="2024-10-09T15:58:00Z" w16du:dateUtc="2024-10-09T22:58:00Z">
        <w:r w:rsidRPr="00B65A74" w:rsidDel="00E06BB7">
          <w:rPr>
            <w:rFonts w:ascii="Times New Roman" w:eastAsia="Times New Roman" w:hAnsi="Times New Roman" w:cs="Times New Roman"/>
            <w:kern w:val="0"/>
            <w:sz w:val="24"/>
            <w:szCs w:val="24"/>
            <w14:ligatures w14:val="none"/>
          </w:rPr>
          <w:delText xml:space="preserve"> across the last five years)</w:delText>
        </w:r>
      </w:del>
      <w:r w:rsidRPr="00B65A74">
        <w:rPr>
          <w:rFonts w:ascii="Times New Roman" w:eastAsia="Times New Roman" w:hAnsi="Times New Roman" w:cs="Times New Roman"/>
          <w:kern w:val="0"/>
          <w:sz w:val="24"/>
          <w:szCs w:val="24"/>
          <w14:ligatures w14:val="none"/>
        </w:rPr>
        <w:t>. All models were constructed using Stan (Stan Development Team 2024a), and run through R using rstan (R Core Team 2024; Stan Development Team 2024b). We ran 4 parallel chains of 3000 iterations (using the first 50% for burn-in) and ensured all models were free of divergent transitions and had maximum Rhat values &lt; 1.1.</w:t>
      </w:r>
    </w:p>
    <w:p w14:paraId="50D0E945" w14:textId="4DB0A501" w:rsidR="00A02687" w:rsidRPr="002D7930" w:rsidRDefault="008913DB" w:rsidP="00A02687">
      <w:pPr>
        <w:spacing w:before="240"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Approach for qualitative</w:t>
      </w:r>
      <w:r w:rsidR="00A02687" w:rsidRPr="002D7930">
        <w:rPr>
          <w:rFonts w:ascii="Times New Roman" w:eastAsia="Times New Roman" w:hAnsi="Times New Roman" w:cs="Times New Roman"/>
          <w:b/>
          <w:bCs/>
          <w:color w:val="000000"/>
          <w:kern w:val="0"/>
          <w:sz w:val="24"/>
          <w:szCs w:val="24"/>
          <w14:ligatures w14:val="none"/>
        </w:rPr>
        <w:t xml:space="preserve"> vulnerability assessment</w:t>
      </w:r>
    </w:p>
    <w:p w14:paraId="0917323A" w14:textId="0DDB33BE" w:rsidR="009653B0" w:rsidRDefault="00617DA5" w:rsidP="002D7930">
      <w:pPr>
        <w:spacing w:after="240" w:line="240" w:lineRule="auto"/>
        <w:rPr>
          <w:ins w:id="176" w:author="LORION Chris M * ODFW" w:date="2024-10-08T10:30:00Z" w16du:dateUtc="2024-10-08T17:30:00Z"/>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modified </w:t>
      </w:r>
      <w:r w:rsidR="005715ED">
        <w:rPr>
          <w:rFonts w:ascii="Times New Roman" w:eastAsia="Times New Roman" w:hAnsi="Times New Roman" w:cs="Times New Roman"/>
          <w:color w:val="000000"/>
          <w:kern w:val="0"/>
          <w:sz w:val="24"/>
          <w:szCs w:val="24"/>
          <w14:ligatures w14:val="none"/>
        </w:rPr>
        <w:t>the</w:t>
      </w:r>
      <w:r>
        <w:rPr>
          <w:rFonts w:ascii="Times New Roman" w:eastAsia="Times New Roman" w:hAnsi="Times New Roman" w:cs="Times New Roman"/>
          <w:color w:val="000000"/>
          <w:kern w:val="0"/>
          <w:sz w:val="24"/>
          <w:szCs w:val="24"/>
          <w14:ligatures w14:val="none"/>
        </w:rPr>
        <w:t xml:space="preserve"> analytical structure developed by Crozier et al. (2019) for our qualitative vulnerability analysis. This analysis used expert opinion to score</w:t>
      </w:r>
      <w:r w:rsidR="005715ED">
        <w:rPr>
          <w:rFonts w:ascii="Times New Roman" w:eastAsia="Times New Roman" w:hAnsi="Times New Roman" w:cs="Times New Roman"/>
          <w:color w:val="000000"/>
          <w:kern w:val="0"/>
          <w:sz w:val="24"/>
          <w:szCs w:val="24"/>
          <w14:ligatures w14:val="none"/>
        </w:rPr>
        <w:t xml:space="preserve"> key </w:t>
      </w:r>
      <w:r>
        <w:rPr>
          <w:rFonts w:ascii="Times New Roman" w:eastAsia="Times New Roman" w:hAnsi="Times New Roman" w:cs="Times New Roman"/>
          <w:color w:val="000000"/>
          <w:kern w:val="0"/>
          <w:sz w:val="24"/>
          <w:szCs w:val="24"/>
          <w14:ligatures w14:val="none"/>
        </w:rPr>
        <w:t>environmental exposures that salmon</w:t>
      </w:r>
      <w:ins w:id="177" w:author="LORION Chris M * ODFW" w:date="2024-10-08T11:30:00Z" w16du:dateUtc="2024-10-08T18:30:00Z">
        <w:r w:rsidR="00377D2D">
          <w:rPr>
            <w:rFonts w:ascii="Times New Roman" w:eastAsia="Times New Roman" w:hAnsi="Times New Roman" w:cs="Times New Roman"/>
            <w:color w:val="000000"/>
            <w:kern w:val="0"/>
            <w:sz w:val="24"/>
            <w:szCs w:val="24"/>
            <w14:ligatures w14:val="none"/>
          </w:rPr>
          <w:t xml:space="preserve"> and steelhead</w:t>
        </w:r>
      </w:ins>
      <w:r>
        <w:rPr>
          <w:rFonts w:ascii="Times New Roman" w:eastAsia="Times New Roman" w:hAnsi="Times New Roman" w:cs="Times New Roman"/>
          <w:color w:val="000000"/>
          <w:kern w:val="0"/>
          <w:sz w:val="24"/>
          <w:szCs w:val="24"/>
          <w14:ligatures w14:val="none"/>
        </w:rPr>
        <w:t xml:space="preserve"> face. For our assessment, we modified the environmental variables to only include those</w:t>
      </w:r>
      <w:commentRangeStart w:id="178"/>
      <w:r w:rsidR="00A02687" w:rsidRPr="002D7930">
        <w:rPr>
          <w:rFonts w:ascii="Times New Roman" w:eastAsia="Times New Roman" w:hAnsi="Times New Roman" w:cs="Times New Roman"/>
          <w:color w:val="000000"/>
          <w:kern w:val="0"/>
          <w:sz w:val="24"/>
          <w:szCs w:val="24"/>
          <w14:ligatures w14:val="none"/>
        </w:rPr>
        <w:t xml:space="preserve"> </w:t>
      </w:r>
      <w:commentRangeEnd w:id="178"/>
      <w:r w:rsidR="0015175E">
        <w:rPr>
          <w:rStyle w:val="CommentReference"/>
        </w:rPr>
        <w:commentReference w:id="178"/>
      </w:r>
      <w:r w:rsidR="00A02687" w:rsidRPr="002D7930">
        <w:rPr>
          <w:rFonts w:ascii="Times New Roman" w:eastAsia="Times New Roman" w:hAnsi="Times New Roman" w:cs="Times New Roman"/>
          <w:color w:val="000000"/>
          <w:kern w:val="0"/>
          <w:sz w:val="24"/>
          <w:szCs w:val="24"/>
          <w14:ligatures w14:val="none"/>
        </w:rPr>
        <w:t>pertinent to</w:t>
      </w:r>
      <w:del w:id="179" w:author="LORION Chris M * ODFW" w:date="2024-10-08T10:16:00Z" w16du:dateUtc="2024-10-08T17:16:00Z">
        <w:r w:rsidR="00A02687" w:rsidRPr="002D7930" w:rsidDel="002F2014">
          <w:rPr>
            <w:rFonts w:ascii="Times New Roman" w:eastAsia="Times New Roman" w:hAnsi="Times New Roman" w:cs="Times New Roman"/>
            <w:color w:val="000000"/>
            <w:kern w:val="0"/>
            <w:sz w:val="24"/>
            <w:szCs w:val="24"/>
            <w14:ligatures w14:val="none"/>
          </w:rPr>
          <w:delText xml:space="preserve"> hatchery fish</w:delText>
        </w:r>
      </w:del>
      <w:r w:rsidR="00A02687" w:rsidRPr="002D7930">
        <w:rPr>
          <w:rFonts w:ascii="Times New Roman" w:eastAsia="Times New Roman" w:hAnsi="Times New Roman" w:cs="Times New Roman"/>
          <w:color w:val="000000"/>
          <w:kern w:val="0"/>
          <w:sz w:val="24"/>
          <w:szCs w:val="24"/>
          <w14:ligatures w14:val="none"/>
        </w:rPr>
        <w:t xml:space="preserve"> life stages</w:t>
      </w:r>
      <w:ins w:id="180" w:author="LORION Chris M * ODFW" w:date="2024-10-08T10:17:00Z" w16du:dateUtc="2024-10-08T17:17:00Z">
        <w:r w:rsidR="002F2014">
          <w:rPr>
            <w:rFonts w:ascii="Times New Roman" w:eastAsia="Times New Roman" w:hAnsi="Times New Roman" w:cs="Times New Roman"/>
            <w:color w:val="000000"/>
            <w:kern w:val="0"/>
            <w:sz w:val="24"/>
            <w:szCs w:val="24"/>
            <w14:ligatures w14:val="none"/>
          </w:rPr>
          <w:t xml:space="preserve"> when hatchery fish are </w:t>
        </w:r>
      </w:ins>
      <w:ins w:id="181" w:author="LORION Chris M * ODFW" w:date="2024-10-08T10:18:00Z" w16du:dateUtc="2024-10-08T17:18:00Z">
        <w:r w:rsidR="002F2014">
          <w:rPr>
            <w:rFonts w:ascii="Times New Roman" w:eastAsia="Times New Roman" w:hAnsi="Times New Roman" w:cs="Times New Roman"/>
            <w:color w:val="000000"/>
            <w:kern w:val="0"/>
            <w:sz w:val="24"/>
            <w:szCs w:val="24"/>
            <w14:ligatures w14:val="none"/>
          </w:rPr>
          <w:t>outside the hatchery environment</w:t>
        </w:r>
      </w:ins>
      <w:r>
        <w:rPr>
          <w:rFonts w:ascii="Times New Roman" w:eastAsia="Times New Roman" w:hAnsi="Times New Roman" w:cs="Times New Roman"/>
          <w:color w:val="000000"/>
          <w:kern w:val="0"/>
          <w:sz w:val="24"/>
          <w:szCs w:val="24"/>
          <w14:ligatures w14:val="none"/>
        </w:rPr>
        <w:t xml:space="preserve"> (based on expert opinion)</w:t>
      </w:r>
      <w:r w:rsidR="00A02687" w:rsidRPr="002D7930">
        <w:rPr>
          <w:rFonts w:ascii="Times New Roman" w:eastAsia="Times New Roman" w:hAnsi="Times New Roman" w:cs="Times New Roman"/>
          <w:color w:val="000000"/>
          <w:kern w:val="0"/>
          <w:sz w:val="24"/>
          <w:szCs w:val="24"/>
          <w14:ligatures w14:val="none"/>
        </w:rPr>
        <w:t>.</w:t>
      </w:r>
      <w:r>
        <w:rPr>
          <w:rFonts w:ascii="Times New Roman" w:eastAsia="Times New Roman" w:hAnsi="Times New Roman" w:cs="Times New Roman"/>
          <w:color w:val="000000"/>
          <w:kern w:val="0"/>
          <w:sz w:val="24"/>
          <w:szCs w:val="24"/>
          <w14:ligatures w14:val="none"/>
        </w:rPr>
        <w:t xml:space="preserve"> </w:t>
      </w:r>
      <w:ins w:id="182" w:author="LORION Chris M * ODFW" w:date="2024-10-08T11:09:00Z" w16du:dateUtc="2024-10-08T18:09:00Z">
        <w:r w:rsidR="006D2FD3">
          <w:rPr>
            <w:rFonts w:ascii="Times New Roman" w:eastAsia="Times New Roman" w:hAnsi="Times New Roman" w:cs="Times New Roman"/>
            <w:color w:val="000000"/>
            <w:kern w:val="0"/>
            <w:sz w:val="24"/>
            <w:szCs w:val="24"/>
            <w14:ligatures w14:val="none"/>
          </w:rPr>
          <w:t xml:space="preserve">We recognize that climate change can also have impacts within the hatchery environment, but </w:t>
        </w:r>
      </w:ins>
      <w:ins w:id="183" w:author="LORION Chris M * ODFW" w:date="2024-10-08T11:10:00Z" w16du:dateUtc="2024-10-08T18:10:00Z">
        <w:r w:rsidR="006D2FD3">
          <w:rPr>
            <w:rFonts w:ascii="Times New Roman" w:eastAsia="Times New Roman" w:hAnsi="Times New Roman" w:cs="Times New Roman"/>
            <w:color w:val="000000"/>
            <w:kern w:val="0"/>
            <w:sz w:val="24"/>
            <w:szCs w:val="24"/>
            <w14:ligatures w14:val="none"/>
          </w:rPr>
          <w:t>assessing these impacts</w:t>
        </w:r>
      </w:ins>
      <w:ins w:id="184" w:author="LORION Chris M * ODFW" w:date="2024-10-08T10:28:00Z" w16du:dateUtc="2024-10-08T17:28:00Z">
        <w:r w:rsidR="009653B0">
          <w:rPr>
            <w:rFonts w:ascii="Times New Roman" w:eastAsia="Times New Roman" w:hAnsi="Times New Roman" w:cs="Times New Roman"/>
            <w:color w:val="000000"/>
            <w:kern w:val="0"/>
            <w:sz w:val="24"/>
            <w:szCs w:val="24"/>
            <w14:ligatures w14:val="none"/>
          </w:rPr>
          <w:t xml:space="preserve"> requires facility</w:t>
        </w:r>
      </w:ins>
      <w:ins w:id="185" w:author="LORION Chris M * ODFW" w:date="2024-10-08T10:29:00Z" w16du:dateUtc="2024-10-08T17:29:00Z">
        <w:r w:rsidR="009653B0">
          <w:rPr>
            <w:rFonts w:ascii="Times New Roman" w:eastAsia="Times New Roman" w:hAnsi="Times New Roman" w:cs="Times New Roman"/>
            <w:color w:val="000000"/>
            <w:kern w:val="0"/>
            <w:sz w:val="24"/>
            <w:szCs w:val="24"/>
            <w14:ligatures w14:val="none"/>
          </w:rPr>
          <w:t>-</w:t>
        </w:r>
      </w:ins>
      <w:ins w:id="186" w:author="LORION Chris M * ODFW" w:date="2024-10-08T10:28:00Z" w16du:dateUtc="2024-10-08T17:28:00Z">
        <w:r w:rsidR="009653B0">
          <w:rPr>
            <w:rFonts w:ascii="Times New Roman" w:eastAsia="Times New Roman" w:hAnsi="Times New Roman" w:cs="Times New Roman"/>
            <w:color w:val="000000"/>
            <w:kern w:val="0"/>
            <w:sz w:val="24"/>
            <w:szCs w:val="24"/>
            <w14:ligatures w14:val="none"/>
          </w:rPr>
          <w:t xml:space="preserve">specific </w:t>
        </w:r>
      </w:ins>
      <w:ins w:id="187" w:author="LORION Chris M * ODFW" w:date="2024-10-08T10:29:00Z" w16du:dateUtc="2024-10-08T17:29:00Z">
        <w:r w:rsidR="009653B0">
          <w:rPr>
            <w:rFonts w:ascii="Times New Roman" w:eastAsia="Times New Roman" w:hAnsi="Times New Roman" w:cs="Times New Roman"/>
            <w:color w:val="000000"/>
            <w:kern w:val="0"/>
            <w:sz w:val="24"/>
            <w:szCs w:val="24"/>
            <w14:ligatures w14:val="none"/>
          </w:rPr>
          <w:t xml:space="preserve">analyses </w:t>
        </w:r>
      </w:ins>
      <w:ins w:id="188" w:author="LORION Chris M * ODFW" w:date="2024-10-08T11:10:00Z" w16du:dateUtc="2024-10-08T18:10:00Z">
        <w:r w:rsidR="006D2FD3">
          <w:rPr>
            <w:rFonts w:ascii="Times New Roman" w:eastAsia="Times New Roman" w:hAnsi="Times New Roman" w:cs="Times New Roman"/>
            <w:color w:val="000000"/>
            <w:kern w:val="0"/>
            <w:sz w:val="24"/>
            <w:szCs w:val="24"/>
            <w14:ligatures w14:val="none"/>
          </w:rPr>
          <w:t xml:space="preserve">(e.g., Hanson and Peterson 2014) </w:t>
        </w:r>
      </w:ins>
      <w:ins w:id="189" w:author="LORION Chris M * ODFW" w:date="2024-10-08T10:29:00Z" w16du:dateUtc="2024-10-08T17:29:00Z">
        <w:r w:rsidR="009653B0">
          <w:rPr>
            <w:rFonts w:ascii="Times New Roman" w:eastAsia="Times New Roman" w:hAnsi="Times New Roman" w:cs="Times New Roman"/>
            <w:color w:val="000000"/>
            <w:kern w:val="0"/>
            <w:sz w:val="24"/>
            <w:szCs w:val="24"/>
            <w14:ligatures w14:val="none"/>
          </w:rPr>
          <w:t>that were beyond the scope of this assessment.</w:t>
        </w:r>
      </w:ins>
      <w:ins w:id="190" w:author="LORION Chris M * ODFW" w:date="2024-10-08T11:11:00Z" w16du:dateUtc="2024-10-08T18:11:00Z">
        <w:r w:rsidR="003933FC">
          <w:rPr>
            <w:rFonts w:ascii="Times New Roman" w:eastAsia="Times New Roman" w:hAnsi="Times New Roman" w:cs="Times New Roman"/>
            <w:color w:val="000000"/>
            <w:kern w:val="0"/>
            <w:sz w:val="24"/>
            <w:szCs w:val="24"/>
            <w14:ligatures w14:val="none"/>
          </w:rPr>
          <w:t xml:space="preserve"> </w:t>
        </w:r>
      </w:ins>
      <w:ins w:id="191" w:author="LORION Chris M * ODFW" w:date="2024-10-08T11:15:00Z" w16du:dateUtc="2024-10-08T18:15:00Z">
        <w:r w:rsidR="003933FC">
          <w:rPr>
            <w:rFonts w:ascii="Times New Roman" w:eastAsia="Times New Roman" w:hAnsi="Times New Roman" w:cs="Times New Roman"/>
            <w:color w:val="000000"/>
            <w:kern w:val="0"/>
            <w:sz w:val="24"/>
            <w:szCs w:val="24"/>
            <w14:ligatures w14:val="none"/>
          </w:rPr>
          <w:t>Furthermore</w:t>
        </w:r>
      </w:ins>
      <w:ins w:id="192" w:author="LORION Chris M * ODFW" w:date="2024-10-08T11:18:00Z" w16du:dateUtc="2024-10-08T18:18:00Z">
        <w:r w:rsidR="003933FC">
          <w:rPr>
            <w:rFonts w:ascii="Times New Roman" w:eastAsia="Times New Roman" w:hAnsi="Times New Roman" w:cs="Times New Roman"/>
            <w:color w:val="000000"/>
            <w:kern w:val="0"/>
            <w:sz w:val="24"/>
            <w:szCs w:val="24"/>
            <w14:ligatures w14:val="none"/>
          </w:rPr>
          <w:t xml:space="preserve">, </w:t>
        </w:r>
      </w:ins>
      <w:ins w:id="193" w:author="LORION Chris M * ODFW" w:date="2024-10-08T11:19:00Z" w16du:dateUtc="2024-10-08T18:19:00Z">
        <w:r w:rsidR="003933FC">
          <w:rPr>
            <w:rFonts w:ascii="Times New Roman" w:eastAsia="Times New Roman" w:hAnsi="Times New Roman" w:cs="Times New Roman"/>
            <w:color w:val="000000"/>
            <w:kern w:val="0"/>
            <w:sz w:val="24"/>
            <w:szCs w:val="24"/>
            <w14:ligatures w14:val="none"/>
          </w:rPr>
          <w:t>vulnerability</w:t>
        </w:r>
      </w:ins>
      <w:ins w:id="194" w:author="LORION Chris M * ODFW" w:date="2024-10-08T11:21:00Z" w16du:dateUtc="2024-10-08T18:21:00Z">
        <w:r w:rsidR="003933FC">
          <w:rPr>
            <w:rFonts w:ascii="Times New Roman" w:eastAsia="Times New Roman" w:hAnsi="Times New Roman" w:cs="Times New Roman"/>
            <w:color w:val="000000"/>
            <w:kern w:val="0"/>
            <w:sz w:val="24"/>
            <w:szCs w:val="24"/>
            <w14:ligatures w14:val="none"/>
          </w:rPr>
          <w:t xml:space="preserve"> </w:t>
        </w:r>
      </w:ins>
      <w:ins w:id="195" w:author="LORION Chris M * ODFW" w:date="2024-10-08T11:19:00Z" w16du:dateUtc="2024-10-08T18:19:00Z">
        <w:r w:rsidR="003933FC">
          <w:rPr>
            <w:rFonts w:ascii="Times New Roman" w:eastAsia="Times New Roman" w:hAnsi="Times New Roman" w:cs="Times New Roman"/>
            <w:color w:val="000000"/>
            <w:kern w:val="0"/>
            <w:sz w:val="24"/>
            <w:szCs w:val="24"/>
            <w14:ligatures w14:val="none"/>
          </w:rPr>
          <w:t xml:space="preserve">to environmental </w:t>
        </w:r>
      </w:ins>
      <w:ins w:id="196" w:author="LORION Chris M * ODFW" w:date="2024-10-08T11:20:00Z" w16du:dateUtc="2024-10-08T18:20:00Z">
        <w:r w:rsidR="003933FC">
          <w:rPr>
            <w:rFonts w:ascii="Times New Roman" w:eastAsia="Times New Roman" w:hAnsi="Times New Roman" w:cs="Times New Roman"/>
            <w:color w:val="000000"/>
            <w:kern w:val="0"/>
            <w:sz w:val="24"/>
            <w:szCs w:val="24"/>
            <w14:ligatures w14:val="none"/>
          </w:rPr>
          <w:t>attributes</w:t>
        </w:r>
      </w:ins>
      <w:ins w:id="197" w:author="LORION Chris M * ODFW" w:date="2024-10-08T11:19:00Z" w16du:dateUtc="2024-10-08T18:19:00Z">
        <w:r w:rsidR="003933FC">
          <w:rPr>
            <w:rFonts w:ascii="Times New Roman" w:eastAsia="Times New Roman" w:hAnsi="Times New Roman" w:cs="Times New Roman"/>
            <w:color w:val="000000"/>
            <w:kern w:val="0"/>
            <w:sz w:val="24"/>
            <w:szCs w:val="24"/>
            <w14:ligatures w14:val="none"/>
          </w:rPr>
          <w:t xml:space="preserve"> that affect </w:t>
        </w:r>
      </w:ins>
      <w:ins w:id="198" w:author="LORION Chris M * ODFW" w:date="2024-10-08T11:24:00Z" w16du:dateUtc="2024-10-08T18:24:00Z">
        <w:r w:rsidR="00377D2D">
          <w:rPr>
            <w:rFonts w:ascii="Times New Roman" w:eastAsia="Times New Roman" w:hAnsi="Times New Roman" w:cs="Times New Roman"/>
            <w:color w:val="000000"/>
            <w:kern w:val="0"/>
            <w:sz w:val="24"/>
            <w:szCs w:val="24"/>
            <w14:ligatures w14:val="none"/>
          </w:rPr>
          <w:t>fish during early life history stages</w:t>
        </w:r>
      </w:ins>
      <w:ins w:id="199" w:author="LORION Chris M * ODFW" w:date="2024-10-08T11:21:00Z" w16du:dateUtc="2024-10-08T18:21:00Z">
        <w:r w:rsidR="003933FC">
          <w:rPr>
            <w:rFonts w:ascii="Times New Roman" w:eastAsia="Times New Roman" w:hAnsi="Times New Roman" w:cs="Times New Roman"/>
            <w:color w:val="000000"/>
            <w:kern w:val="0"/>
            <w:sz w:val="24"/>
            <w:szCs w:val="24"/>
            <w14:ligatures w14:val="none"/>
          </w:rPr>
          <w:t xml:space="preserve"> </w:t>
        </w:r>
        <w:r w:rsidR="00377D2D">
          <w:rPr>
            <w:rFonts w:ascii="Times New Roman" w:eastAsia="Times New Roman" w:hAnsi="Times New Roman" w:cs="Times New Roman"/>
            <w:color w:val="000000"/>
            <w:kern w:val="0"/>
            <w:sz w:val="24"/>
            <w:szCs w:val="24"/>
            <w14:ligatures w14:val="none"/>
          </w:rPr>
          <w:t xml:space="preserve">will </w:t>
        </w:r>
      </w:ins>
      <w:ins w:id="200" w:author="LORION Chris M * ODFW" w:date="2024-10-08T11:22:00Z" w16du:dateUtc="2024-10-08T18:22:00Z">
        <w:r w:rsidR="00377D2D">
          <w:rPr>
            <w:rFonts w:ascii="Times New Roman" w:eastAsia="Times New Roman" w:hAnsi="Times New Roman" w:cs="Times New Roman"/>
            <w:color w:val="000000"/>
            <w:kern w:val="0"/>
            <w:sz w:val="24"/>
            <w:szCs w:val="24"/>
            <w14:ligatures w14:val="none"/>
          </w:rPr>
          <w:t xml:space="preserve">depend on </w:t>
        </w:r>
      </w:ins>
      <w:ins w:id="201" w:author="LORION Chris M * ODFW" w:date="2024-10-08T11:31:00Z" w16du:dateUtc="2024-10-08T18:31:00Z">
        <w:r w:rsidR="00377D2D">
          <w:rPr>
            <w:rFonts w:ascii="Times New Roman" w:eastAsia="Times New Roman" w:hAnsi="Times New Roman" w:cs="Times New Roman"/>
            <w:color w:val="000000"/>
            <w:kern w:val="0"/>
            <w:sz w:val="24"/>
            <w:szCs w:val="24"/>
            <w14:ligatures w14:val="none"/>
          </w:rPr>
          <w:t>whether</w:t>
        </w:r>
      </w:ins>
      <w:ins w:id="202" w:author="LORION Chris M * ODFW" w:date="2024-10-08T11:26:00Z" w16du:dateUtc="2024-10-08T18:26:00Z">
        <w:r w:rsidR="00377D2D">
          <w:rPr>
            <w:rFonts w:ascii="Times New Roman" w:eastAsia="Times New Roman" w:hAnsi="Times New Roman" w:cs="Times New Roman"/>
            <w:color w:val="000000"/>
            <w:kern w:val="0"/>
            <w:sz w:val="24"/>
            <w:szCs w:val="24"/>
            <w14:ligatures w14:val="none"/>
          </w:rPr>
          <w:t xml:space="preserve"> </w:t>
        </w:r>
      </w:ins>
      <w:ins w:id="203" w:author="LORION Chris M * ODFW" w:date="2024-10-08T11:25:00Z" w16du:dateUtc="2024-10-08T18:25:00Z">
        <w:r w:rsidR="00377D2D">
          <w:rPr>
            <w:rFonts w:ascii="Times New Roman" w:eastAsia="Times New Roman" w:hAnsi="Times New Roman" w:cs="Times New Roman"/>
            <w:color w:val="000000"/>
            <w:kern w:val="0"/>
            <w:sz w:val="24"/>
            <w:szCs w:val="24"/>
            <w14:ligatures w14:val="none"/>
          </w:rPr>
          <w:t xml:space="preserve">potential </w:t>
        </w:r>
      </w:ins>
      <w:ins w:id="204" w:author="LORION Chris M * ODFW" w:date="2024-10-08T11:22:00Z" w16du:dateUtc="2024-10-08T18:22:00Z">
        <w:r w:rsidR="00377D2D">
          <w:rPr>
            <w:rFonts w:ascii="Times New Roman" w:eastAsia="Times New Roman" w:hAnsi="Times New Roman" w:cs="Times New Roman"/>
            <w:color w:val="000000"/>
            <w:kern w:val="0"/>
            <w:sz w:val="24"/>
            <w:szCs w:val="24"/>
            <w14:ligatures w14:val="none"/>
          </w:rPr>
          <w:t xml:space="preserve">mitigation </w:t>
        </w:r>
      </w:ins>
      <w:ins w:id="205" w:author="LORION Chris M * ODFW" w:date="2024-10-08T11:21:00Z" w16du:dateUtc="2024-10-08T18:21:00Z">
        <w:r w:rsidR="00377D2D">
          <w:rPr>
            <w:rFonts w:ascii="Times New Roman" w:eastAsia="Times New Roman" w:hAnsi="Times New Roman" w:cs="Times New Roman"/>
            <w:color w:val="000000"/>
            <w:kern w:val="0"/>
            <w:sz w:val="24"/>
            <w:szCs w:val="24"/>
            <w14:ligatures w14:val="none"/>
          </w:rPr>
          <w:t>m</w:t>
        </w:r>
      </w:ins>
      <w:ins w:id="206" w:author="LORION Chris M * ODFW" w:date="2024-10-08T11:22:00Z" w16du:dateUtc="2024-10-08T18:22:00Z">
        <w:r w:rsidR="00377D2D">
          <w:rPr>
            <w:rFonts w:ascii="Times New Roman" w:eastAsia="Times New Roman" w:hAnsi="Times New Roman" w:cs="Times New Roman"/>
            <w:color w:val="000000"/>
            <w:kern w:val="0"/>
            <w:sz w:val="24"/>
            <w:szCs w:val="24"/>
            <w14:ligatures w14:val="none"/>
          </w:rPr>
          <w:t xml:space="preserve">easures </w:t>
        </w:r>
      </w:ins>
      <w:ins w:id="207" w:author="LORION Chris M * ODFW" w:date="2024-10-08T11:23:00Z" w16du:dateUtc="2024-10-08T18:23:00Z">
        <w:r w:rsidR="00377D2D">
          <w:rPr>
            <w:rFonts w:ascii="Times New Roman" w:eastAsia="Times New Roman" w:hAnsi="Times New Roman" w:cs="Times New Roman"/>
            <w:color w:val="000000"/>
            <w:kern w:val="0"/>
            <w:sz w:val="24"/>
            <w:szCs w:val="24"/>
            <w14:ligatures w14:val="none"/>
          </w:rPr>
          <w:t xml:space="preserve">are </w:t>
        </w:r>
      </w:ins>
      <w:ins w:id="208" w:author="LORION Chris M * ODFW" w:date="2024-10-08T11:26:00Z" w16du:dateUtc="2024-10-08T18:26:00Z">
        <w:r w:rsidR="00377D2D">
          <w:rPr>
            <w:rFonts w:ascii="Times New Roman" w:eastAsia="Times New Roman" w:hAnsi="Times New Roman" w:cs="Times New Roman"/>
            <w:color w:val="000000"/>
            <w:kern w:val="0"/>
            <w:sz w:val="24"/>
            <w:szCs w:val="24"/>
            <w14:ligatures w14:val="none"/>
          </w:rPr>
          <w:t>implemented</w:t>
        </w:r>
      </w:ins>
      <w:ins w:id="209" w:author="LORION Chris M * ODFW" w:date="2024-10-08T11:22:00Z" w16du:dateUtc="2024-10-08T18:22:00Z">
        <w:r w:rsidR="00377D2D">
          <w:rPr>
            <w:rFonts w:ascii="Times New Roman" w:eastAsia="Times New Roman" w:hAnsi="Times New Roman" w:cs="Times New Roman"/>
            <w:color w:val="000000"/>
            <w:kern w:val="0"/>
            <w:sz w:val="24"/>
            <w:szCs w:val="24"/>
            <w14:ligatures w14:val="none"/>
          </w:rPr>
          <w:t xml:space="preserve"> at a hatchery facility.  </w:t>
        </w:r>
      </w:ins>
      <w:ins w:id="210" w:author="LORION Chris M * ODFW" w:date="2024-10-08T11:20:00Z" w16du:dateUtc="2024-10-08T18:20:00Z">
        <w:r w:rsidR="003933FC">
          <w:rPr>
            <w:rFonts w:ascii="Times New Roman" w:eastAsia="Times New Roman" w:hAnsi="Times New Roman" w:cs="Times New Roman"/>
            <w:color w:val="000000"/>
            <w:kern w:val="0"/>
            <w:sz w:val="24"/>
            <w:szCs w:val="24"/>
            <w14:ligatures w14:val="none"/>
          </w:rPr>
          <w:t xml:space="preserve"> </w:t>
        </w:r>
      </w:ins>
      <w:ins w:id="211" w:author="LORION Chris M * ODFW" w:date="2024-10-08T11:15:00Z" w16du:dateUtc="2024-10-08T18:15:00Z">
        <w:r w:rsidR="003933FC">
          <w:rPr>
            <w:rFonts w:ascii="Times New Roman" w:eastAsia="Times New Roman" w:hAnsi="Times New Roman" w:cs="Times New Roman"/>
            <w:color w:val="000000"/>
            <w:kern w:val="0"/>
            <w:sz w:val="24"/>
            <w:szCs w:val="24"/>
            <w14:ligatures w14:val="none"/>
          </w:rPr>
          <w:t xml:space="preserve"> </w:t>
        </w:r>
      </w:ins>
    </w:p>
    <w:p w14:paraId="6F9BE8E3" w14:textId="27EF7E85" w:rsidR="00785ACF" w:rsidDel="00C03985" w:rsidRDefault="00617DA5" w:rsidP="002D7930">
      <w:pPr>
        <w:spacing w:after="240" w:line="240" w:lineRule="auto"/>
        <w:rPr>
          <w:del w:id="212" w:author="LORION Chris M * ODFW" w:date="2024-10-08T14:10:00Z" w16du:dateUtc="2024-10-08T21:10:00Z"/>
          <w:rFonts w:ascii="Times New Roman" w:eastAsia="Times New Roman" w:hAnsi="Times New Roman" w:cs="Times New Roman"/>
          <w:kern w:val="0"/>
          <w:sz w:val="24"/>
          <w:szCs w:val="24"/>
          <w14:ligatures w14:val="none"/>
        </w:rPr>
      </w:pPr>
      <w:del w:id="213" w:author="LORION Chris M * ODFW" w:date="2024-10-08T10:30:00Z" w16du:dateUtc="2024-10-08T17:30:00Z">
        <w:r w:rsidDel="009653B0">
          <w:rPr>
            <w:rFonts w:ascii="Times New Roman" w:eastAsia="Times New Roman" w:hAnsi="Times New Roman" w:cs="Times New Roman"/>
            <w:color w:val="000000"/>
            <w:kern w:val="0"/>
            <w:sz w:val="24"/>
            <w:szCs w:val="24"/>
            <w14:ligatures w14:val="none"/>
          </w:rPr>
          <w:delText xml:space="preserve">These </w:delText>
        </w:r>
      </w:del>
      <w:ins w:id="214" w:author="LORION Chris M * ODFW" w:date="2024-10-08T10:35:00Z" w16du:dateUtc="2024-10-08T17:35:00Z">
        <w:r w:rsidR="009653B0">
          <w:rPr>
            <w:rFonts w:ascii="Times New Roman" w:eastAsia="Times New Roman" w:hAnsi="Times New Roman" w:cs="Times New Roman"/>
            <w:color w:val="000000"/>
            <w:kern w:val="0"/>
            <w:sz w:val="24"/>
            <w:szCs w:val="24"/>
            <w14:ligatures w14:val="none"/>
          </w:rPr>
          <w:t xml:space="preserve">For our assessment, </w:t>
        </w:r>
      </w:ins>
      <w:r>
        <w:rPr>
          <w:rFonts w:ascii="Times New Roman" w:eastAsia="Times New Roman" w:hAnsi="Times New Roman" w:cs="Times New Roman"/>
          <w:color w:val="000000"/>
          <w:kern w:val="0"/>
          <w:sz w:val="24"/>
          <w:szCs w:val="24"/>
          <w14:ligatures w14:val="none"/>
        </w:rPr>
        <w:t xml:space="preserve">environmental variables were categorized in two groups; a sensitivity group, and an exposure group. </w:t>
      </w:r>
      <w:r w:rsidR="00A02687" w:rsidRPr="002D7930">
        <w:rPr>
          <w:rFonts w:ascii="Times New Roman" w:eastAsia="Times New Roman" w:hAnsi="Times New Roman" w:cs="Times New Roman"/>
          <w:color w:val="000000"/>
          <w:kern w:val="0"/>
          <w:sz w:val="24"/>
          <w:szCs w:val="24"/>
          <w14:ligatures w14:val="none"/>
        </w:rPr>
        <w:t xml:space="preserve"> </w:t>
      </w:r>
      <w:commentRangeStart w:id="215"/>
      <w:r w:rsidR="00A02687" w:rsidRPr="002D7930">
        <w:rPr>
          <w:rFonts w:ascii="Times New Roman" w:eastAsia="Times New Roman" w:hAnsi="Times New Roman" w:cs="Times New Roman"/>
          <w:color w:val="000000"/>
          <w:kern w:val="0"/>
          <w:sz w:val="24"/>
          <w:szCs w:val="24"/>
          <w14:ligatures w14:val="none"/>
        </w:rPr>
        <w:t xml:space="preserve">Sensitivity was assessed using </w:t>
      </w:r>
      <w:r>
        <w:rPr>
          <w:rFonts w:ascii="Times New Roman" w:eastAsia="Times New Roman" w:hAnsi="Times New Roman" w:cs="Times New Roman"/>
          <w:color w:val="000000"/>
          <w:kern w:val="0"/>
          <w:sz w:val="24"/>
          <w:szCs w:val="24"/>
          <w14:ligatures w14:val="none"/>
        </w:rPr>
        <w:t xml:space="preserve">environmental </w:t>
      </w:r>
      <w:r w:rsidR="00A02687" w:rsidRPr="002D7930">
        <w:rPr>
          <w:rFonts w:ascii="Times New Roman" w:eastAsia="Times New Roman" w:hAnsi="Times New Roman" w:cs="Times New Roman"/>
          <w:color w:val="000000"/>
          <w:kern w:val="0"/>
          <w:sz w:val="24"/>
          <w:szCs w:val="24"/>
          <w14:ligatures w14:val="none"/>
        </w:rPr>
        <w:t xml:space="preserve">factors such as estuary stage, marine stage, adult freshwater stage, other stressors, and ocean acidification, while excluding less relevant attributes like early life history, juvenile freshwater stage, cumulative life-cycle effects, hatchery influence, and population viability. </w:t>
      </w:r>
      <w:commentRangeEnd w:id="215"/>
      <w:r w:rsidR="00F130D5">
        <w:rPr>
          <w:rStyle w:val="CommentReference"/>
        </w:rPr>
        <w:commentReference w:id="215"/>
      </w:r>
      <w:r w:rsidR="00A02687" w:rsidRPr="002D7930">
        <w:rPr>
          <w:rFonts w:ascii="Times New Roman" w:eastAsia="Times New Roman" w:hAnsi="Times New Roman" w:cs="Times New Roman"/>
          <w:color w:val="000000"/>
          <w:kern w:val="0"/>
          <w:sz w:val="24"/>
          <w:szCs w:val="24"/>
          <w14:ligatures w14:val="none"/>
        </w:rPr>
        <w:t>The exposure metric was scored based on hydrologic regime, sea level rise, sea surface temperature, ocean acidification, upwelling, and ocean currents</w:t>
      </w:r>
      <w:r w:rsidR="00A02687">
        <w:rPr>
          <w:rFonts w:ascii="Times New Roman" w:eastAsia="Times New Roman" w:hAnsi="Times New Roman" w:cs="Times New Roman"/>
          <w:color w:val="000000"/>
          <w:kern w:val="0"/>
          <w:sz w:val="24"/>
          <w:szCs w:val="24"/>
          <w14:ligatures w14:val="none"/>
        </w:rPr>
        <w:t xml:space="preserve">. </w:t>
      </w:r>
      <w:commentRangeStart w:id="216"/>
      <w:r w:rsidR="00A02687">
        <w:rPr>
          <w:rFonts w:ascii="Times New Roman" w:eastAsia="Times New Roman" w:hAnsi="Times New Roman" w:cs="Times New Roman"/>
          <w:color w:val="000000"/>
          <w:kern w:val="0"/>
          <w:sz w:val="24"/>
          <w:szCs w:val="24"/>
          <w14:ligatures w14:val="none"/>
        </w:rPr>
        <w:t>A</w:t>
      </w:r>
      <w:r w:rsidR="00A02687" w:rsidRPr="002D7930">
        <w:rPr>
          <w:rFonts w:ascii="Times New Roman" w:eastAsia="Times New Roman" w:hAnsi="Times New Roman" w:cs="Times New Roman"/>
          <w:color w:val="000000"/>
          <w:kern w:val="0"/>
          <w:sz w:val="24"/>
          <w:szCs w:val="24"/>
          <w14:ligatures w14:val="none"/>
        </w:rPr>
        <w:t xml:space="preserve">ttributes like stream temperature, summer water deficit, and flooding </w:t>
      </w:r>
      <w:r w:rsidR="00A02687">
        <w:rPr>
          <w:rFonts w:ascii="Times New Roman" w:eastAsia="Times New Roman" w:hAnsi="Times New Roman" w:cs="Times New Roman"/>
          <w:color w:val="000000"/>
          <w:kern w:val="0"/>
          <w:sz w:val="24"/>
          <w:szCs w:val="24"/>
          <w14:ligatures w14:val="none"/>
        </w:rPr>
        <w:t xml:space="preserve">were </w:t>
      </w:r>
      <w:r w:rsidR="00A02687" w:rsidRPr="002D7930">
        <w:rPr>
          <w:rFonts w:ascii="Times New Roman" w:eastAsia="Times New Roman" w:hAnsi="Times New Roman" w:cs="Times New Roman"/>
          <w:color w:val="000000"/>
          <w:kern w:val="0"/>
          <w:sz w:val="24"/>
          <w:szCs w:val="24"/>
          <w14:ligatures w14:val="none"/>
        </w:rPr>
        <w:t>excluded</w:t>
      </w:r>
      <w:r w:rsidR="00A02687">
        <w:rPr>
          <w:rFonts w:ascii="Times New Roman" w:eastAsia="Times New Roman" w:hAnsi="Times New Roman" w:cs="Times New Roman"/>
          <w:color w:val="000000"/>
          <w:kern w:val="0"/>
          <w:sz w:val="24"/>
          <w:szCs w:val="24"/>
          <w14:ligatures w14:val="none"/>
        </w:rPr>
        <w:t xml:space="preserve"> because there is greater potential to mitigate their effects with hatchery </w:t>
      </w:r>
      <w:r w:rsidR="00A02687">
        <w:rPr>
          <w:rFonts w:ascii="Times New Roman" w:eastAsia="Times New Roman" w:hAnsi="Times New Roman" w:cs="Times New Roman"/>
          <w:color w:val="000000"/>
          <w:kern w:val="0"/>
          <w:sz w:val="24"/>
          <w:szCs w:val="24"/>
          <w14:ligatures w14:val="none"/>
        </w:rPr>
        <w:lastRenderedPageBreak/>
        <w:t>infrastructure and operations</w:t>
      </w:r>
      <w:r w:rsidR="00A02687" w:rsidRPr="002D7930">
        <w:rPr>
          <w:rFonts w:ascii="Times New Roman" w:eastAsia="Times New Roman" w:hAnsi="Times New Roman" w:cs="Times New Roman"/>
          <w:color w:val="000000"/>
          <w:kern w:val="0"/>
          <w:sz w:val="24"/>
          <w:szCs w:val="24"/>
          <w14:ligatures w14:val="none"/>
        </w:rPr>
        <w:t xml:space="preserve">. </w:t>
      </w:r>
      <w:commentRangeEnd w:id="216"/>
      <w:r w:rsidR="00F130D5">
        <w:rPr>
          <w:rStyle w:val="CommentReference"/>
        </w:rPr>
        <w:commentReference w:id="216"/>
      </w:r>
      <w:r w:rsidR="00A02687" w:rsidRPr="002D7930">
        <w:rPr>
          <w:rFonts w:ascii="Times New Roman" w:eastAsia="Times New Roman" w:hAnsi="Times New Roman" w:cs="Times New Roman"/>
          <w:color w:val="000000"/>
          <w:kern w:val="0"/>
          <w:sz w:val="24"/>
          <w:szCs w:val="24"/>
          <w14:ligatures w14:val="none"/>
        </w:rPr>
        <w:t xml:space="preserve">For the retained scoring attributes, we maintained the numerical values assigned by Crozier et al. (2019) and applied their logic rule for ranking the sensitivity and exposure components. </w:t>
      </w:r>
      <w:ins w:id="217" w:author="LORION Chris M * ODFW" w:date="2024-10-08T11:39:00Z" w16du:dateUtc="2024-10-08T18:39:00Z">
        <w:r w:rsidR="00A85BAD" w:rsidRPr="00A85BAD">
          <w:rPr>
            <w:rFonts w:ascii="Times New Roman" w:eastAsia="Times New Roman" w:hAnsi="Times New Roman" w:cs="Times New Roman"/>
            <w:color w:val="000000"/>
            <w:kern w:val="0"/>
            <w:sz w:val="24"/>
            <w:szCs w:val="24"/>
            <w14:ligatures w14:val="none"/>
          </w:rPr>
          <w:t>Climate sensitivity and exposure scoring was done by Species Management Unit (SMU)</w:t>
        </w:r>
      </w:ins>
      <w:ins w:id="218" w:author="LORION Chris M * ODFW" w:date="2024-10-08T11:44:00Z" w16du:dateUtc="2024-10-08T18:44:00Z">
        <w:r w:rsidR="0050022A">
          <w:rPr>
            <w:rFonts w:ascii="Times New Roman" w:eastAsia="Times New Roman" w:hAnsi="Times New Roman" w:cs="Times New Roman"/>
            <w:color w:val="000000"/>
            <w:kern w:val="0"/>
            <w:sz w:val="24"/>
            <w:szCs w:val="24"/>
            <w14:ligatures w14:val="none"/>
          </w:rPr>
          <w:t xml:space="preserve">, which ODFW defines as a collection of populations from a common geographic region that share </w:t>
        </w:r>
      </w:ins>
      <w:ins w:id="219" w:author="LORION Chris M * ODFW" w:date="2024-10-08T11:45:00Z" w16du:dateUtc="2024-10-08T18:45:00Z">
        <w:r w:rsidR="0050022A">
          <w:rPr>
            <w:rFonts w:ascii="Times New Roman" w:eastAsia="Times New Roman" w:hAnsi="Times New Roman" w:cs="Times New Roman"/>
            <w:color w:val="000000"/>
            <w:kern w:val="0"/>
            <w:sz w:val="24"/>
            <w:szCs w:val="24"/>
            <w14:ligatures w14:val="none"/>
          </w:rPr>
          <w:t>similar genetic and ecological characteristics.</w:t>
        </w:r>
      </w:ins>
      <w:ins w:id="220" w:author="LORION Chris M * ODFW" w:date="2024-10-08T11:39:00Z" w16du:dateUtc="2024-10-08T18:39:00Z">
        <w:r w:rsidR="00A85BAD" w:rsidRPr="00A85BAD">
          <w:rPr>
            <w:rFonts w:ascii="Times New Roman" w:eastAsia="Times New Roman" w:hAnsi="Times New Roman" w:cs="Times New Roman"/>
            <w:color w:val="000000"/>
            <w:kern w:val="0"/>
            <w:sz w:val="24"/>
            <w:szCs w:val="24"/>
            <w14:ligatures w14:val="none"/>
          </w:rPr>
          <w:t xml:space="preserve"> </w:t>
        </w:r>
      </w:ins>
      <w:ins w:id="221" w:author="LORION Chris M * ODFW" w:date="2024-10-08T11:45:00Z" w16du:dateUtc="2024-10-08T18:45:00Z">
        <w:r w:rsidR="0050022A">
          <w:rPr>
            <w:rFonts w:ascii="Times New Roman" w:eastAsia="Times New Roman" w:hAnsi="Times New Roman" w:cs="Times New Roman"/>
            <w:color w:val="000000"/>
            <w:kern w:val="0"/>
            <w:sz w:val="24"/>
            <w:szCs w:val="24"/>
            <w14:ligatures w14:val="none"/>
          </w:rPr>
          <w:t>SMU</w:t>
        </w:r>
      </w:ins>
      <w:ins w:id="222" w:author="LORION Chris M * ODFW" w:date="2024-10-08T11:46:00Z" w16du:dateUtc="2024-10-08T18:46:00Z">
        <w:r w:rsidR="0050022A">
          <w:rPr>
            <w:rFonts w:ascii="Times New Roman" w:eastAsia="Times New Roman" w:hAnsi="Times New Roman" w:cs="Times New Roman"/>
            <w:color w:val="000000"/>
            <w:kern w:val="0"/>
            <w:sz w:val="24"/>
            <w:szCs w:val="24"/>
            <w14:ligatures w14:val="none"/>
          </w:rPr>
          <w:t xml:space="preserve">s often align geographically with federal </w:t>
        </w:r>
      </w:ins>
      <w:ins w:id="223" w:author="LORION Chris M * ODFW" w:date="2024-10-08T11:47:00Z" w16du:dateUtc="2024-10-08T18:47:00Z">
        <w:r w:rsidR="0050022A">
          <w:rPr>
            <w:rFonts w:ascii="Times New Roman" w:eastAsia="Times New Roman" w:hAnsi="Times New Roman" w:cs="Times New Roman"/>
            <w:color w:val="000000"/>
            <w:kern w:val="0"/>
            <w:sz w:val="24"/>
            <w:szCs w:val="24"/>
            <w14:ligatures w14:val="none"/>
          </w:rPr>
          <w:t xml:space="preserve">ESUs, but </w:t>
        </w:r>
      </w:ins>
      <w:ins w:id="224" w:author="LORION Chris M * ODFW" w:date="2024-10-08T11:51:00Z" w16du:dateUtc="2024-10-08T18:51:00Z">
        <w:r w:rsidR="007E6EB5">
          <w:rPr>
            <w:rFonts w:ascii="Times New Roman" w:eastAsia="Times New Roman" w:hAnsi="Times New Roman" w:cs="Times New Roman"/>
            <w:color w:val="000000"/>
            <w:kern w:val="0"/>
            <w:sz w:val="24"/>
            <w:szCs w:val="24"/>
            <w14:ligatures w14:val="none"/>
          </w:rPr>
          <w:t xml:space="preserve">are separated </w:t>
        </w:r>
      </w:ins>
      <w:ins w:id="225" w:author="LORION Chris M * ODFW" w:date="2024-10-08T11:52:00Z" w16du:dateUtc="2024-10-08T18:52:00Z">
        <w:r w:rsidR="007E6EB5">
          <w:rPr>
            <w:rFonts w:ascii="Times New Roman" w:eastAsia="Times New Roman" w:hAnsi="Times New Roman" w:cs="Times New Roman"/>
            <w:color w:val="000000"/>
            <w:kern w:val="0"/>
            <w:sz w:val="24"/>
            <w:szCs w:val="24"/>
            <w14:ligatures w14:val="none"/>
          </w:rPr>
          <w:t>into</w:t>
        </w:r>
      </w:ins>
      <w:ins w:id="226" w:author="LORION Chris M * ODFW" w:date="2024-10-08T11:47:00Z" w16du:dateUtc="2024-10-08T18:47:00Z">
        <w:r w:rsidR="0050022A">
          <w:rPr>
            <w:rFonts w:ascii="Times New Roman" w:eastAsia="Times New Roman" w:hAnsi="Times New Roman" w:cs="Times New Roman"/>
            <w:color w:val="000000"/>
            <w:kern w:val="0"/>
            <w:sz w:val="24"/>
            <w:szCs w:val="24"/>
            <w14:ligatures w14:val="none"/>
          </w:rPr>
          <w:t xml:space="preserve"> run types (e.g. </w:t>
        </w:r>
      </w:ins>
      <w:ins w:id="227" w:author="LORION Chris M * ODFW" w:date="2024-10-08T11:52:00Z" w16du:dateUtc="2024-10-08T18:52:00Z">
        <w:r w:rsidR="007E6EB5">
          <w:rPr>
            <w:rFonts w:ascii="Times New Roman" w:eastAsia="Times New Roman" w:hAnsi="Times New Roman" w:cs="Times New Roman"/>
            <w:color w:val="000000"/>
            <w:kern w:val="0"/>
            <w:sz w:val="24"/>
            <w:szCs w:val="24"/>
            <w14:ligatures w14:val="none"/>
          </w:rPr>
          <w:t>spring and fall Chinook)</w:t>
        </w:r>
      </w:ins>
      <w:ins w:id="228" w:author="LORION Chris M * ODFW" w:date="2024-10-08T11:47:00Z" w16du:dateUtc="2024-10-08T18:47:00Z">
        <w:r w:rsidR="0050022A">
          <w:rPr>
            <w:rFonts w:ascii="Times New Roman" w:eastAsia="Times New Roman" w:hAnsi="Times New Roman" w:cs="Times New Roman"/>
            <w:color w:val="000000"/>
            <w:kern w:val="0"/>
            <w:sz w:val="24"/>
            <w:szCs w:val="24"/>
            <w14:ligatures w14:val="none"/>
          </w:rPr>
          <w:t xml:space="preserve"> that may be combined in an </w:t>
        </w:r>
      </w:ins>
      <w:ins w:id="229" w:author="LORION Chris M * ODFW" w:date="2024-10-08T11:48:00Z" w16du:dateUtc="2024-10-08T18:48:00Z">
        <w:r w:rsidR="0050022A">
          <w:rPr>
            <w:rFonts w:ascii="Times New Roman" w:eastAsia="Times New Roman" w:hAnsi="Times New Roman" w:cs="Times New Roman"/>
            <w:color w:val="000000"/>
            <w:kern w:val="0"/>
            <w:sz w:val="24"/>
            <w:szCs w:val="24"/>
            <w14:ligatures w14:val="none"/>
          </w:rPr>
          <w:t xml:space="preserve">ESU. </w:t>
        </w:r>
      </w:ins>
      <w:r w:rsidR="00A02687">
        <w:rPr>
          <w:rFonts w:ascii="Times New Roman" w:eastAsia="Times New Roman" w:hAnsi="Times New Roman" w:cs="Times New Roman"/>
          <w:color w:val="000000"/>
          <w:kern w:val="0"/>
          <w:sz w:val="24"/>
          <w:szCs w:val="24"/>
          <w14:ligatures w14:val="none"/>
        </w:rPr>
        <w:t xml:space="preserve">For </w:t>
      </w:r>
      <w:ins w:id="230" w:author="LORION Chris M * ODFW" w:date="2024-10-08T11:48:00Z" w16du:dateUtc="2024-10-08T18:48:00Z">
        <w:r w:rsidR="0050022A">
          <w:rPr>
            <w:rFonts w:ascii="Times New Roman" w:eastAsia="Times New Roman" w:hAnsi="Times New Roman" w:cs="Times New Roman"/>
            <w:color w:val="000000"/>
            <w:kern w:val="0"/>
            <w:sz w:val="24"/>
            <w:szCs w:val="24"/>
            <w14:ligatures w14:val="none"/>
          </w:rPr>
          <w:t>SMUs</w:t>
        </w:r>
      </w:ins>
      <w:del w:id="231" w:author="LORION Chris M * ODFW" w:date="2024-10-08T11:48:00Z" w16du:dateUtc="2024-10-08T18:48:00Z">
        <w:r w:rsidR="00A02687" w:rsidDel="0050022A">
          <w:rPr>
            <w:rFonts w:ascii="Times New Roman" w:eastAsia="Times New Roman" w:hAnsi="Times New Roman" w:cs="Times New Roman"/>
            <w:color w:val="000000"/>
            <w:kern w:val="0"/>
            <w:sz w:val="24"/>
            <w:szCs w:val="24"/>
            <w14:ligatures w14:val="none"/>
          </w:rPr>
          <w:delText>hatchery stocks</w:delText>
        </w:r>
      </w:del>
      <w:r w:rsidR="00A02687">
        <w:rPr>
          <w:rFonts w:ascii="Times New Roman" w:eastAsia="Times New Roman" w:hAnsi="Times New Roman" w:cs="Times New Roman"/>
          <w:color w:val="000000"/>
          <w:kern w:val="0"/>
          <w:sz w:val="24"/>
          <w:szCs w:val="24"/>
          <w14:ligatures w14:val="none"/>
        </w:rPr>
        <w:t xml:space="preserve"> that did not </w:t>
      </w:r>
      <w:ins w:id="232" w:author="LORION Chris M * ODFW" w:date="2024-10-08T11:48:00Z" w16du:dateUtc="2024-10-08T18:48:00Z">
        <w:r w:rsidR="0050022A">
          <w:rPr>
            <w:rFonts w:ascii="Times New Roman" w:eastAsia="Times New Roman" w:hAnsi="Times New Roman" w:cs="Times New Roman"/>
            <w:color w:val="000000"/>
            <w:kern w:val="0"/>
            <w:sz w:val="24"/>
            <w:szCs w:val="24"/>
            <w14:ligatures w14:val="none"/>
          </w:rPr>
          <w:t>align with</w:t>
        </w:r>
      </w:ins>
      <w:del w:id="233" w:author="LORION Chris M * ODFW" w:date="2024-10-08T11:48:00Z" w16du:dateUtc="2024-10-08T18:48:00Z">
        <w:r w:rsidR="00A02687" w:rsidDel="0050022A">
          <w:rPr>
            <w:rFonts w:ascii="Times New Roman" w:eastAsia="Times New Roman" w:hAnsi="Times New Roman" w:cs="Times New Roman"/>
            <w:color w:val="000000"/>
            <w:kern w:val="0"/>
            <w:sz w:val="24"/>
            <w:szCs w:val="24"/>
            <w14:ligatures w14:val="none"/>
          </w:rPr>
          <w:delText>fall within</w:delText>
        </w:r>
      </w:del>
      <w:r w:rsidR="00A02687">
        <w:rPr>
          <w:rFonts w:ascii="Times New Roman" w:eastAsia="Times New Roman" w:hAnsi="Times New Roman" w:cs="Times New Roman"/>
          <w:color w:val="000000"/>
          <w:kern w:val="0"/>
          <w:sz w:val="24"/>
          <w:szCs w:val="24"/>
          <w14:ligatures w14:val="none"/>
        </w:rPr>
        <w:t xml:space="preserve"> an ESU that was evaluated by Crozier et al. (2019), we either used another source that used similar methods (ODFW 2021) or relied on information from a neighboring ESU. </w:t>
      </w:r>
      <w:ins w:id="234" w:author="LORION Chris M * ODFW" w:date="2024-10-08T11:32:00Z" w16du:dateUtc="2024-10-08T18:32:00Z">
        <w:r w:rsidR="00A85BAD">
          <w:rPr>
            <w:rFonts w:ascii="Times New Roman" w:eastAsia="Times New Roman" w:hAnsi="Times New Roman" w:cs="Times New Roman"/>
            <w:color w:val="000000"/>
            <w:kern w:val="0"/>
            <w:sz w:val="24"/>
            <w:szCs w:val="24"/>
            <w14:ligatures w14:val="none"/>
          </w:rPr>
          <w:t>For several SMUs</w:t>
        </w:r>
      </w:ins>
      <w:ins w:id="235" w:author="LORION Chris M * ODFW" w:date="2024-10-08T11:28:00Z" w16du:dateUtc="2024-10-08T18:28:00Z">
        <w:r w:rsidR="00377D2D">
          <w:rPr>
            <w:rFonts w:ascii="Times New Roman" w:eastAsia="Times New Roman" w:hAnsi="Times New Roman" w:cs="Times New Roman"/>
            <w:color w:val="000000"/>
            <w:kern w:val="0"/>
            <w:sz w:val="24"/>
            <w:szCs w:val="24"/>
            <w14:ligatures w14:val="none"/>
          </w:rPr>
          <w:t>, no appropriate analog wa</w:t>
        </w:r>
      </w:ins>
      <w:ins w:id="236" w:author="LORION Chris M * ODFW" w:date="2024-10-08T11:29:00Z" w16du:dateUtc="2024-10-08T18:29:00Z">
        <w:r w:rsidR="00377D2D">
          <w:rPr>
            <w:rFonts w:ascii="Times New Roman" w:eastAsia="Times New Roman" w:hAnsi="Times New Roman" w:cs="Times New Roman"/>
            <w:color w:val="000000"/>
            <w:kern w:val="0"/>
            <w:sz w:val="24"/>
            <w:szCs w:val="24"/>
            <w14:ligatures w14:val="none"/>
          </w:rPr>
          <w:t>s available and climate vulnerability could not</w:t>
        </w:r>
      </w:ins>
      <w:ins w:id="237" w:author="LORION Chris M * ODFW" w:date="2024-10-08T11:32:00Z" w16du:dateUtc="2024-10-08T18:32:00Z">
        <w:r w:rsidR="00A85BAD">
          <w:rPr>
            <w:rFonts w:ascii="Times New Roman" w:eastAsia="Times New Roman" w:hAnsi="Times New Roman" w:cs="Times New Roman"/>
            <w:color w:val="000000"/>
            <w:kern w:val="0"/>
            <w:sz w:val="24"/>
            <w:szCs w:val="24"/>
            <w14:ligatures w14:val="none"/>
          </w:rPr>
          <w:t xml:space="preserve"> be assessed.</w:t>
        </w:r>
      </w:ins>
      <w:ins w:id="238" w:author="LORION Chris M * ODFW" w:date="2024-10-08T11:29:00Z" w16du:dateUtc="2024-10-08T18:29:00Z">
        <w:r w:rsidR="00377D2D">
          <w:rPr>
            <w:rFonts w:ascii="Times New Roman" w:eastAsia="Times New Roman" w:hAnsi="Times New Roman" w:cs="Times New Roman"/>
            <w:color w:val="000000"/>
            <w:kern w:val="0"/>
            <w:sz w:val="24"/>
            <w:szCs w:val="24"/>
            <w14:ligatures w14:val="none"/>
          </w:rPr>
          <w:t xml:space="preserve"> </w:t>
        </w:r>
      </w:ins>
      <w:r w:rsidR="00A02687" w:rsidRPr="002D7930">
        <w:rPr>
          <w:rFonts w:ascii="Times New Roman" w:eastAsia="Times New Roman" w:hAnsi="Times New Roman" w:cs="Times New Roman"/>
          <w:color w:val="000000"/>
          <w:kern w:val="0"/>
          <w:sz w:val="24"/>
          <w:szCs w:val="24"/>
          <w14:ligatures w14:val="none"/>
        </w:rPr>
        <w:t xml:space="preserve">The final vulnerability score for each </w:t>
      </w:r>
      <w:del w:id="239" w:author="LORION Chris M * ODFW" w:date="2024-10-08T11:38:00Z" w16du:dateUtc="2024-10-08T18:38:00Z">
        <w:r w:rsidR="00A02687" w:rsidRPr="002D7930" w:rsidDel="00A85BAD">
          <w:rPr>
            <w:rFonts w:ascii="Times New Roman" w:eastAsia="Times New Roman" w:hAnsi="Times New Roman" w:cs="Times New Roman"/>
            <w:color w:val="000000"/>
            <w:kern w:val="0"/>
            <w:sz w:val="24"/>
            <w:szCs w:val="24"/>
            <w14:ligatures w14:val="none"/>
          </w:rPr>
          <w:delText>strategic management unit (</w:delText>
        </w:r>
      </w:del>
      <w:r w:rsidR="00A02687" w:rsidRPr="002D7930">
        <w:rPr>
          <w:rFonts w:ascii="Times New Roman" w:eastAsia="Times New Roman" w:hAnsi="Times New Roman" w:cs="Times New Roman"/>
          <w:color w:val="000000"/>
          <w:kern w:val="0"/>
          <w:sz w:val="24"/>
          <w:szCs w:val="24"/>
          <w14:ligatures w14:val="none"/>
        </w:rPr>
        <w:t>SMU</w:t>
      </w:r>
      <w:del w:id="240" w:author="LORION Chris M * ODFW" w:date="2024-10-08T11:38:00Z" w16du:dateUtc="2024-10-08T18:38:00Z">
        <w:r w:rsidR="00A02687" w:rsidRPr="002D7930" w:rsidDel="00A85BAD">
          <w:rPr>
            <w:rFonts w:ascii="Times New Roman" w:eastAsia="Times New Roman" w:hAnsi="Times New Roman" w:cs="Times New Roman"/>
            <w:color w:val="000000"/>
            <w:kern w:val="0"/>
            <w:sz w:val="24"/>
            <w:szCs w:val="24"/>
            <w14:ligatures w14:val="none"/>
          </w:rPr>
          <w:delText>)</w:delText>
        </w:r>
      </w:del>
      <w:r w:rsidR="00A02687" w:rsidRPr="002D7930">
        <w:rPr>
          <w:rFonts w:ascii="Times New Roman" w:eastAsia="Times New Roman" w:hAnsi="Times New Roman" w:cs="Times New Roman"/>
          <w:color w:val="000000"/>
          <w:kern w:val="0"/>
          <w:sz w:val="24"/>
          <w:szCs w:val="24"/>
          <w14:ligatures w14:val="none"/>
        </w:rPr>
        <w:t xml:space="preserve"> was calculated as the product of the exposure and sensitivity scores. </w:t>
      </w:r>
    </w:p>
    <w:p w14:paraId="61AF054B" w14:textId="4FB4293D" w:rsidR="008913DB" w:rsidRDefault="008913DB" w:rsidP="002D7930">
      <w:pPr>
        <w:spacing w:after="240" w:line="240" w:lineRule="auto"/>
        <w:rPr>
          <w:rFonts w:ascii="Times New Roman" w:eastAsia="Times New Roman" w:hAnsi="Times New Roman" w:cs="Times New Roman"/>
          <w:kern w:val="0"/>
          <w:sz w:val="24"/>
          <w:szCs w:val="24"/>
          <w14:ligatures w14:val="none"/>
        </w:rPr>
      </w:pPr>
    </w:p>
    <w:p w14:paraId="4E37A835" w14:textId="706E6747" w:rsidR="00C03985" w:rsidRPr="002D7930" w:rsidRDefault="00C03985" w:rsidP="00C03985">
      <w:pPr>
        <w:spacing w:after="240" w:line="240" w:lineRule="auto"/>
        <w:rPr>
          <w:ins w:id="241" w:author="LORION Chris M * ODFW" w:date="2024-10-08T14:10:00Z" w16du:dateUtc="2024-10-08T21:10:00Z"/>
          <w:rFonts w:ascii="Times New Roman" w:eastAsia="Times New Roman" w:hAnsi="Times New Roman" w:cs="Times New Roman"/>
          <w:kern w:val="0"/>
          <w:sz w:val="24"/>
          <w:szCs w:val="24"/>
          <w14:ligatures w14:val="none"/>
        </w:rPr>
      </w:pPr>
      <w:ins w:id="242" w:author="LORION Chris M * ODFW" w:date="2024-10-08T14:10:00Z" w16du:dateUtc="2024-10-08T21:10:00Z">
        <w:r>
          <w:rPr>
            <w:rFonts w:ascii="Times New Roman" w:eastAsia="Times New Roman" w:hAnsi="Times New Roman" w:cs="Times New Roman"/>
            <w:b/>
            <w:bCs/>
            <w:color w:val="000000"/>
            <w:kern w:val="0"/>
            <w:sz w:val="24"/>
            <w:szCs w:val="24"/>
            <w14:ligatures w14:val="none"/>
          </w:rPr>
          <w:t>Acknowledgements</w:t>
        </w:r>
      </w:ins>
    </w:p>
    <w:p w14:paraId="2CE2E84F" w14:textId="1D811D88" w:rsidR="008913DB" w:rsidDel="00C03985" w:rsidRDefault="00B629CB" w:rsidP="002D7930">
      <w:pPr>
        <w:spacing w:after="240" w:line="240" w:lineRule="auto"/>
        <w:rPr>
          <w:del w:id="243" w:author="LORION Chris M * ODFW" w:date="2024-10-08T14:10:00Z" w16du:dateUtc="2024-10-08T21:10:00Z"/>
          <w:rFonts w:ascii="Times New Roman" w:eastAsia="Times New Roman" w:hAnsi="Times New Roman" w:cs="Times New Roman"/>
          <w:kern w:val="0"/>
          <w:sz w:val="24"/>
          <w:szCs w:val="24"/>
          <w14:ligatures w14:val="none"/>
        </w:rPr>
      </w:pPr>
      <w:ins w:id="244" w:author="Eric Ward" w:date="2024-10-09T16:49:00Z" w16du:dateUtc="2024-10-09T23:49:00Z">
        <w:r>
          <w:rPr>
            <w:rFonts w:ascii="Times New Roman" w:eastAsia="Times New Roman" w:hAnsi="Times New Roman" w:cs="Times New Roman"/>
            <w:kern w:val="0"/>
            <w:sz w:val="24"/>
            <w:szCs w:val="24"/>
            <w14:ligatures w14:val="none"/>
          </w:rPr>
          <w:t>Thanks to helpful feedback from Melanie Davis</w:t>
        </w:r>
      </w:ins>
      <w:ins w:id="245" w:author="Eric Ward" w:date="2024-10-09T16:50:00Z" w16du:dateUtc="2024-10-09T23:50:00Z">
        <w:r>
          <w:rPr>
            <w:rFonts w:ascii="Times New Roman" w:eastAsia="Times New Roman" w:hAnsi="Times New Roman" w:cs="Times New Roman"/>
            <w:kern w:val="0"/>
            <w:sz w:val="24"/>
            <w:szCs w:val="24"/>
            <w14:ligatures w14:val="none"/>
          </w:rPr>
          <w:t xml:space="preserve"> (Oregon State University)</w:t>
        </w:r>
      </w:ins>
      <w:ins w:id="246" w:author="Eric Ward" w:date="2024-10-09T16:49:00Z" w16du:dateUtc="2024-10-09T23:49:00Z">
        <w:r>
          <w:rPr>
            <w:rFonts w:ascii="Times New Roman" w:eastAsia="Times New Roman" w:hAnsi="Times New Roman" w:cs="Times New Roman"/>
            <w:kern w:val="0"/>
            <w:sz w:val="24"/>
            <w:szCs w:val="24"/>
            <w14:ligatures w14:val="none"/>
          </w:rPr>
          <w:t>, Eric Wa</w:t>
        </w:r>
      </w:ins>
      <w:ins w:id="247" w:author="Eric Ward" w:date="2024-10-09T16:50:00Z" w16du:dateUtc="2024-10-09T23:50:00Z">
        <w:r>
          <w:rPr>
            <w:rFonts w:ascii="Times New Roman" w:eastAsia="Times New Roman" w:hAnsi="Times New Roman" w:cs="Times New Roman"/>
            <w:kern w:val="0"/>
            <w:sz w:val="24"/>
            <w:szCs w:val="24"/>
            <w14:ligatures w14:val="none"/>
          </w:rPr>
          <w:t xml:space="preserve">rd (Northwest Fisheries Science Center, NMFS), </w:t>
        </w:r>
      </w:ins>
      <w:ins w:id="248" w:author="LORION Chris M * ODFW" w:date="2024-10-10T08:56:00Z" w16du:dateUtc="2024-10-10T15:56:00Z">
        <w:r w:rsidR="002D7E8E">
          <w:rPr>
            <w:rFonts w:ascii="Times New Roman" w:eastAsia="Times New Roman" w:hAnsi="Times New Roman" w:cs="Times New Roman"/>
            <w:kern w:val="0"/>
            <w:sz w:val="24"/>
            <w:szCs w:val="24"/>
            <w14:ligatures w14:val="none"/>
          </w:rPr>
          <w:t xml:space="preserve">Chris Lorion (ODFW), </w:t>
        </w:r>
      </w:ins>
      <w:ins w:id="249" w:author="Eric Ward" w:date="2024-10-09T16:50:00Z" w16du:dateUtc="2024-10-09T23:50:00Z">
        <w:r>
          <w:rPr>
            <w:rFonts w:ascii="Times New Roman" w:eastAsia="Times New Roman" w:hAnsi="Times New Roman" w:cs="Times New Roman"/>
            <w:kern w:val="0"/>
            <w:sz w:val="24"/>
            <w:szCs w:val="24"/>
            <w14:ligatures w14:val="none"/>
          </w:rPr>
          <w:t xml:space="preserve">Megan Feddern (Northwest Fisheries Science Center, NMFS), </w:t>
        </w:r>
      </w:ins>
      <w:ins w:id="250" w:author="LORION Chris M * ODFW" w:date="2024-10-10T08:46:00Z" w16du:dateUtc="2024-10-10T15:46:00Z">
        <w:r w:rsidR="00B7767F">
          <w:rPr>
            <w:rFonts w:ascii="Times New Roman" w:eastAsia="Times New Roman" w:hAnsi="Times New Roman" w:cs="Times New Roman"/>
            <w:kern w:val="0"/>
            <w:sz w:val="24"/>
            <w:szCs w:val="24"/>
            <w14:ligatures w14:val="none"/>
          </w:rPr>
          <w:t>and</w:t>
        </w:r>
      </w:ins>
      <w:ins w:id="251" w:author="LORION Chris M * ODFW" w:date="2024-10-10T08:27:00Z" w16du:dateUtc="2024-10-10T15:27:00Z">
        <w:r w:rsidR="00F90C05">
          <w:rPr>
            <w:rFonts w:ascii="Times New Roman" w:eastAsia="Times New Roman" w:hAnsi="Times New Roman" w:cs="Times New Roman"/>
            <w:kern w:val="0"/>
            <w:sz w:val="24"/>
            <w:szCs w:val="24"/>
            <w14:ligatures w14:val="none"/>
          </w:rPr>
          <w:t xml:space="preserve"> </w:t>
        </w:r>
      </w:ins>
      <w:ins w:id="252" w:author="Eric Ward" w:date="2024-10-09T16:50:00Z" w16du:dateUtc="2024-10-09T23:50:00Z">
        <w:r>
          <w:rPr>
            <w:rFonts w:ascii="Times New Roman" w:eastAsia="Times New Roman" w:hAnsi="Times New Roman" w:cs="Times New Roman"/>
            <w:kern w:val="0"/>
            <w:sz w:val="24"/>
            <w:szCs w:val="24"/>
            <w14:ligatures w14:val="none"/>
          </w:rPr>
          <w:t>Laurie Weitkamp (Northwest Fisheries Science Center, NMFS)</w:t>
        </w:r>
      </w:ins>
      <w:ins w:id="253" w:author="Eric Ward" w:date="2024-10-09T16:51:00Z" w16du:dateUtc="2024-10-09T23:51:00Z">
        <w:r>
          <w:rPr>
            <w:rFonts w:ascii="Times New Roman" w:eastAsia="Times New Roman" w:hAnsi="Times New Roman" w:cs="Times New Roman"/>
            <w:kern w:val="0"/>
            <w:sz w:val="24"/>
            <w:szCs w:val="24"/>
            <w14:ligatures w14:val="none"/>
          </w:rPr>
          <w:t xml:space="preserve">, whose comments and help with analyses improved this report. </w:t>
        </w:r>
      </w:ins>
      <w:ins w:id="254" w:author="LORION Chris M * ODFW" w:date="2024-10-10T08:27:00Z" w16du:dateUtc="2024-10-10T15:27:00Z">
        <w:r w:rsidR="00F90C05">
          <w:rPr>
            <w:rFonts w:ascii="Times New Roman" w:eastAsia="Times New Roman" w:hAnsi="Times New Roman" w:cs="Times New Roman"/>
            <w:kern w:val="0"/>
            <w:sz w:val="24"/>
            <w:szCs w:val="24"/>
            <w14:ligatures w14:val="none"/>
          </w:rPr>
          <w:t>Micki Varney</w:t>
        </w:r>
      </w:ins>
      <w:ins w:id="255" w:author="LORION Chris M * ODFW" w:date="2024-10-10T08:38:00Z" w16du:dateUtc="2024-10-10T15:38:00Z">
        <w:r w:rsidR="00B7767F">
          <w:rPr>
            <w:rFonts w:ascii="Times New Roman" w:eastAsia="Times New Roman" w:hAnsi="Times New Roman" w:cs="Times New Roman"/>
            <w:kern w:val="0"/>
            <w:sz w:val="24"/>
            <w:szCs w:val="24"/>
            <w14:ligatures w14:val="none"/>
          </w:rPr>
          <w:t xml:space="preserve"> (O</w:t>
        </w:r>
      </w:ins>
      <w:ins w:id="256" w:author="LORION Chris M * ODFW" w:date="2024-10-10T08:39:00Z" w16du:dateUtc="2024-10-10T15:39:00Z">
        <w:r w:rsidR="00B7767F">
          <w:rPr>
            <w:rFonts w:ascii="Times New Roman" w:eastAsia="Times New Roman" w:hAnsi="Times New Roman" w:cs="Times New Roman"/>
            <w:kern w:val="0"/>
            <w:sz w:val="24"/>
            <w:szCs w:val="24"/>
            <w14:ligatures w14:val="none"/>
          </w:rPr>
          <w:t>DFW)</w:t>
        </w:r>
      </w:ins>
      <w:ins w:id="257" w:author="LORION Chris M * ODFW" w:date="2024-10-10T08:31:00Z" w16du:dateUtc="2024-10-10T15:31:00Z">
        <w:r w:rsidR="00F90C05">
          <w:rPr>
            <w:rFonts w:ascii="Times New Roman" w:eastAsia="Times New Roman" w:hAnsi="Times New Roman" w:cs="Times New Roman"/>
            <w:kern w:val="0"/>
            <w:sz w:val="24"/>
            <w:szCs w:val="24"/>
            <w14:ligatures w14:val="none"/>
          </w:rPr>
          <w:t>,</w:t>
        </w:r>
      </w:ins>
      <w:ins w:id="258" w:author="LORION Chris M * ODFW" w:date="2024-10-10T08:28:00Z" w16du:dateUtc="2024-10-10T15:28:00Z">
        <w:r w:rsidR="00F90C05">
          <w:rPr>
            <w:rFonts w:ascii="Times New Roman" w:eastAsia="Times New Roman" w:hAnsi="Times New Roman" w:cs="Times New Roman"/>
            <w:kern w:val="0"/>
            <w:sz w:val="24"/>
            <w:szCs w:val="24"/>
            <w14:ligatures w14:val="none"/>
          </w:rPr>
          <w:t xml:space="preserve"> </w:t>
        </w:r>
      </w:ins>
      <w:ins w:id="259" w:author="LORION Chris M * ODFW" w:date="2024-10-10T08:29:00Z" w16du:dateUtc="2024-10-10T15:29:00Z">
        <w:r w:rsidR="00F90C05">
          <w:rPr>
            <w:rFonts w:ascii="Times New Roman" w:eastAsia="Times New Roman" w:hAnsi="Times New Roman" w:cs="Times New Roman"/>
            <w:kern w:val="0"/>
            <w:sz w:val="24"/>
            <w:szCs w:val="24"/>
            <w14:ligatures w14:val="none"/>
          </w:rPr>
          <w:t xml:space="preserve">Joseph </w:t>
        </w:r>
        <w:proofErr w:type="spellStart"/>
        <w:r w:rsidR="00F90C05">
          <w:rPr>
            <w:rFonts w:ascii="Times New Roman" w:eastAsia="Times New Roman" w:hAnsi="Times New Roman" w:cs="Times New Roman"/>
            <w:kern w:val="0"/>
            <w:sz w:val="24"/>
            <w:szCs w:val="24"/>
            <w14:ligatures w14:val="none"/>
          </w:rPr>
          <w:t>Feldhaus</w:t>
        </w:r>
      </w:ins>
      <w:proofErr w:type="spellEnd"/>
      <w:ins w:id="260" w:author="LORION Chris M * ODFW" w:date="2024-10-10T08:39:00Z" w16du:dateUtc="2024-10-10T15:39:00Z">
        <w:r w:rsidR="00B7767F">
          <w:rPr>
            <w:rFonts w:ascii="Times New Roman" w:eastAsia="Times New Roman" w:hAnsi="Times New Roman" w:cs="Times New Roman"/>
            <w:kern w:val="0"/>
            <w:sz w:val="24"/>
            <w:szCs w:val="24"/>
            <w14:ligatures w14:val="none"/>
          </w:rPr>
          <w:t xml:space="preserve"> (ODFW)</w:t>
        </w:r>
      </w:ins>
      <w:ins w:id="261" w:author="LORION Chris M * ODFW" w:date="2024-10-10T08:32:00Z" w16du:dateUtc="2024-10-10T15:32:00Z">
        <w:r w:rsidR="00F90C05">
          <w:rPr>
            <w:rFonts w:ascii="Times New Roman" w:eastAsia="Times New Roman" w:hAnsi="Times New Roman" w:cs="Times New Roman"/>
            <w:kern w:val="0"/>
            <w:sz w:val="24"/>
            <w:szCs w:val="24"/>
            <w14:ligatures w14:val="none"/>
          </w:rPr>
          <w:t>,</w:t>
        </w:r>
      </w:ins>
      <w:ins w:id="262" w:author="LORION Chris M * ODFW" w:date="2024-10-10T08:42:00Z" w16du:dateUtc="2024-10-10T15:42:00Z">
        <w:r w:rsidR="00B7767F">
          <w:rPr>
            <w:rFonts w:ascii="Times New Roman" w:eastAsia="Times New Roman" w:hAnsi="Times New Roman" w:cs="Times New Roman"/>
            <w:kern w:val="0"/>
            <w:sz w:val="24"/>
            <w:szCs w:val="24"/>
            <w14:ligatures w14:val="none"/>
          </w:rPr>
          <w:t xml:space="preserve"> </w:t>
        </w:r>
      </w:ins>
      <w:ins w:id="263" w:author="LORION Chris M * ODFW" w:date="2024-10-10T08:47:00Z" w16du:dateUtc="2024-10-10T15:47:00Z">
        <w:r w:rsidR="002D7E8E">
          <w:rPr>
            <w:rFonts w:ascii="Times New Roman" w:eastAsia="Times New Roman" w:hAnsi="Times New Roman" w:cs="Times New Roman"/>
            <w:kern w:val="0"/>
            <w:sz w:val="24"/>
            <w:szCs w:val="24"/>
            <w14:ligatures w14:val="none"/>
          </w:rPr>
          <w:t xml:space="preserve">Jason Seals (ODFW), </w:t>
        </w:r>
      </w:ins>
      <w:ins w:id="264" w:author="LORION Chris M * ODFW" w:date="2024-10-10T08:34:00Z" w16du:dateUtc="2024-10-10T15:34:00Z">
        <w:r w:rsidR="00F90C05">
          <w:rPr>
            <w:rFonts w:ascii="Times New Roman" w:eastAsia="Times New Roman" w:hAnsi="Times New Roman" w:cs="Times New Roman"/>
            <w:kern w:val="0"/>
            <w:sz w:val="24"/>
            <w:szCs w:val="24"/>
            <w14:ligatures w14:val="none"/>
          </w:rPr>
          <w:t>Lindsay Powell</w:t>
        </w:r>
      </w:ins>
      <w:ins w:id="265" w:author="LORION Chris M * ODFW" w:date="2024-10-10T08:39:00Z" w16du:dateUtc="2024-10-10T15:39:00Z">
        <w:r w:rsidR="00B7767F">
          <w:rPr>
            <w:rFonts w:ascii="Times New Roman" w:eastAsia="Times New Roman" w:hAnsi="Times New Roman" w:cs="Times New Roman"/>
            <w:kern w:val="0"/>
            <w:sz w:val="24"/>
            <w:szCs w:val="24"/>
            <w14:ligatures w14:val="none"/>
          </w:rPr>
          <w:t xml:space="preserve"> (ODFW)</w:t>
        </w:r>
      </w:ins>
      <w:ins w:id="266" w:author="LORION Chris M * ODFW" w:date="2024-10-10T08:49:00Z" w16du:dateUtc="2024-10-10T15:49:00Z">
        <w:r w:rsidR="002D7E8E">
          <w:rPr>
            <w:rFonts w:ascii="Times New Roman" w:eastAsia="Times New Roman" w:hAnsi="Times New Roman" w:cs="Times New Roman"/>
            <w:kern w:val="0"/>
            <w:sz w:val="24"/>
            <w:szCs w:val="24"/>
            <w14:ligatures w14:val="none"/>
          </w:rPr>
          <w:t xml:space="preserve">, </w:t>
        </w:r>
      </w:ins>
      <w:ins w:id="267" w:author="LORION Chris M * ODFW" w:date="2024-10-10T08:50:00Z" w16du:dateUtc="2024-10-10T15:50:00Z">
        <w:r w:rsidR="002D7E8E">
          <w:rPr>
            <w:rFonts w:ascii="Times New Roman" w:eastAsia="Times New Roman" w:hAnsi="Times New Roman" w:cs="Times New Roman"/>
            <w:kern w:val="0"/>
            <w:sz w:val="24"/>
            <w:szCs w:val="24"/>
            <w14:ligatures w14:val="none"/>
          </w:rPr>
          <w:t>John Spangler (ODFW)</w:t>
        </w:r>
      </w:ins>
      <w:ins w:id="268" w:author="LORION Chris M * ODFW" w:date="2024-10-10T08:58:00Z" w16du:dateUtc="2024-10-10T15:58:00Z">
        <w:r w:rsidR="00006CE3">
          <w:rPr>
            <w:rFonts w:ascii="Times New Roman" w:eastAsia="Times New Roman" w:hAnsi="Times New Roman" w:cs="Times New Roman"/>
            <w:kern w:val="0"/>
            <w:sz w:val="24"/>
            <w:szCs w:val="24"/>
            <w14:ligatures w14:val="none"/>
          </w:rPr>
          <w:t xml:space="preserve">, and Dan Van Dyke (ODFW) </w:t>
        </w:r>
      </w:ins>
      <w:ins w:id="269" w:author="LORION Chris M * ODFW" w:date="2024-10-10T08:37:00Z" w16du:dateUtc="2024-10-10T15:37:00Z">
        <w:r w:rsidR="00B7767F">
          <w:rPr>
            <w:rFonts w:ascii="Times New Roman" w:eastAsia="Times New Roman" w:hAnsi="Times New Roman" w:cs="Times New Roman"/>
            <w:kern w:val="0"/>
            <w:sz w:val="24"/>
            <w:szCs w:val="24"/>
            <w14:ligatures w14:val="none"/>
          </w:rPr>
          <w:t>provided</w:t>
        </w:r>
      </w:ins>
      <w:ins w:id="270" w:author="LORION Chris M * ODFW" w:date="2024-10-10T08:38:00Z" w16du:dateUtc="2024-10-10T15:38:00Z">
        <w:r w:rsidR="00B7767F">
          <w:rPr>
            <w:rFonts w:ascii="Times New Roman" w:eastAsia="Times New Roman" w:hAnsi="Times New Roman" w:cs="Times New Roman"/>
            <w:kern w:val="0"/>
            <w:sz w:val="24"/>
            <w:szCs w:val="24"/>
            <w14:ligatures w14:val="none"/>
          </w:rPr>
          <w:t xml:space="preserve"> data sets used in th</w:t>
        </w:r>
      </w:ins>
      <w:ins w:id="271" w:author="LORION Chris M * ODFW" w:date="2024-10-10T08:46:00Z" w16du:dateUtc="2024-10-10T15:46:00Z">
        <w:r w:rsidR="00B7767F">
          <w:rPr>
            <w:rFonts w:ascii="Times New Roman" w:eastAsia="Times New Roman" w:hAnsi="Times New Roman" w:cs="Times New Roman"/>
            <w:kern w:val="0"/>
            <w:sz w:val="24"/>
            <w:szCs w:val="24"/>
            <w14:ligatures w14:val="none"/>
          </w:rPr>
          <w:t>e</w:t>
        </w:r>
      </w:ins>
      <w:ins w:id="272" w:author="LORION Chris M * ODFW" w:date="2024-10-10T08:38:00Z" w16du:dateUtc="2024-10-10T15:38:00Z">
        <w:r w:rsidR="00B7767F">
          <w:rPr>
            <w:rFonts w:ascii="Times New Roman" w:eastAsia="Times New Roman" w:hAnsi="Times New Roman" w:cs="Times New Roman"/>
            <w:kern w:val="0"/>
            <w:sz w:val="24"/>
            <w:szCs w:val="24"/>
            <w14:ligatures w14:val="none"/>
          </w:rPr>
          <w:t xml:space="preserve"> </w:t>
        </w:r>
      </w:ins>
      <w:ins w:id="273" w:author="LORION Chris M * ODFW" w:date="2024-10-10T08:39:00Z" w16du:dateUtc="2024-10-10T15:39:00Z">
        <w:r w:rsidR="00B7767F">
          <w:rPr>
            <w:rFonts w:ascii="Times New Roman" w:eastAsia="Times New Roman" w:hAnsi="Times New Roman" w:cs="Times New Roman"/>
            <w:kern w:val="0"/>
            <w:sz w:val="24"/>
            <w:szCs w:val="24"/>
            <w14:ligatures w14:val="none"/>
          </w:rPr>
          <w:t>assessment</w:t>
        </w:r>
      </w:ins>
      <w:ins w:id="274" w:author="LORION Chris M * ODFW" w:date="2024-10-10T08:41:00Z" w16du:dateUtc="2024-10-10T15:41:00Z">
        <w:r w:rsidR="00B7767F">
          <w:rPr>
            <w:rFonts w:ascii="Times New Roman" w:eastAsia="Times New Roman" w:hAnsi="Times New Roman" w:cs="Times New Roman"/>
            <w:kern w:val="0"/>
            <w:sz w:val="24"/>
            <w:szCs w:val="24"/>
            <w14:ligatures w14:val="none"/>
          </w:rPr>
          <w:t xml:space="preserve">, </w:t>
        </w:r>
      </w:ins>
      <w:ins w:id="275" w:author="LORION Chris M * ODFW" w:date="2024-10-10T08:42:00Z" w16du:dateUtc="2024-10-10T15:42:00Z">
        <w:r w:rsidR="00B7767F">
          <w:rPr>
            <w:rFonts w:ascii="Times New Roman" w:eastAsia="Times New Roman" w:hAnsi="Times New Roman" w:cs="Times New Roman"/>
            <w:kern w:val="0"/>
            <w:sz w:val="24"/>
            <w:szCs w:val="24"/>
            <w14:ligatures w14:val="none"/>
          </w:rPr>
          <w:t>as well as</w:t>
        </w:r>
      </w:ins>
      <w:ins w:id="276" w:author="LORION Chris M * ODFW" w:date="2024-10-10T08:41:00Z" w16du:dateUtc="2024-10-10T15:41:00Z">
        <w:r w:rsidR="00B7767F">
          <w:rPr>
            <w:rFonts w:ascii="Times New Roman" w:eastAsia="Times New Roman" w:hAnsi="Times New Roman" w:cs="Times New Roman"/>
            <w:kern w:val="0"/>
            <w:sz w:val="24"/>
            <w:szCs w:val="24"/>
            <w14:ligatures w14:val="none"/>
          </w:rPr>
          <w:t xml:space="preserve"> </w:t>
        </w:r>
      </w:ins>
      <w:ins w:id="277" w:author="LORION Chris M * ODFW" w:date="2024-10-10T08:49:00Z" w16du:dateUtc="2024-10-10T15:49:00Z">
        <w:r w:rsidR="002D7E8E">
          <w:rPr>
            <w:rFonts w:ascii="Times New Roman" w:eastAsia="Times New Roman" w:hAnsi="Times New Roman" w:cs="Times New Roman"/>
            <w:kern w:val="0"/>
            <w:sz w:val="24"/>
            <w:szCs w:val="24"/>
            <w14:ligatures w14:val="none"/>
          </w:rPr>
          <w:t xml:space="preserve">helpful suggestions on </w:t>
        </w:r>
      </w:ins>
      <w:ins w:id="278" w:author="LORION Chris M * ODFW" w:date="2024-10-10T08:41:00Z" w16du:dateUtc="2024-10-10T15:41:00Z">
        <w:r w:rsidR="00B7767F">
          <w:rPr>
            <w:rFonts w:ascii="Times New Roman" w:eastAsia="Times New Roman" w:hAnsi="Times New Roman" w:cs="Times New Roman"/>
            <w:kern w:val="0"/>
            <w:sz w:val="24"/>
            <w:szCs w:val="24"/>
            <w14:ligatures w14:val="none"/>
          </w:rPr>
          <w:t>data filtering</w:t>
        </w:r>
      </w:ins>
      <w:ins w:id="279" w:author="LORION Chris M * ODFW" w:date="2024-10-10T08:42:00Z" w16du:dateUtc="2024-10-10T15:42:00Z">
        <w:r w:rsidR="00B7767F">
          <w:rPr>
            <w:rFonts w:ascii="Times New Roman" w:eastAsia="Times New Roman" w:hAnsi="Times New Roman" w:cs="Times New Roman"/>
            <w:kern w:val="0"/>
            <w:sz w:val="24"/>
            <w:szCs w:val="24"/>
            <w14:ligatures w14:val="none"/>
          </w:rPr>
          <w:t xml:space="preserve"> </w:t>
        </w:r>
      </w:ins>
      <w:ins w:id="280" w:author="LORION Chris M * ODFW" w:date="2024-10-10T08:48:00Z" w16du:dateUtc="2024-10-10T15:48:00Z">
        <w:r w:rsidR="002D7E8E">
          <w:rPr>
            <w:rFonts w:ascii="Times New Roman" w:eastAsia="Times New Roman" w:hAnsi="Times New Roman" w:cs="Times New Roman"/>
            <w:kern w:val="0"/>
            <w:sz w:val="24"/>
            <w:szCs w:val="24"/>
            <w14:ligatures w14:val="none"/>
          </w:rPr>
          <w:t xml:space="preserve">and </w:t>
        </w:r>
      </w:ins>
      <w:ins w:id="281" w:author="LORION Chris M * ODFW" w:date="2024-10-10T08:42:00Z" w16du:dateUtc="2024-10-10T15:42:00Z">
        <w:r w:rsidR="00B7767F">
          <w:rPr>
            <w:rFonts w:ascii="Times New Roman" w:eastAsia="Times New Roman" w:hAnsi="Times New Roman" w:cs="Times New Roman"/>
            <w:kern w:val="0"/>
            <w:sz w:val="24"/>
            <w:szCs w:val="24"/>
            <w14:ligatures w14:val="none"/>
          </w:rPr>
          <w:t>environmental covariate</w:t>
        </w:r>
      </w:ins>
      <w:ins w:id="282" w:author="LORION Chris M * ODFW" w:date="2024-10-10T08:48:00Z" w16du:dateUtc="2024-10-10T15:48:00Z">
        <w:r w:rsidR="002D7E8E">
          <w:rPr>
            <w:rFonts w:ascii="Times New Roman" w:eastAsia="Times New Roman" w:hAnsi="Times New Roman" w:cs="Times New Roman"/>
            <w:kern w:val="0"/>
            <w:sz w:val="24"/>
            <w:szCs w:val="24"/>
            <w14:ligatures w14:val="none"/>
          </w:rPr>
          <w:t>s</w:t>
        </w:r>
      </w:ins>
      <w:ins w:id="283" w:author="LORION Chris M * ODFW" w:date="2024-10-10T08:42:00Z" w16du:dateUtc="2024-10-10T15:42:00Z">
        <w:r w:rsidR="00B7767F">
          <w:rPr>
            <w:rFonts w:ascii="Times New Roman" w:eastAsia="Times New Roman" w:hAnsi="Times New Roman" w:cs="Times New Roman"/>
            <w:kern w:val="0"/>
            <w:sz w:val="24"/>
            <w:szCs w:val="24"/>
            <w14:ligatures w14:val="none"/>
          </w:rPr>
          <w:t>.</w:t>
        </w:r>
      </w:ins>
      <w:ins w:id="284" w:author="LORION Chris M * ODFW" w:date="2024-10-10T08:29:00Z" w16du:dateUtc="2024-10-10T15:29:00Z">
        <w:r w:rsidR="00F90C05">
          <w:rPr>
            <w:rFonts w:ascii="Times New Roman" w:eastAsia="Times New Roman" w:hAnsi="Times New Roman" w:cs="Times New Roman"/>
            <w:kern w:val="0"/>
            <w:sz w:val="24"/>
            <w:szCs w:val="24"/>
            <w14:ligatures w14:val="none"/>
          </w:rPr>
          <w:t xml:space="preserve"> </w:t>
        </w:r>
      </w:ins>
      <w:ins w:id="285" w:author="Eric Ward" w:date="2024-10-09T16:51:00Z" w16du:dateUtc="2024-10-09T23:51:00Z">
        <w:r>
          <w:rPr>
            <w:rFonts w:ascii="Times New Roman" w:eastAsia="Times New Roman" w:hAnsi="Times New Roman" w:cs="Times New Roman"/>
            <w:kern w:val="0"/>
            <w:sz w:val="24"/>
            <w:szCs w:val="24"/>
            <w14:ligatures w14:val="none"/>
          </w:rPr>
          <w:t>Additional reviewer feedback from Megan Sabal (ODFW) improved the clarity and conceptual framework o</w:t>
        </w:r>
      </w:ins>
      <w:ins w:id="286" w:author="Eric Ward" w:date="2024-10-09T16:52:00Z" w16du:dateUtc="2024-10-09T23:52:00Z">
        <w:r>
          <w:rPr>
            <w:rFonts w:ascii="Times New Roman" w:eastAsia="Times New Roman" w:hAnsi="Times New Roman" w:cs="Times New Roman"/>
            <w:kern w:val="0"/>
            <w:sz w:val="24"/>
            <w:szCs w:val="24"/>
            <w14:ligatures w14:val="none"/>
          </w:rPr>
          <w:t xml:space="preserve">f the report. </w:t>
        </w:r>
      </w:ins>
      <w:ins w:id="287" w:author="Eric Ward" w:date="2024-10-09T16:50:00Z" w16du:dateUtc="2024-10-09T23:50:00Z">
        <w:r>
          <w:rPr>
            <w:rFonts w:ascii="Times New Roman" w:eastAsia="Times New Roman" w:hAnsi="Times New Roman" w:cs="Times New Roman"/>
            <w:kern w:val="0"/>
            <w:sz w:val="24"/>
            <w:szCs w:val="24"/>
            <w14:ligatures w14:val="none"/>
          </w:rPr>
          <w:t xml:space="preserve"> </w:t>
        </w:r>
      </w:ins>
    </w:p>
    <w:p w14:paraId="7662120E" w14:textId="77777777" w:rsidR="008913DB" w:rsidRDefault="008913DB" w:rsidP="002D7930">
      <w:pPr>
        <w:spacing w:after="240" w:line="240" w:lineRule="auto"/>
        <w:rPr>
          <w:rFonts w:ascii="Times New Roman" w:eastAsia="Times New Roman" w:hAnsi="Times New Roman" w:cs="Times New Roman"/>
          <w:kern w:val="0"/>
          <w:sz w:val="24"/>
          <w:szCs w:val="24"/>
          <w14:ligatures w14:val="none"/>
        </w:rPr>
      </w:pPr>
    </w:p>
    <w:p w14:paraId="74664D48" w14:textId="77777777" w:rsidR="008913DB" w:rsidRDefault="008913DB" w:rsidP="002D7930">
      <w:pPr>
        <w:spacing w:after="240" w:line="240" w:lineRule="auto"/>
        <w:rPr>
          <w:rFonts w:ascii="Times New Roman" w:eastAsia="Times New Roman" w:hAnsi="Times New Roman" w:cs="Times New Roman"/>
          <w:kern w:val="0"/>
          <w:sz w:val="24"/>
          <w:szCs w:val="24"/>
          <w14:ligatures w14:val="none"/>
        </w:rPr>
      </w:pPr>
    </w:p>
    <w:p w14:paraId="56C72AAF" w14:textId="77777777" w:rsidR="008913DB" w:rsidRDefault="008913DB" w:rsidP="002D7930">
      <w:pPr>
        <w:spacing w:after="240" w:line="240" w:lineRule="auto"/>
        <w:rPr>
          <w:rFonts w:ascii="Times New Roman" w:eastAsia="Times New Roman" w:hAnsi="Times New Roman" w:cs="Times New Roman"/>
          <w:kern w:val="0"/>
          <w:sz w:val="24"/>
          <w:szCs w:val="24"/>
          <w14:ligatures w14:val="none"/>
        </w:rPr>
      </w:pPr>
    </w:p>
    <w:p w14:paraId="4B4589DB" w14:textId="77777777" w:rsidR="008913DB" w:rsidRDefault="008913DB" w:rsidP="002D7930">
      <w:pPr>
        <w:spacing w:after="240" w:line="240" w:lineRule="auto"/>
        <w:rPr>
          <w:rFonts w:ascii="Times New Roman" w:eastAsia="Times New Roman" w:hAnsi="Times New Roman" w:cs="Times New Roman"/>
          <w:kern w:val="0"/>
          <w:sz w:val="24"/>
          <w:szCs w:val="24"/>
          <w14:ligatures w14:val="none"/>
        </w:rPr>
      </w:pPr>
    </w:p>
    <w:p w14:paraId="5F99A25C" w14:textId="77777777" w:rsidR="008913DB" w:rsidRDefault="008913DB" w:rsidP="008913DB">
      <w:pPr>
        <w:spacing w:after="240" w:line="240" w:lineRule="auto"/>
        <w:rPr>
          <w:rFonts w:ascii="Times New Roman" w:eastAsia="Times New Roman" w:hAnsi="Times New Roman" w:cs="Times New Roman"/>
          <w:kern w:val="0"/>
          <w:sz w:val="24"/>
          <w:szCs w:val="24"/>
          <w14:ligatures w14:val="none"/>
        </w:rPr>
      </w:pPr>
    </w:p>
    <w:p w14:paraId="6CE1C0D2" w14:textId="44572E57" w:rsidR="002D7930" w:rsidRPr="002D7930" w:rsidRDefault="002D7930" w:rsidP="008913DB">
      <w:pPr>
        <w:spacing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b/>
          <w:bCs/>
          <w:color w:val="000000"/>
          <w:kern w:val="0"/>
          <w:sz w:val="24"/>
          <w:szCs w:val="24"/>
          <w14:ligatures w14:val="none"/>
        </w:rPr>
        <w:t>Citations</w:t>
      </w:r>
    </w:p>
    <w:p w14:paraId="2BAF1BCC"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Akaike, H. (1973). Maximum likelihood identification of Gaussian autoregressive moving average models. </w:t>
      </w:r>
      <w:proofErr w:type="spellStart"/>
      <w:r w:rsidRPr="002D7930">
        <w:rPr>
          <w:rFonts w:ascii="Times New Roman" w:eastAsia="Times New Roman" w:hAnsi="Times New Roman" w:cs="Times New Roman"/>
          <w:i/>
          <w:iCs/>
          <w:color w:val="000000"/>
          <w:kern w:val="0"/>
          <w:sz w:val="24"/>
          <w:szCs w:val="24"/>
          <w:shd w:val="clear" w:color="auto" w:fill="FFFFFF"/>
          <w14:ligatures w14:val="none"/>
        </w:rPr>
        <w:t>Biometrika</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60</w:t>
      </w:r>
      <w:r w:rsidRPr="002D7930">
        <w:rPr>
          <w:rFonts w:ascii="Times New Roman" w:eastAsia="Times New Roman" w:hAnsi="Times New Roman" w:cs="Times New Roman"/>
          <w:color w:val="000000"/>
          <w:kern w:val="0"/>
          <w:sz w:val="24"/>
          <w:szCs w:val="24"/>
          <w:shd w:val="clear" w:color="auto" w:fill="FFFFFF"/>
          <w14:ligatures w14:val="none"/>
        </w:rPr>
        <w:t>(2), 255-265.</w:t>
      </w:r>
    </w:p>
    <w:p w14:paraId="77CA1CF9"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1FC681AF"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Bograd, S. J., Schroeder, I., Sarkar, N., Qiu, X., </w:t>
      </w:r>
      <w:proofErr w:type="spellStart"/>
      <w:r w:rsidRPr="002D7930">
        <w:rPr>
          <w:rFonts w:ascii="Times New Roman" w:eastAsia="Times New Roman" w:hAnsi="Times New Roman" w:cs="Times New Roman"/>
          <w:color w:val="222222"/>
          <w:kern w:val="0"/>
          <w:sz w:val="24"/>
          <w:szCs w:val="24"/>
          <w:shd w:val="clear" w:color="auto" w:fill="FFFFFF"/>
          <w14:ligatures w14:val="none"/>
        </w:rPr>
        <w:t>Sydeman</w:t>
      </w:r>
      <w:proofErr w:type="spellEnd"/>
      <w:r w:rsidRPr="002D7930">
        <w:rPr>
          <w:rFonts w:ascii="Times New Roman" w:eastAsia="Times New Roman" w:hAnsi="Times New Roman" w:cs="Times New Roman"/>
          <w:color w:val="222222"/>
          <w:kern w:val="0"/>
          <w:sz w:val="24"/>
          <w:szCs w:val="24"/>
          <w:shd w:val="clear" w:color="auto" w:fill="FFFFFF"/>
          <w14:ligatures w14:val="none"/>
        </w:rPr>
        <w:t xml:space="preserve">, W. J., &amp; Schwing, F. B. (2009). Phenology of coastal upwelling in the California Current. </w:t>
      </w:r>
      <w:r w:rsidRPr="002D7930">
        <w:rPr>
          <w:rFonts w:ascii="Times New Roman" w:eastAsia="Times New Roman" w:hAnsi="Times New Roman" w:cs="Times New Roman"/>
          <w:i/>
          <w:iCs/>
          <w:color w:val="222222"/>
          <w:kern w:val="0"/>
          <w:sz w:val="24"/>
          <w:szCs w:val="24"/>
          <w:shd w:val="clear" w:color="auto" w:fill="FFFFFF"/>
          <w14:ligatures w14:val="none"/>
        </w:rPr>
        <w:t>Geophysical Research Letters</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36</w:t>
      </w:r>
      <w:r w:rsidRPr="002D7930">
        <w:rPr>
          <w:rFonts w:ascii="Times New Roman" w:eastAsia="Times New Roman" w:hAnsi="Times New Roman" w:cs="Times New Roman"/>
          <w:color w:val="222222"/>
          <w:kern w:val="0"/>
          <w:sz w:val="24"/>
          <w:szCs w:val="24"/>
          <w:shd w:val="clear" w:color="auto" w:fill="FFFFFF"/>
          <w14:ligatures w14:val="none"/>
        </w:rPr>
        <w:t>(1).</w:t>
      </w:r>
    </w:p>
    <w:p w14:paraId="1D69C88E"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7E3FA8FA"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Crozier, L. G., McClure, M. M., Beechie, T., Bograd, S. J., Boughton, D. A., Carr, M., ... &amp; Willis-Norton, E. (2019). Climate vulnerability assessment for Pacific salmon and steelhead in the California Current Large Marine Ecosystem. </w:t>
      </w:r>
      <w:proofErr w:type="spellStart"/>
      <w:r w:rsidRPr="002D7930">
        <w:rPr>
          <w:rFonts w:ascii="Times New Roman" w:eastAsia="Times New Roman" w:hAnsi="Times New Roman" w:cs="Times New Roman"/>
          <w:i/>
          <w:iCs/>
          <w:color w:val="000000"/>
          <w:kern w:val="0"/>
          <w:sz w:val="24"/>
          <w:szCs w:val="24"/>
          <w:shd w:val="clear" w:color="auto" w:fill="FFFFFF"/>
          <w14:ligatures w14:val="none"/>
        </w:rPr>
        <w:t>PloS</w:t>
      </w:r>
      <w:proofErr w:type="spellEnd"/>
      <w:r w:rsidRPr="002D7930">
        <w:rPr>
          <w:rFonts w:ascii="Times New Roman" w:eastAsia="Times New Roman" w:hAnsi="Times New Roman" w:cs="Times New Roman"/>
          <w:i/>
          <w:iCs/>
          <w:color w:val="000000"/>
          <w:kern w:val="0"/>
          <w:sz w:val="24"/>
          <w:szCs w:val="24"/>
          <w:shd w:val="clear" w:color="auto" w:fill="FFFFFF"/>
          <w14:ligatures w14:val="none"/>
        </w:rPr>
        <w:t xml:space="preserve"> one</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14</w:t>
      </w:r>
      <w:r w:rsidRPr="002D7930">
        <w:rPr>
          <w:rFonts w:ascii="Times New Roman" w:eastAsia="Times New Roman" w:hAnsi="Times New Roman" w:cs="Times New Roman"/>
          <w:color w:val="000000"/>
          <w:kern w:val="0"/>
          <w:sz w:val="24"/>
          <w:szCs w:val="24"/>
          <w:shd w:val="clear" w:color="auto" w:fill="FFFFFF"/>
          <w14:ligatures w14:val="none"/>
        </w:rPr>
        <w:t>(7), e0217711.</w:t>
      </w:r>
    </w:p>
    <w:p w14:paraId="6B428444"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proofErr w:type="spellStart"/>
      <w:r w:rsidRPr="002D7930">
        <w:rPr>
          <w:rFonts w:ascii="Times New Roman" w:eastAsia="Times New Roman" w:hAnsi="Times New Roman" w:cs="Times New Roman"/>
          <w:color w:val="000000"/>
          <w:kern w:val="0"/>
          <w:sz w:val="24"/>
          <w:szCs w:val="24"/>
          <w:shd w:val="clear" w:color="auto" w:fill="FFFFFF"/>
          <w14:ligatures w14:val="none"/>
        </w:rPr>
        <w:lastRenderedPageBreak/>
        <w:t>Deser</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C., Phillips, A. S., Alexander, M. A., Amaya, D. J., </w:t>
      </w:r>
      <w:proofErr w:type="spellStart"/>
      <w:r w:rsidRPr="002D7930">
        <w:rPr>
          <w:rFonts w:ascii="Times New Roman" w:eastAsia="Times New Roman" w:hAnsi="Times New Roman" w:cs="Times New Roman"/>
          <w:color w:val="000000"/>
          <w:kern w:val="0"/>
          <w:sz w:val="24"/>
          <w:szCs w:val="24"/>
          <w:shd w:val="clear" w:color="auto" w:fill="FFFFFF"/>
          <w14:ligatures w14:val="none"/>
        </w:rPr>
        <w:t>Capotondi</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A., Jacox, M. G., &amp; Scott, J. D. (2024). Future Changes in the Intensity and Duration of Marine Heat and Cold Waves: Insights from Coupled Model Initial-Condition Large Ensembles. </w:t>
      </w:r>
      <w:r w:rsidRPr="002D7930">
        <w:rPr>
          <w:rFonts w:ascii="Times New Roman" w:eastAsia="Times New Roman" w:hAnsi="Times New Roman" w:cs="Times New Roman"/>
          <w:i/>
          <w:iCs/>
          <w:color w:val="000000"/>
          <w:kern w:val="0"/>
          <w:sz w:val="24"/>
          <w:szCs w:val="24"/>
          <w:shd w:val="clear" w:color="auto" w:fill="FFFFFF"/>
          <w14:ligatures w14:val="none"/>
        </w:rPr>
        <w:t>Journal of Climate</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37</w:t>
      </w:r>
      <w:r w:rsidRPr="002D7930">
        <w:rPr>
          <w:rFonts w:ascii="Times New Roman" w:eastAsia="Times New Roman" w:hAnsi="Times New Roman" w:cs="Times New Roman"/>
          <w:color w:val="000000"/>
          <w:kern w:val="0"/>
          <w:sz w:val="24"/>
          <w:szCs w:val="24"/>
          <w:shd w:val="clear" w:color="auto" w:fill="FFFFFF"/>
          <w14:ligatures w14:val="none"/>
        </w:rPr>
        <w:t>(6), 1877-1902.</w:t>
      </w:r>
    </w:p>
    <w:p w14:paraId="71D911DF" w14:textId="77777777" w:rsidR="002D7930" w:rsidRDefault="002D7930" w:rsidP="002D7930">
      <w:pPr>
        <w:spacing w:before="240" w:after="240" w:line="240" w:lineRule="auto"/>
        <w:rPr>
          <w:rFonts w:ascii="Times New Roman" w:eastAsia="Times New Roman" w:hAnsi="Times New Roman" w:cs="Times New Roman"/>
          <w:color w:val="000000"/>
          <w:kern w:val="0"/>
          <w:sz w:val="24"/>
          <w:szCs w:val="24"/>
          <w:shd w:val="clear" w:color="auto" w:fill="FFFFFF"/>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Di Lorenzo, E., Schneider, N., Cobb, K. M., Franks, P. J. S., </w:t>
      </w:r>
      <w:proofErr w:type="spellStart"/>
      <w:r w:rsidRPr="002D7930">
        <w:rPr>
          <w:rFonts w:ascii="Times New Roman" w:eastAsia="Times New Roman" w:hAnsi="Times New Roman" w:cs="Times New Roman"/>
          <w:color w:val="000000"/>
          <w:kern w:val="0"/>
          <w:sz w:val="24"/>
          <w:szCs w:val="24"/>
          <w:shd w:val="clear" w:color="auto" w:fill="FFFFFF"/>
          <w14:ligatures w14:val="none"/>
        </w:rPr>
        <w:t>Chhak</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K., Miller, A. J., ... &amp; Rivière, P. (2008). North Pacific Gyre Oscillation links ocean climate and ecosystem change. </w:t>
      </w:r>
      <w:r w:rsidRPr="002D7930">
        <w:rPr>
          <w:rFonts w:ascii="Times New Roman" w:eastAsia="Times New Roman" w:hAnsi="Times New Roman" w:cs="Times New Roman"/>
          <w:i/>
          <w:iCs/>
          <w:color w:val="000000"/>
          <w:kern w:val="0"/>
          <w:sz w:val="24"/>
          <w:szCs w:val="24"/>
          <w:shd w:val="clear" w:color="auto" w:fill="FFFFFF"/>
          <w14:ligatures w14:val="none"/>
        </w:rPr>
        <w:t>Geophysical research letters</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35</w:t>
      </w:r>
      <w:r w:rsidRPr="002D7930">
        <w:rPr>
          <w:rFonts w:ascii="Times New Roman" w:eastAsia="Times New Roman" w:hAnsi="Times New Roman" w:cs="Times New Roman"/>
          <w:color w:val="000000"/>
          <w:kern w:val="0"/>
          <w:sz w:val="24"/>
          <w:szCs w:val="24"/>
          <w:shd w:val="clear" w:color="auto" w:fill="FFFFFF"/>
          <w14:ligatures w14:val="none"/>
        </w:rPr>
        <w:t>(8).</w:t>
      </w:r>
    </w:p>
    <w:p w14:paraId="410B1F3A" w14:textId="3C897DF1" w:rsidR="009E5E7B" w:rsidRPr="002D7930" w:rsidRDefault="009E5E7B" w:rsidP="002D7930">
      <w:pPr>
        <w:spacing w:before="240" w:after="240" w:line="240" w:lineRule="auto"/>
        <w:rPr>
          <w:rFonts w:ascii="Times New Roman" w:eastAsia="Times New Roman" w:hAnsi="Times New Roman" w:cs="Times New Roman"/>
          <w:kern w:val="0"/>
          <w:sz w:val="24"/>
          <w:szCs w:val="24"/>
          <w14:ligatures w14:val="none"/>
        </w:rPr>
      </w:pPr>
      <w:r w:rsidRPr="009E5E7B">
        <w:rPr>
          <w:rFonts w:ascii="Times New Roman" w:eastAsia="Times New Roman" w:hAnsi="Times New Roman" w:cs="Times New Roman"/>
          <w:kern w:val="0"/>
          <w:sz w:val="24"/>
          <w:szCs w:val="24"/>
          <w14:ligatures w14:val="none"/>
        </w:rPr>
        <w:t>Duffy, E. J., &amp; Beauchamp, D. A. (2011). Rapid growth in the early marine period improves the marine survival of Chinook salmon (Oncorhynchus tshawytscha) in Puget Sound, Washington. </w:t>
      </w:r>
      <w:r w:rsidRPr="009E5E7B">
        <w:rPr>
          <w:rFonts w:ascii="Times New Roman" w:eastAsia="Times New Roman" w:hAnsi="Times New Roman" w:cs="Times New Roman"/>
          <w:i/>
          <w:iCs/>
          <w:kern w:val="0"/>
          <w:sz w:val="24"/>
          <w:szCs w:val="24"/>
          <w14:ligatures w14:val="none"/>
        </w:rPr>
        <w:t>Canadian Journal of Fisheries and Aquatic Sciences</w:t>
      </w:r>
      <w:r w:rsidRPr="009E5E7B">
        <w:rPr>
          <w:rFonts w:ascii="Times New Roman" w:eastAsia="Times New Roman" w:hAnsi="Times New Roman" w:cs="Times New Roman"/>
          <w:kern w:val="0"/>
          <w:sz w:val="24"/>
          <w:szCs w:val="24"/>
          <w14:ligatures w14:val="none"/>
        </w:rPr>
        <w:t>, </w:t>
      </w:r>
      <w:r w:rsidRPr="009E5E7B">
        <w:rPr>
          <w:rFonts w:ascii="Times New Roman" w:eastAsia="Times New Roman" w:hAnsi="Times New Roman" w:cs="Times New Roman"/>
          <w:i/>
          <w:iCs/>
          <w:kern w:val="0"/>
          <w:sz w:val="24"/>
          <w:szCs w:val="24"/>
          <w14:ligatures w14:val="none"/>
        </w:rPr>
        <w:t>68</w:t>
      </w:r>
      <w:r w:rsidRPr="009E5E7B">
        <w:rPr>
          <w:rFonts w:ascii="Times New Roman" w:eastAsia="Times New Roman" w:hAnsi="Times New Roman" w:cs="Times New Roman"/>
          <w:kern w:val="0"/>
          <w:sz w:val="24"/>
          <w:szCs w:val="24"/>
          <w14:ligatures w14:val="none"/>
        </w:rPr>
        <w:t>(2), 232-240.</w:t>
      </w:r>
    </w:p>
    <w:p w14:paraId="2F8F8AE1" w14:textId="77777777" w:rsidR="002D7930" w:rsidRDefault="002D7930" w:rsidP="002D7930">
      <w:pPr>
        <w:spacing w:before="240" w:after="240" w:line="240" w:lineRule="auto"/>
        <w:rPr>
          <w:rFonts w:ascii="Times New Roman" w:eastAsia="Times New Roman" w:hAnsi="Times New Roman" w:cs="Times New Roman"/>
          <w:color w:val="222222"/>
          <w:kern w:val="0"/>
          <w:sz w:val="24"/>
          <w:szCs w:val="24"/>
          <w:shd w:val="clear" w:color="auto" w:fill="FFFFFF"/>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Gosselin, J. L., Crozier, L. G., &amp; Burke, B. J. (2021). Shifting signals: Correlations among freshwater, marine and climatic indices often investigated in Pacific salmon studies. </w:t>
      </w:r>
      <w:r w:rsidRPr="002D7930">
        <w:rPr>
          <w:rFonts w:ascii="Times New Roman" w:eastAsia="Times New Roman" w:hAnsi="Times New Roman" w:cs="Times New Roman"/>
          <w:i/>
          <w:iCs/>
          <w:color w:val="222222"/>
          <w:kern w:val="0"/>
          <w:sz w:val="24"/>
          <w:szCs w:val="24"/>
          <w:shd w:val="clear" w:color="auto" w:fill="FFFFFF"/>
          <w14:ligatures w14:val="none"/>
        </w:rPr>
        <w:t>Ecological Indicators</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121</w:t>
      </w:r>
      <w:r w:rsidRPr="002D7930">
        <w:rPr>
          <w:rFonts w:ascii="Times New Roman" w:eastAsia="Times New Roman" w:hAnsi="Times New Roman" w:cs="Times New Roman"/>
          <w:color w:val="222222"/>
          <w:kern w:val="0"/>
          <w:sz w:val="24"/>
          <w:szCs w:val="24"/>
          <w:shd w:val="clear" w:color="auto" w:fill="FFFFFF"/>
          <w14:ligatures w14:val="none"/>
        </w:rPr>
        <w:t>, 107167.</w:t>
      </w:r>
    </w:p>
    <w:p w14:paraId="44038F9E" w14:textId="562C30AF" w:rsidR="009653B0" w:rsidRDefault="009653B0" w:rsidP="002D7930">
      <w:pPr>
        <w:spacing w:before="240" w:after="240" w:line="240" w:lineRule="auto"/>
        <w:rPr>
          <w:ins w:id="288" w:author="LORION Chris M * ODFW" w:date="2024-10-08T10:30:00Z" w16du:dateUtc="2024-10-08T17:30:00Z"/>
          <w:rFonts w:ascii="Times New Roman" w:eastAsia="Times New Roman" w:hAnsi="Times New Roman" w:cs="Times New Roman"/>
          <w:kern w:val="0"/>
          <w:sz w:val="24"/>
          <w:szCs w:val="24"/>
          <w14:ligatures w14:val="none"/>
        </w:rPr>
      </w:pPr>
      <w:ins w:id="289" w:author="LORION Chris M * ODFW" w:date="2024-10-08T10:30:00Z" w16du:dateUtc="2024-10-08T17:30:00Z">
        <w:r>
          <w:rPr>
            <w:rFonts w:ascii="Times New Roman" w:eastAsia="Times New Roman" w:hAnsi="Times New Roman" w:cs="Times New Roman"/>
            <w:kern w:val="0"/>
            <w:sz w:val="24"/>
            <w:szCs w:val="24"/>
            <w14:ligatures w14:val="none"/>
          </w:rPr>
          <w:t>Hanson, K.</w:t>
        </w:r>
      </w:ins>
      <w:ins w:id="290" w:author="LORION Chris M * ODFW" w:date="2024-10-08T13:29:00Z" w16du:dateUtc="2024-10-08T20:29:00Z">
        <w:r w:rsidR="00EB132D">
          <w:rPr>
            <w:rFonts w:ascii="Times New Roman" w:eastAsia="Times New Roman" w:hAnsi="Times New Roman" w:cs="Times New Roman"/>
            <w:kern w:val="0"/>
            <w:sz w:val="24"/>
            <w:szCs w:val="24"/>
            <w14:ligatures w14:val="none"/>
          </w:rPr>
          <w:t xml:space="preserve"> </w:t>
        </w:r>
      </w:ins>
      <w:ins w:id="291" w:author="LORION Chris M * ODFW" w:date="2024-10-08T10:30:00Z" w16du:dateUtc="2024-10-08T17:30:00Z">
        <w:r>
          <w:rPr>
            <w:rFonts w:ascii="Times New Roman" w:eastAsia="Times New Roman" w:hAnsi="Times New Roman" w:cs="Times New Roman"/>
            <w:kern w:val="0"/>
            <w:sz w:val="24"/>
            <w:szCs w:val="24"/>
            <w14:ligatures w14:val="none"/>
          </w:rPr>
          <w:t xml:space="preserve">C., &amp; </w:t>
        </w:r>
      </w:ins>
      <w:ins w:id="292" w:author="LORION Chris M * ODFW" w:date="2024-10-08T10:31:00Z" w16du:dateUtc="2024-10-08T17:31:00Z">
        <w:r>
          <w:rPr>
            <w:rFonts w:ascii="Times New Roman" w:eastAsia="Times New Roman" w:hAnsi="Times New Roman" w:cs="Times New Roman"/>
            <w:kern w:val="0"/>
            <w:sz w:val="24"/>
            <w:szCs w:val="24"/>
            <w14:ligatures w14:val="none"/>
          </w:rPr>
          <w:t>Peterson, D.</w:t>
        </w:r>
      </w:ins>
      <w:ins w:id="293" w:author="LORION Chris M * ODFW" w:date="2024-10-08T13:29:00Z" w16du:dateUtc="2024-10-08T20:29:00Z">
        <w:r w:rsidR="00EB132D">
          <w:rPr>
            <w:rFonts w:ascii="Times New Roman" w:eastAsia="Times New Roman" w:hAnsi="Times New Roman" w:cs="Times New Roman"/>
            <w:kern w:val="0"/>
            <w:sz w:val="24"/>
            <w:szCs w:val="24"/>
            <w14:ligatures w14:val="none"/>
          </w:rPr>
          <w:t xml:space="preserve"> </w:t>
        </w:r>
      </w:ins>
      <w:ins w:id="294" w:author="LORION Chris M * ODFW" w:date="2024-10-08T10:31:00Z" w16du:dateUtc="2024-10-08T17:31:00Z">
        <w:r>
          <w:rPr>
            <w:rFonts w:ascii="Times New Roman" w:eastAsia="Times New Roman" w:hAnsi="Times New Roman" w:cs="Times New Roman"/>
            <w:kern w:val="0"/>
            <w:sz w:val="24"/>
            <w:szCs w:val="24"/>
            <w14:ligatures w14:val="none"/>
          </w:rPr>
          <w:t>P. (2014). Modeling the potential impacts of climate change on Pacific salmon culture programs: an example at Winthrop National Fish</w:t>
        </w:r>
      </w:ins>
      <w:ins w:id="295" w:author="LORION Chris M * ODFW" w:date="2024-10-08T10:32:00Z" w16du:dateUtc="2024-10-08T17:32:00Z">
        <w:r>
          <w:rPr>
            <w:rFonts w:ascii="Times New Roman" w:eastAsia="Times New Roman" w:hAnsi="Times New Roman" w:cs="Times New Roman"/>
            <w:kern w:val="0"/>
            <w:sz w:val="24"/>
            <w:szCs w:val="24"/>
            <w14:ligatures w14:val="none"/>
          </w:rPr>
          <w:t xml:space="preserve"> Hatchery. </w:t>
        </w:r>
        <w:r w:rsidRPr="009653B0">
          <w:rPr>
            <w:rFonts w:ascii="Times New Roman" w:eastAsia="Times New Roman" w:hAnsi="Times New Roman" w:cs="Times New Roman"/>
            <w:i/>
            <w:iCs/>
            <w:kern w:val="0"/>
            <w:sz w:val="24"/>
            <w:szCs w:val="24"/>
            <w14:ligatures w14:val="none"/>
            <w:rPrChange w:id="296" w:author="LORION Chris M * ODFW" w:date="2024-10-08T10:32:00Z" w16du:dateUtc="2024-10-08T17:32:00Z">
              <w:rPr>
                <w:rFonts w:ascii="Times New Roman" w:eastAsia="Times New Roman" w:hAnsi="Times New Roman" w:cs="Times New Roman"/>
                <w:kern w:val="0"/>
                <w:sz w:val="24"/>
                <w:szCs w:val="24"/>
                <w14:ligatures w14:val="none"/>
              </w:rPr>
            </w:rPrChange>
          </w:rPr>
          <w:t xml:space="preserve">Environmental </w:t>
        </w:r>
        <w:r w:rsidRPr="00EB132D">
          <w:rPr>
            <w:rFonts w:ascii="Times New Roman" w:eastAsia="Times New Roman" w:hAnsi="Times New Roman" w:cs="Times New Roman"/>
            <w:i/>
            <w:iCs/>
            <w:kern w:val="0"/>
            <w:sz w:val="24"/>
            <w:szCs w:val="24"/>
            <w14:ligatures w14:val="none"/>
            <w:rPrChange w:id="297" w:author="LORION Chris M * ODFW" w:date="2024-10-08T13:31:00Z" w16du:dateUtc="2024-10-08T20:31:00Z">
              <w:rPr>
                <w:rFonts w:ascii="Times New Roman" w:eastAsia="Times New Roman" w:hAnsi="Times New Roman" w:cs="Times New Roman"/>
                <w:kern w:val="0"/>
                <w:sz w:val="24"/>
                <w:szCs w:val="24"/>
                <w14:ligatures w14:val="none"/>
              </w:rPr>
            </w:rPrChange>
          </w:rPr>
          <w:t>Management, 54</w:t>
        </w:r>
        <w:r>
          <w:rPr>
            <w:rFonts w:ascii="Times New Roman" w:eastAsia="Times New Roman" w:hAnsi="Times New Roman" w:cs="Times New Roman"/>
            <w:kern w:val="0"/>
            <w:sz w:val="24"/>
            <w:szCs w:val="24"/>
            <w14:ligatures w14:val="none"/>
          </w:rPr>
          <w:t xml:space="preserve">, 433-448. </w:t>
        </w:r>
      </w:ins>
    </w:p>
    <w:p w14:paraId="7A46111D" w14:textId="3B5EEEFF" w:rsidR="00E96B5E" w:rsidRPr="002D7930" w:rsidRDefault="00E96B5E" w:rsidP="002D7930">
      <w:pPr>
        <w:spacing w:before="240" w:after="240" w:line="240" w:lineRule="auto"/>
        <w:rPr>
          <w:rFonts w:ascii="Times New Roman" w:eastAsia="Times New Roman" w:hAnsi="Times New Roman" w:cs="Times New Roman"/>
          <w:kern w:val="0"/>
          <w:sz w:val="24"/>
          <w:szCs w:val="24"/>
          <w14:ligatures w14:val="none"/>
        </w:rPr>
      </w:pPr>
      <w:r w:rsidRPr="00E96B5E">
        <w:rPr>
          <w:rFonts w:ascii="Times New Roman" w:eastAsia="Times New Roman" w:hAnsi="Times New Roman" w:cs="Times New Roman"/>
          <w:kern w:val="0"/>
          <w:sz w:val="24"/>
          <w:szCs w:val="24"/>
          <w14:ligatures w14:val="none"/>
        </w:rPr>
        <w:t>Hartman</w:t>
      </w:r>
      <w:r>
        <w:rPr>
          <w:rFonts w:ascii="Times New Roman" w:eastAsia="Times New Roman" w:hAnsi="Times New Roman" w:cs="Times New Roman"/>
          <w:kern w:val="0"/>
          <w:sz w:val="24"/>
          <w:szCs w:val="24"/>
          <w14:ligatures w14:val="none"/>
        </w:rPr>
        <w:t xml:space="preserve">, K.J </w:t>
      </w:r>
      <w:r w:rsidRPr="00E96B5E">
        <w:rPr>
          <w:rFonts w:ascii="Times New Roman" w:eastAsia="Times New Roman" w:hAnsi="Times New Roman" w:cs="Times New Roman"/>
          <w:kern w:val="0"/>
          <w:sz w:val="24"/>
          <w:szCs w:val="24"/>
          <w14:ligatures w14:val="none"/>
        </w:rPr>
        <w:t xml:space="preserve">&amp; Porto </w:t>
      </w:r>
      <w:r>
        <w:rPr>
          <w:rFonts w:ascii="Times New Roman" w:eastAsia="Times New Roman" w:hAnsi="Times New Roman" w:cs="Times New Roman"/>
          <w:kern w:val="0"/>
          <w:sz w:val="24"/>
          <w:szCs w:val="24"/>
          <w14:ligatures w14:val="none"/>
        </w:rPr>
        <w:t xml:space="preserve">M.A. </w:t>
      </w:r>
      <w:r w:rsidRPr="00E96B5E">
        <w:rPr>
          <w:rFonts w:ascii="Times New Roman" w:eastAsia="Times New Roman" w:hAnsi="Times New Roman" w:cs="Times New Roman"/>
          <w:kern w:val="0"/>
          <w:sz w:val="24"/>
          <w:szCs w:val="24"/>
          <w14:ligatures w14:val="none"/>
        </w:rPr>
        <w:t>(2014)</w:t>
      </w:r>
      <w:r>
        <w:rPr>
          <w:rFonts w:ascii="Times New Roman" w:eastAsia="Times New Roman" w:hAnsi="Times New Roman" w:cs="Times New Roman"/>
          <w:kern w:val="0"/>
          <w:sz w:val="24"/>
          <w:szCs w:val="24"/>
          <w14:ligatures w14:val="none"/>
        </w:rPr>
        <w:t>.</w:t>
      </w:r>
      <w:r w:rsidRPr="00E96B5E">
        <w:rPr>
          <w:rFonts w:ascii="Times New Roman" w:eastAsia="Times New Roman" w:hAnsi="Times New Roman" w:cs="Times New Roman"/>
          <w:kern w:val="0"/>
          <w:sz w:val="24"/>
          <w:szCs w:val="24"/>
          <w14:ligatures w14:val="none"/>
        </w:rPr>
        <w:t xml:space="preserve"> Thermal Performance of Three Rainbow Trout Strains at Above-Optimal Temperatures</w:t>
      </w:r>
      <w:r>
        <w:rPr>
          <w:rFonts w:ascii="Times New Roman" w:eastAsia="Times New Roman" w:hAnsi="Times New Roman" w:cs="Times New Roman"/>
          <w:kern w:val="0"/>
          <w:sz w:val="24"/>
          <w:szCs w:val="24"/>
          <w14:ligatures w14:val="none"/>
        </w:rPr>
        <w:t xml:space="preserve">. </w:t>
      </w:r>
      <w:r w:rsidRPr="00E96B5E">
        <w:rPr>
          <w:rFonts w:ascii="Times New Roman" w:eastAsia="Times New Roman" w:hAnsi="Times New Roman" w:cs="Times New Roman"/>
          <w:i/>
          <w:iCs/>
          <w:kern w:val="0"/>
          <w:sz w:val="24"/>
          <w:szCs w:val="24"/>
          <w14:ligatures w14:val="none"/>
        </w:rPr>
        <w:t>Transactions of the American Fisheries Society, 143</w:t>
      </w:r>
      <w:r>
        <w:rPr>
          <w:rFonts w:ascii="Times New Roman" w:eastAsia="Times New Roman" w:hAnsi="Times New Roman" w:cs="Times New Roman"/>
          <w:kern w:val="0"/>
          <w:sz w:val="24"/>
          <w:szCs w:val="24"/>
          <w14:ligatures w14:val="none"/>
        </w:rPr>
        <w:t>(</w:t>
      </w:r>
      <w:r w:rsidRPr="00E96B5E">
        <w:rPr>
          <w:rFonts w:ascii="Times New Roman" w:eastAsia="Times New Roman" w:hAnsi="Times New Roman" w:cs="Times New Roman"/>
          <w:kern w:val="0"/>
          <w:sz w:val="24"/>
          <w:szCs w:val="24"/>
          <w14:ligatures w14:val="none"/>
        </w:rPr>
        <w:t>6</w:t>
      </w:r>
      <w:r>
        <w:rPr>
          <w:rFonts w:ascii="Times New Roman" w:eastAsia="Times New Roman" w:hAnsi="Times New Roman" w:cs="Times New Roman"/>
          <w:kern w:val="0"/>
          <w:sz w:val="24"/>
          <w:szCs w:val="24"/>
          <w14:ligatures w14:val="none"/>
        </w:rPr>
        <w:t>)</w:t>
      </w:r>
      <w:r w:rsidRPr="00E96B5E">
        <w:rPr>
          <w:rFonts w:ascii="Times New Roman" w:eastAsia="Times New Roman" w:hAnsi="Times New Roman" w:cs="Times New Roman"/>
          <w:kern w:val="0"/>
          <w:sz w:val="24"/>
          <w:szCs w:val="24"/>
          <w14:ligatures w14:val="none"/>
        </w:rPr>
        <w:t>, 1445-1454</w:t>
      </w:r>
      <w:r>
        <w:rPr>
          <w:rFonts w:ascii="Times New Roman" w:eastAsia="Times New Roman" w:hAnsi="Times New Roman" w:cs="Times New Roman"/>
          <w:kern w:val="0"/>
          <w:sz w:val="24"/>
          <w:szCs w:val="24"/>
          <w14:ligatures w14:val="none"/>
        </w:rPr>
        <w:t>.</w:t>
      </w:r>
    </w:p>
    <w:p w14:paraId="30CF9EC0"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14:ligatures w14:val="none"/>
        </w:rPr>
        <w:t xml:space="preserve">Healey, M. C. (1991). Life history of chinook salmon (Oncorhynchus tshawytscha). </w:t>
      </w:r>
      <w:r w:rsidRPr="002D7930">
        <w:rPr>
          <w:rFonts w:ascii="Times New Roman" w:eastAsia="Times New Roman" w:hAnsi="Times New Roman" w:cs="Times New Roman"/>
          <w:i/>
          <w:iCs/>
          <w:color w:val="000000"/>
          <w:kern w:val="0"/>
          <w:sz w:val="24"/>
          <w:szCs w:val="24"/>
          <w14:ligatures w14:val="none"/>
        </w:rPr>
        <w:t>Pacific salmon life histories</w:t>
      </w:r>
      <w:r w:rsidRPr="002D7930">
        <w:rPr>
          <w:rFonts w:ascii="Times New Roman" w:eastAsia="Times New Roman" w:hAnsi="Times New Roman" w:cs="Times New Roman"/>
          <w:color w:val="000000"/>
          <w:kern w:val="0"/>
          <w:sz w:val="24"/>
          <w:szCs w:val="24"/>
          <w14:ligatures w14:val="none"/>
        </w:rPr>
        <w:t>, 311-394.</w:t>
      </w:r>
    </w:p>
    <w:p w14:paraId="2809EA64"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Hickey, B. M., &amp; Banas, N. S. (2008). Why is the northern end of the California Current System so productive?. </w:t>
      </w:r>
      <w:r w:rsidRPr="002D7930">
        <w:rPr>
          <w:rFonts w:ascii="Times New Roman" w:eastAsia="Times New Roman" w:hAnsi="Times New Roman" w:cs="Times New Roman"/>
          <w:i/>
          <w:iCs/>
          <w:color w:val="222222"/>
          <w:kern w:val="0"/>
          <w:sz w:val="24"/>
          <w:szCs w:val="24"/>
          <w:shd w:val="clear" w:color="auto" w:fill="FFFFFF"/>
          <w14:ligatures w14:val="none"/>
        </w:rPr>
        <w:t>Oceanography</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21</w:t>
      </w:r>
      <w:r w:rsidRPr="002D7930">
        <w:rPr>
          <w:rFonts w:ascii="Times New Roman" w:eastAsia="Times New Roman" w:hAnsi="Times New Roman" w:cs="Times New Roman"/>
          <w:color w:val="222222"/>
          <w:kern w:val="0"/>
          <w:sz w:val="24"/>
          <w:szCs w:val="24"/>
          <w:shd w:val="clear" w:color="auto" w:fill="FFFFFF"/>
          <w14:ligatures w14:val="none"/>
        </w:rPr>
        <w:t>(4), 90-107.</w:t>
      </w:r>
    </w:p>
    <w:p w14:paraId="1F71D27A"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Hobday, A. J., Alexander, L. V., Perkins, S. E., Smale, D. A., Straub, S. C., Oliver, E. C., ... &amp; Wernberg, T. (2016). A hierarchical approach to defining marine heatwaves. </w:t>
      </w:r>
      <w:r w:rsidRPr="002D7930">
        <w:rPr>
          <w:rFonts w:ascii="Times New Roman" w:eastAsia="Times New Roman" w:hAnsi="Times New Roman" w:cs="Times New Roman"/>
          <w:i/>
          <w:iCs/>
          <w:color w:val="000000"/>
          <w:kern w:val="0"/>
          <w:sz w:val="24"/>
          <w:szCs w:val="24"/>
          <w:shd w:val="clear" w:color="auto" w:fill="FFFFFF"/>
          <w14:ligatures w14:val="none"/>
        </w:rPr>
        <w:t>Progress in oceanography</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141</w:t>
      </w:r>
      <w:r w:rsidRPr="002D7930">
        <w:rPr>
          <w:rFonts w:ascii="Times New Roman" w:eastAsia="Times New Roman" w:hAnsi="Times New Roman" w:cs="Times New Roman"/>
          <w:color w:val="000000"/>
          <w:kern w:val="0"/>
          <w:sz w:val="24"/>
          <w:szCs w:val="24"/>
          <w:shd w:val="clear" w:color="auto" w:fill="FFFFFF"/>
          <w14:ligatures w14:val="none"/>
        </w:rPr>
        <w:t>, 227-238.</w:t>
      </w:r>
    </w:p>
    <w:p w14:paraId="6CA4451F"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14:ligatures w14:val="none"/>
        </w:rPr>
        <w:t xml:space="preserve">Johnstone, J. A., &amp; Mantua, N. J. (2014). Atmospheric controls on northeast Pacific temperature variability and change, 1900–2012. </w:t>
      </w:r>
      <w:r w:rsidRPr="002D7930">
        <w:rPr>
          <w:rFonts w:ascii="Times New Roman" w:eastAsia="Times New Roman" w:hAnsi="Times New Roman" w:cs="Times New Roman"/>
          <w:i/>
          <w:iCs/>
          <w:color w:val="222222"/>
          <w:kern w:val="0"/>
          <w:sz w:val="24"/>
          <w:szCs w:val="24"/>
          <w14:ligatures w14:val="none"/>
        </w:rPr>
        <w:t>Proceedings of the National Academy of Sciences</w:t>
      </w:r>
      <w:r w:rsidRPr="002D7930">
        <w:rPr>
          <w:rFonts w:ascii="Times New Roman" w:eastAsia="Times New Roman" w:hAnsi="Times New Roman" w:cs="Times New Roman"/>
          <w:color w:val="222222"/>
          <w:kern w:val="0"/>
          <w:sz w:val="24"/>
          <w:szCs w:val="24"/>
          <w14:ligatures w14:val="none"/>
        </w:rPr>
        <w:t xml:space="preserve">, </w:t>
      </w:r>
      <w:r w:rsidRPr="002D7930">
        <w:rPr>
          <w:rFonts w:ascii="Times New Roman" w:eastAsia="Times New Roman" w:hAnsi="Times New Roman" w:cs="Times New Roman"/>
          <w:i/>
          <w:iCs/>
          <w:color w:val="222222"/>
          <w:kern w:val="0"/>
          <w:sz w:val="24"/>
          <w:szCs w:val="24"/>
          <w14:ligatures w14:val="none"/>
        </w:rPr>
        <w:t>111</w:t>
      </w:r>
      <w:r w:rsidRPr="002D7930">
        <w:rPr>
          <w:rFonts w:ascii="Times New Roman" w:eastAsia="Times New Roman" w:hAnsi="Times New Roman" w:cs="Times New Roman"/>
          <w:color w:val="222222"/>
          <w:kern w:val="0"/>
          <w:sz w:val="24"/>
          <w:szCs w:val="24"/>
          <w14:ligatures w14:val="none"/>
        </w:rPr>
        <w:t>(40), 14360-14365.</w:t>
      </w:r>
    </w:p>
    <w:p w14:paraId="74FC95F1"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Malick, M. J., Cox, S. P., </w:t>
      </w:r>
      <w:proofErr w:type="spellStart"/>
      <w:r w:rsidRPr="002D7930">
        <w:rPr>
          <w:rFonts w:ascii="Times New Roman" w:eastAsia="Times New Roman" w:hAnsi="Times New Roman" w:cs="Times New Roman"/>
          <w:color w:val="222222"/>
          <w:kern w:val="0"/>
          <w:sz w:val="24"/>
          <w:szCs w:val="24"/>
          <w:shd w:val="clear" w:color="auto" w:fill="FFFFFF"/>
          <w14:ligatures w14:val="none"/>
        </w:rPr>
        <w:t>Mueter</w:t>
      </w:r>
      <w:proofErr w:type="spellEnd"/>
      <w:r w:rsidRPr="002D7930">
        <w:rPr>
          <w:rFonts w:ascii="Times New Roman" w:eastAsia="Times New Roman" w:hAnsi="Times New Roman" w:cs="Times New Roman"/>
          <w:color w:val="222222"/>
          <w:kern w:val="0"/>
          <w:sz w:val="24"/>
          <w:szCs w:val="24"/>
          <w:shd w:val="clear" w:color="auto" w:fill="FFFFFF"/>
          <w14:ligatures w14:val="none"/>
        </w:rPr>
        <w:t xml:space="preserve">, F. J., Dorner, B., &amp; Peterman, R. M. (2017). Effects of the North Pacific Current on the productivity of 163 Pacific salmon stocks. </w:t>
      </w:r>
      <w:r w:rsidRPr="002D7930">
        <w:rPr>
          <w:rFonts w:ascii="Times New Roman" w:eastAsia="Times New Roman" w:hAnsi="Times New Roman" w:cs="Times New Roman"/>
          <w:i/>
          <w:iCs/>
          <w:color w:val="222222"/>
          <w:kern w:val="0"/>
          <w:sz w:val="24"/>
          <w:szCs w:val="24"/>
          <w:shd w:val="clear" w:color="auto" w:fill="FFFFFF"/>
          <w14:ligatures w14:val="none"/>
        </w:rPr>
        <w:t>Fisheries Oceanography</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26</w:t>
      </w:r>
      <w:r w:rsidRPr="002D7930">
        <w:rPr>
          <w:rFonts w:ascii="Times New Roman" w:eastAsia="Times New Roman" w:hAnsi="Times New Roman" w:cs="Times New Roman"/>
          <w:color w:val="222222"/>
          <w:kern w:val="0"/>
          <w:sz w:val="24"/>
          <w:szCs w:val="24"/>
          <w:shd w:val="clear" w:color="auto" w:fill="FFFFFF"/>
          <w14:ligatures w14:val="none"/>
        </w:rPr>
        <w:t>(3), 268-281.</w:t>
      </w:r>
    </w:p>
    <w:p w14:paraId="19113D1B" w14:textId="77777777" w:rsidR="002D7930" w:rsidRDefault="002D7930" w:rsidP="002D7930">
      <w:pPr>
        <w:spacing w:before="240" w:after="240" w:line="240" w:lineRule="auto"/>
        <w:rPr>
          <w:ins w:id="298" w:author="LORION Chris M * ODFW" w:date="2024-10-08T13:28:00Z" w16du:dateUtc="2024-10-08T20:28:00Z"/>
          <w:rFonts w:ascii="Times New Roman" w:eastAsia="Times New Roman" w:hAnsi="Times New Roman" w:cs="Times New Roman"/>
          <w:color w:val="222222"/>
          <w:kern w:val="0"/>
          <w:sz w:val="24"/>
          <w:szCs w:val="24"/>
          <w:shd w:val="clear" w:color="auto" w:fill="FFFFFF"/>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Mantua, N. J., &amp; Hare, S. R. (2002). The Pacific decadal oscillation. </w:t>
      </w:r>
      <w:r w:rsidRPr="002D7930">
        <w:rPr>
          <w:rFonts w:ascii="Times New Roman" w:eastAsia="Times New Roman" w:hAnsi="Times New Roman" w:cs="Times New Roman"/>
          <w:i/>
          <w:iCs/>
          <w:color w:val="222222"/>
          <w:kern w:val="0"/>
          <w:sz w:val="24"/>
          <w:szCs w:val="24"/>
          <w:shd w:val="clear" w:color="auto" w:fill="FFFFFF"/>
          <w14:ligatures w14:val="none"/>
        </w:rPr>
        <w:t>Journal of oceanography</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58</w:t>
      </w:r>
      <w:r w:rsidRPr="002D7930">
        <w:rPr>
          <w:rFonts w:ascii="Times New Roman" w:eastAsia="Times New Roman" w:hAnsi="Times New Roman" w:cs="Times New Roman"/>
          <w:color w:val="222222"/>
          <w:kern w:val="0"/>
          <w:sz w:val="24"/>
          <w:szCs w:val="24"/>
          <w:shd w:val="clear" w:color="auto" w:fill="FFFFFF"/>
          <w14:ligatures w14:val="none"/>
        </w:rPr>
        <w:t>, 35-44.</w:t>
      </w:r>
    </w:p>
    <w:p w14:paraId="5C2EB8F4" w14:textId="73A09F29" w:rsidR="00EB132D" w:rsidRPr="002D7930" w:rsidRDefault="00EB132D" w:rsidP="002D7930">
      <w:pPr>
        <w:spacing w:before="240" w:after="240" w:line="240" w:lineRule="auto"/>
        <w:rPr>
          <w:rFonts w:ascii="Times New Roman" w:eastAsia="Times New Roman" w:hAnsi="Times New Roman" w:cs="Times New Roman"/>
          <w:kern w:val="0"/>
          <w:sz w:val="24"/>
          <w:szCs w:val="24"/>
          <w14:ligatures w14:val="none"/>
        </w:rPr>
      </w:pPr>
      <w:ins w:id="299" w:author="LORION Chris M * ODFW" w:date="2024-10-08T13:28:00Z" w16du:dateUtc="2024-10-08T20:28:00Z">
        <w:r>
          <w:rPr>
            <w:rFonts w:ascii="Times New Roman" w:eastAsia="Times New Roman" w:hAnsi="Times New Roman" w:cs="Times New Roman"/>
            <w:color w:val="222222"/>
            <w:kern w:val="0"/>
            <w:sz w:val="24"/>
            <w:szCs w:val="24"/>
            <w:shd w:val="clear" w:color="auto" w:fill="FFFFFF"/>
            <w14:ligatures w14:val="none"/>
          </w:rPr>
          <w:t>Morgan, C. A.</w:t>
        </w:r>
      </w:ins>
      <w:ins w:id="300" w:author="LORION Chris M * ODFW" w:date="2024-10-08T13:29:00Z" w16du:dateUtc="2024-10-08T20:29:00Z">
        <w:r>
          <w:rPr>
            <w:rFonts w:ascii="Times New Roman" w:eastAsia="Times New Roman" w:hAnsi="Times New Roman" w:cs="Times New Roman"/>
            <w:color w:val="222222"/>
            <w:kern w:val="0"/>
            <w:sz w:val="24"/>
            <w:szCs w:val="24"/>
            <w:shd w:val="clear" w:color="auto" w:fill="FFFFFF"/>
            <w14:ligatures w14:val="none"/>
          </w:rPr>
          <w:t>, Beckman, B. R., Weitkamp, L. A., &amp; Fresh, K. L. (2019). R</w:t>
        </w:r>
      </w:ins>
      <w:ins w:id="301" w:author="LORION Chris M * ODFW" w:date="2024-10-08T13:30:00Z" w16du:dateUtc="2024-10-08T20:30:00Z">
        <w:r>
          <w:rPr>
            <w:rFonts w:ascii="Times New Roman" w:eastAsia="Times New Roman" w:hAnsi="Times New Roman" w:cs="Times New Roman"/>
            <w:color w:val="222222"/>
            <w:kern w:val="0"/>
            <w:sz w:val="24"/>
            <w:szCs w:val="24"/>
            <w:shd w:val="clear" w:color="auto" w:fill="FFFFFF"/>
            <w14:ligatures w14:val="none"/>
          </w:rPr>
          <w:t xml:space="preserve">ecent ecosystem disturbance in the Northern California Current. </w:t>
        </w:r>
        <w:r w:rsidRPr="00EB132D">
          <w:rPr>
            <w:rFonts w:ascii="Times New Roman" w:eastAsia="Times New Roman" w:hAnsi="Times New Roman" w:cs="Times New Roman"/>
            <w:i/>
            <w:iCs/>
            <w:color w:val="222222"/>
            <w:kern w:val="0"/>
            <w:sz w:val="24"/>
            <w:szCs w:val="24"/>
            <w:shd w:val="clear" w:color="auto" w:fill="FFFFFF"/>
            <w14:ligatures w14:val="none"/>
            <w:rPrChange w:id="302" w:author="LORION Chris M * ODFW" w:date="2024-10-08T13:31:00Z" w16du:dateUtc="2024-10-08T20:31:00Z">
              <w:rPr>
                <w:rFonts w:ascii="Times New Roman" w:eastAsia="Times New Roman" w:hAnsi="Times New Roman" w:cs="Times New Roman"/>
                <w:color w:val="222222"/>
                <w:kern w:val="0"/>
                <w:sz w:val="24"/>
                <w:szCs w:val="24"/>
                <w:shd w:val="clear" w:color="auto" w:fill="FFFFFF"/>
                <w14:ligatures w14:val="none"/>
              </w:rPr>
            </w:rPrChange>
          </w:rPr>
          <w:t>Fisheries, 44(10)</w:t>
        </w:r>
        <w:r>
          <w:rPr>
            <w:rFonts w:ascii="Times New Roman" w:eastAsia="Times New Roman" w:hAnsi="Times New Roman" w:cs="Times New Roman"/>
            <w:color w:val="222222"/>
            <w:kern w:val="0"/>
            <w:sz w:val="24"/>
            <w:szCs w:val="24"/>
            <w:shd w:val="clear" w:color="auto" w:fill="FFFFFF"/>
            <w14:ligatures w14:val="none"/>
          </w:rPr>
          <w:t>, 465</w:t>
        </w:r>
      </w:ins>
      <w:ins w:id="303" w:author="LORION Chris M * ODFW" w:date="2024-10-08T13:31:00Z" w16du:dateUtc="2024-10-08T20:31:00Z">
        <w:r>
          <w:rPr>
            <w:rFonts w:ascii="Times New Roman" w:eastAsia="Times New Roman" w:hAnsi="Times New Roman" w:cs="Times New Roman"/>
            <w:color w:val="222222"/>
            <w:kern w:val="0"/>
            <w:sz w:val="24"/>
            <w:szCs w:val="24"/>
            <w:shd w:val="clear" w:color="auto" w:fill="FFFFFF"/>
            <w14:ligatures w14:val="none"/>
          </w:rPr>
          <w:t xml:space="preserve">-474. </w:t>
        </w:r>
      </w:ins>
      <w:ins w:id="304" w:author="LORION Chris M * ODFW" w:date="2024-10-08T13:30:00Z" w16du:dateUtc="2024-10-08T20:30:00Z">
        <w:r>
          <w:rPr>
            <w:rFonts w:ascii="Times New Roman" w:eastAsia="Times New Roman" w:hAnsi="Times New Roman" w:cs="Times New Roman"/>
            <w:color w:val="222222"/>
            <w:kern w:val="0"/>
            <w:sz w:val="24"/>
            <w:szCs w:val="24"/>
            <w:shd w:val="clear" w:color="auto" w:fill="FFFFFF"/>
            <w14:ligatures w14:val="none"/>
          </w:rPr>
          <w:t xml:space="preserve"> </w:t>
        </w:r>
      </w:ins>
    </w:p>
    <w:p w14:paraId="456206B5"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lastRenderedPageBreak/>
        <w:t xml:space="preserve">Newman, M., Alexander, M. A., Ault, T. R., Cobb, K. M., </w:t>
      </w:r>
      <w:proofErr w:type="spellStart"/>
      <w:r w:rsidRPr="002D7930">
        <w:rPr>
          <w:rFonts w:ascii="Times New Roman" w:eastAsia="Times New Roman" w:hAnsi="Times New Roman" w:cs="Times New Roman"/>
          <w:color w:val="222222"/>
          <w:kern w:val="0"/>
          <w:sz w:val="24"/>
          <w:szCs w:val="24"/>
          <w:shd w:val="clear" w:color="auto" w:fill="FFFFFF"/>
          <w14:ligatures w14:val="none"/>
        </w:rPr>
        <w:t>Deser</w:t>
      </w:r>
      <w:proofErr w:type="spellEnd"/>
      <w:r w:rsidRPr="002D7930">
        <w:rPr>
          <w:rFonts w:ascii="Times New Roman" w:eastAsia="Times New Roman" w:hAnsi="Times New Roman" w:cs="Times New Roman"/>
          <w:color w:val="222222"/>
          <w:kern w:val="0"/>
          <w:sz w:val="24"/>
          <w:szCs w:val="24"/>
          <w:shd w:val="clear" w:color="auto" w:fill="FFFFFF"/>
          <w14:ligatures w14:val="none"/>
        </w:rPr>
        <w:t xml:space="preserve">, C., Di Lorenzo, E., ... &amp; Smith, C. A. (2016). The Pacific decadal oscillation, revisited. </w:t>
      </w:r>
      <w:r w:rsidRPr="002D7930">
        <w:rPr>
          <w:rFonts w:ascii="Times New Roman" w:eastAsia="Times New Roman" w:hAnsi="Times New Roman" w:cs="Times New Roman"/>
          <w:i/>
          <w:iCs/>
          <w:color w:val="222222"/>
          <w:kern w:val="0"/>
          <w:sz w:val="24"/>
          <w:szCs w:val="24"/>
          <w:shd w:val="clear" w:color="auto" w:fill="FFFFFF"/>
          <w14:ligatures w14:val="none"/>
        </w:rPr>
        <w:t>Journal of Climate</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29</w:t>
      </w:r>
      <w:r w:rsidRPr="002D7930">
        <w:rPr>
          <w:rFonts w:ascii="Times New Roman" w:eastAsia="Times New Roman" w:hAnsi="Times New Roman" w:cs="Times New Roman"/>
          <w:color w:val="222222"/>
          <w:kern w:val="0"/>
          <w:sz w:val="24"/>
          <w:szCs w:val="24"/>
          <w:shd w:val="clear" w:color="auto" w:fill="FFFFFF"/>
          <w14:ligatures w14:val="none"/>
        </w:rPr>
        <w:t>(12), 4399-4427.</w:t>
      </w:r>
    </w:p>
    <w:p w14:paraId="5CA815AF"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Notch, J. J., </w:t>
      </w:r>
      <w:proofErr w:type="spellStart"/>
      <w:r w:rsidRPr="002D7930">
        <w:rPr>
          <w:rFonts w:ascii="Times New Roman" w:eastAsia="Times New Roman" w:hAnsi="Times New Roman" w:cs="Times New Roman"/>
          <w:color w:val="000000"/>
          <w:kern w:val="0"/>
          <w:sz w:val="24"/>
          <w:szCs w:val="24"/>
          <w:shd w:val="clear" w:color="auto" w:fill="FFFFFF"/>
          <w14:ligatures w14:val="none"/>
        </w:rPr>
        <w:t>McHuron</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A. S., Michel, C. J., </w:t>
      </w:r>
      <w:proofErr w:type="spellStart"/>
      <w:r w:rsidRPr="002D7930">
        <w:rPr>
          <w:rFonts w:ascii="Times New Roman" w:eastAsia="Times New Roman" w:hAnsi="Times New Roman" w:cs="Times New Roman"/>
          <w:color w:val="000000"/>
          <w:kern w:val="0"/>
          <w:sz w:val="24"/>
          <w:szCs w:val="24"/>
          <w:shd w:val="clear" w:color="auto" w:fill="FFFFFF"/>
          <w14:ligatures w14:val="none"/>
        </w:rPr>
        <w:t>Cordoleani</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F., Johnson, M., Henderson, M. J., &amp; Ammann, A. J. (2020). Outmigration survival of wild Chinook salmon smolts through the Sacramento River during historic drought and high water conditions. </w:t>
      </w:r>
      <w:r w:rsidRPr="002D7930">
        <w:rPr>
          <w:rFonts w:ascii="Times New Roman" w:eastAsia="Times New Roman" w:hAnsi="Times New Roman" w:cs="Times New Roman"/>
          <w:i/>
          <w:iCs/>
          <w:color w:val="000000"/>
          <w:kern w:val="0"/>
          <w:sz w:val="24"/>
          <w:szCs w:val="24"/>
          <w:shd w:val="clear" w:color="auto" w:fill="FFFFFF"/>
          <w14:ligatures w14:val="none"/>
        </w:rPr>
        <w:t>Environmental Biology of Fishes</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103</w:t>
      </w:r>
      <w:r w:rsidRPr="002D7930">
        <w:rPr>
          <w:rFonts w:ascii="Times New Roman" w:eastAsia="Times New Roman" w:hAnsi="Times New Roman" w:cs="Times New Roman"/>
          <w:color w:val="000000"/>
          <w:kern w:val="0"/>
          <w:sz w:val="24"/>
          <w:szCs w:val="24"/>
          <w:shd w:val="clear" w:color="auto" w:fill="FFFFFF"/>
          <w14:ligatures w14:val="none"/>
        </w:rPr>
        <w:t>, 561-576.</w:t>
      </w:r>
    </w:p>
    <w:p w14:paraId="3754C2CD"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Oliver, E. C., Burrows, M. T., Donat, M. G., Sen Gupta, A., Alexander, L. V., Perkins-Kirkpatrick, S. E., ... &amp; Smale, D. A. (2019). Projected marine heatwaves in the 21st century and the potential for ecological impact. </w:t>
      </w:r>
      <w:r w:rsidRPr="002D7930">
        <w:rPr>
          <w:rFonts w:ascii="Times New Roman" w:eastAsia="Times New Roman" w:hAnsi="Times New Roman" w:cs="Times New Roman"/>
          <w:i/>
          <w:iCs/>
          <w:color w:val="000000"/>
          <w:kern w:val="0"/>
          <w:sz w:val="24"/>
          <w:szCs w:val="24"/>
          <w:shd w:val="clear" w:color="auto" w:fill="FFFFFF"/>
          <w14:ligatures w14:val="none"/>
        </w:rPr>
        <w:t>Frontiers in Marine Science</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6</w:t>
      </w:r>
      <w:r w:rsidRPr="002D7930">
        <w:rPr>
          <w:rFonts w:ascii="Times New Roman" w:eastAsia="Times New Roman" w:hAnsi="Times New Roman" w:cs="Times New Roman"/>
          <w:color w:val="000000"/>
          <w:kern w:val="0"/>
          <w:sz w:val="24"/>
          <w:szCs w:val="24"/>
          <w:shd w:val="clear" w:color="auto" w:fill="FFFFFF"/>
          <w14:ligatures w14:val="none"/>
        </w:rPr>
        <w:t>, 734.</w:t>
      </w:r>
    </w:p>
    <w:p w14:paraId="326DE11C" w14:textId="675A566C" w:rsidR="002D7930" w:rsidRPr="00B65A74" w:rsidRDefault="002D7930" w:rsidP="00B65A74">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Petrosky, C. E., &amp; Schaller, H. A. (2010). Influence of river conditions during seaward migration and ocean conditions on survival rates of Snake River Chinook salmon and steelhead. </w:t>
      </w:r>
      <w:r w:rsidRPr="002D7930">
        <w:rPr>
          <w:rFonts w:ascii="Times New Roman" w:eastAsia="Times New Roman" w:hAnsi="Times New Roman" w:cs="Times New Roman"/>
          <w:i/>
          <w:iCs/>
          <w:color w:val="222222"/>
          <w:kern w:val="0"/>
          <w:sz w:val="24"/>
          <w:szCs w:val="24"/>
          <w:shd w:val="clear" w:color="auto" w:fill="FFFFFF"/>
          <w14:ligatures w14:val="none"/>
        </w:rPr>
        <w:t>Ecology of Freshwater Fish</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19</w:t>
      </w:r>
      <w:r w:rsidRPr="002D7930">
        <w:rPr>
          <w:rFonts w:ascii="Times New Roman" w:eastAsia="Times New Roman" w:hAnsi="Times New Roman" w:cs="Times New Roman"/>
          <w:color w:val="222222"/>
          <w:kern w:val="0"/>
          <w:sz w:val="24"/>
          <w:szCs w:val="24"/>
          <w:shd w:val="clear" w:color="auto" w:fill="FFFFFF"/>
          <w14:ligatures w14:val="none"/>
        </w:rPr>
        <w:t>(4), 520-536.</w:t>
      </w:r>
    </w:p>
    <w:p w14:paraId="1C2BB371" w14:textId="148E962A" w:rsidR="00B65A74" w:rsidRPr="00B65A74" w:rsidRDefault="00B65A74" w:rsidP="00B65A74">
      <w:pPr>
        <w:spacing w:after="0" w:line="240" w:lineRule="auto"/>
        <w:rPr>
          <w:rFonts w:ascii="Times New Roman" w:eastAsia="Times New Roman" w:hAnsi="Times New Roman" w:cs="Times New Roman"/>
          <w:kern w:val="0"/>
          <w:sz w:val="24"/>
          <w:szCs w:val="24"/>
          <w14:ligatures w14:val="none"/>
        </w:rPr>
      </w:pPr>
      <w:r w:rsidRPr="00B65A74">
        <w:rPr>
          <w:rFonts w:ascii="Times New Roman" w:eastAsia="Times New Roman" w:hAnsi="Times New Roman" w:cs="Times New Roman"/>
          <w:kern w:val="0"/>
          <w:sz w:val="24"/>
          <w:szCs w:val="24"/>
          <w14:ligatures w14:val="none"/>
        </w:rPr>
        <w:t>R Core Team</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2024</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 R: A Language and Environment for Statistical Computing. R</w:t>
      </w:r>
    </w:p>
    <w:p w14:paraId="332E8EDE" w14:textId="0FB25DEE" w:rsidR="00B65A74" w:rsidRPr="002D7930" w:rsidRDefault="00B65A74" w:rsidP="002D7930">
      <w:pPr>
        <w:spacing w:after="0" w:line="240" w:lineRule="auto"/>
        <w:rPr>
          <w:rFonts w:ascii="Times New Roman" w:eastAsia="Times New Roman" w:hAnsi="Times New Roman" w:cs="Times New Roman"/>
          <w:kern w:val="0"/>
          <w:sz w:val="24"/>
          <w:szCs w:val="24"/>
          <w14:ligatures w14:val="none"/>
        </w:rPr>
      </w:pPr>
      <w:r w:rsidRPr="00B65A74">
        <w:rPr>
          <w:rFonts w:ascii="Times New Roman" w:eastAsia="Times New Roman" w:hAnsi="Times New Roman" w:cs="Times New Roman"/>
          <w:kern w:val="0"/>
          <w:sz w:val="24"/>
          <w:szCs w:val="24"/>
          <w14:ligatures w14:val="none"/>
        </w:rPr>
        <w:t xml:space="preserve">  Foundation for Statistical Computing, Vienna, Austria. </w:t>
      </w:r>
    </w:p>
    <w:p w14:paraId="3C61B89A"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Satterthwaite, W. H., Andrews, K. S., Gosselin, J. L., Greene, C. M., Harvey, C. J., Hunsicker, M., ... &amp; Samhouri, J. F. (2019). Patterns of Synchrony and Environmental Thresholds in the Performance of Forecast Models Used for US West Coast Chinook and Coho Salmon Stocks. </w:t>
      </w:r>
      <w:r w:rsidRPr="002D7930">
        <w:rPr>
          <w:rFonts w:ascii="Times New Roman" w:eastAsia="Times New Roman" w:hAnsi="Times New Roman" w:cs="Times New Roman"/>
          <w:i/>
          <w:iCs/>
          <w:color w:val="222222"/>
          <w:kern w:val="0"/>
          <w:sz w:val="24"/>
          <w:szCs w:val="24"/>
          <w:shd w:val="clear" w:color="auto" w:fill="FFFFFF"/>
          <w14:ligatures w14:val="none"/>
        </w:rPr>
        <w:t xml:space="preserve">North Pacific Anadromous Fish Commission Technical Report, </w:t>
      </w:r>
      <w:r w:rsidRPr="002D7930">
        <w:rPr>
          <w:rFonts w:ascii="Times New Roman" w:eastAsia="Times New Roman" w:hAnsi="Times New Roman" w:cs="Times New Roman"/>
          <w:color w:val="222222"/>
          <w:kern w:val="0"/>
          <w:sz w:val="24"/>
          <w:szCs w:val="24"/>
          <w:shd w:val="clear" w:color="auto" w:fill="FFFFFF"/>
          <w14:ligatures w14:val="none"/>
        </w:rPr>
        <w:t>15, 157–160.</w:t>
      </w:r>
    </w:p>
    <w:p w14:paraId="0BF3C616"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Sharma, R., Vélez‐Espino, L. A., Wertheimer, A. C., Mantua, N., &amp; Francis, R. C. (2013). Relating spatial and temporal scales of climate and ocean variability to survival of Pacific Northwest Chinook salmon (Oncorhynchus tshawytscha). </w:t>
      </w:r>
      <w:r w:rsidRPr="002D7930">
        <w:rPr>
          <w:rFonts w:ascii="Times New Roman" w:eastAsia="Times New Roman" w:hAnsi="Times New Roman" w:cs="Times New Roman"/>
          <w:i/>
          <w:iCs/>
          <w:color w:val="222222"/>
          <w:kern w:val="0"/>
          <w:sz w:val="24"/>
          <w:szCs w:val="24"/>
          <w:shd w:val="clear" w:color="auto" w:fill="FFFFFF"/>
          <w14:ligatures w14:val="none"/>
        </w:rPr>
        <w:t>Fisheries Oceanography</w:t>
      </w:r>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22</w:t>
      </w:r>
      <w:r w:rsidRPr="002D7930">
        <w:rPr>
          <w:rFonts w:ascii="Times New Roman" w:eastAsia="Times New Roman" w:hAnsi="Times New Roman" w:cs="Times New Roman"/>
          <w:color w:val="222222"/>
          <w:kern w:val="0"/>
          <w:sz w:val="24"/>
          <w:szCs w:val="24"/>
          <w:shd w:val="clear" w:color="auto" w:fill="FFFFFF"/>
          <w14:ligatures w14:val="none"/>
        </w:rPr>
        <w:t>(1), 14-31.</w:t>
      </w:r>
    </w:p>
    <w:p w14:paraId="2203012D" w14:textId="77777777" w:rsidR="002D7930" w:rsidRDefault="002D7930" w:rsidP="002D7930">
      <w:pPr>
        <w:spacing w:before="240" w:after="240" w:line="240" w:lineRule="auto"/>
        <w:rPr>
          <w:rFonts w:ascii="Times New Roman" w:eastAsia="Times New Roman" w:hAnsi="Times New Roman" w:cs="Times New Roman"/>
          <w:color w:val="222222"/>
          <w:kern w:val="0"/>
          <w:sz w:val="24"/>
          <w:szCs w:val="24"/>
          <w:shd w:val="clear" w:color="auto" w:fill="FFFFFF"/>
          <w14:ligatures w14:val="none"/>
        </w:rPr>
      </w:pPr>
      <w:r w:rsidRPr="002D7930">
        <w:rPr>
          <w:rFonts w:ascii="Times New Roman" w:eastAsia="Times New Roman" w:hAnsi="Times New Roman" w:cs="Times New Roman"/>
          <w:color w:val="222222"/>
          <w:kern w:val="0"/>
          <w:sz w:val="24"/>
          <w:szCs w:val="24"/>
          <w:shd w:val="clear" w:color="auto" w:fill="FFFFFF"/>
          <w14:ligatures w14:val="none"/>
        </w:rPr>
        <w:t xml:space="preserve">Spalding, M. D., Fox, H. E., Allen, G. R., Davidson, N., </w:t>
      </w:r>
      <w:proofErr w:type="spellStart"/>
      <w:r w:rsidRPr="002D7930">
        <w:rPr>
          <w:rFonts w:ascii="Times New Roman" w:eastAsia="Times New Roman" w:hAnsi="Times New Roman" w:cs="Times New Roman"/>
          <w:color w:val="222222"/>
          <w:kern w:val="0"/>
          <w:sz w:val="24"/>
          <w:szCs w:val="24"/>
          <w:shd w:val="clear" w:color="auto" w:fill="FFFFFF"/>
          <w14:ligatures w14:val="none"/>
        </w:rPr>
        <w:t>Ferdaña</w:t>
      </w:r>
      <w:proofErr w:type="spellEnd"/>
      <w:r w:rsidRPr="002D7930">
        <w:rPr>
          <w:rFonts w:ascii="Times New Roman" w:eastAsia="Times New Roman" w:hAnsi="Times New Roman" w:cs="Times New Roman"/>
          <w:color w:val="222222"/>
          <w:kern w:val="0"/>
          <w:sz w:val="24"/>
          <w:szCs w:val="24"/>
          <w:shd w:val="clear" w:color="auto" w:fill="FFFFFF"/>
          <w14:ligatures w14:val="none"/>
        </w:rPr>
        <w:t xml:space="preserve">, Z. A., Finlayson, M. A. X., ... &amp; Robertson, J. (2007). Marine ecoregions of the world: a bioregionalization of coastal and shelf areas. </w:t>
      </w:r>
      <w:proofErr w:type="spellStart"/>
      <w:r w:rsidRPr="002D7930">
        <w:rPr>
          <w:rFonts w:ascii="Times New Roman" w:eastAsia="Times New Roman" w:hAnsi="Times New Roman" w:cs="Times New Roman"/>
          <w:i/>
          <w:iCs/>
          <w:color w:val="222222"/>
          <w:kern w:val="0"/>
          <w:sz w:val="24"/>
          <w:szCs w:val="24"/>
          <w:shd w:val="clear" w:color="auto" w:fill="FFFFFF"/>
          <w14:ligatures w14:val="none"/>
        </w:rPr>
        <w:t>BioScience</w:t>
      </w:r>
      <w:proofErr w:type="spellEnd"/>
      <w:r w:rsidRPr="002D7930">
        <w:rPr>
          <w:rFonts w:ascii="Times New Roman" w:eastAsia="Times New Roman" w:hAnsi="Times New Roman" w:cs="Times New Roman"/>
          <w:color w:val="222222"/>
          <w:kern w:val="0"/>
          <w:sz w:val="24"/>
          <w:szCs w:val="24"/>
          <w:shd w:val="clear" w:color="auto" w:fill="FFFFFF"/>
          <w14:ligatures w14:val="none"/>
        </w:rPr>
        <w:t xml:space="preserve">, </w:t>
      </w:r>
      <w:r w:rsidRPr="002D7930">
        <w:rPr>
          <w:rFonts w:ascii="Times New Roman" w:eastAsia="Times New Roman" w:hAnsi="Times New Roman" w:cs="Times New Roman"/>
          <w:i/>
          <w:iCs/>
          <w:color w:val="222222"/>
          <w:kern w:val="0"/>
          <w:sz w:val="24"/>
          <w:szCs w:val="24"/>
          <w:shd w:val="clear" w:color="auto" w:fill="FFFFFF"/>
          <w14:ligatures w14:val="none"/>
        </w:rPr>
        <w:t>57</w:t>
      </w:r>
      <w:r w:rsidRPr="002D7930">
        <w:rPr>
          <w:rFonts w:ascii="Times New Roman" w:eastAsia="Times New Roman" w:hAnsi="Times New Roman" w:cs="Times New Roman"/>
          <w:color w:val="222222"/>
          <w:kern w:val="0"/>
          <w:sz w:val="24"/>
          <w:szCs w:val="24"/>
          <w:shd w:val="clear" w:color="auto" w:fill="FFFFFF"/>
          <w14:ligatures w14:val="none"/>
        </w:rPr>
        <w:t>(7), 573-583.</w:t>
      </w:r>
    </w:p>
    <w:p w14:paraId="29ABE483" w14:textId="21BBF851" w:rsidR="00B65A74" w:rsidRPr="00B65A74" w:rsidRDefault="00B65A74" w:rsidP="00B65A74">
      <w:pPr>
        <w:spacing w:after="0" w:line="240" w:lineRule="auto"/>
        <w:rPr>
          <w:rFonts w:ascii="Times New Roman" w:eastAsia="Times New Roman" w:hAnsi="Times New Roman" w:cs="Times New Roman"/>
          <w:kern w:val="0"/>
          <w:sz w:val="24"/>
          <w:szCs w:val="24"/>
          <w14:ligatures w14:val="none"/>
        </w:rPr>
      </w:pPr>
      <w:r w:rsidRPr="00B65A74">
        <w:rPr>
          <w:rFonts w:ascii="Times New Roman" w:eastAsia="Times New Roman" w:hAnsi="Times New Roman" w:cs="Times New Roman"/>
          <w:kern w:val="0"/>
          <w:sz w:val="24"/>
          <w:szCs w:val="24"/>
          <w14:ligatures w14:val="none"/>
        </w:rPr>
        <w:t xml:space="preserve">Stan Development Team. </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2024a</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 xml:space="preserve">. Stan Modeling Language Users Guide and Reference Manual, 2.35. </w:t>
      </w:r>
    </w:p>
    <w:p w14:paraId="426A47B6" w14:textId="77777777" w:rsidR="00B65A74" w:rsidRPr="00B65A74" w:rsidRDefault="00B65A74" w:rsidP="00B65A74">
      <w:pPr>
        <w:spacing w:after="0" w:line="240" w:lineRule="auto"/>
        <w:rPr>
          <w:rFonts w:ascii="Times New Roman" w:eastAsia="Times New Roman" w:hAnsi="Times New Roman" w:cs="Times New Roman"/>
          <w:kern w:val="0"/>
          <w:sz w:val="24"/>
          <w:szCs w:val="24"/>
          <w14:ligatures w14:val="none"/>
        </w:rPr>
      </w:pPr>
    </w:p>
    <w:p w14:paraId="42935836" w14:textId="38F4C87B" w:rsidR="00B65A74" w:rsidRDefault="00B65A74" w:rsidP="00B65A74">
      <w:pPr>
        <w:spacing w:after="0" w:line="240" w:lineRule="auto"/>
        <w:rPr>
          <w:rFonts w:ascii="Times New Roman" w:eastAsia="Times New Roman" w:hAnsi="Times New Roman" w:cs="Times New Roman"/>
          <w:kern w:val="0"/>
          <w:sz w:val="24"/>
          <w:szCs w:val="24"/>
          <w14:ligatures w14:val="none"/>
        </w:rPr>
      </w:pPr>
      <w:r w:rsidRPr="00B65A74">
        <w:rPr>
          <w:rFonts w:ascii="Times New Roman" w:eastAsia="Times New Roman" w:hAnsi="Times New Roman" w:cs="Times New Roman"/>
          <w:kern w:val="0"/>
          <w:sz w:val="24"/>
          <w:szCs w:val="24"/>
          <w14:ligatures w14:val="none"/>
        </w:rPr>
        <w:t>Stan Development Team</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 xml:space="preserve"> </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2024b</w:t>
      </w:r>
      <w:r>
        <w:rPr>
          <w:rFonts w:ascii="Times New Roman" w:eastAsia="Times New Roman" w:hAnsi="Times New Roman" w:cs="Times New Roman"/>
          <w:kern w:val="0"/>
          <w:sz w:val="24"/>
          <w:szCs w:val="24"/>
          <w14:ligatures w14:val="none"/>
        </w:rPr>
        <w:t>)</w:t>
      </w:r>
      <w:r w:rsidRPr="00B65A74">
        <w:rPr>
          <w:rFonts w:ascii="Times New Roman" w:eastAsia="Times New Roman" w:hAnsi="Times New Roman" w:cs="Times New Roman"/>
          <w:kern w:val="0"/>
          <w:sz w:val="24"/>
          <w:szCs w:val="24"/>
          <w14:ligatures w14:val="none"/>
        </w:rPr>
        <w:t xml:space="preserve">. </w:t>
      </w:r>
      <w:proofErr w:type="spellStart"/>
      <w:r w:rsidRPr="00B65A74">
        <w:rPr>
          <w:rFonts w:ascii="Times New Roman" w:eastAsia="Times New Roman" w:hAnsi="Times New Roman" w:cs="Times New Roman"/>
          <w:kern w:val="0"/>
          <w:sz w:val="24"/>
          <w:szCs w:val="24"/>
          <w14:ligatures w14:val="none"/>
        </w:rPr>
        <w:t>RStan</w:t>
      </w:r>
      <w:proofErr w:type="spellEnd"/>
      <w:r w:rsidRPr="00B65A74">
        <w:rPr>
          <w:rFonts w:ascii="Times New Roman" w:eastAsia="Times New Roman" w:hAnsi="Times New Roman" w:cs="Times New Roman"/>
          <w:kern w:val="0"/>
          <w:sz w:val="24"/>
          <w:szCs w:val="24"/>
          <w14:ligatures w14:val="none"/>
        </w:rPr>
        <w:t>: the R interface to Stan. R package version 2.32.6.</w:t>
      </w:r>
    </w:p>
    <w:p w14:paraId="6850E440" w14:textId="77777777" w:rsidR="002D7930" w:rsidRPr="002D7930" w:rsidRDefault="002D7930" w:rsidP="002D7930">
      <w:pPr>
        <w:spacing w:before="240" w:after="24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Wang, D., </w:t>
      </w:r>
      <w:proofErr w:type="spellStart"/>
      <w:r w:rsidRPr="002D7930">
        <w:rPr>
          <w:rFonts w:ascii="Times New Roman" w:eastAsia="Times New Roman" w:hAnsi="Times New Roman" w:cs="Times New Roman"/>
          <w:color w:val="000000"/>
          <w:kern w:val="0"/>
          <w:sz w:val="24"/>
          <w:szCs w:val="24"/>
          <w:shd w:val="clear" w:color="auto" w:fill="FFFFFF"/>
          <w14:ligatures w14:val="none"/>
        </w:rPr>
        <w:t>Gouhier</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T. C., Menge, B. A., &amp; Ganguly, A. R. (2015). Intensification and spatial homogenization of coastal upwelling under climate change. </w:t>
      </w:r>
      <w:r w:rsidRPr="002D7930">
        <w:rPr>
          <w:rFonts w:ascii="Times New Roman" w:eastAsia="Times New Roman" w:hAnsi="Times New Roman" w:cs="Times New Roman"/>
          <w:i/>
          <w:iCs/>
          <w:color w:val="000000"/>
          <w:kern w:val="0"/>
          <w:sz w:val="24"/>
          <w:szCs w:val="24"/>
          <w:shd w:val="clear" w:color="auto" w:fill="FFFFFF"/>
          <w14:ligatures w14:val="none"/>
        </w:rPr>
        <w:t>Nature</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518</w:t>
      </w:r>
      <w:r w:rsidRPr="002D7930">
        <w:rPr>
          <w:rFonts w:ascii="Times New Roman" w:eastAsia="Times New Roman" w:hAnsi="Times New Roman" w:cs="Times New Roman"/>
          <w:color w:val="000000"/>
          <w:kern w:val="0"/>
          <w:sz w:val="24"/>
          <w:szCs w:val="24"/>
          <w:shd w:val="clear" w:color="auto" w:fill="FFFFFF"/>
          <w14:ligatures w14:val="none"/>
        </w:rPr>
        <w:t>(7539), 390-394.</w:t>
      </w:r>
    </w:p>
    <w:p w14:paraId="02516157"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Ward, E. J., Hunsicker, M. E., Marshall, K. N., Oken, K. L., Semmens, B. X., Field, J. C., ... &amp; </w:t>
      </w:r>
      <w:proofErr w:type="spellStart"/>
      <w:r w:rsidRPr="002D7930">
        <w:rPr>
          <w:rFonts w:ascii="Times New Roman" w:eastAsia="Times New Roman" w:hAnsi="Times New Roman" w:cs="Times New Roman"/>
          <w:color w:val="000000"/>
          <w:kern w:val="0"/>
          <w:sz w:val="24"/>
          <w:szCs w:val="24"/>
          <w:shd w:val="clear" w:color="auto" w:fill="FFFFFF"/>
          <w14:ligatures w14:val="none"/>
        </w:rPr>
        <w:t>Tolimieri</w:t>
      </w:r>
      <w:proofErr w:type="spellEnd"/>
      <w:r w:rsidRPr="002D7930">
        <w:rPr>
          <w:rFonts w:ascii="Times New Roman" w:eastAsia="Times New Roman" w:hAnsi="Times New Roman" w:cs="Times New Roman"/>
          <w:color w:val="000000"/>
          <w:kern w:val="0"/>
          <w:sz w:val="24"/>
          <w:szCs w:val="24"/>
          <w:shd w:val="clear" w:color="auto" w:fill="FFFFFF"/>
          <w14:ligatures w14:val="none"/>
        </w:rPr>
        <w:t xml:space="preserve">, N. (2024). Leveraging ecological indicators to improve short term forecasts of fish recruitment. </w:t>
      </w:r>
      <w:r w:rsidRPr="002D7930">
        <w:rPr>
          <w:rFonts w:ascii="Times New Roman" w:eastAsia="Times New Roman" w:hAnsi="Times New Roman" w:cs="Times New Roman"/>
          <w:i/>
          <w:iCs/>
          <w:color w:val="000000"/>
          <w:kern w:val="0"/>
          <w:sz w:val="24"/>
          <w:szCs w:val="24"/>
          <w:shd w:val="clear" w:color="auto" w:fill="FFFFFF"/>
          <w14:ligatures w14:val="none"/>
        </w:rPr>
        <w:t>Fish and Fisheries</w:t>
      </w:r>
      <w:r w:rsidRPr="002D7930">
        <w:rPr>
          <w:rFonts w:ascii="Times New Roman" w:eastAsia="Times New Roman" w:hAnsi="Times New Roman" w:cs="Times New Roman"/>
          <w:color w:val="000000"/>
          <w:kern w:val="0"/>
          <w:sz w:val="24"/>
          <w:szCs w:val="24"/>
          <w:shd w:val="clear" w:color="auto" w:fill="FFFFFF"/>
          <w14:ligatures w14:val="none"/>
        </w:rPr>
        <w:t>.</w:t>
      </w:r>
    </w:p>
    <w:p w14:paraId="07100446"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0C80B7B8"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Wood, S.N. (2011) Fast stable restricted maximum likelihood and marginal likelihood</w:t>
      </w:r>
    </w:p>
    <w:p w14:paraId="4114C07C"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r w:rsidRPr="002D7930">
        <w:rPr>
          <w:rFonts w:ascii="Times New Roman" w:eastAsia="Times New Roman" w:hAnsi="Times New Roman" w:cs="Times New Roman"/>
          <w:color w:val="000000"/>
          <w:kern w:val="0"/>
          <w:sz w:val="24"/>
          <w:szCs w:val="24"/>
          <w:shd w:val="clear" w:color="auto" w:fill="FFFFFF"/>
          <w14:ligatures w14:val="none"/>
        </w:rPr>
        <w:t xml:space="preserve">estimation of semiparametric generalized linear models. </w:t>
      </w:r>
      <w:r w:rsidRPr="002D7930">
        <w:rPr>
          <w:rFonts w:ascii="Times New Roman" w:eastAsia="Times New Roman" w:hAnsi="Times New Roman" w:cs="Times New Roman"/>
          <w:i/>
          <w:iCs/>
          <w:color w:val="000000"/>
          <w:kern w:val="0"/>
          <w:sz w:val="24"/>
          <w:szCs w:val="24"/>
          <w:shd w:val="clear" w:color="auto" w:fill="FFFFFF"/>
          <w14:ligatures w14:val="none"/>
        </w:rPr>
        <w:t>Journal of the Royal Statistical</w:t>
      </w:r>
    </w:p>
    <w:p w14:paraId="54293DE6" w14:textId="77777777" w:rsidR="002D7930" w:rsidRDefault="002D7930" w:rsidP="002D7930">
      <w:pPr>
        <w:spacing w:after="0" w:line="240" w:lineRule="auto"/>
        <w:rPr>
          <w:rFonts w:ascii="Times New Roman" w:eastAsia="Times New Roman" w:hAnsi="Times New Roman" w:cs="Times New Roman"/>
          <w:color w:val="000000"/>
          <w:kern w:val="0"/>
          <w:sz w:val="24"/>
          <w:szCs w:val="24"/>
          <w:shd w:val="clear" w:color="auto" w:fill="FFFFFF"/>
          <w14:ligatures w14:val="none"/>
        </w:rPr>
      </w:pPr>
      <w:r w:rsidRPr="002D7930">
        <w:rPr>
          <w:rFonts w:ascii="Times New Roman" w:eastAsia="Times New Roman" w:hAnsi="Times New Roman" w:cs="Times New Roman"/>
          <w:i/>
          <w:iCs/>
          <w:color w:val="000000"/>
          <w:kern w:val="0"/>
          <w:sz w:val="24"/>
          <w:szCs w:val="24"/>
          <w:shd w:val="clear" w:color="auto" w:fill="FFFFFF"/>
          <w14:ligatures w14:val="none"/>
        </w:rPr>
        <w:t>Society (B)</w:t>
      </w:r>
      <w:r w:rsidRPr="002D7930">
        <w:rPr>
          <w:rFonts w:ascii="Times New Roman" w:eastAsia="Times New Roman" w:hAnsi="Times New Roman" w:cs="Times New Roman"/>
          <w:color w:val="000000"/>
          <w:kern w:val="0"/>
          <w:sz w:val="24"/>
          <w:szCs w:val="24"/>
          <w:shd w:val="clear" w:color="auto" w:fill="FFFFFF"/>
          <w14:ligatures w14:val="none"/>
        </w:rPr>
        <w:t xml:space="preserve"> 73(1):3-36</w:t>
      </w:r>
    </w:p>
    <w:p w14:paraId="25A1F8AE" w14:textId="77777777" w:rsidR="002D7930" w:rsidRPr="002D7930" w:rsidRDefault="002D7930" w:rsidP="002D7930">
      <w:pPr>
        <w:spacing w:after="0" w:line="240" w:lineRule="auto"/>
        <w:rPr>
          <w:rFonts w:ascii="Times New Roman" w:eastAsia="Times New Roman" w:hAnsi="Times New Roman" w:cs="Times New Roman"/>
          <w:kern w:val="0"/>
          <w:sz w:val="24"/>
          <w:szCs w:val="24"/>
          <w14:ligatures w14:val="none"/>
        </w:rPr>
      </w:pPr>
    </w:p>
    <w:p w14:paraId="7C8E7ACB" w14:textId="4D38863B" w:rsidR="00772423" w:rsidRDefault="002D7930" w:rsidP="002D7930">
      <w:r w:rsidRPr="002D7930">
        <w:rPr>
          <w:rFonts w:ascii="Times New Roman" w:eastAsia="Times New Roman" w:hAnsi="Times New Roman" w:cs="Times New Roman"/>
          <w:color w:val="000000"/>
          <w:kern w:val="0"/>
          <w:sz w:val="24"/>
          <w:szCs w:val="24"/>
          <w:shd w:val="clear" w:color="auto" w:fill="FFFFFF"/>
          <w14:ligatures w14:val="none"/>
        </w:rPr>
        <w:t xml:space="preserve">Zhang, L., &amp; Delworth, T. L. (2016). Simulated response of the Pacific decadal oscillation to climate change. </w:t>
      </w:r>
      <w:r w:rsidRPr="002D7930">
        <w:rPr>
          <w:rFonts w:ascii="Times New Roman" w:eastAsia="Times New Roman" w:hAnsi="Times New Roman" w:cs="Times New Roman"/>
          <w:i/>
          <w:iCs/>
          <w:color w:val="000000"/>
          <w:kern w:val="0"/>
          <w:sz w:val="24"/>
          <w:szCs w:val="24"/>
          <w:shd w:val="clear" w:color="auto" w:fill="FFFFFF"/>
          <w14:ligatures w14:val="none"/>
        </w:rPr>
        <w:t>Journal of Climate</w:t>
      </w:r>
      <w:r w:rsidRPr="002D7930">
        <w:rPr>
          <w:rFonts w:ascii="Times New Roman" w:eastAsia="Times New Roman" w:hAnsi="Times New Roman" w:cs="Times New Roman"/>
          <w:color w:val="000000"/>
          <w:kern w:val="0"/>
          <w:sz w:val="24"/>
          <w:szCs w:val="24"/>
          <w:shd w:val="clear" w:color="auto" w:fill="FFFFFF"/>
          <w14:ligatures w14:val="none"/>
        </w:rPr>
        <w:t xml:space="preserve">, </w:t>
      </w:r>
      <w:r w:rsidRPr="002D7930">
        <w:rPr>
          <w:rFonts w:ascii="Times New Roman" w:eastAsia="Times New Roman" w:hAnsi="Times New Roman" w:cs="Times New Roman"/>
          <w:i/>
          <w:iCs/>
          <w:color w:val="000000"/>
          <w:kern w:val="0"/>
          <w:sz w:val="24"/>
          <w:szCs w:val="24"/>
          <w:shd w:val="clear" w:color="auto" w:fill="FFFFFF"/>
          <w14:ligatures w14:val="none"/>
        </w:rPr>
        <w:t>29</w:t>
      </w:r>
      <w:r w:rsidRPr="002D7930">
        <w:rPr>
          <w:rFonts w:ascii="Times New Roman" w:eastAsia="Times New Roman" w:hAnsi="Times New Roman" w:cs="Times New Roman"/>
          <w:color w:val="000000"/>
          <w:kern w:val="0"/>
          <w:sz w:val="24"/>
          <w:szCs w:val="24"/>
          <w:shd w:val="clear" w:color="auto" w:fill="FFFFFF"/>
          <w14:ligatures w14:val="none"/>
        </w:rPr>
        <w:t>(16), 5999-6018.</w:t>
      </w:r>
    </w:p>
    <w:sectPr w:rsidR="00772423">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8" w:author="SABAL Megan C * ODFW" w:date="2024-09-17T08:57:00Z" w:initials="MS">
    <w:p w14:paraId="1CAD62AD" w14:textId="19F038E3" w:rsidR="00606043" w:rsidRDefault="00606043" w:rsidP="00606043">
      <w:pPr>
        <w:pStyle w:val="CommentText"/>
      </w:pPr>
      <w:r>
        <w:rPr>
          <w:rStyle w:val="CommentReference"/>
        </w:rPr>
        <w:annotationRef/>
      </w:r>
      <w:r>
        <w:t>It’s a bit hard to understand here how a 1-year offset encompasses 2 years. Does this mean you summarize across two years with the first year starting lagged 1 year? So t+1 and t+2? Could you clarify.</w:t>
      </w:r>
    </w:p>
  </w:comment>
  <w:comment w:id="16" w:author="SABAL Megan C * ODFW" w:date="2024-09-17T09:01:00Z" w:initials="MS">
    <w:p w14:paraId="14167E96" w14:textId="77777777" w:rsidR="001D7764" w:rsidRDefault="0057478A" w:rsidP="001D7764">
      <w:pPr>
        <w:pStyle w:val="CommentText"/>
      </w:pPr>
      <w:r>
        <w:rPr>
          <w:rStyle w:val="CommentReference"/>
        </w:rPr>
        <w:annotationRef/>
      </w:r>
      <w:r w:rsidR="001D7764">
        <w:t>What does category 1 mean? Maybe it would be clearer to rephrase or add a sentence describing only what you did keep (and what that means biologically). “We only kept returns that…”.</w:t>
      </w:r>
    </w:p>
  </w:comment>
  <w:comment w:id="17" w:author="Eric Ward" w:date="2024-10-03T08:10:00Z" w:initials="EW">
    <w:p w14:paraId="2778D9D0" w14:textId="54E6F668" w:rsidR="00745CC0" w:rsidRDefault="00745CC0">
      <w:pPr>
        <w:pStyle w:val="CommentText"/>
      </w:pPr>
      <w:r>
        <w:rPr>
          <w:rStyle w:val="CommentReference"/>
        </w:rPr>
        <w:annotationRef/>
      </w:r>
      <w:r>
        <w:t>We could say instead only used tag codes used in RMIS reports (`tag status` = 1)</w:t>
      </w:r>
    </w:p>
  </w:comment>
  <w:comment w:id="21" w:author="Eric Ward" w:date="2024-10-03T08:11:00Z" w:initials="EW">
    <w:p w14:paraId="3AE436F7" w14:textId="35216841" w:rsidR="00745CC0" w:rsidRDefault="00745CC0">
      <w:pPr>
        <w:pStyle w:val="CommentText"/>
      </w:pPr>
      <w:r>
        <w:rPr>
          <w:rStyle w:val="CommentReference"/>
        </w:rPr>
        <w:annotationRef/>
      </w:r>
      <w:r>
        <w:t>Hypothesized?</w:t>
      </w:r>
    </w:p>
  </w:comment>
  <w:comment w:id="23" w:author="SABAL Megan C * ODFW" w:date="2024-09-17T10:53:00Z" w:initials="MS">
    <w:p w14:paraId="64607422" w14:textId="77777777" w:rsidR="00741380" w:rsidRDefault="00741380" w:rsidP="00741380">
      <w:pPr>
        <w:pStyle w:val="CommentText"/>
      </w:pPr>
      <w:r>
        <w:rPr>
          <w:rStyle w:val="CommentReference"/>
        </w:rPr>
        <w:annotationRef/>
      </w:r>
      <w:r>
        <w:t>A possible discussion note for later - perhaps the previous research found higher total (aka cumulative) survival to the ocean with increased flows, but that only should decrease SARs if the ocean is “safer” relative to the ocean. If risk is high in the ocean once they get there, it might not cascade to SARs.</w:t>
      </w:r>
    </w:p>
  </w:comment>
  <w:comment w:id="24" w:author="mfeddern" w:date="2024-09-16T07:55:00Z" w:initials="m">
    <w:p w14:paraId="4D5E136C" w14:textId="7A6DDDF3" w:rsidR="00CB3C33" w:rsidRDefault="00CB3C33" w:rsidP="00CB3C33">
      <w:r>
        <w:rPr>
          <w:rStyle w:val="CommentReference"/>
        </w:rPr>
        <w:annotationRef/>
      </w:r>
      <w:r>
        <w:rPr>
          <w:color w:val="000000"/>
          <w:sz w:val="20"/>
          <w:szCs w:val="20"/>
        </w:rPr>
        <w:t>I thought these were removed from the model if they had this shape? Is there anything notable about the contrast of the data for these sites?</w:t>
      </w:r>
    </w:p>
  </w:comment>
  <w:comment w:id="25" w:author="Eric Ward" w:date="2024-10-03T08:12:00Z" w:initials="EW">
    <w:p w14:paraId="0EDEEA5A" w14:textId="7C36A5FC" w:rsidR="00745CC0" w:rsidRDefault="00745CC0">
      <w:pPr>
        <w:pStyle w:val="CommentText"/>
      </w:pPr>
      <w:r>
        <w:rPr>
          <w:rStyle w:val="CommentReference"/>
        </w:rPr>
        <w:annotationRef/>
      </w:r>
      <w:r>
        <w:t>I think the point of clarification either here or above is that we removed variables in models with 1 predictor that had this shape. Maybe this is too confusing</w:t>
      </w:r>
    </w:p>
  </w:comment>
  <w:comment w:id="26" w:author="SABAL Megan C * ODFW" w:date="2024-09-17T10:51:00Z" w:initials="MS">
    <w:p w14:paraId="52CF33C3" w14:textId="77777777" w:rsidR="005F2E27" w:rsidRDefault="005F2E27" w:rsidP="005F2E27">
      <w:pPr>
        <w:pStyle w:val="CommentText"/>
      </w:pPr>
      <w:r>
        <w:rPr>
          <w:rStyle w:val="CommentReference"/>
        </w:rPr>
        <w:annotationRef/>
      </w:r>
      <w:r>
        <w:t>I really like this sentence.</w:t>
      </w:r>
    </w:p>
  </w:comment>
  <w:comment w:id="27" w:author="SABAL Megan C * ODFW" w:date="2024-09-17T11:06:00Z" w:initials="MS">
    <w:p w14:paraId="1ADDB853" w14:textId="77777777" w:rsidR="00A46850" w:rsidRDefault="00713841" w:rsidP="00A46850">
      <w:pPr>
        <w:pStyle w:val="CommentText"/>
      </w:pPr>
      <w:r>
        <w:rPr>
          <w:rStyle w:val="CommentReference"/>
        </w:rPr>
        <w:annotationRef/>
      </w:r>
      <w:r w:rsidR="00A46850">
        <w:t>Can you connect this paragraph more closely to your SAR analyses? I added PDO, NPGO, and SST in the previous section and I attempted a few transition sentences.</w:t>
      </w:r>
    </w:p>
    <w:p w14:paraId="46F50F2F" w14:textId="77777777" w:rsidR="00A46850" w:rsidRDefault="00A46850" w:rsidP="00A46850">
      <w:pPr>
        <w:pStyle w:val="CommentText"/>
      </w:pPr>
    </w:p>
    <w:p w14:paraId="5AC3D48C" w14:textId="77777777" w:rsidR="00A46850" w:rsidRDefault="00A46850" w:rsidP="00A46850">
      <w:pPr>
        <w:pStyle w:val="CommentText"/>
      </w:pPr>
      <w:r>
        <w:t>It also is hard for me to know if this paragraph is simply discussion or if it is part of an official analysis you conducted. Could you clarify in the text? If you did an analysis the phrase starting with “we developed scenarios...” and the section heading “climate forecasting” sounds like you are trying to forecast marine conditions (period) - there is no mention of “and how it might affect fish survival”, which is I think where you are going?</w:t>
      </w:r>
    </w:p>
  </w:comment>
  <w:comment w:id="28" w:author="Eric Ward" w:date="2024-10-03T08:18:00Z" w:initials="EW">
    <w:p w14:paraId="11185A3D" w14:textId="09A39FFF" w:rsidR="00745CC0" w:rsidRDefault="00745CC0">
      <w:pPr>
        <w:pStyle w:val="CommentText"/>
      </w:pPr>
      <w:r>
        <w:rPr>
          <w:rStyle w:val="CommentReference"/>
        </w:rPr>
        <w:annotationRef/>
      </w:r>
      <w:r>
        <w:t>I tried to address this</w:t>
      </w:r>
    </w:p>
  </w:comment>
  <w:comment w:id="29" w:author="Eric Ward" w:date="2024-10-03T08:18:00Z" w:initials="EW">
    <w:p w14:paraId="2AFE0128" w14:textId="362FA9C2" w:rsidR="00745CC0" w:rsidRDefault="00745CC0">
      <w:pPr>
        <w:pStyle w:val="CommentText"/>
      </w:pPr>
      <w:r>
        <w:rPr>
          <w:rStyle w:val="CommentReference"/>
        </w:rPr>
        <w:annotationRef/>
      </w:r>
      <w:r>
        <w:t>Table 4?</w:t>
      </w:r>
    </w:p>
  </w:comment>
  <w:comment w:id="30" w:author="LORION Chris M * ODFW" w:date="2024-09-16T11:27:00Z" w:initials="CL">
    <w:p w14:paraId="76542817" w14:textId="39DCF0BF" w:rsidR="00B82F80" w:rsidRDefault="00B82F80" w:rsidP="00B82F80">
      <w:pPr>
        <w:pStyle w:val="CommentText"/>
      </w:pPr>
      <w:r>
        <w:rPr>
          <w:rStyle w:val="CommentReference"/>
        </w:rPr>
        <w:annotationRef/>
      </w:r>
      <w:r>
        <w:t xml:space="preserve">These results don’ seem consistent with figures and/or stock synthesis summaries below. </w:t>
      </w:r>
    </w:p>
  </w:comment>
  <w:comment w:id="66" w:author="mfeddern" w:date="2024-09-16T07:59:00Z" w:initials="m">
    <w:p w14:paraId="282BD800" w14:textId="149D4F89" w:rsidR="00394178" w:rsidRDefault="00394178" w:rsidP="00394178">
      <w:r>
        <w:rPr>
          <w:rStyle w:val="CommentReference"/>
        </w:rPr>
        <w:annotationRef/>
      </w:r>
      <w:r>
        <w:rPr>
          <w:color w:val="000000"/>
          <w:sz w:val="20"/>
          <w:szCs w:val="20"/>
        </w:rPr>
        <w:t xml:space="preserve">I think we need a couple extra sentences here that summarizes what framework Corzier developed. Something like “Briefly…:. I am not familiar with this framework and it was very unclear to me what went into this and the figure. </w:t>
      </w:r>
    </w:p>
  </w:comment>
  <w:comment w:id="71" w:author="SABAL Megan C * ODFW" w:date="2024-09-17T11:22:00Z" w:initials="MS">
    <w:p w14:paraId="3B19CD92" w14:textId="77777777" w:rsidR="00817142" w:rsidRDefault="00817142" w:rsidP="00817142">
      <w:pPr>
        <w:pStyle w:val="CommentText"/>
      </w:pPr>
      <w:r>
        <w:rPr>
          <w:rStyle w:val="CommentReference"/>
        </w:rPr>
        <w:annotationRef/>
      </w:r>
      <w:r>
        <w:t>Again, can you add a sentence that transitions/explains why you’re suddenly talking about these programs? Is this a discussion point? Or did you evaluate these programs too?</w:t>
      </w:r>
    </w:p>
  </w:comment>
  <w:comment w:id="73" w:author="LORION Chris M * ODFW" w:date="2024-10-08T09:29:00Z" w:initials="CL">
    <w:p w14:paraId="4E35DCC9" w14:textId="77777777" w:rsidR="003F46A6" w:rsidRDefault="003F46A6" w:rsidP="003F46A6">
      <w:pPr>
        <w:pStyle w:val="CommentText"/>
      </w:pPr>
      <w:r>
        <w:rPr>
          <w:rStyle w:val="CommentReference"/>
        </w:rPr>
        <w:annotationRef/>
      </w:r>
      <w:r>
        <w:t xml:space="preserve">I think the text you added in the Overview above provides the context for this section. </w:t>
      </w:r>
    </w:p>
  </w:comment>
  <w:comment w:id="82" w:author="SABAL Megan C * ODFW" w:date="2024-09-17T11:20:00Z" w:initials="MS">
    <w:p w14:paraId="20B0B47F" w14:textId="02DD39DD" w:rsidR="007A6A03" w:rsidRDefault="007A6A03" w:rsidP="007A6A03">
      <w:pPr>
        <w:pStyle w:val="CommentText"/>
      </w:pPr>
      <w:r>
        <w:rPr>
          <w:rStyle w:val="CommentReference"/>
        </w:rPr>
        <w:annotationRef/>
      </w:r>
      <w:r>
        <w:t>Realizing how that there haven’t been any scientific names...just pointing that out in case you feel it should be adjusted throughout. Perhaps not necessary for this report?</w:t>
      </w:r>
    </w:p>
  </w:comment>
  <w:comment w:id="96" w:author="SABAL Megan C * ODFW" w:date="2024-09-17T11:24:00Z" w:initials="MS">
    <w:p w14:paraId="5851ADDD" w14:textId="77777777" w:rsidR="003E7391" w:rsidRDefault="003E7391" w:rsidP="003E7391">
      <w:pPr>
        <w:pStyle w:val="CommentText"/>
      </w:pPr>
      <w:r>
        <w:rPr>
          <w:rStyle w:val="CommentReference"/>
        </w:rPr>
        <w:annotationRef/>
      </w:r>
      <w:r>
        <w:t>Much (all?) of these effects aren’t unique to trout programs vs. salmonid programs, right? I guess I’m not following why this section is here and how it relates to your analyses.</w:t>
      </w:r>
    </w:p>
  </w:comment>
  <w:comment w:id="97" w:author="SABAL Megan C * ODFW" w:date="2024-09-17T11:30:00Z" w:initials="MS">
    <w:p w14:paraId="0474248C" w14:textId="77777777" w:rsidR="00D06EDB" w:rsidRDefault="00D06EDB" w:rsidP="00D06EDB">
      <w:pPr>
        <w:pStyle w:val="CommentText"/>
      </w:pPr>
      <w:r>
        <w:rPr>
          <w:rStyle w:val="CommentReference"/>
        </w:rPr>
        <w:annotationRef/>
      </w:r>
      <w:r>
        <w:t>-It is unclear to me whether these “trout stocking programs” are distinct from hatchery programs for salmonids.</w:t>
      </w:r>
    </w:p>
    <w:p w14:paraId="76AABA8A" w14:textId="77777777" w:rsidR="00D06EDB" w:rsidRDefault="00D06EDB" w:rsidP="00D06EDB">
      <w:pPr>
        <w:pStyle w:val="CommentText"/>
      </w:pPr>
      <w:r>
        <w:t>-is this pure discussion or from your analyses?</w:t>
      </w:r>
    </w:p>
    <w:p w14:paraId="3B9F1D34" w14:textId="77777777" w:rsidR="00D06EDB" w:rsidRDefault="00D06EDB" w:rsidP="00D06EDB">
      <w:pPr>
        <w:pStyle w:val="CommentText"/>
      </w:pPr>
      <w:r>
        <w:t>-it feels odd that the bulk of the summary so far painted a higher vulnerability picture and then this section sounds very optimistic. Are you saying it’s more dire for anadromous vs. resident programs? If so, that is a cool point but maybe you can lay it out and connect it to other parts of your analyses.</w:t>
      </w:r>
    </w:p>
  </w:comment>
  <w:comment w:id="101" w:author="SABAL Megan C * ODFW" w:date="2024-09-17T11:56:00Z" w:initials="MS">
    <w:p w14:paraId="45EA859A" w14:textId="77777777" w:rsidR="00032684" w:rsidRDefault="00032684" w:rsidP="00032684">
      <w:pPr>
        <w:pStyle w:val="CommentText"/>
      </w:pPr>
      <w:r>
        <w:rPr>
          <w:rStyle w:val="CommentReference"/>
        </w:rPr>
        <w:annotationRef/>
      </w:r>
      <w:r>
        <w:t>In these results sections you  might want to highlight when the % difference between top covariates is small vs. large. For example, here it’s a much bigger difference between total released and the next best, compared to The Deschutes.</w:t>
      </w:r>
    </w:p>
  </w:comment>
  <w:comment w:id="102" w:author="Barrett, Hannah" w:date="2024-10-03T13:43:00Z" w:initials="HB">
    <w:p w14:paraId="06DDB8FF" w14:textId="77777777" w:rsidR="00B428B6" w:rsidRDefault="00B428B6" w:rsidP="00B428B6">
      <w:pPr>
        <w:pStyle w:val="CommentText"/>
      </w:pPr>
      <w:r>
        <w:rPr>
          <w:rStyle w:val="CommentReference"/>
        </w:rPr>
        <w:annotationRef/>
      </w:r>
      <w:r>
        <w:t>Does this make sense?</w:t>
      </w:r>
    </w:p>
  </w:comment>
  <w:comment w:id="116" w:author="mfeddern" w:date="2024-09-16T08:01:00Z" w:initials="m">
    <w:p w14:paraId="14D655A1" w14:textId="4B51B6DC" w:rsidR="00394178" w:rsidRDefault="00394178" w:rsidP="00394178">
      <w:r>
        <w:rPr>
          <w:rStyle w:val="CommentReference"/>
        </w:rPr>
        <w:annotationRef/>
      </w:r>
      <w:r>
        <w:rPr>
          <w:color w:val="000000"/>
          <w:sz w:val="20"/>
          <w:szCs w:val="20"/>
        </w:rPr>
        <w:t>CCE, CCS and California Current are somewhat intercangable and it goes back and forth in the next few paragraphs, there should be just one used I think for clarity. I will revise it but feel free to pick the on you want to use</w:t>
      </w:r>
    </w:p>
  </w:comment>
  <w:comment w:id="117" w:author="SABAL Megan C * ODFW" w:date="2024-09-17T12:33:00Z" w:initials="MS">
    <w:p w14:paraId="53F58CE5" w14:textId="77777777" w:rsidR="00383CB1" w:rsidRDefault="00383CB1" w:rsidP="00383CB1">
      <w:pPr>
        <w:pStyle w:val="CommentText"/>
      </w:pPr>
      <w:r>
        <w:rPr>
          <w:rStyle w:val="CommentReference"/>
        </w:rPr>
        <w:annotationRef/>
      </w:r>
      <w:r>
        <w:t>Maybe here mention/discuss common correlations between PDO and NPGO?</w:t>
      </w:r>
    </w:p>
  </w:comment>
  <w:comment w:id="130" w:author="SABAL Megan C * ODFW" w:date="2024-09-17T12:37:00Z" w:initials="MS">
    <w:p w14:paraId="62C68E78" w14:textId="77777777" w:rsidR="005F65A9" w:rsidRDefault="005F65A9" w:rsidP="005F65A9">
      <w:pPr>
        <w:pStyle w:val="CommentText"/>
      </w:pPr>
      <w:r>
        <w:rPr>
          <w:rStyle w:val="CommentReference"/>
        </w:rPr>
        <w:annotationRef/>
      </w:r>
      <w:r>
        <w:t>I’d switch the order here so that it matches the order you discuss them later in the paragraph.</w:t>
      </w:r>
    </w:p>
  </w:comment>
  <w:comment w:id="139" w:author="SABAL Megan C * ODFW" w:date="2024-09-17T12:43:00Z" w:initials="MS">
    <w:p w14:paraId="62E2FED3" w14:textId="77777777" w:rsidR="00995376" w:rsidRDefault="00995376" w:rsidP="00995376">
      <w:pPr>
        <w:pStyle w:val="CommentText"/>
      </w:pPr>
      <w:r>
        <w:rPr>
          <w:rStyle w:val="CommentReference"/>
        </w:rPr>
        <w:annotationRef/>
      </w:r>
      <w:r>
        <w:t>This is a great explanation sentence.</w:t>
      </w:r>
    </w:p>
  </w:comment>
  <w:comment w:id="178" w:author="mfeddern" w:date="2024-09-16T08:07:00Z" w:initials="m">
    <w:p w14:paraId="30EAF937" w14:textId="643FC3D2" w:rsidR="0015175E" w:rsidRDefault="0015175E" w:rsidP="0015175E">
      <w:r>
        <w:rPr>
          <w:rStyle w:val="CommentReference"/>
        </w:rPr>
        <w:annotationRef/>
      </w:r>
      <w:r>
        <w:rPr>
          <w:color w:val="000000"/>
          <w:sz w:val="20"/>
          <w:szCs w:val="20"/>
        </w:rPr>
        <w:t>What is a scoring attribute?</w:t>
      </w:r>
    </w:p>
  </w:comment>
  <w:comment w:id="215" w:author="SABAL Megan C * ODFW" w:date="2024-09-17T12:48:00Z" w:initials="MS">
    <w:p w14:paraId="453E020B" w14:textId="77777777" w:rsidR="00F130D5" w:rsidRDefault="00F130D5" w:rsidP="00F130D5">
      <w:pPr>
        <w:pStyle w:val="CommentText"/>
      </w:pPr>
      <w:r>
        <w:rPr>
          <w:rStyle w:val="CommentReference"/>
        </w:rPr>
        <w:annotationRef/>
      </w:r>
      <w:r>
        <w:t>Why include some of these and exclude others?</w:t>
      </w:r>
    </w:p>
  </w:comment>
  <w:comment w:id="216" w:author="SABAL Megan C * ODFW" w:date="2024-09-17T12:51:00Z" w:initials="MS">
    <w:p w14:paraId="74F30237" w14:textId="77777777" w:rsidR="00A05E4F" w:rsidRDefault="00F130D5" w:rsidP="00A05E4F">
      <w:pPr>
        <w:pStyle w:val="CommentText"/>
      </w:pPr>
      <w:r>
        <w:rPr>
          <w:rStyle w:val="CommentReference"/>
        </w:rPr>
        <w:annotationRef/>
      </w:r>
      <w:r w:rsidR="00A05E4F">
        <w:t>So really “vulnerability” is how vulnerable is this stock assuming we’ve made changes to stream temps, flows, hatchery releases? NOT how vulnerable is this stock given the status quo? This is a BIG distinction, so make this very clear and be careful how you discuss and say “vulnerability” throughout.</w:t>
      </w:r>
    </w:p>
    <w:p w14:paraId="29A8E59A" w14:textId="77777777" w:rsidR="00A05E4F" w:rsidRDefault="00A05E4F" w:rsidP="00A05E4F">
      <w:pPr>
        <w:pStyle w:val="CommentText"/>
      </w:pPr>
    </w:p>
    <w:p w14:paraId="4F7D14E5" w14:textId="77777777" w:rsidR="00A05E4F" w:rsidRDefault="00A05E4F" w:rsidP="00A05E4F">
      <w:pPr>
        <w:pStyle w:val="CommentText"/>
      </w:pPr>
      <w:r>
        <w:t>It would be bad if someone saw your results and thought x stock isn’t vulnerable, so we don’t have to worry about it, when you actually mean x stock is less vulnerable if we take care of other things, so let’s make sure to take care of those other things! Opposite action items depending on this important method point!</w:t>
      </w:r>
    </w:p>
    <w:p w14:paraId="0C9767C4" w14:textId="77777777" w:rsidR="00A05E4F" w:rsidRDefault="00A05E4F" w:rsidP="00A05E4F">
      <w:pPr>
        <w:pStyle w:val="CommentText"/>
      </w:pPr>
    </w:p>
    <w:p w14:paraId="17433784" w14:textId="77777777" w:rsidR="00A05E4F" w:rsidRDefault="00A05E4F" w:rsidP="00A05E4F">
      <w:pPr>
        <w:pStyle w:val="CommentText"/>
      </w:pPr>
      <w:r>
        <w:t>All this only if I’m understanding this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CAD62AD" w15:done="1"/>
  <w15:commentEx w15:paraId="14167E96" w15:done="0"/>
  <w15:commentEx w15:paraId="2778D9D0" w15:paraIdParent="14167E96" w15:done="0"/>
  <w15:commentEx w15:paraId="3AE436F7" w15:done="0"/>
  <w15:commentEx w15:paraId="64607422" w15:done="0"/>
  <w15:commentEx w15:paraId="4D5E136C" w15:done="1"/>
  <w15:commentEx w15:paraId="0EDEEA5A" w15:paraIdParent="4D5E136C" w15:done="1"/>
  <w15:commentEx w15:paraId="52CF33C3" w15:done="0"/>
  <w15:commentEx w15:paraId="5AC3D48C" w15:done="1"/>
  <w15:commentEx w15:paraId="11185A3D" w15:paraIdParent="5AC3D48C" w15:done="1"/>
  <w15:commentEx w15:paraId="2AFE0128" w15:done="0"/>
  <w15:commentEx w15:paraId="76542817" w15:done="0"/>
  <w15:commentEx w15:paraId="282BD800" w15:done="1"/>
  <w15:commentEx w15:paraId="3B19CD92" w15:done="1"/>
  <w15:commentEx w15:paraId="4E35DCC9" w15:done="0"/>
  <w15:commentEx w15:paraId="20B0B47F" w15:done="0"/>
  <w15:commentEx w15:paraId="5851ADDD" w15:done="0"/>
  <w15:commentEx w15:paraId="3B9F1D34" w15:done="0"/>
  <w15:commentEx w15:paraId="45EA859A" w15:done="1"/>
  <w15:commentEx w15:paraId="06DDB8FF" w15:done="0"/>
  <w15:commentEx w15:paraId="14D655A1" w15:done="1"/>
  <w15:commentEx w15:paraId="53F58CE5" w15:done="0"/>
  <w15:commentEx w15:paraId="62C68E78" w15:done="1"/>
  <w15:commentEx w15:paraId="62E2FED3" w15:done="0"/>
  <w15:commentEx w15:paraId="30EAF937" w15:done="0"/>
  <w15:commentEx w15:paraId="453E020B" w15:done="0"/>
  <w15:commentEx w15:paraId="174337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3730937" w16cex:dateUtc="2024-09-17T15:57:00Z"/>
  <w16cex:commentExtensible w16cex:durableId="5584A33A" w16cex:dateUtc="2024-09-17T16:01:00Z"/>
  <w16cex:commentExtensible w16cex:durableId="1C9834DD" w16cex:dateUtc="2024-10-03T15:10:00Z"/>
  <w16cex:commentExtensible w16cex:durableId="79EAD145" w16cex:dateUtc="2024-10-03T15:11:00Z"/>
  <w16cex:commentExtensible w16cex:durableId="7066B732" w16cex:dateUtc="2024-09-17T17:53:00Z"/>
  <w16cex:commentExtensible w16cex:durableId="0260E9B9" w16cex:dateUtc="2024-09-16T14:55:00Z"/>
  <w16cex:commentExtensible w16cex:durableId="536427DF" w16cex:dateUtc="2024-10-03T15:12:00Z"/>
  <w16cex:commentExtensible w16cex:durableId="4B0F38E9" w16cex:dateUtc="2024-09-17T17:51:00Z"/>
  <w16cex:commentExtensible w16cex:durableId="23C5B8C4" w16cex:dateUtc="2024-09-17T18:06:00Z"/>
  <w16cex:commentExtensible w16cex:durableId="64B02670" w16cex:dateUtc="2024-10-03T15:18:00Z"/>
  <w16cex:commentExtensible w16cex:durableId="245E42FE" w16cex:dateUtc="2024-10-03T15:18:00Z"/>
  <w16cex:commentExtensible w16cex:durableId="5CCBA49A" w16cex:dateUtc="2024-09-16T18:27:00Z"/>
  <w16cex:commentExtensible w16cex:durableId="2C60A630" w16cex:dateUtc="2024-09-16T14:59:00Z"/>
  <w16cex:commentExtensible w16cex:durableId="7D37D32F" w16cex:dateUtc="2024-09-17T18:22:00Z"/>
  <w16cex:commentExtensible w16cex:durableId="34E92EB4" w16cex:dateUtc="2024-10-08T16:29:00Z"/>
  <w16cex:commentExtensible w16cex:durableId="62AEF6C3" w16cex:dateUtc="2024-09-17T18:20:00Z"/>
  <w16cex:commentExtensible w16cex:durableId="656F67EE" w16cex:dateUtc="2024-09-17T18:24:00Z"/>
  <w16cex:commentExtensible w16cex:durableId="56AAACA4" w16cex:dateUtc="2024-09-17T18:30:00Z"/>
  <w16cex:commentExtensible w16cex:durableId="1A44CA8E" w16cex:dateUtc="2024-09-17T18:56:00Z"/>
  <w16cex:commentExtensible w16cex:durableId="0530F53F" w16cex:dateUtc="2024-10-03T20:43:00Z"/>
  <w16cex:commentExtensible w16cex:durableId="753DF5C3" w16cex:dateUtc="2024-09-16T15:01:00Z"/>
  <w16cex:commentExtensible w16cex:durableId="6D25395C" w16cex:dateUtc="2024-09-17T19:33:00Z"/>
  <w16cex:commentExtensible w16cex:durableId="23991674" w16cex:dateUtc="2024-09-17T19:37:00Z"/>
  <w16cex:commentExtensible w16cex:durableId="6C98CD7D" w16cex:dateUtc="2024-09-17T19:43:00Z"/>
  <w16cex:commentExtensible w16cex:durableId="044CD298" w16cex:dateUtc="2024-09-16T15:07:00Z"/>
  <w16cex:commentExtensible w16cex:durableId="4374F23F" w16cex:dateUtc="2024-09-17T19:48:00Z"/>
  <w16cex:commentExtensible w16cex:durableId="58FC996F" w16cex:dateUtc="2024-09-17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CAD62AD" w16cid:durableId="13730937"/>
  <w16cid:commentId w16cid:paraId="14167E96" w16cid:durableId="5584A33A"/>
  <w16cid:commentId w16cid:paraId="2778D9D0" w16cid:durableId="1C9834DD"/>
  <w16cid:commentId w16cid:paraId="3AE436F7" w16cid:durableId="79EAD145"/>
  <w16cid:commentId w16cid:paraId="64607422" w16cid:durableId="7066B732"/>
  <w16cid:commentId w16cid:paraId="4D5E136C" w16cid:durableId="0260E9B9"/>
  <w16cid:commentId w16cid:paraId="0EDEEA5A" w16cid:durableId="536427DF"/>
  <w16cid:commentId w16cid:paraId="52CF33C3" w16cid:durableId="4B0F38E9"/>
  <w16cid:commentId w16cid:paraId="5AC3D48C" w16cid:durableId="23C5B8C4"/>
  <w16cid:commentId w16cid:paraId="11185A3D" w16cid:durableId="64B02670"/>
  <w16cid:commentId w16cid:paraId="2AFE0128" w16cid:durableId="245E42FE"/>
  <w16cid:commentId w16cid:paraId="76542817" w16cid:durableId="5CCBA49A"/>
  <w16cid:commentId w16cid:paraId="282BD800" w16cid:durableId="2C60A630"/>
  <w16cid:commentId w16cid:paraId="3B19CD92" w16cid:durableId="7D37D32F"/>
  <w16cid:commentId w16cid:paraId="4E35DCC9" w16cid:durableId="34E92EB4"/>
  <w16cid:commentId w16cid:paraId="20B0B47F" w16cid:durableId="62AEF6C3"/>
  <w16cid:commentId w16cid:paraId="5851ADDD" w16cid:durableId="656F67EE"/>
  <w16cid:commentId w16cid:paraId="3B9F1D34" w16cid:durableId="56AAACA4"/>
  <w16cid:commentId w16cid:paraId="45EA859A" w16cid:durableId="1A44CA8E"/>
  <w16cid:commentId w16cid:paraId="06DDB8FF" w16cid:durableId="0530F53F"/>
  <w16cid:commentId w16cid:paraId="14D655A1" w16cid:durableId="753DF5C3"/>
  <w16cid:commentId w16cid:paraId="53F58CE5" w16cid:durableId="6D25395C"/>
  <w16cid:commentId w16cid:paraId="62C68E78" w16cid:durableId="23991674"/>
  <w16cid:commentId w16cid:paraId="62E2FED3" w16cid:durableId="6C98CD7D"/>
  <w16cid:commentId w16cid:paraId="30EAF937" w16cid:durableId="044CD298"/>
  <w16cid:commentId w16cid:paraId="453E020B" w16cid:durableId="4374F23F"/>
  <w16cid:commentId w16cid:paraId="17433784" w16cid:durableId="58FC99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6D64A" w14:textId="77777777" w:rsidR="00FC6D95" w:rsidRDefault="00FC6D95" w:rsidP="002A6EBE">
      <w:pPr>
        <w:spacing w:after="0" w:line="240" w:lineRule="auto"/>
      </w:pPr>
      <w:r>
        <w:separator/>
      </w:r>
    </w:p>
  </w:endnote>
  <w:endnote w:type="continuationSeparator" w:id="0">
    <w:p w14:paraId="23AD094E" w14:textId="77777777" w:rsidR="00FC6D95" w:rsidRDefault="00FC6D95" w:rsidP="002A6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55508454"/>
      <w:docPartObj>
        <w:docPartGallery w:val="Page Numbers (Bottom of Page)"/>
        <w:docPartUnique/>
      </w:docPartObj>
    </w:sdtPr>
    <w:sdtEndPr>
      <w:rPr>
        <w:noProof/>
      </w:rPr>
    </w:sdtEndPr>
    <w:sdtContent>
      <w:p w14:paraId="041399D6" w14:textId="41A9E8FC" w:rsidR="002A6EBE" w:rsidRDefault="002A6EBE">
        <w:pPr>
          <w:pStyle w:val="Footer"/>
          <w:jc w:val="right"/>
        </w:pPr>
        <w:r w:rsidRPr="002A6EBE">
          <w:rPr>
            <w:rFonts w:ascii="Times New Roman" w:hAnsi="Times New Roman" w:cs="Times New Roman"/>
          </w:rPr>
          <w:fldChar w:fldCharType="begin"/>
        </w:r>
        <w:r w:rsidRPr="002A6EBE">
          <w:rPr>
            <w:rFonts w:ascii="Times New Roman" w:hAnsi="Times New Roman" w:cs="Times New Roman"/>
          </w:rPr>
          <w:instrText xml:space="preserve"> PAGE   \* MERGEFORMAT </w:instrText>
        </w:r>
        <w:r w:rsidRPr="002A6EBE">
          <w:rPr>
            <w:rFonts w:ascii="Times New Roman" w:hAnsi="Times New Roman" w:cs="Times New Roman"/>
          </w:rPr>
          <w:fldChar w:fldCharType="separate"/>
        </w:r>
        <w:r w:rsidRPr="002A6EBE">
          <w:rPr>
            <w:rFonts w:ascii="Times New Roman" w:hAnsi="Times New Roman" w:cs="Times New Roman"/>
            <w:noProof/>
          </w:rPr>
          <w:t>2</w:t>
        </w:r>
        <w:r w:rsidRPr="002A6EBE">
          <w:rPr>
            <w:rFonts w:ascii="Times New Roman" w:hAnsi="Times New Roman" w:cs="Times New Roman"/>
            <w:noProof/>
          </w:rPr>
          <w:fldChar w:fldCharType="end"/>
        </w:r>
      </w:p>
    </w:sdtContent>
  </w:sdt>
  <w:p w14:paraId="444FF854" w14:textId="77777777" w:rsidR="002A6EBE" w:rsidRDefault="002A6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B9CCF0" w14:textId="77777777" w:rsidR="00FC6D95" w:rsidRDefault="00FC6D95" w:rsidP="002A6EBE">
      <w:pPr>
        <w:spacing w:after="0" w:line="240" w:lineRule="auto"/>
      </w:pPr>
      <w:r>
        <w:separator/>
      </w:r>
    </w:p>
  </w:footnote>
  <w:footnote w:type="continuationSeparator" w:id="0">
    <w:p w14:paraId="46D79F0C" w14:textId="77777777" w:rsidR="00FC6D95" w:rsidRDefault="00FC6D95" w:rsidP="002A6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F19DA"/>
    <w:multiLevelType w:val="multilevel"/>
    <w:tmpl w:val="BAEC86E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342D7"/>
    <w:multiLevelType w:val="multilevel"/>
    <w:tmpl w:val="E1EA5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AE3C8C"/>
    <w:multiLevelType w:val="multilevel"/>
    <w:tmpl w:val="FD80B4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300B5"/>
    <w:multiLevelType w:val="hybridMultilevel"/>
    <w:tmpl w:val="7FB4B3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C1A5F"/>
    <w:multiLevelType w:val="multilevel"/>
    <w:tmpl w:val="C97E6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B558D"/>
    <w:multiLevelType w:val="multilevel"/>
    <w:tmpl w:val="B66A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4F1976"/>
    <w:multiLevelType w:val="multilevel"/>
    <w:tmpl w:val="0BFA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0B6809"/>
    <w:multiLevelType w:val="multilevel"/>
    <w:tmpl w:val="2F24E4C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C27D5"/>
    <w:multiLevelType w:val="multilevel"/>
    <w:tmpl w:val="BAEC86E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5609AC"/>
    <w:multiLevelType w:val="multilevel"/>
    <w:tmpl w:val="AB9AAC24"/>
    <w:lvl w:ilvl="0">
      <w:start w:val="1"/>
      <w:numFmt w:val="decimal"/>
      <w:lvlText w:val="%1."/>
      <w:lvlJc w:val="left"/>
      <w:pPr>
        <w:tabs>
          <w:tab w:val="num" w:pos="720"/>
        </w:tabs>
        <w:ind w:left="720" w:hanging="360"/>
      </w:pPr>
      <w:rPr>
        <w:rFonts w:ascii="Times New Roman" w:hAnsi="Times New Roman" w:cs="Times New Roman"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4B02FC"/>
    <w:multiLevelType w:val="multilevel"/>
    <w:tmpl w:val="7BC4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D6512A"/>
    <w:multiLevelType w:val="multilevel"/>
    <w:tmpl w:val="FC74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7B6519"/>
    <w:multiLevelType w:val="multilevel"/>
    <w:tmpl w:val="891A3B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457F9E"/>
    <w:multiLevelType w:val="multilevel"/>
    <w:tmpl w:val="6980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331037"/>
    <w:multiLevelType w:val="multilevel"/>
    <w:tmpl w:val="BAEC86E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8A6F27"/>
    <w:multiLevelType w:val="multilevel"/>
    <w:tmpl w:val="E20A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673B4"/>
    <w:multiLevelType w:val="hybridMultilevel"/>
    <w:tmpl w:val="40E4DAC0"/>
    <w:lvl w:ilvl="0" w:tplc="9630493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8F0732"/>
    <w:multiLevelType w:val="multilevel"/>
    <w:tmpl w:val="BAEC86E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896B8A"/>
    <w:multiLevelType w:val="multilevel"/>
    <w:tmpl w:val="8F02C5D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458346">
    <w:abstractNumId w:val="1"/>
  </w:num>
  <w:num w:numId="2" w16cid:durableId="1964194847">
    <w:abstractNumId w:val="5"/>
  </w:num>
  <w:num w:numId="3" w16cid:durableId="880827863">
    <w:abstractNumId w:val="6"/>
  </w:num>
  <w:num w:numId="4" w16cid:durableId="202140552">
    <w:abstractNumId w:val="11"/>
  </w:num>
  <w:num w:numId="5" w16cid:durableId="1350909573">
    <w:abstractNumId w:val="2"/>
    <w:lvlOverride w:ilvl="0">
      <w:lvl w:ilvl="0">
        <w:numFmt w:val="decimal"/>
        <w:lvlText w:val="%1."/>
        <w:lvlJc w:val="left"/>
      </w:lvl>
    </w:lvlOverride>
  </w:num>
  <w:num w:numId="6" w16cid:durableId="1292981671">
    <w:abstractNumId w:val="2"/>
    <w:lvlOverride w:ilvl="0">
      <w:lvl w:ilvl="0">
        <w:numFmt w:val="decimal"/>
        <w:lvlText w:val="%1."/>
        <w:lvlJc w:val="left"/>
      </w:lvl>
    </w:lvlOverride>
  </w:num>
  <w:num w:numId="7" w16cid:durableId="2146047537">
    <w:abstractNumId w:val="9"/>
  </w:num>
  <w:num w:numId="8" w16cid:durableId="1272784036">
    <w:abstractNumId w:val="4"/>
  </w:num>
  <w:num w:numId="9" w16cid:durableId="1208489257">
    <w:abstractNumId w:val="13"/>
  </w:num>
  <w:num w:numId="10" w16cid:durableId="2049530981">
    <w:abstractNumId w:val="15"/>
  </w:num>
  <w:num w:numId="11" w16cid:durableId="368726831">
    <w:abstractNumId w:val="12"/>
    <w:lvlOverride w:ilvl="0">
      <w:lvl w:ilvl="0">
        <w:numFmt w:val="decimal"/>
        <w:lvlText w:val="%1."/>
        <w:lvlJc w:val="left"/>
      </w:lvl>
    </w:lvlOverride>
  </w:num>
  <w:num w:numId="12" w16cid:durableId="1904414515">
    <w:abstractNumId w:val="12"/>
    <w:lvlOverride w:ilvl="0">
      <w:lvl w:ilvl="0">
        <w:numFmt w:val="decimal"/>
        <w:lvlText w:val="%1."/>
        <w:lvlJc w:val="left"/>
      </w:lvl>
    </w:lvlOverride>
  </w:num>
  <w:num w:numId="13" w16cid:durableId="1736007610">
    <w:abstractNumId w:val="18"/>
  </w:num>
  <w:num w:numId="14" w16cid:durableId="741416594">
    <w:abstractNumId w:val="7"/>
  </w:num>
  <w:num w:numId="15" w16cid:durableId="492720972">
    <w:abstractNumId w:val="0"/>
  </w:num>
  <w:num w:numId="16" w16cid:durableId="882015753">
    <w:abstractNumId w:val="10"/>
  </w:num>
  <w:num w:numId="17" w16cid:durableId="1744061529">
    <w:abstractNumId w:val="8"/>
  </w:num>
  <w:num w:numId="18" w16cid:durableId="1692298947">
    <w:abstractNumId w:val="17"/>
  </w:num>
  <w:num w:numId="19" w16cid:durableId="324357340">
    <w:abstractNumId w:val="14"/>
  </w:num>
  <w:num w:numId="20" w16cid:durableId="1310742193">
    <w:abstractNumId w:val="3"/>
  </w:num>
  <w:num w:numId="21" w16cid:durableId="1065762055">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ORION Chris M * ODFW">
    <w15:presenceInfo w15:providerId="AD" w15:userId="S::Chris.M.LORION@odfw.oregon.gov::84201edd-fda5-4349-a2ae-b9d269ca7e33"/>
  </w15:person>
  <w15:person w15:author="Barrett, Hannah">
    <w15:presenceInfo w15:providerId="AD" w15:userId="S::barrehan@oregonstate.edu::57f09693-edb2-4815-b1b6-2409887e2546"/>
  </w15:person>
  <w15:person w15:author="SABAL Megan C * ODFW">
    <w15:presenceInfo w15:providerId="AD" w15:userId="S::Megan.C.Sabal@odfw.oregon.gov::564f4c6a-e626-4468-85b4-2ebe25cf12ce"/>
  </w15:person>
  <w15:person w15:author="Eric Ward">
    <w15:presenceInfo w15:providerId="None" w15:userId="Eric Ward"/>
  </w15:person>
  <w15:person w15:author="mfeddern">
    <w15:presenceInfo w15:providerId="AD" w15:userId="S::mfeddern@uw.edu::cc5fe568-8d20-4eee-92d8-51a7979a12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930"/>
    <w:rsid w:val="00006CE3"/>
    <w:rsid w:val="00010228"/>
    <w:rsid w:val="00010451"/>
    <w:rsid w:val="0001091A"/>
    <w:rsid w:val="00017404"/>
    <w:rsid w:val="0002241B"/>
    <w:rsid w:val="00032684"/>
    <w:rsid w:val="00032B8F"/>
    <w:rsid w:val="00035B1B"/>
    <w:rsid w:val="00044DEC"/>
    <w:rsid w:val="00052449"/>
    <w:rsid w:val="00056DC4"/>
    <w:rsid w:val="00057B93"/>
    <w:rsid w:val="0006174B"/>
    <w:rsid w:val="00065FCE"/>
    <w:rsid w:val="00087B36"/>
    <w:rsid w:val="00092E73"/>
    <w:rsid w:val="00097715"/>
    <w:rsid w:val="000A4340"/>
    <w:rsid w:val="000B7492"/>
    <w:rsid w:val="000C1ED2"/>
    <w:rsid w:val="000D023B"/>
    <w:rsid w:val="000D78D6"/>
    <w:rsid w:val="000E646C"/>
    <w:rsid w:val="000F036C"/>
    <w:rsid w:val="000F3F42"/>
    <w:rsid w:val="000F5FDA"/>
    <w:rsid w:val="00120E52"/>
    <w:rsid w:val="001237A3"/>
    <w:rsid w:val="0012515B"/>
    <w:rsid w:val="00135CA3"/>
    <w:rsid w:val="00137284"/>
    <w:rsid w:val="0015175E"/>
    <w:rsid w:val="00152D06"/>
    <w:rsid w:val="00154A03"/>
    <w:rsid w:val="00163597"/>
    <w:rsid w:val="001669FF"/>
    <w:rsid w:val="00172B1D"/>
    <w:rsid w:val="00185B72"/>
    <w:rsid w:val="00191533"/>
    <w:rsid w:val="001A1895"/>
    <w:rsid w:val="001A1D3B"/>
    <w:rsid w:val="001A6DA0"/>
    <w:rsid w:val="001B61B2"/>
    <w:rsid w:val="001B6269"/>
    <w:rsid w:val="001C02DA"/>
    <w:rsid w:val="001C76A5"/>
    <w:rsid w:val="001D7764"/>
    <w:rsid w:val="001D793B"/>
    <w:rsid w:val="001F5387"/>
    <w:rsid w:val="00204B64"/>
    <w:rsid w:val="0021521B"/>
    <w:rsid w:val="00223E9A"/>
    <w:rsid w:val="00223FB6"/>
    <w:rsid w:val="00226DC9"/>
    <w:rsid w:val="00233987"/>
    <w:rsid w:val="00241C5E"/>
    <w:rsid w:val="0024382C"/>
    <w:rsid w:val="00247922"/>
    <w:rsid w:val="00253CE8"/>
    <w:rsid w:val="002608A0"/>
    <w:rsid w:val="00274C8A"/>
    <w:rsid w:val="00283AC6"/>
    <w:rsid w:val="00292541"/>
    <w:rsid w:val="002926DA"/>
    <w:rsid w:val="002A1F10"/>
    <w:rsid w:val="002A2C12"/>
    <w:rsid w:val="002A4DB3"/>
    <w:rsid w:val="002A53DE"/>
    <w:rsid w:val="002A6EBE"/>
    <w:rsid w:val="002B22A5"/>
    <w:rsid w:val="002B3CA4"/>
    <w:rsid w:val="002B795C"/>
    <w:rsid w:val="002C3141"/>
    <w:rsid w:val="002C35AA"/>
    <w:rsid w:val="002C4BDD"/>
    <w:rsid w:val="002D49A0"/>
    <w:rsid w:val="002D7930"/>
    <w:rsid w:val="002D7E8E"/>
    <w:rsid w:val="002F2014"/>
    <w:rsid w:val="00315852"/>
    <w:rsid w:val="00316063"/>
    <w:rsid w:val="00317F36"/>
    <w:rsid w:val="00331EB5"/>
    <w:rsid w:val="00332B1E"/>
    <w:rsid w:val="00364FB1"/>
    <w:rsid w:val="003673C0"/>
    <w:rsid w:val="0036792B"/>
    <w:rsid w:val="00375121"/>
    <w:rsid w:val="00377D0D"/>
    <w:rsid w:val="00377D2D"/>
    <w:rsid w:val="00383CB1"/>
    <w:rsid w:val="003933FC"/>
    <w:rsid w:val="00394178"/>
    <w:rsid w:val="003B32A8"/>
    <w:rsid w:val="003C0A5C"/>
    <w:rsid w:val="003C196A"/>
    <w:rsid w:val="003C3DB5"/>
    <w:rsid w:val="003D0E7F"/>
    <w:rsid w:val="003D1B95"/>
    <w:rsid w:val="003E1323"/>
    <w:rsid w:val="003E1BBE"/>
    <w:rsid w:val="003E562C"/>
    <w:rsid w:val="003E7391"/>
    <w:rsid w:val="003F46A6"/>
    <w:rsid w:val="003F7898"/>
    <w:rsid w:val="00402107"/>
    <w:rsid w:val="00403967"/>
    <w:rsid w:val="004039BA"/>
    <w:rsid w:val="004205C2"/>
    <w:rsid w:val="00425D54"/>
    <w:rsid w:val="004358A0"/>
    <w:rsid w:val="004472AD"/>
    <w:rsid w:val="00463809"/>
    <w:rsid w:val="00470ECA"/>
    <w:rsid w:val="00474DB2"/>
    <w:rsid w:val="00475C86"/>
    <w:rsid w:val="00487C82"/>
    <w:rsid w:val="004B2F53"/>
    <w:rsid w:val="004C737D"/>
    <w:rsid w:val="0050022A"/>
    <w:rsid w:val="005048F0"/>
    <w:rsid w:val="00517407"/>
    <w:rsid w:val="00544F8C"/>
    <w:rsid w:val="00566673"/>
    <w:rsid w:val="00567299"/>
    <w:rsid w:val="00570D67"/>
    <w:rsid w:val="005715ED"/>
    <w:rsid w:val="0057478A"/>
    <w:rsid w:val="005752D2"/>
    <w:rsid w:val="0057797A"/>
    <w:rsid w:val="00591122"/>
    <w:rsid w:val="00591842"/>
    <w:rsid w:val="005A2385"/>
    <w:rsid w:val="005B010B"/>
    <w:rsid w:val="005F2E27"/>
    <w:rsid w:val="005F65A9"/>
    <w:rsid w:val="005F67B1"/>
    <w:rsid w:val="005F7E14"/>
    <w:rsid w:val="00606043"/>
    <w:rsid w:val="00613791"/>
    <w:rsid w:val="00617AF5"/>
    <w:rsid w:val="00617DA5"/>
    <w:rsid w:val="006401BA"/>
    <w:rsid w:val="00656118"/>
    <w:rsid w:val="00674481"/>
    <w:rsid w:val="00682ADF"/>
    <w:rsid w:val="00692336"/>
    <w:rsid w:val="0069295F"/>
    <w:rsid w:val="00694269"/>
    <w:rsid w:val="006A0D2F"/>
    <w:rsid w:val="006C576B"/>
    <w:rsid w:val="006D2FD3"/>
    <w:rsid w:val="006E02D1"/>
    <w:rsid w:val="006E0E0D"/>
    <w:rsid w:val="006E5246"/>
    <w:rsid w:val="006F24D7"/>
    <w:rsid w:val="006F2987"/>
    <w:rsid w:val="006F6002"/>
    <w:rsid w:val="006F6EEF"/>
    <w:rsid w:val="00713841"/>
    <w:rsid w:val="00716282"/>
    <w:rsid w:val="0073035C"/>
    <w:rsid w:val="00731999"/>
    <w:rsid w:val="00741380"/>
    <w:rsid w:val="00745CC0"/>
    <w:rsid w:val="007502F3"/>
    <w:rsid w:val="0075384B"/>
    <w:rsid w:val="00766E8A"/>
    <w:rsid w:val="00772423"/>
    <w:rsid w:val="00785ACF"/>
    <w:rsid w:val="00785C73"/>
    <w:rsid w:val="00787A90"/>
    <w:rsid w:val="007936AA"/>
    <w:rsid w:val="007A6A03"/>
    <w:rsid w:val="007B322C"/>
    <w:rsid w:val="007C226F"/>
    <w:rsid w:val="007E6EB5"/>
    <w:rsid w:val="007F53F9"/>
    <w:rsid w:val="00806C5C"/>
    <w:rsid w:val="00817142"/>
    <w:rsid w:val="00844E6F"/>
    <w:rsid w:val="008578A9"/>
    <w:rsid w:val="00860F70"/>
    <w:rsid w:val="00862DA1"/>
    <w:rsid w:val="008913DB"/>
    <w:rsid w:val="008958C8"/>
    <w:rsid w:val="008B32A8"/>
    <w:rsid w:val="008C5975"/>
    <w:rsid w:val="008C7DA3"/>
    <w:rsid w:val="008D12D1"/>
    <w:rsid w:val="008E23AD"/>
    <w:rsid w:val="008E302E"/>
    <w:rsid w:val="008E4EEC"/>
    <w:rsid w:val="008F49B9"/>
    <w:rsid w:val="008F78B6"/>
    <w:rsid w:val="00900191"/>
    <w:rsid w:val="00903D1A"/>
    <w:rsid w:val="00933257"/>
    <w:rsid w:val="00950723"/>
    <w:rsid w:val="00956E51"/>
    <w:rsid w:val="00960E7A"/>
    <w:rsid w:val="009653B0"/>
    <w:rsid w:val="00967595"/>
    <w:rsid w:val="00967692"/>
    <w:rsid w:val="009716EC"/>
    <w:rsid w:val="00987922"/>
    <w:rsid w:val="00995376"/>
    <w:rsid w:val="00996839"/>
    <w:rsid w:val="009A01E0"/>
    <w:rsid w:val="009A1259"/>
    <w:rsid w:val="009B0600"/>
    <w:rsid w:val="009C1BBC"/>
    <w:rsid w:val="009C2632"/>
    <w:rsid w:val="009C5E01"/>
    <w:rsid w:val="009D78EA"/>
    <w:rsid w:val="009E1FA1"/>
    <w:rsid w:val="009E5E7B"/>
    <w:rsid w:val="009F1EF1"/>
    <w:rsid w:val="00A02687"/>
    <w:rsid w:val="00A05E4F"/>
    <w:rsid w:val="00A17837"/>
    <w:rsid w:val="00A46850"/>
    <w:rsid w:val="00A55D2E"/>
    <w:rsid w:val="00A63B1F"/>
    <w:rsid w:val="00A6674D"/>
    <w:rsid w:val="00A719C4"/>
    <w:rsid w:val="00A74BEF"/>
    <w:rsid w:val="00A75BBD"/>
    <w:rsid w:val="00A83D19"/>
    <w:rsid w:val="00A85BAD"/>
    <w:rsid w:val="00A95F3D"/>
    <w:rsid w:val="00AA6033"/>
    <w:rsid w:val="00AD5821"/>
    <w:rsid w:val="00AE190F"/>
    <w:rsid w:val="00AE76B5"/>
    <w:rsid w:val="00AE7A58"/>
    <w:rsid w:val="00B15871"/>
    <w:rsid w:val="00B2459E"/>
    <w:rsid w:val="00B24C01"/>
    <w:rsid w:val="00B428B6"/>
    <w:rsid w:val="00B629CB"/>
    <w:rsid w:val="00B6499D"/>
    <w:rsid w:val="00B65A74"/>
    <w:rsid w:val="00B67A56"/>
    <w:rsid w:val="00B73A2D"/>
    <w:rsid w:val="00B7767F"/>
    <w:rsid w:val="00B82F80"/>
    <w:rsid w:val="00BD3928"/>
    <w:rsid w:val="00BD60DA"/>
    <w:rsid w:val="00BD66A4"/>
    <w:rsid w:val="00C02B4D"/>
    <w:rsid w:val="00C03985"/>
    <w:rsid w:val="00C04102"/>
    <w:rsid w:val="00C103C5"/>
    <w:rsid w:val="00C1078C"/>
    <w:rsid w:val="00C15C95"/>
    <w:rsid w:val="00C472D8"/>
    <w:rsid w:val="00C555C5"/>
    <w:rsid w:val="00C61DC5"/>
    <w:rsid w:val="00C76199"/>
    <w:rsid w:val="00C8734D"/>
    <w:rsid w:val="00C968DE"/>
    <w:rsid w:val="00CB18AB"/>
    <w:rsid w:val="00CB3C33"/>
    <w:rsid w:val="00CD3CCD"/>
    <w:rsid w:val="00CE3139"/>
    <w:rsid w:val="00CE3849"/>
    <w:rsid w:val="00D06EDB"/>
    <w:rsid w:val="00D17FBA"/>
    <w:rsid w:val="00D208B3"/>
    <w:rsid w:val="00D36BF5"/>
    <w:rsid w:val="00D37464"/>
    <w:rsid w:val="00D41B6E"/>
    <w:rsid w:val="00D42722"/>
    <w:rsid w:val="00D50021"/>
    <w:rsid w:val="00D728C4"/>
    <w:rsid w:val="00D76E9A"/>
    <w:rsid w:val="00D90E41"/>
    <w:rsid w:val="00D91753"/>
    <w:rsid w:val="00D970B7"/>
    <w:rsid w:val="00DC4F23"/>
    <w:rsid w:val="00DD359F"/>
    <w:rsid w:val="00DD6BAB"/>
    <w:rsid w:val="00DE1CFC"/>
    <w:rsid w:val="00DF1A81"/>
    <w:rsid w:val="00DF32DB"/>
    <w:rsid w:val="00E03DA8"/>
    <w:rsid w:val="00E06BB7"/>
    <w:rsid w:val="00E21B5F"/>
    <w:rsid w:val="00E237C3"/>
    <w:rsid w:val="00E31D7C"/>
    <w:rsid w:val="00E4471B"/>
    <w:rsid w:val="00E543A1"/>
    <w:rsid w:val="00E73CDE"/>
    <w:rsid w:val="00E74B15"/>
    <w:rsid w:val="00E776EC"/>
    <w:rsid w:val="00E77907"/>
    <w:rsid w:val="00E808D0"/>
    <w:rsid w:val="00E96B5E"/>
    <w:rsid w:val="00E96F06"/>
    <w:rsid w:val="00EA20FF"/>
    <w:rsid w:val="00EB132D"/>
    <w:rsid w:val="00EB5AE2"/>
    <w:rsid w:val="00EC012D"/>
    <w:rsid w:val="00EC612C"/>
    <w:rsid w:val="00ED468B"/>
    <w:rsid w:val="00ED6D55"/>
    <w:rsid w:val="00EE25A7"/>
    <w:rsid w:val="00EE44E8"/>
    <w:rsid w:val="00F130D5"/>
    <w:rsid w:val="00F13F84"/>
    <w:rsid w:val="00F23189"/>
    <w:rsid w:val="00F23201"/>
    <w:rsid w:val="00F30E06"/>
    <w:rsid w:val="00F3357E"/>
    <w:rsid w:val="00F60804"/>
    <w:rsid w:val="00F66BAE"/>
    <w:rsid w:val="00F66EE5"/>
    <w:rsid w:val="00F708BF"/>
    <w:rsid w:val="00F70FA1"/>
    <w:rsid w:val="00F71B0F"/>
    <w:rsid w:val="00F73CF7"/>
    <w:rsid w:val="00F77453"/>
    <w:rsid w:val="00F80406"/>
    <w:rsid w:val="00F82858"/>
    <w:rsid w:val="00F87160"/>
    <w:rsid w:val="00F90C05"/>
    <w:rsid w:val="00FA5CD3"/>
    <w:rsid w:val="00FC2D23"/>
    <w:rsid w:val="00FC6D95"/>
    <w:rsid w:val="00FD0F88"/>
    <w:rsid w:val="00FD2F47"/>
    <w:rsid w:val="00FD4183"/>
    <w:rsid w:val="00FF1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49CC4"/>
  <w15:chartTrackingRefBased/>
  <w15:docId w15:val="{41CD8838-5661-4EDD-A2EA-EC47E8E1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930"/>
    <w:rPr>
      <w:rFonts w:eastAsiaTheme="majorEastAsia" w:cstheme="majorBidi"/>
      <w:color w:val="272727" w:themeColor="text1" w:themeTint="D8"/>
    </w:rPr>
  </w:style>
  <w:style w:type="paragraph" w:styleId="Title">
    <w:name w:val="Title"/>
    <w:basedOn w:val="Normal"/>
    <w:next w:val="Normal"/>
    <w:link w:val="TitleChar"/>
    <w:uiPriority w:val="10"/>
    <w:qFormat/>
    <w:rsid w:val="002D7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930"/>
    <w:pPr>
      <w:spacing w:before="160"/>
      <w:jc w:val="center"/>
    </w:pPr>
    <w:rPr>
      <w:i/>
      <w:iCs/>
      <w:color w:val="404040" w:themeColor="text1" w:themeTint="BF"/>
    </w:rPr>
  </w:style>
  <w:style w:type="character" w:customStyle="1" w:styleId="QuoteChar">
    <w:name w:val="Quote Char"/>
    <w:basedOn w:val="DefaultParagraphFont"/>
    <w:link w:val="Quote"/>
    <w:uiPriority w:val="29"/>
    <w:rsid w:val="002D7930"/>
    <w:rPr>
      <w:i/>
      <w:iCs/>
      <w:color w:val="404040" w:themeColor="text1" w:themeTint="BF"/>
    </w:rPr>
  </w:style>
  <w:style w:type="paragraph" w:styleId="ListParagraph">
    <w:name w:val="List Paragraph"/>
    <w:basedOn w:val="Normal"/>
    <w:uiPriority w:val="34"/>
    <w:qFormat/>
    <w:rsid w:val="002D7930"/>
    <w:pPr>
      <w:ind w:left="720"/>
      <w:contextualSpacing/>
    </w:pPr>
  </w:style>
  <w:style w:type="character" w:styleId="IntenseEmphasis">
    <w:name w:val="Intense Emphasis"/>
    <w:basedOn w:val="DefaultParagraphFont"/>
    <w:uiPriority w:val="21"/>
    <w:qFormat/>
    <w:rsid w:val="002D7930"/>
    <w:rPr>
      <w:i/>
      <w:iCs/>
      <w:color w:val="0F4761" w:themeColor="accent1" w:themeShade="BF"/>
    </w:rPr>
  </w:style>
  <w:style w:type="paragraph" w:styleId="IntenseQuote">
    <w:name w:val="Intense Quote"/>
    <w:basedOn w:val="Normal"/>
    <w:next w:val="Normal"/>
    <w:link w:val="IntenseQuoteChar"/>
    <w:uiPriority w:val="30"/>
    <w:qFormat/>
    <w:rsid w:val="002D7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930"/>
    <w:rPr>
      <w:i/>
      <w:iCs/>
      <w:color w:val="0F4761" w:themeColor="accent1" w:themeShade="BF"/>
    </w:rPr>
  </w:style>
  <w:style w:type="character" w:styleId="IntenseReference">
    <w:name w:val="Intense Reference"/>
    <w:basedOn w:val="DefaultParagraphFont"/>
    <w:uiPriority w:val="32"/>
    <w:qFormat/>
    <w:rsid w:val="002D7930"/>
    <w:rPr>
      <w:b/>
      <w:bCs/>
      <w:smallCaps/>
      <w:color w:val="0F4761" w:themeColor="accent1" w:themeShade="BF"/>
      <w:spacing w:val="5"/>
    </w:rPr>
  </w:style>
  <w:style w:type="character" w:styleId="PlaceholderText">
    <w:name w:val="Placeholder Text"/>
    <w:basedOn w:val="DefaultParagraphFont"/>
    <w:uiPriority w:val="99"/>
    <w:semiHidden/>
    <w:rsid w:val="002D7930"/>
    <w:rPr>
      <w:color w:val="666666"/>
    </w:rPr>
  </w:style>
  <w:style w:type="character" w:styleId="Hyperlink">
    <w:name w:val="Hyperlink"/>
    <w:basedOn w:val="DefaultParagraphFont"/>
    <w:uiPriority w:val="99"/>
    <w:unhideWhenUsed/>
    <w:rsid w:val="00B65A74"/>
    <w:rPr>
      <w:color w:val="467886" w:themeColor="hyperlink"/>
      <w:u w:val="single"/>
    </w:rPr>
  </w:style>
  <w:style w:type="character" w:styleId="UnresolvedMention">
    <w:name w:val="Unresolved Mention"/>
    <w:basedOn w:val="DefaultParagraphFont"/>
    <w:uiPriority w:val="99"/>
    <w:semiHidden/>
    <w:unhideWhenUsed/>
    <w:rsid w:val="00B65A74"/>
    <w:rPr>
      <w:color w:val="605E5C"/>
      <w:shd w:val="clear" w:color="auto" w:fill="E1DFDD"/>
    </w:rPr>
  </w:style>
  <w:style w:type="character" w:styleId="CommentReference">
    <w:name w:val="annotation reference"/>
    <w:basedOn w:val="DefaultParagraphFont"/>
    <w:uiPriority w:val="99"/>
    <w:semiHidden/>
    <w:unhideWhenUsed/>
    <w:rsid w:val="00E543A1"/>
    <w:rPr>
      <w:sz w:val="16"/>
      <w:szCs w:val="16"/>
    </w:rPr>
  </w:style>
  <w:style w:type="paragraph" w:styleId="CommentText">
    <w:name w:val="annotation text"/>
    <w:basedOn w:val="Normal"/>
    <w:link w:val="CommentTextChar"/>
    <w:uiPriority w:val="99"/>
    <w:unhideWhenUsed/>
    <w:rsid w:val="00E543A1"/>
    <w:pPr>
      <w:spacing w:line="240" w:lineRule="auto"/>
    </w:pPr>
    <w:rPr>
      <w:sz w:val="20"/>
      <w:szCs w:val="20"/>
    </w:rPr>
  </w:style>
  <w:style w:type="character" w:customStyle="1" w:styleId="CommentTextChar">
    <w:name w:val="Comment Text Char"/>
    <w:basedOn w:val="DefaultParagraphFont"/>
    <w:link w:val="CommentText"/>
    <w:uiPriority w:val="99"/>
    <w:rsid w:val="00E543A1"/>
    <w:rPr>
      <w:sz w:val="20"/>
      <w:szCs w:val="20"/>
    </w:rPr>
  </w:style>
  <w:style w:type="paragraph" w:styleId="CommentSubject">
    <w:name w:val="annotation subject"/>
    <w:basedOn w:val="CommentText"/>
    <w:next w:val="CommentText"/>
    <w:link w:val="CommentSubjectChar"/>
    <w:uiPriority w:val="99"/>
    <w:semiHidden/>
    <w:unhideWhenUsed/>
    <w:rsid w:val="00E543A1"/>
    <w:rPr>
      <w:b/>
      <w:bCs/>
    </w:rPr>
  </w:style>
  <w:style w:type="character" w:customStyle="1" w:styleId="CommentSubjectChar">
    <w:name w:val="Comment Subject Char"/>
    <w:basedOn w:val="CommentTextChar"/>
    <w:link w:val="CommentSubject"/>
    <w:uiPriority w:val="99"/>
    <w:semiHidden/>
    <w:rsid w:val="00E543A1"/>
    <w:rPr>
      <w:b/>
      <w:bCs/>
      <w:sz w:val="20"/>
      <w:szCs w:val="20"/>
    </w:rPr>
  </w:style>
  <w:style w:type="paragraph" w:styleId="Header">
    <w:name w:val="header"/>
    <w:basedOn w:val="Normal"/>
    <w:link w:val="HeaderChar"/>
    <w:uiPriority w:val="99"/>
    <w:unhideWhenUsed/>
    <w:rsid w:val="002A6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EBE"/>
  </w:style>
  <w:style w:type="paragraph" w:styleId="Footer">
    <w:name w:val="footer"/>
    <w:basedOn w:val="Normal"/>
    <w:link w:val="FooterChar"/>
    <w:uiPriority w:val="99"/>
    <w:unhideWhenUsed/>
    <w:rsid w:val="002A6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EBE"/>
  </w:style>
  <w:style w:type="paragraph" w:styleId="Revision">
    <w:name w:val="Revision"/>
    <w:hidden/>
    <w:uiPriority w:val="99"/>
    <w:semiHidden/>
    <w:rsid w:val="00716282"/>
    <w:pPr>
      <w:spacing w:after="0" w:line="240" w:lineRule="auto"/>
    </w:pPr>
  </w:style>
  <w:style w:type="character" w:customStyle="1" w:styleId="ProposalTitleChar">
    <w:name w:val="Proposal Title Char"/>
    <w:basedOn w:val="DefaultParagraphFont"/>
    <w:link w:val="ProposalTitle"/>
    <w:locked/>
    <w:rsid w:val="002C4BDD"/>
    <w:rPr>
      <w:rFonts w:ascii="Roboto" w:hAnsi="Roboto"/>
      <w:b/>
      <w:color w:val="1F4E79"/>
      <w:sz w:val="40"/>
    </w:rPr>
  </w:style>
  <w:style w:type="paragraph" w:customStyle="1" w:styleId="ProposalTitle">
    <w:name w:val="Proposal Title"/>
    <w:link w:val="ProposalTitleChar"/>
    <w:rsid w:val="002C4BDD"/>
    <w:pPr>
      <w:spacing w:before="240" w:after="240" w:line="240" w:lineRule="auto"/>
      <w:jc w:val="center"/>
    </w:pPr>
    <w:rPr>
      <w:rFonts w:ascii="Roboto" w:hAnsi="Roboto"/>
      <w:b/>
      <w:color w:val="1F4E79"/>
      <w:sz w:val="40"/>
    </w:rPr>
  </w:style>
  <w:style w:type="character" w:customStyle="1" w:styleId="TitlePage-VolumeInfoChar">
    <w:name w:val="Title Page-Volume Info Char"/>
    <w:basedOn w:val="DefaultParagraphFont"/>
    <w:link w:val="TitlePage-VolumeInfo"/>
    <w:locked/>
    <w:rsid w:val="002C4BDD"/>
    <w:rPr>
      <w:rFonts w:ascii="Roboto" w:hAnsi="Roboto"/>
      <w:b/>
      <w:sz w:val="26"/>
    </w:rPr>
  </w:style>
  <w:style w:type="paragraph" w:customStyle="1" w:styleId="TitlePage-VolumeInfo">
    <w:name w:val="Title Page-Volume Info"/>
    <w:link w:val="TitlePage-VolumeInfoChar"/>
    <w:rsid w:val="002C4BDD"/>
    <w:pPr>
      <w:spacing w:before="120" w:after="120" w:line="240" w:lineRule="auto"/>
      <w:jc w:val="center"/>
    </w:pPr>
    <w:rPr>
      <w:rFonts w:ascii="Roboto" w:hAnsi="Roboto"/>
      <w:b/>
      <w:sz w:val="26"/>
    </w:rPr>
  </w:style>
  <w:style w:type="character" w:customStyle="1" w:styleId="AddressChar">
    <w:name w:val="Address Char"/>
    <w:basedOn w:val="DefaultParagraphFont"/>
    <w:link w:val="Address"/>
    <w:locked/>
    <w:rsid w:val="002C4BDD"/>
    <w:rPr>
      <w:rFonts w:ascii="Roboto" w:hAnsi="Roboto"/>
      <w:sz w:val="18"/>
    </w:rPr>
  </w:style>
  <w:style w:type="paragraph" w:customStyle="1" w:styleId="Address">
    <w:name w:val="Address"/>
    <w:link w:val="AddressChar"/>
    <w:rsid w:val="002C4BDD"/>
    <w:pPr>
      <w:spacing w:before="120" w:after="120" w:line="240" w:lineRule="auto"/>
      <w:jc w:val="center"/>
    </w:pPr>
    <w:rPr>
      <w:rFonts w:ascii="Roboto" w:hAnsi="Roboto"/>
      <w:sz w:val="18"/>
    </w:rPr>
  </w:style>
  <w:style w:type="table" w:styleId="TableGrid">
    <w:name w:val="Table Grid"/>
    <w:basedOn w:val="TableNormal"/>
    <w:uiPriority w:val="39"/>
    <w:rsid w:val="002C4BDD"/>
    <w:pPr>
      <w:spacing w:after="0" w:line="240" w:lineRule="auto"/>
    </w:pPr>
    <w:rPr>
      <w:rFonts w:ascii="Arial" w:hAnsi="Arial"/>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4377">
      <w:bodyDiv w:val="1"/>
      <w:marLeft w:val="0"/>
      <w:marRight w:val="0"/>
      <w:marTop w:val="0"/>
      <w:marBottom w:val="0"/>
      <w:divBdr>
        <w:top w:val="none" w:sz="0" w:space="0" w:color="auto"/>
        <w:left w:val="none" w:sz="0" w:space="0" w:color="auto"/>
        <w:bottom w:val="none" w:sz="0" w:space="0" w:color="auto"/>
        <w:right w:val="none" w:sz="0" w:space="0" w:color="auto"/>
      </w:divBdr>
    </w:div>
    <w:div w:id="36244164">
      <w:bodyDiv w:val="1"/>
      <w:marLeft w:val="0"/>
      <w:marRight w:val="0"/>
      <w:marTop w:val="0"/>
      <w:marBottom w:val="0"/>
      <w:divBdr>
        <w:top w:val="none" w:sz="0" w:space="0" w:color="auto"/>
        <w:left w:val="none" w:sz="0" w:space="0" w:color="auto"/>
        <w:bottom w:val="none" w:sz="0" w:space="0" w:color="auto"/>
        <w:right w:val="none" w:sz="0" w:space="0" w:color="auto"/>
      </w:divBdr>
    </w:div>
    <w:div w:id="91896121">
      <w:bodyDiv w:val="1"/>
      <w:marLeft w:val="0"/>
      <w:marRight w:val="0"/>
      <w:marTop w:val="0"/>
      <w:marBottom w:val="0"/>
      <w:divBdr>
        <w:top w:val="none" w:sz="0" w:space="0" w:color="auto"/>
        <w:left w:val="none" w:sz="0" w:space="0" w:color="auto"/>
        <w:bottom w:val="none" w:sz="0" w:space="0" w:color="auto"/>
        <w:right w:val="none" w:sz="0" w:space="0" w:color="auto"/>
      </w:divBdr>
    </w:div>
    <w:div w:id="247084916">
      <w:bodyDiv w:val="1"/>
      <w:marLeft w:val="0"/>
      <w:marRight w:val="0"/>
      <w:marTop w:val="0"/>
      <w:marBottom w:val="0"/>
      <w:divBdr>
        <w:top w:val="none" w:sz="0" w:space="0" w:color="auto"/>
        <w:left w:val="none" w:sz="0" w:space="0" w:color="auto"/>
        <w:bottom w:val="none" w:sz="0" w:space="0" w:color="auto"/>
        <w:right w:val="none" w:sz="0" w:space="0" w:color="auto"/>
      </w:divBdr>
    </w:div>
    <w:div w:id="584847322">
      <w:bodyDiv w:val="1"/>
      <w:marLeft w:val="0"/>
      <w:marRight w:val="0"/>
      <w:marTop w:val="0"/>
      <w:marBottom w:val="0"/>
      <w:divBdr>
        <w:top w:val="none" w:sz="0" w:space="0" w:color="auto"/>
        <w:left w:val="none" w:sz="0" w:space="0" w:color="auto"/>
        <w:bottom w:val="none" w:sz="0" w:space="0" w:color="auto"/>
        <w:right w:val="none" w:sz="0" w:space="0" w:color="auto"/>
      </w:divBdr>
    </w:div>
    <w:div w:id="688408714">
      <w:bodyDiv w:val="1"/>
      <w:marLeft w:val="0"/>
      <w:marRight w:val="0"/>
      <w:marTop w:val="0"/>
      <w:marBottom w:val="0"/>
      <w:divBdr>
        <w:top w:val="none" w:sz="0" w:space="0" w:color="auto"/>
        <w:left w:val="none" w:sz="0" w:space="0" w:color="auto"/>
        <w:bottom w:val="none" w:sz="0" w:space="0" w:color="auto"/>
        <w:right w:val="none" w:sz="0" w:space="0" w:color="auto"/>
      </w:divBdr>
    </w:div>
    <w:div w:id="704914707">
      <w:bodyDiv w:val="1"/>
      <w:marLeft w:val="0"/>
      <w:marRight w:val="0"/>
      <w:marTop w:val="0"/>
      <w:marBottom w:val="0"/>
      <w:divBdr>
        <w:top w:val="none" w:sz="0" w:space="0" w:color="auto"/>
        <w:left w:val="none" w:sz="0" w:space="0" w:color="auto"/>
        <w:bottom w:val="none" w:sz="0" w:space="0" w:color="auto"/>
        <w:right w:val="none" w:sz="0" w:space="0" w:color="auto"/>
      </w:divBdr>
    </w:div>
    <w:div w:id="712731314">
      <w:bodyDiv w:val="1"/>
      <w:marLeft w:val="0"/>
      <w:marRight w:val="0"/>
      <w:marTop w:val="0"/>
      <w:marBottom w:val="0"/>
      <w:divBdr>
        <w:top w:val="none" w:sz="0" w:space="0" w:color="auto"/>
        <w:left w:val="none" w:sz="0" w:space="0" w:color="auto"/>
        <w:bottom w:val="none" w:sz="0" w:space="0" w:color="auto"/>
        <w:right w:val="none" w:sz="0" w:space="0" w:color="auto"/>
      </w:divBdr>
    </w:div>
    <w:div w:id="907426599">
      <w:bodyDiv w:val="1"/>
      <w:marLeft w:val="0"/>
      <w:marRight w:val="0"/>
      <w:marTop w:val="0"/>
      <w:marBottom w:val="0"/>
      <w:divBdr>
        <w:top w:val="none" w:sz="0" w:space="0" w:color="auto"/>
        <w:left w:val="none" w:sz="0" w:space="0" w:color="auto"/>
        <w:bottom w:val="none" w:sz="0" w:space="0" w:color="auto"/>
        <w:right w:val="none" w:sz="0" w:space="0" w:color="auto"/>
      </w:divBdr>
    </w:div>
    <w:div w:id="912157893">
      <w:bodyDiv w:val="1"/>
      <w:marLeft w:val="0"/>
      <w:marRight w:val="0"/>
      <w:marTop w:val="0"/>
      <w:marBottom w:val="0"/>
      <w:divBdr>
        <w:top w:val="none" w:sz="0" w:space="0" w:color="auto"/>
        <w:left w:val="none" w:sz="0" w:space="0" w:color="auto"/>
        <w:bottom w:val="none" w:sz="0" w:space="0" w:color="auto"/>
        <w:right w:val="none" w:sz="0" w:space="0" w:color="auto"/>
      </w:divBdr>
    </w:div>
    <w:div w:id="919021677">
      <w:bodyDiv w:val="1"/>
      <w:marLeft w:val="0"/>
      <w:marRight w:val="0"/>
      <w:marTop w:val="0"/>
      <w:marBottom w:val="0"/>
      <w:divBdr>
        <w:top w:val="none" w:sz="0" w:space="0" w:color="auto"/>
        <w:left w:val="none" w:sz="0" w:space="0" w:color="auto"/>
        <w:bottom w:val="none" w:sz="0" w:space="0" w:color="auto"/>
        <w:right w:val="none" w:sz="0" w:space="0" w:color="auto"/>
      </w:divBdr>
    </w:div>
    <w:div w:id="971248551">
      <w:bodyDiv w:val="1"/>
      <w:marLeft w:val="0"/>
      <w:marRight w:val="0"/>
      <w:marTop w:val="0"/>
      <w:marBottom w:val="0"/>
      <w:divBdr>
        <w:top w:val="none" w:sz="0" w:space="0" w:color="auto"/>
        <w:left w:val="none" w:sz="0" w:space="0" w:color="auto"/>
        <w:bottom w:val="none" w:sz="0" w:space="0" w:color="auto"/>
        <w:right w:val="none" w:sz="0" w:space="0" w:color="auto"/>
      </w:divBdr>
    </w:div>
    <w:div w:id="1075132042">
      <w:bodyDiv w:val="1"/>
      <w:marLeft w:val="0"/>
      <w:marRight w:val="0"/>
      <w:marTop w:val="0"/>
      <w:marBottom w:val="0"/>
      <w:divBdr>
        <w:top w:val="none" w:sz="0" w:space="0" w:color="auto"/>
        <w:left w:val="none" w:sz="0" w:space="0" w:color="auto"/>
        <w:bottom w:val="none" w:sz="0" w:space="0" w:color="auto"/>
        <w:right w:val="none" w:sz="0" w:space="0" w:color="auto"/>
      </w:divBdr>
    </w:div>
    <w:div w:id="1160341696">
      <w:bodyDiv w:val="1"/>
      <w:marLeft w:val="0"/>
      <w:marRight w:val="0"/>
      <w:marTop w:val="0"/>
      <w:marBottom w:val="0"/>
      <w:divBdr>
        <w:top w:val="none" w:sz="0" w:space="0" w:color="auto"/>
        <w:left w:val="none" w:sz="0" w:space="0" w:color="auto"/>
        <w:bottom w:val="none" w:sz="0" w:space="0" w:color="auto"/>
        <w:right w:val="none" w:sz="0" w:space="0" w:color="auto"/>
      </w:divBdr>
      <w:divsChild>
        <w:div w:id="2063291613">
          <w:marLeft w:val="0"/>
          <w:marRight w:val="0"/>
          <w:marTop w:val="0"/>
          <w:marBottom w:val="0"/>
          <w:divBdr>
            <w:top w:val="none" w:sz="0" w:space="0" w:color="auto"/>
            <w:left w:val="none" w:sz="0" w:space="0" w:color="auto"/>
            <w:bottom w:val="none" w:sz="0" w:space="0" w:color="auto"/>
            <w:right w:val="none" w:sz="0" w:space="0" w:color="auto"/>
          </w:divBdr>
          <w:divsChild>
            <w:div w:id="505945927">
              <w:marLeft w:val="0"/>
              <w:marRight w:val="0"/>
              <w:marTop w:val="0"/>
              <w:marBottom w:val="0"/>
              <w:divBdr>
                <w:top w:val="none" w:sz="0" w:space="0" w:color="auto"/>
                <w:left w:val="none" w:sz="0" w:space="0" w:color="auto"/>
                <w:bottom w:val="none" w:sz="0" w:space="0" w:color="auto"/>
                <w:right w:val="none" w:sz="0" w:space="0" w:color="auto"/>
              </w:divBdr>
              <w:divsChild>
                <w:div w:id="380523530">
                  <w:marLeft w:val="0"/>
                  <w:marRight w:val="0"/>
                  <w:marTop w:val="0"/>
                  <w:marBottom w:val="0"/>
                  <w:divBdr>
                    <w:top w:val="none" w:sz="0" w:space="0" w:color="auto"/>
                    <w:left w:val="none" w:sz="0" w:space="0" w:color="auto"/>
                    <w:bottom w:val="none" w:sz="0" w:space="0" w:color="auto"/>
                    <w:right w:val="none" w:sz="0" w:space="0" w:color="auto"/>
                  </w:divBdr>
                  <w:divsChild>
                    <w:div w:id="1763405358">
                      <w:marLeft w:val="0"/>
                      <w:marRight w:val="0"/>
                      <w:marTop w:val="0"/>
                      <w:marBottom w:val="0"/>
                      <w:divBdr>
                        <w:top w:val="none" w:sz="0" w:space="0" w:color="auto"/>
                        <w:left w:val="none" w:sz="0" w:space="0" w:color="auto"/>
                        <w:bottom w:val="none" w:sz="0" w:space="0" w:color="auto"/>
                        <w:right w:val="none" w:sz="0" w:space="0" w:color="auto"/>
                      </w:divBdr>
                      <w:divsChild>
                        <w:div w:id="102002775">
                          <w:marLeft w:val="0"/>
                          <w:marRight w:val="0"/>
                          <w:marTop w:val="0"/>
                          <w:marBottom w:val="0"/>
                          <w:divBdr>
                            <w:top w:val="none" w:sz="0" w:space="0" w:color="auto"/>
                            <w:left w:val="none" w:sz="0" w:space="0" w:color="auto"/>
                            <w:bottom w:val="none" w:sz="0" w:space="0" w:color="auto"/>
                            <w:right w:val="none" w:sz="0" w:space="0" w:color="auto"/>
                          </w:divBdr>
                          <w:divsChild>
                            <w:div w:id="1308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3656035">
      <w:bodyDiv w:val="1"/>
      <w:marLeft w:val="0"/>
      <w:marRight w:val="0"/>
      <w:marTop w:val="0"/>
      <w:marBottom w:val="0"/>
      <w:divBdr>
        <w:top w:val="none" w:sz="0" w:space="0" w:color="auto"/>
        <w:left w:val="none" w:sz="0" w:space="0" w:color="auto"/>
        <w:bottom w:val="none" w:sz="0" w:space="0" w:color="auto"/>
        <w:right w:val="none" w:sz="0" w:space="0" w:color="auto"/>
      </w:divBdr>
    </w:div>
    <w:div w:id="1292783246">
      <w:bodyDiv w:val="1"/>
      <w:marLeft w:val="0"/>
      <w:marRight w:val="0"/>
      <w:marTop w:val="0"/>
      <w:marBottom w:val="0"/>
      <w:divBdr>
        <w:top w:val="none" w:sz="0" w:space="0" w:color="auto"/>
        <w:left w:val="none" w:sz="0" w:space="0" w:color="auto"/>
        <w:bottom w:val="none" w:sz="0" w:space="0" w:color="auto"/>
        <w:right w:val="none" w:sz="0" w:space="0" w:color="auto"/>
      </w:divBdr>
    </w:div>
    <w:div w:id="1826362487">
      <w:bodyDiv w:val="1"/>
      <w:marLeft w:val="0"/>
      <w:marRight w:val="0"/>
      <w:marTop w:val="0"/>
      <w:marBottom w:val="0"/>
      <w:divBdr>
        <w:top w:val="none" w:sz="0" w:space="0" w:color="auto"/>
        <w:left w:val="none" w:sz="0" w:space="0" w:color="auto"/>
        <w:bottom w:val="none" w:sz="0" w:space="0" w:color="auto"/>
        <w:right w:val="none" w:sz="0" w:space="0" w:color="auto"/>
      </w:divBdr>
      <w:divsChild>
        <w:div w:id="1061096818">
          <w:marLeft w:val="0"/>
          <w:marRight w:val="0"/>
          <w:marTop w:val="0"/>
          <w:marBottom w:val="0"/>
          <w:divBdr>
            <w:top w:val="none" w:sz="0" w:space="0" w:color="auto"/>
            <w:left w:val="none" w:sz="0" w:space="0" w:color="auto"/>
            <w:bottom w:val="none" w:sz="0" w:space="0" w:color="auto"/>
            <w:right w:val="none" w:sz="0" w:space="0" w:color="auto"/>
          </w:divBdr>
          <w:divsChild>
            <w:div w:id="398601357">
              <w:marLeft w:val="0"/>
              <w:marRight w:val="0"/>
              <w:marTop w:val="0"/>
              <w:marBottom w:val="0"/>
              <w:divBdr>
                <w:top w:val="none" w:sz="0" w:space="0" w:color="auto"/>
                <w:left w:val="none" w:sz="0" w:space="0" w:color="auto"/>
                <w:bottom w:val="none" w:sz="0" w:space="0" w:color="auto"/>
                <w:right w:val="none" w:sz="0" w:space="0" w:color="auto"/>
              </w:divBdr>
              <w:divsChild>
                <w:div w:id="1119033042">
                  <w:marLeft w:val="0"/>
                  <w:marRight w:val="0"/>
                  <w:marTop w:val="0"/>
                  <w:marBottom w:val="0"/>
                  <w:divBdr>
                    <w:top w:val="none" w:sz="0" w:space="0" w:color="auto"/>
                    <w:left w:val="none" w:sz="0" w:space="0" w:color="auto"/>
                    <w:bottom w:val="none" w:sz="0" w:space="0" w:color="auto"/>
                    <w:right w:val="none" w:sz="0" w:space="0" w:color="auto"/>
                  </w:divBdr>
                  <w:divsChild>
                    <w:div w:id="1322729942">
                      <w:marLeft w:val="0"/>
                      <w:marRight w:val="0"/>
                      <w:marTop w:val="0"/>
                      <w:marBottom w:val="0"/>
                      <w:divBdr>
                        <w:top w:val="none" w:sz="0" w:space="0" w:color="auto"/>
                        <w:left w:val="none" w:sz="0" w:space="0" w:color="auto"/>
                        <w:bottom w:val="none" w:sz="0" w:space="0" w:color="auto"/>
                        <w:right w:val="none" w:sz="0" w:space="0" w:color="auto"/>
                      </w:divBdr>
                      <w:divsChild>
                        <w:div w:id="2144344618">
                          <w:marLeft w:val="0"/>
                          <w:marRight w:val="0"/>
                          <w:marTop w:val="0"/>
                          <w:marBottom w:val="0"/>
                          <w:divBdr>
                            <w:top w:val="none" w:sz="0" w:space="0" w:color="auto"/>
                            <w:left w:val="none" w:sz="0" w:space="0" w:color="auto"/>
                            <w:bottom w:val="none" w:sz="0" w:space="0" w:color="auto"/>
                            <w:right w:val="none" w:sz="0" w:space="0" w:color="auto"/>
                          </w:divBdr>
                          <w:divsChild>
                            <w:div w:id="17250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76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19</Pages>
  <Words>8162</Words>
  <Characters>46526</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54579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LORION Chris M * ODFW</cp:lastModifiedBy>
  <cp:revision>3</cp:revision>
  <dcterms:created xsi:type="dcterms:W3CDTF">2024-10-10T15:26:00Z</dcterms:created>
  <dcterms:modified xsi:type="dcterms:W3CDTF">2024-10-10T16:01:00Z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79d039-fcd0-4045-9c78-4cfb2eba0904_Enabled">
    <vt:lpwstr>true</vt:lpwstr>
  </property>
  <property fmtid="{D5CDD505-2E9C-101B-9397-08002B2CF9AE}" pid="3" name="MSIP_Label_db79d039-fcd0-4045-9c78-4cfb2eba0904_SetDate">
    <vt:lpwstr>2024-09-16T18:16:47Z</vt:lpwstr>
  </property>
  <property fmtid="{D5CDD505-2E9C-101B-9397-08002B2CF9AE}" pid="4" name="MSIP_Label_db79d039-fcd0-4045-9c78-4cfb2eba0904_Method">
    <vt:lpwstr>Privileged</vt:lpwstr>
  </property>
  <property fmtid="{D5CDD505-2E9C-101B-9397-08002B2CF9AE}" pid="5" name="MSIP_Label_db79d039-fcd0-4045-9c78-4cfb2eba0904_Name">
    <vt:lpwstr>Level 2 - Limited (Items)</vt:lpwstr>
  </property>
  <property fmtid="{D5CDD505-2E9C-101B-9397-08002B2CF9AE}" pid="6" name="MSIP_Label_db79d039-fcd0-4045-9c78-4cfb2eba0904_SiteId">
    <vt:lpwstr>aa3f6932-fa7c-47b4-a0ce-a598cad161cf</vt:lpwstr>
  </property>
  <property fmtid="{D5CDD505-2E9C-101B-9397-08002B2CF9AE}" pid="7" name="MSIP_Label_db79d039-fcd0-4045-9c78-4cfb2eba0904_ActionId">
    <vt:lpwstr>db19de4b-a0db-49e2-8dfe-ce3695bafad7</vt:lpwstr>
  </property>
  <property fmtid="{D5CDD505-2E9C-101B-9397-08002B2CF9AE}" pid="8" name="MSIP_Label_db79d039-fcd0-4045-9c78-4cfb2eba0904_ContentBits">
    <vt:lpwstr>0</vt:lpwstr>
  </property>
</Properties>
</file>