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031096" w14:textId="77777777" w:rsidR="00A54FA2" w:rsidRPr="00B9760F" w:rsidRDefault="00A54FA2" w:rsidP="007E4574">
      <w:pPr>
        <w:rPr>
          <w:rFonts w:ascii="Times New Roman" w:hAnsi="Times New Roman" w:cs="Times New Roman"/>
          <w:b/>
          <w:sz w:val="24"/>
          <w:szCs w:val="24"/>
        </w:rPr>
      </w:pPr>
      <w:r w:rsidRPr="00B9760F">
        <w:rPr>
          <w:rFonts w:ascii="Times New Roman" w:hAnsi="Times New Roman" w:cs="Times New Roman"/>
          <w:b/>
          <w:sz w:val="24"/>
          <w:szCs w:val="24"/>
        </w:rPr>
        <w:t>Diel vertical movement in floodplain refuges exploits diel asynchrony in hypoxia and thermal stress</w:t>
      </w:r>
    </w:p>
    <w:p w14:paraId="24A01BA4" w14:textId="77777777"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Hannah Barrett, Joe Ebersole, Joel Ruprecht, Taal Levi, Jonathan Armstrong</w:t>
      </w:r>
    </w:p>
    <w:p w14:paraId="55F78042" w14:textId="77777777"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7F665D1" w14:textId="11C537B9" w:rsidR="00206F8E" w:rsidRDefault="00955527" w:rsidP="00F56768">
      <w:pPr>
        <w:spacing w:line="480" w:lineRule="auto"/>
        <w:ind w:firstLine="720"/>
        <w:rPr>
          <w:rFonts w:ascii="Times New Roman" w:hAnsi="Times New Roman" w:cs="Times New Roman"/>
          <w:sz w:val="24"/>
          <w:szCs w:val="24"/>
        </w:rPr>
      </w:pPr>
      <w:r w:rsidRPr="00615231">
        <w:rPr>
          <w:rFonts w:ascii="Times New Roman" w:hAnsi="Times New Roman" w:cs="Times New Roman"/>
          <w:sz w:val="24"/>
          <w:szCs w:val="24"/>
        </w:rPr>
        <w:t>Landscape heterogeneity can decouple local habitat conditions from regional drivers, creating asynchronous variation among different habitat patches.</w:t>
      </w:r>
      <w:r w:rsidR="00615231" w:rsidRPr="00615231">
        <w:rPr>
          <w:rFonts w:ascii="Times New Roman" w:hAnsi="Times New Roman" w:cs="Times New Roman"/>
          <w:sz w:val="24"/>
          <w:szCs w:val="24"/>
        </w:rPr>
        <w:t xml:space="preserve"> </w:t>
      </w:r>
      <w:r w:rsidR="00615231">
        <w:rPr>
          <w:rFonts w:ascii="Times New Roman" w:hAnsi="Times New Roman" w:cs="Times New Roman"/>
          <w:sz w:val="24"/>
          <w:szCs w:val="24"/>
        </w:rPr>
        <w:t>Thes</w:t>
      </w:r>
      <w:r w:rsidR="000765B8">
        <w:rPr>
          <w:rFonts w:ascii="Times New Roman" w:hAnsi="Times New Roman" w:cs="Times New Roman"/>
          <w:sz w:val="24"/>
          <w:szCs w:val="24"/>
        </w:rPr>
        <w:t>e</w:t>
      </w:r>
      <w:r w:rsidR="00615231" w:rsidRPr="00615231">
        <w:rPr>
          <w:rFonts w:ascii="Times New Roman" w:hAnsi="Times New Roman" w:cs="Times New Roman"/>
          <w:sz w:val="24"/>
          <w:szCs w:val="24"/>
        </w:rPr>
        <w:t xml:space="preserve"> local </w:t>
      </w:r>
      <w:r w:rsidRPr="00615231">
        <w:rPr>
          <w:rFonts w:ascii="Times New Roman" w:hAnsi="Times New Roman" w:cs="Times New Roman"/>
          <w:sz w:val="24"/>
          <w:szCs w:val="24"/>
        </w:rPr>
        <w:t xml:space="preserve">variations in the expression of regional conditions </w:t>
      </w:r>
      <w:r w:rsidR="00615231">
        <w:rPr>
          <w:rFonts w:ascii="Times New Roman" w:hAnsi="Times New Roman" w:cs="Times New Roman"/>
          <w:sz w:val="24"/>
          <w:szCs w:val="24"/>
        </w:rPr>
        <w:t>may allow</w:t>
      </w:r>
      <w:r w:rsidRPr="00615231">
        <w:rPr>
          <w:rFonts w:ascii="Times New Roman" w:hAnsi="Times New Roman" w:cs="Times New Roman"/>
          <w:sz w:val="24"/>
          <w:szCs w:val="24"/>
        </w:rPr>
        <w:t xml:space="preserve"> animals to track more favorable conditions across the accessible landscape. </w:t>
      </w:r>
      <w:r w:rsidR="00615231" w:rsidRPr="00615231">
        <w:rPr>
          <w:rFonts w:ascii="Times New Roman" w:hAnsi="Times New Roman" w:cs="Times New Roman"/>
          <w:sz w:val="24"/>
          <w:szCs w:val="24"/>
        </w:rPr>
        <w:t xml:space="preserve">In aquatic ecosystems, habitat heterogeneity may enable </w:t>
      </w:r>
      <w:r w:rsidR="000765B8">
        <w:rPr>
          <w:rFonts w:ascii="Times New Roman" w:hAnsi="Times New Roman" w:cs="Times New Roman"/>
          <w:sz w:val="24"/>
          <w:szCs w:val="24"/>
        </w:rPr>
        <w:t>fish</w:t>
      </w:r>
      <w:r w:rsidR="0093154A" w:rsidRPr="00615231">
        <w:rPr>
          <w:rFonts w:ascii="Times New Roman" w:hAnsi="Times New Roman" w:cs="Times New Roman"/>
          <w:sz w:val="24"/>
          <w:szCs w:val="24"/>
        </w:rPr>
        <w:t xml:space="preserve"> </w:t>
      </w:r>
      <w:r w:rsidR="00615231" w:rsidRPr="00615231">
        <w:rPr>
          <w:rFonts w:ascii="Times New Roman" w:hAnsi="Times New Roman" w:cs="Times New Roman"/>
          <w:sz w:val="24"/>
          <w:szCs w:val="24"/>
        </w:rPr>
        <w:t xml:space="preserve">to move to avoid risks such as predation </w:t>
      </w:r>
      <w:r w:rsidR="001508D5">
        <w:rPr>
          <w:rFonts w:ascii="Times New Roman" w:hAnsi="Times New Roman" w:cs="Times New Roman"/>
          <w:sz w:val="24"/>
          <w:szCs w:val="24"/>
        </w:rPr>
        <w:t>(</w:t>
      </w:r>
      <w:r w:rsidR="001C29D4">
        <w:rPr>
          <w:rFonts w:ascii="Times New Roman" w:hAnsi="Times New Roman" w:cs="Times New Roman"/>
          <w:sz w:val="24"/>
          <w:szCs w:val="24"/>
        </w:rPr>
        <w:t xml:space="preserve">Power 1984, </w:t>
      </w:r>
      <w:r w:rsidR="000765B8">
        <w:rPr>
          <w:rFonts w:ascii="Times New Roman" w:hAnsi="Times New Roman" w:cs="Times New Roman"/>
          <w:sz w:val="24"/>
          <w:szCs w:val="24"/>
        </w:rPr>
        <w:t>Persson and Eklov 1995,</w:t>
      </w:r>
      <w:r w:rsidR="002362ED">
        <w:rPr>
          <w:rFonts w:ascii="Times New Roman" w:hAnsi="Times New Roman" w:cs="Times New Roman"/>
          <w:sz w:val="24"/>
          <w:szCs w:val="24"/>
        </w:rPr>
        <w:t xml:space="preserve"> </w:t>
      </w:r>
      <w:r w:rsidR="001C29D4">
        <w:rPr>
          <w:rFonts w:ascii="Times New Roman" w:hAnsi="Times New Roman" w:cs="Times New Roman"/>
          <w:sz w:val="24"/>
          <w:szCs w:val="24"/>
        </w:rPr>
        <w:t>Penaluna et al. 2016</w:t>
      </w:r>
      <w:r w:rsidR="001508D5">
        <w:rPr>
          <w:rFonts w:ascii="Times New Roman" w:hAnsi="Times New Roman" w:cs="Times New Roman"/>
          <w:sz w:val="24"/>
          <w:szCs w:val="24"/>
        </w:rPr>
        <w:t xml:space="preserve">) </w:t>
      </w:r>
      <w:r w:rsidR="00615231" w:rsidRPr="00615231">
        <w:rPr>
          <w:rFonts w:ascii="Times New Roman" w:hAnsi="Times New Roman" w:cs="Times New Roman"/>
          <w:sz w:val="24"/>
          <w:szCs w:val="24"/>
        </w:rPr>
        <w:t>or abiotic stressors like temperature</w:t>
      </w:r>
      <w:r w:rsidR="001508D5">
        <w:rPr>
          <w:rFonts w:ascii="Times New Roman" w:hAnsi="Times New Roman" w:cs="Times New Roman"/>
          <w:sz w:val="24"/>
          <w:szCs w:val="24"/>
        </w:rPr>
        <w:t xml:space="preserve"> (</w:t>
      </w:r>
      <w:r w:rsidR="002362ED">
        <w:rPr>
          <w:rFonts w:ascii="Times New Roman" w:hAnsi="Times New Roman" w:cs="Times New Roman"/>
          <w:sz w:val="24"/>
          <w:szCs w:val="24"/>
        </w:rPr>
        <w:t xml:space="preserve">Kaya et al. 1977, Berman and Quinn 1991, </w:t>
      </w:r>
      <w:r w:rsidR="000765B8">
        <w:rPr>
          <w:rFonts w:ascii="Times New Roman" w:hAnsi="Times New Roman" w:cs="Times New Roman"/>
          <w:sz w:val="24"/>
          <w:szCs w:val="24"/>
        </w:rPr>
        <w:t>Westhoff et al. 2016</w:t>
      </w:r>
      <w:r w:rsidR="001508D5">
        <w:rPr>
          <w:rFonts w:ascii="Times New Roman" w:hAnsi="Times New Roman" w:cs="Times New Roman"/>
          <w:sz w:val="24"/>
          <w:szCs w:val="24"/>
        </w:rPr>
        <w:t xml:space="preserve">). </w:t>
      </w:r>
      <w:r w:rsidR="003B106F">
        <w:rPr>
          <w:rFonts w:ascii="Times New Roman" w:hAnsi="Times New Roman" w:cs="Times New Roman"/>
          <w:sz w:val="24"/>
          <w:szCs w:val="24"/>
        </w:rPr>
        <w:t>Indeed, behavioral thermoregulation is viewed as a strategy that may help cold-adapted fish persist in a warmer future</w:t>
      </w:r>
      <w:r w:rsidR="001C29D4">
        <w:rPr>
          <w:rFonts w:ascii="Times New Roman" w:hAnsi="Times New Roman" w:cs="Times New Roman"/>
          <w:sz w:val="24"/>
          <w:szCs w:val="24"/>
        </w:rPr>
        <w:t xml:space="preserve"> (</w:t>
      </w:r>
      <w:r w:rsidR="00EF410A">
        <w:rPr>
          <w:rFonts w:ascii="Times New Roman" w:hAnsi="Times New Roman" w:cs="Times New Roman"/>
          <w:sz w:val="24"/>
          <w:szCs w:val="24"/>
        </w:rPr>
        <w:t>Beechie et al. 2013, Kurylyk et al. 2015, Steel et al. 2017</w:t>
      </w:r>
      <w:r w:rsidR="001C29D4">
        <w:rPr>
          <w:rFonts w:ascii="Times New Roman" w:hAnsi="Times New Roman" w:cs="Times New Roman"/>
          <w:sz w:val="24"/>
          <w:szCs w:val="24"/>
        </w:rPr>
        <w:t>)</w:t>
      </w:r>
      <w:r w:rsidR="003B106F">
        <w:rPr>
          <w:rFonts w:ascii="Times New Roman" w:hAnsi="Times New Roman" w:cs="Times New Roman"/>
          <w:sz w:val="24"/>
          <w:szCs w:val="24"/>
        </w:rPr>
        <w:t xml:space="preserve">. </w:t>
      </w:r>
      <w:r w:rsidR="00051C8E">
        <w:rPr>
          <w:rFonts w:ascii="Times New Roman" w:hAnsi="Times New Roman" w:cs="Times New Roman"/>
          <w:sz w:val="24"/>
          <w:szCs w:val="24"/>
        </w:rPr>
        <w:t>However, a</w:t>
      </w:r>
      <w:r w:rsidR="003B106F" w:rsidRPr="00A737C0">
        <w:rPr>
          <w:rFonts w:ascii="Times New Roman" w:hAnsi="Times New Roman" w:cs="Times New Roman"/>
          <w:sz w:val="24"/>
          <w:szCs w:val="24"/>
        </w:rPr>
        <w:t xml:space="preserve"> key challenge for conservation is to understand how a</w:t>
      </w:r>
      <w:r w:rsidR="003B106F">
        <w:rPr>
          <w:rFonts w:ascii="Times New Roman" w:hAnsi="Times New Roman" w:cs="Times New Roman"/>
          <w:sz w:val="24"/>
          <w:szCs w:val="24"/>
        </w:rPr>
        <w:t xml:space="preserve">nimal behavior and landscape </w:t>
      </w:r>
      <w:r w:rsidR="003B106F" w:rsidRPr="00A737C0">
        <w:rPr>
          <w:rFonts w:ascii="Times New Roman" w:hAnsi="Times New Roman" w:cs="Times New Roman"/>
          <w:sz w:val="24"/>
          <w:szCs w:val="24"/>
        </w:rPr>
        <w:t>heterogeneity interact to influence the effectiveness of behavioral thermoregulation in the face of climate change.</w:t>
      </w:r>
    </w:p>
    <w:p w14:paraId="57B4A6BD" w14:textId="102D8419" w:rsidR="00A46028" w:rsidRDefault="001C29D4"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While research often quantifies behavioral avoidance of single stressors (e.g., </w:t>
      </w:r>
      <w:r w:rsidR="00EF410A">
        <w:rPr>
          <w:rFonts w:ascii="Times New Roman" w:hAnsi="Times New Roman" w:cs="Times New Roman"/>
          <w:sz w:val="24"/>
          <w:szCs w:val="24"/>
        </w:rPr>
        <w:t xml:space="preserve">ultraviolet radiation; </w:t>
      </w:r>
      <w:r w:rsidR="002D24B1">
        <w:rPr>
          <w:rFonts w:ascii="Times New Roman" w:hAnsi="Times New Roman" w:cs="Times New Roman"/>
          <w:sz w:val="24"/>
          <w:szCs w:val="24"/>
        </w:rPr>
        <w:t>Rhodes et al. 2001</w:t>
      </w:r>
      <w:r w:rsidR="00EF410A">
        <w:rPr>
          <w:rFonts w:ascii="Times New Roman" w:hAnsi="Times New Roman" w:cs="Times New Roman"/>
          <w:sz w:val="24"/>
          <w:szCs w:val="24"/>
        </w:rPr>
        <w:t>, suboptimal temperatures; Sims et al. 2006)</w:t>
      </w:r>
      <w:r>
        <w:rPr>
          <w:rFonts w:ascii="Times New Roman" w:hAnsi="Times New Roman" w:cs="Times New Roman"/>
          <w:sz w:val="24"/>
          <w:szCs w:val="24"/>
        </w:rPr>
        <w:t xml:space="preserve"> in nature fish are responding to multiple </w:t>
      </w:r>
      <w:r w:rsidR="002D24B1">
        <w:rPr>
          <w:rFonts w:ascii="Times New Roman" w:hAnsi="Times New Roman" w:cs="Times New Roman"/>
          <w:sz w:val="24"/>
          <w:szCs w:val="24"/>
        </w:rPr>
        <w:t xml:space="preserve">co-occurring </w:t>
      </w:r>
      <w:r>
        <w:rPr>
          <w:rFonts w:ascii="Times New Roman" w:hAnsi="Times New Roman" w:cs="Times New Roman"/>
          <w:sz w:val="24"/>
          <w:szCs w:val="24"/>
        </w:rPr>
        <w:t>variables.</w:t>
      </w:r>
      <w:r w:rsidR="002D24B1">
        <w:rPr>
          <w:rFonts w:ascii="Times New Roman" w:hAnsi="Times New Roman" w:cs="Times New Roman"/>
          <w:sz w:val="24"/>
          <w:szCs w:val="24"/>
        </w:rPr>
        <w:t xml:space="preserve"> </w:t>
      </w:r>
      <w:r w:rsidR="00310438">
        <w:rPr>
          <w:rFonts w:ascii="Times New Roman" w:hAnsi="Times New Roman" w:cs="Times New Roman"/>
          <w:sz w:val="24"/>
          <w:szCs w:val="24"/>
        </w:rPr>
        <w:t>Currently there is high interest in whether multiple stressors have synergistic physiological effects</w:t>
      </w:r>
      <w:r w:rsidR="00D234CC">
        <w:rPr>
          <w:rFonts w:ascii="Times New Roman" w:hAnsi="Times New Roman" w:cs="Times New Roman"/>
          <w:sz w:val="24"/>
          <w:szCs w:val="24"/>
        </w:rPr>
        <w:t>. Behavioral</w:t>
      </w:r>
      <w:r w:rsidR="00310438">
        <w:rPr>
          <w:rFonts w:ascii="Times New Roman" w:hAnsi="Times New Roman" w:cs="Times New Roman"/>
          <w:sz w:val="24"/>
          <w:szCs w:val="24"/>
        </w:rPr>
        <w:t xml:space="preserve"> research often focuses on potential trade-offs, where avoidance of one stressor introduces another. </w:t>
      </w:r>
      <w:r w:rsidR="00A93194">
        <w:rPr>
          <w:rFonts w:ascii="Times New Roman" w:hAnsi="Times New Roman" w:cs="Times New Roman"/>
          <w:sz w:val="24"/>
          <w:szCs w:val="24"/>
        </w:rPr>
        <w:t xml:space="preserve">For example, predator-induced use of refuges </w:t>
      </w:r>
      <w:r w:rsidR="00A46028">
        <w:rPr>
          <w:rFonts w:ascii="Times New Roman" w:hAnsi="Times New Roman" w:cs="Times New Roman"/>
          <w:sz w:val="24"/>
          <w:szCs w:val="24"/>
        </w:rPr>
        <w:t xml:space="preserve">in aquatic ecosystems </w:t>
      </w:r>
      <w:r w:rsidR="00A93194">
        <w:rPr>
          <w:rFonts w:ascii="Times New Roman" w:hAnsi="Times New Roman" w:cs="Times New Roman"/>
          <w:sz w:val="24"/>
          <w:szCs w:val="24"/>
        </w:rPr>
        <w:t xml:space="preserve">may present a trade-off between the immediate threat of being consumed and the </w:t>
      </w:r>
      <w:r w:rsidR="00D234CC">
        <w:rPr>
          <w:rFonts w:ascii="Times New Roman" w:hAnsi="Times New Roman" w:cs="Times New Roman"/>
          <w:sz w:val="24"/>
          <w:szCs w:val="24"/>
        </w:rPr>
        <w:t xml:space="preserve">incidental </w:t>
      </w:r>
      <w:r w:rsidR="00A93194">
        <w:rPr>
          <w:rFonts w:ascii="Times New Roman" w:hAnsi="Times New Roman" w:cs="Times New Roman"/>
          <w:sz w:val="24"/>
          <w:szCs w:val="24"/>
        </w:rPr>
        <w:t xml:space="preserve">effect of reduced growth </w:t>
      </w:r>
      <w:r w:rsidR="00E75119">
        <w:rPr>
          <w:rFonts w:ascii="Times New Roman" w:hAnsi="Times New Roman" w:cs="Times New Roman"/>
          <w:sz w:val="24"/>
          <w:szCs w:val="24"/>
        </w:rPr>
        <w:t>due to</w:t>
      </w:r>
      <w:r w:rsidR="00B54233">
        <w:rPr>
          <w:rFonts w:ascii="Times New Roman" w:hAnsi="Times New Roman" w:cs="Times New Roman"/>
          <w:sz w:val="24"/>
          <w:szCs w:val="24"/>
        </w:rPr>
        <w:t xml:space="preserve"> diminished</w:t>
      </w:r>
      <w:r w:rsidR="00E75119">
        <w:rPr>
          <w:rFonts w:ascii="Times New Roman" w:hAnsi="Times New Roman" w:cs="Times New Roman"/>
          <w:sz w:val="24"/>
          <w:szCs w:val="24"/>
        </w:rPr>
        <w:t xml:space="preserve"> feeding opportunity and</w:t>
      </w:r>
      <w:r w:rsidR="00A93194">
        <w:rPr>
          <w:rFonts w:ascii="Times New Roman" w:hAnsi="Times New Roman" w:cs="Times New Roman"/>
          <w:sz w:val="24"/>
          <w:szCs w:val="24"/>
        </w:rPr>
        <w:t xml:space="preserve"> within-refuge resource competition</w:t>
      </w:r>
      <w:r w:rsidR="00E75119">
        <w:rPr>
          <w:rFonts w:ascii="Times New Roman" w:hAnsi="Times New Roman" w:cs="Times New Roman"/>
          <w:sz w:val="24"/>
          <w:szCs w:val="24"/>
        </w:rPr>
        <w:t xml:space="preserve"> (Houston et al. 1993, Krause et al. 1998, </w:t>
      </w:r>
      <w:r w:rsidR="00E75119">
        <w:rPr>
          <w:rFonts w:ascii="Times New Roman" w:hAnsi="Times New Roman" w:cs="Times New Roman"/>
          <w:sz w:val="24"/>
          <w:szCs w:val="24"/>
        </w:rPr>
        <w:lastRenderedPageBreak/>
        <w:t>Orrick et al 2013)</w:t>
      </w:r>
      <w:r w:rsidR="00A93194">
        <w:rPr>
          <w:rFonts w:ascii="Times New Roman" w:hAnsi="Times New Roman" w:cs="Times New Roman"/>
          <w:sz w:val="24"/>
          <w:szCs w:val="24"/>
        </w:rPr>
        <w:t xml:space="preserve">. </w:t>
      </w:r>
      <w:r w:rsidR="00FD3A52">
        <w:rPr>
          <w:rFonts w:ascii="Times New Roman" w:hAnsi="Times New Roman" w:cs="Times New Roman"/>
          <w:sz w:val="24"/>
          <w:szCs w:val="24"/>
        </w:rPr>
        <w:t xml:space="preserve">Similarly, </w:t>
      </w:r>
      <w:r w:rsidR="0030363D">
        <w:rPr>
          <w:rFonts w:ascii="Times New Roman" w:hAnsi="Times New Roman" w:cs="Times New Roman"/>
          <w:sz w:val="24"/>
          <w:szCs w:val="24"/>
        </w:rPr>
        <w:t>fish movement to</w:t>
      </w:r>
      <w:r w:rsidR="00FD3A52" w:rsidRPr="00FD3A52">
        <w:rPr>
          <w:rFonts w:ascii="Times New Roman" w:hAnsi="Times New Roman" w:cs="Times New Roman"/>
          <w:sz w:val="24"/>
          <w:szCs w:val="24"/>
        </w:rPr>
        <w:t xml:space="preserve"> cold</w:t>
      </w:r>
      <w:r w:rsidR="00FD3A52">
        <w:rPr>
          <w:rFonts w:ascii="Times New Roman" w:hAnsi="Times New Roman" w:cs="Times New Roman"/>
          <w:sz w:val="24"/>
          <w:szCs w:val="24"/>
        </w:rPr>
        <w:t>-</w:t>
      </w:r>
      <w:r w:rsidR="00FD3A52" w:rsidRPr="00FD3A52">
        <w:rPr>
          <w:rFonts w:ascii="Times New Roman" w:hAnsi="Times New Roman" w:cs="Times New Roman"/>
          <w:sz w:val="24"/>
          <w:szCs w:val="24"/>
        </w:rPr>
        <w:t>water refuge</w:t>
      </w:r>
      <w:r w:rsidR="00FD3A52">
        <w:rPr>
          <w:rFonts w:ascii="Times New Roman" w:hAnsi="Times New Roman" w:cs="Times New Roman"/>
          <w:sz w:val="24"/>
          <w:szCs w:val="24"/>
        </w:rPr>
        <w:t>s</w:t>
      </w:r>
      <w:r w:rsidR="00FD3A52" w:rsidRPr="00FD3A52">
        <w:rPr>
          <w:rFonts w:ascii="Times New Roman" w:hAnsi="Times New Roman" w:cs="Times New Roman"/>
          <w:sz w:val="24"/>
          <w:szCs w:val="24"/>
        </w:rPr>
        <w:t xml:space="preserve"> may present a conflict between </w:t>
      </w:r>
      <w:r w:rsidR="0030363D">
        <w:rPr>
          <w:rFonts w:ascii="Times New Roman" w:hAnsi="Times New Roman" w:cs="Times New Roman"/>
          <w:sz w:val="24"/>
          <w:szCs w:val="24"/>
        </w:rPr>
        <w:t xml:space="preserve">access to </w:t>
      </w:r>
      <w:r w:rsidR="00FD3A52" w:rsidRPr="00FD3A52">
        <w:rPr>
          <w:rFonts w:ascii="Times New Roman" w:hAnsi="Times New Roman" w:cs="Times New Roman"/>
          <w:sz w:val="24"/>
          <w:szCs w:val="24"/>
        </w:rPr>
        <w:t>food and metabolic conditions</w:t>
      </w:r>
      <w:r w:rsidR="004305D7">
        <w:rPr>
          <w:rFonts w:ascii="Times New Roman" w:hAnsi="Times New Roman" w:cs="Times New Roman"/>
          <w:sz w:val="24"/>
          <w:szCs w:val="24"/>
        </w:rPr>
        <w:t xml:space="preserve"> (</w:t>
      </w:r>
      <w:r w:rsidR="004305D7" w:rsidRPr="00FD3A52">
        <w:rPr>
          <w:rFonts w:ascii="Times New Roman" w:hAnsi="Times New Roman" w:cs="Times New Roman"/>
          <w:sz w:val="24"/>
          <w:szCs w:val="24"/>
        </w:rPr>
        <w:t>Moss 1985, Brewitt et al. 2016</w:t>
      </w:r>
      <w:r w:rsidR="004305D7">
        <w:rPr>
          <w:rFonts w:ascii="Times New Roman" w:hAnsi="Times New Roman" w:cs="Times New Roman"/>
          <w:sz w:val="24"/>
          <w:szCs w:val="24"/>
        </w:rPr>
        <w:t>)</w:t>
      </w:r>
      <w:r w:rsidR="00FD3A52" w:rsidRPr="00FD3A52">
        <w:rPr>
          <w:rFonts w:ascii="Times New Roman" w:hAnsi="Times New Roman" w:cs="Times New Roman"/>
          <w:sz w:val="24"/>
          <w:szCs w:val="24"/>
        </w:rPr>
        <w:t xml:space="preserve">. </w:t>
      </w:r>
    </w:p>
    <w:p w14:paraId="7669899B" w14:textId="22C6C504" w:rsidR="001003EB" w:rsidRDefault="00A46028"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w:t>
      </w:r>
      <w:r w:rsidR="00652855">
        <w:rPr>
          <w:rFonts w:ascii="Times New Roman" w:hAnsi="Times New Roman" w:cs="Times New Roman"/>
          <w:sz w:val="24"/>
          <w:szCs w:val="24"/>
        </w:rPr>
        <w:t>aquatic 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organisms are poikilotherms, and because oxygen is much scarcer and harder to acquire in water than in air. Higher temperatures both reduce oxygen solubility in water and increase fish oxygen demands, so we should expect that as temperatures exceed physiological optimums</w:t>
      </w:r>
      <w:r w:rsidR="00B724DC">
        <w:rPr>
          <w:rFonts w:ascii="Times New Roman" w:hAnsi="Times New Roman" w:cs="Times New Roman"/>
          <w:sz w:val="24"/>
          <w:szCs w:val="24"/>
        </w:rPr>
        <w:t>,</w:t>
      </w:r>
      <w:r w:rsidR="002D24B1">
        <w:rPr>
          <w:rFonts w:ascii="Times New Roman" w:hAnsi="Times New Roman" w:cs="Times New Roman"/>
          <w:sz w:val="24"/>
          <w:szCs w:val="24"/>
        </w:rPr>
        <w:t xml:space="preserve"> avoidance behavior should be shaped by both temperature and DO</w:t>
      </w:r>
      <w:r w:rsidR="00865DBF">
        <w:rPr>
          <w:rFonts w:ascii="Times New Roman" w:hAnsi="Times New Roman" w:cs="Times New Roman"/>
          <w:sz w:val="24"/>
          <w:szCs w:val="24"/>
        </w:rPr>
        <w:t xml:space="preserve">. </w:t>
      </w:r>
      <w:r w:rsidR="001003EB">
        <w:rPr>
          <w:rFonts w:ascii="Times New Roman" w:hAnsi="Times New Roman" w:cs="Times New Roman"/>
          <w:sz w:val="24"/>
          <w:szCs w:val="24"/>
        </w:rPr>
        <w:t>Pelagic and lentic habitats can present a pronounced thermocline and oxycline (known as vertical fronts in pelagic research; Logan et al. 2023). In a tropical marine environments, excessively cold and hypoxic waters create hypoxia based habitat constriction, causing fish to primarily hold at and above the thermocline (Brill et al. 1998, Logan et al. 2023). In temperate lotic and lentic environments, warm surface temperatures can exceed physiological optima, and hypoxic conditions at depth can limit fish vertical distribution, creating a vertically compressed habitat known as a temperature-oxygen squeeze (Coutant</w:t>
      </w:r>
      <w:r w:rsidR="00DB638B">
        <w:rPr>
          <w:rFonts w:ascii="Times New Roman" w:hAnsi="Times New Roman" w:cs="Times New Roman"/>
          <w:sz w:val="24"/>
          <w:szCs w:val="24"/>
        </w:rPr>
        <w:t xml:space="preserve"> 1985</w:t>
      </w:r>
      <w:r w:rsidR="001003EB">
        <w:rPr>
          <w:rFonts w:ascii="Times New Roman" w:hAnsi="Times New Roman" w:cs="Times New Roman"/>
          <w:sz w:val="24"/>
          <w:szCs w:val="24"/>
        </w:rPr>
        <w:t xml:space="preserve">). This phenomena can also occur in fine scale patches of lentic habitat within a river floodplain. For example, thermally stratified cold-water alcoves often present a temperature-oxygen squeeze, effectively confining cold-adapted fish to &lt;20% of the water column (Barrett et al. </w:t>
      </w:r>
      <w:r w:rsidR="00597ABF">
        <w:rPr>
          <w:rFonts w:ascii="Times New Roman" w:hAnsi="Times New Roman" w:cs="Times New Roman"/>
          <w:i/>
          <w:sz w:val="24"/>
          <w:szCs w:val="24"/>
        </w:rPr>
        <w:t>in review</w:t>
      </w:r>
      <w:r w:rsidR="001003EB">
        <w:rPr>
          <w:rFonts w:ascii="Times New Roman" w:hAnsi="Times New Roman" w:cs="Times New Roman"/>
          <w:sz w:val="24"/>
          <w:szCs w:val="24"/>
        </w:rPr>
        <w:t xml:space="preserve">). </w:t>
      </w:r>
      <w:r w:rsidR="00865DBF">
        <w:rPr>
          <w:rFonts w:ascii="Times New Roman" w:hAnsi="Times New Roman" w:cs="Times New Roman"/>
          <w:sz w:val="24"/>
          <w:szCs w:val="24"/>
        </w:rPr>
        <w:t>H</w:t>
      </w:r>
      <w:r w:rsidR="001003EB">
        <w:rPr>
          <w:rFonts w:ascii="Times New Roman" w:hAnsi="Times New Roman" w:cs="Times New Roman"/>
          <w:sz w:val="24"/>
          <w:szCs w:val="24"/>
        </w:rPr>
        <w:t xml:space="preserve">owever the vast majority of this work considers a temporally static trade-off, when in fact </w:t>
      </w:r>
      <w:r w:rsidR="00865DBF">
        <w:rPr>
          <w:rFonts w:ascii="Times New Roman" w:hAnsi="Times New Roman" w:cs="Times New Roman"/>
          <w:sz w:val="24"/>
          <w:szCs w:val="24"/>
        </w:rPr>
        <w:t>temperature</w:t>
      </w:r>
      <w:r w:rsidR="001003EB">
        <w:rPr>
          <w:rFonts w:ascii="Times New Roman" w:hAnsi="Times New Roman" w:cs="Times New Roman"/>
          <w:sz w:val="24"/>
          <w:szCs w:val="24"/>
        </w:rPr>
        <w:t xml:space="preserve"> and DO can vary tremendously across </w:t>
      </w:r>
      <w:r w:rsidR="00652855">
        <w:rPr>
          <w:rFonts w:ascii="Times New Roman" w:hAnsi="Times New Roman" w:cs="Times New Roman"/>
          <w:sz w:val="24"/>
          <w:szCs w:val="24"/>
        </w:rPr>
        <w:t xml:space="preserve">a </w:t>
      </w:r>
      <w:r w:rsidR="001003EB">
        <w:rPr>
          <w:rFonts w:ascii="Times New Roman" w:hAnsi="Times New Roman" w:cs="Times New Roman"/>
          <w:sz w:val="24"/>
          <w:szCs w:val="24"/>
        </w:rPr>
        <w:t>24-h</w:t>
      </w:r>
      <w:r w:rsidR="00652855">
        <w:rPr>
          <w:rFonts w:ascii="Times New Roman" w:hAnsi="Times New Roman" w:cs="Times New Roman"/>
          <w:sz w:val="24"/>
          <w:szCs w:val="24"/>
        </w:rPr>
        <w:t>our</w:t>
      </w:r>
      <w:r w:rsidR="001003EB">
        <w:rPr>
          <w:rFonts w:ascii="Times New Roman" w:hAnsi="Times New Roman" w:cs="Times New Roman"/>
          <w:sz w:val="24"/>
          <w:szCs w:val="24"/>
        </w:rPr>
        <w:t xml:space="preserve"> cycle</w:t>
      </w:r>
      <w:r w:rsidR="007D5781">
        <w:rPr>
          <w:rFonts w:ascii="Times New Roman" w:hAnsi="Times New Roman" w:cs="Times New Roman"/>
          <w:sz w:val="24"/>
          <w:szCs w:val="24"/>
        </w:rPr>
        <w:t>.</w:t>
      </w:r>
    </w:p>
    <w:p w14:paraId="0D9500A8" w14:textId="39E56C2E" w:rsidR="007D335E" w:rsidRDefault="00DB638B" w:rsidP="00F56768">
      <w:pPr>
        <w:spacing w:line="480" w:lineRule="auto"/>
        <w:ind w:firstLine="720"/>
        <w:rPr>
          <w:rFonts w:ascii="Times New Roman" w:hAnsi="Times New Roman" w:cs="Times New Roman"/>
          <w:sz w:val="24"/>
          <w:szCs w:val="24"/>
        </w:rPr>
      </w:pPr>
      <w:r w:rsidRPr="00E33033">
        <w:rPr>
          <w:rFonts w:ascii="Times New Roman" w:hAnsi="Times New Roman" w:cs="Times New Roman"/>
          <w:sz w:val="24"/>
          <w:szCs w:val="24"/>
        </w:rPr>
        <w:t>Diel variation in trade-offs can drive cyclical habitat use</w:t>
      </w:r>
      <w:r>
        <w:rPr>
          <w:rFonts w:ascii="Times New Roman" w:hAnsi="Times New Roman" w:cs="Times New Roman"/>
          <w:sz w:val="24"/>
          <w:szCs w:val="24"/>
        </w:rPr>
        <w:t xml:space="preserve"> where</w:t>
      </w:r>
      <w:r w:rsidRPr="00E33033">
        <w:rPr>
          <w:rFonts w:ascii="Times New Roman" w:hAnsi="Times New Roman" w:cs="Times New Roman"/>
          <w:sz w:val="24"/>
          <w:szCs w:val="24"/>
        </w:rPr>
        <w:t xml:space="preserve"> animals move to track optimal conditions as they shift in space due to </w:t>
      </w:r>
      <w:r w:rsidR="00D234CC">
        <w:rPr>
          <w:rFonts w:ascii="Times New Roman" w:hAnsi="Times New Roman" w:cs="Times New Roman"/>
          <w:sz w:val="24"/>
          <w:szCs w:val="24"/>
        </w:rPr>
        <w:t xml:space="preserve">the </w:t>
      </w:r>
      <w:r w:rsidRPr="00E33033">
        <w:rPr>
          <w:rFonts w:ascii="Times New Roman" w:hAnsi="Times New Roman" w:cs="Times New Roman"/>
          <w:sz w:val="24"/>
          <w:szCs w:val="24"/>
        </w:rPr>
        <w:t>direct or indirect effects of varying light levels.</w:t>
      </w:r>
      <w:r>
        <w:rPr>
          <w:rFonts w:ascii="Times New Roman" w:hAnsi="Times New Roman" w:cs="Times New Roman"/>
          <w:sz w:val="24"/>
          <w:szCs w:val="24"/>
        </w:rPr>
        <w:t xml:space="preserve"> Diel vertical migration (DVM) is among the most widespread movement behaviors in aquatic systems, occurring in all sizes of water bodies and across multiple trophic levels.  </w:t>
      </w:r>
      <w:r>
        <w:rPr>
          <w:rFonts w:ascii="Times New Roman" w:hAnsi="Times New Roman" w:cs="Times New Roman"/>
          <w:sz w:val="24"/>
          <w:szCs w:val="24"/>
        </w:rPr>
        <w:lastRenderedPageBreak/>
        <w:t>Nocturnal ascent DVM is most commonly studied in zooplankton as anti-predat</w:t>
      </w:r>
      <w:r w:rsidR="00B54233">
        <w:rPr>
          <w:rFonts w:ascii="Times New Roman" w:hAnsi="Times New Roman" w:cs="Times New Roman"/>
          <w:sz w:val="24"/>
          <w:szCs w:val="24"/>
        </w:rPr>
        <w:t>ion</w:t>
      </w:r>
      <w:r>
        <w:rPr>
          <w:rFonts w:ascii="Times New Roman" w:hAnsi="Times New Roman" w:cs="Times New Roman"/>
          <w:sz w:val="24"/>
          <w:szCs w:val="24"/>
        </w:rPr>
        <w:t xml:space="preserve"> behavior, presenting a</w:t>
      </w:r>
      <w:r w:rsidR="00D234CC">
        <w:rPr>
          <w:rFonts w:ascii="Times New Roman" w:hAnsi="Times New Roman" w:cs="Times New Roman"/>
          <w:sz w:val="24"/>
          <w:szCs w:val="24"/>
        </w:rPr>
        <w:t xml:space="preserve"> </w:t>
      </w:r>
      <w:r>
        <w:rPr>
          <w:rFonts w:ascii="Times New Roman" w:hAnsi="Times New Roman" w:cs="Times New Roman"/>
          <w:sz w:val="24"/>
          <w:szCs w:val="24"/>
        </w:rPr>
        <w:t>trade-off between the resource rich and high risk surface waters</w:t>
      </w:r>
      <w:r w:rsidR="004305D7">
        <w:rPr>
          <w:rFonts w:ascii="Times New Roman" w:hAnsi="Times New Roman" w:cs="Times New Roman"/>
          <w:sz w:val="24"/>
          <w:szCs w:val="24"/>
        </w:rPr>
        <w:t>,</w:t>
      </w:r>
      <w:r>
        <w:rPr>
          <w:rFonts w:ascii="Times New Roman" w:hAnsi="Times New Roman" w:cs="Times New Roman"/>
          <w:sz w:val="24"/>
          <w:szCs w:val="24"/>
        </w:rPr>
        <w:t xml:space="preserve"> and the cooler and safer waters at depth where the potential for growth is severely reduced (Ohman 1990</w:t>
      </w:r>
      <w:r w:rsidR="00BA2B50">
        <w:rPr>
          <w:rFonts w:ascii="Times New Roman" w:hAnsi="Times New Roman" w:cs="Times New Roman"/>
          <w:sz w:val="24"/>
          <w:szCs w:val="24"/>
        </w:rPr>
        <w:t xml:space="preserve">). </w:t>
      </w:r>
      <w:r>
        <w:rPr>
          <w:rFonts w:ascii="Times New Roman" w:hAnsi="Times New Roman" w:cs="Times New Roman"/>
          <w:sz w:val="24"/>
          <w:szCs w:val="24"/>
        </w:rPr>
        <w:t>For vertebrates, the three common</w:t>
      </w:r>
      <w:r w:rsidR="00D2468F">
        <w:rPr>
          <w:rFonts w:ascii="Times New Roman" w:hAnsi="Times New Roman" w:cs="Times New Roman"/>
          <w:sz w:val="24"/>
          <w:szCs w:val="24"/>
        </w:rPr>
        <w:t xml:space="preserve"> and often overlapping</w:t>
      </w:r>
      <w:r>
        <w:rPr>
          <w:rFonts w:ascii="Times New Roman" w:hAnsi="Times New Roman" w:cs="Times New Roman"/>
          <w:sz w:val="24"/>
          <w:szCs w:val="24"/>
        </w:rPr>
        <w:t xml:space="preserve"> hypothesis for DVM are </w:t>
      </w:r>
      <w:r w:rsidR="00D2468F">
        <w:rPr>
          <w:rFonts w:ascii="Times New Roman" w:hAnsi="Times New Roman" w:cs="Times New Roman"/>
          <w:sz w:val="24"/>
          <w:szCs w:val="24"/>
        </w:rPr>
        <w:t>maximizing bioenergetic</w:t>
      </w:r>
      <w:r>
        <w:rPr>
          <w:rFonts w:ascii="Times New Roman" w:hAnsi="Times New Roman" w:cs="Times New Roman"/>
          <w:sz w:val="24"/>
          <w:szCs w:val="24"/>
        </w:rPr>
        <w:t xml:space="preserve"> efficiency</w:t>
      </w:r>
      <w:r w:rsidR="00D2468F">
        <w:rPr>
          <w:rFonts w:ascii="Times New Roman" w:hAnsi="Times New Roman" w:cs="Times New Roman"/>
          <w:sz w:val="24"/>
          <w:szCs w:val="24"/>
        </w:rPr>
        <w:t>, crepuscular</w:t>
      </w:r>
      <w:r>
        <w:rPr>
          <w:rFonts w:ascii="Times New Roman" w:hAnsi="Times New Roman" w:cs="Times New Roman"/>
          <w:sz w:val="24"/>
          <w:szCs w:val="24"/>
        </w:rPr>
        <w:t xml:space="preserve"> </w:t>
      </w:r>
      <w:r w:rsidR="00D2468F">
        <w:rPr>
          <w:rFonts w:ascii="Times New Roman" w:hAnsi="Times New Roman" w:cs="Times New Roman"/>
          <w:sz w:val="24"/>
          <w:szCs w:val="24"/>
        </w:rPr>
        <w:t xml:space="preserve">exploitation of an antipredation window, and foraging opportunity (Clark and Levy 1988, Wurtsbaugh and Neverman 1988, Scheuerell and Schindler 2003). </w:t>
      </w:r>
      <w:r w:rsidR="007D335E">
        <w:rPr>
          <w:rFonts w:ascii="Times New Roman" w:hAnsi="Times New Roman" w:cs="Times New Roman"/>
          <w:sz w:val="24"/>
          <w:szCs w:val="24"/>
        </w:rPr>
        <w:t xml:space="preserve">In example, trout in stratified reservoirs </w:t>
      </w:r>
      <w:r w:rsidR="00011FEA">
        <w:rPr>
          <w:rFonts w:ascii="Times New Roman" w:hAnsi="Times New Roman" w:cs="Times New Roman"/>
          <w:sz w:val="24"/>
          <w:szCs w:val="24"/>
        </w:rPr>
        <w:t xml:space="preserve">have been observed using </w:t>
      </w:r>
      <w:r w:rsidR="007D335E">
        <w:rPr>
          <w:rFonts w:ascii="Times New Roman" w:hAnsi="Times New Roman" w:cs="Times New Roman"/>
          <w:sz w:val="24"/>
          <w:szCs w:val="24"/>
        </w:rPr>
        <w:t>DVM as a trade-off between optimizing temperature</w:t>
      </w:r>
      <w:r w:rsidR="00011FEA">
        <w:rPr>
          <w:rFonts w:ascii="Times New Roman" w:hAnsi="Times New Roman" w:cs="Times New Roman"/>
          <w:sz w:val="24"/>
          <w:szCs w:val="24"/>
        </w:rPr>
        <w:t>, forage opportunity,</w:t>
      </w:r>
      <w:r w:rsidR="007D335E">
        <w:rPr>
          <w:rFonts w:ascii="Times New Roman" w:hAnsi="Times New Roman" w:cs="Times New Roman"/>
          <w:sz w:val="24"/>
          <w:szCs w:val="24"/>
        </w:rPr>
        <w:t xml:space="preserve"> and growth (Eckmann et al. 2016, Thomas et al. 2023). </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p>
    <w:p w14:paraId="63A6CB3E" w14:textId="282A5115" w:rsidR="001D0E3A" w:rsidRDefault="00011FEA"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Cool floodplain habitats</w:t>
      </w:r>
      <w:r w:rsidR="00556D20">
        <w:rPr>
          <w:rFonts w:ascii="Times New Roman" w:hAnsi="Times New Roman" w:cs="Times New Roman"/>
          <w:sz w:val="24"/>
          <w:szCs w:val="24"/>
        </w:rPr>
        <w:t xml:space="preserve"> (e.</w:t>
      </w:r>
      <w:r>
        <w:rPr>
          <w:rFonts w:ascii="Times New Roman" w:hAnsi="Times New Roman" w:cs="Times New Roman"/>
          <w:sz w:val="24"/>
          <w:szCs w:val="24"/>
        </w:rPr>
        <w:t xml:space="preserve">g. </w:t>
      </w:r>
      <w:r w:rsidR="007D5781">
        <w:rPr>
          <w:rFonts w:ascii="Times New Roman" w:hAnsi="Times New Roman" w:cs="Times New Roman"/>
          <w:sz w:val="24"/>
          <w:szCs w:val="24"/>
        </w:rPr>
        <w:t xml:space="preserve">cold-water </w:t>
      </w:r>
      <w:r w:rsidR="00556D20">
        <w:rPr>
          <w:rFonts w:ascii="Times New Roman" w:hAnsi="Times New Roman" w:cs="Times New Roman"/>
          <w:sz w:val="24"/>
          <w:szCs w:val="24"/>
        </w:rPr>
        <w:t xml:space="preserve">alcoves) used by cold-water fish are a model system to study </w:t>
      </w:r>
      <w:r w:rsidR="00267A04">
        <w:rPr>
          <w:rFonts w:ascii="Times New Roman" w:hAnsi="Times New Roman" w:cs="Times New Roman"/>
          <w:sz w:val="24"/>
          <w:szCs w:val="24"/>
        </w:rPr>
        <w:t>the occurrence of DVM in response to a</w:t>
      </w:r>
      <w:r w:rsidR="00556D20">
        <w:rPr>
          <w:rFonts w:ascii="Times New Roman" w:hAnsi="Times New Roman" w:cs="Times New Roman"/>
          <w:sz w:val="24"/>
          <w:szCs w:val="24"/>
        </w:rPr>
        <w:t xml:space="preserve"> temperature-DO trade-off. </w:t>
      </w:r>
      <w:r w:rsidR="001D0E3A" w:rsidRPr="007E4574">
        <w:rPr>
          <w:rFonts w:ascii="Times New Roman" w:hAnsi="Times New Roman" w:cs="Times New Roman"/>
          <w:sz w:val="24"/>
          <w:szCs w:val="24"/>
        </w:rPr>
        <w:t>The combination of pronounced vertical stratification in oxygen from hypoxic hyporheic inputs</w:t>
      </w:r>
      <w:r w:rsidR="00267A04">
        <w:rPr>
          <w:rFonts w:ascii="Times New Roman" w:hAnsi="Times New Roman" w:cs="Times New Roman"/>
          <w:sz w:val="24"/>
          <w:szCs w:val="24"/>
        </w:rPr>
        <w:t xml:space="preserve"> (</w:t>
      </w:r>
      <w:r w:rsidR="002A79D7">
        <w:rPr>
          <w:rFonts w:ascii="Times New Roman" w:hAnsi="Times New Roman" w:cs="Times New Roman"/>
          <w:color w:val="000000"/>
          <w:sz w:val="24"/>
          <w:szCs w:val="24"/>
        </w:rPr>
        <w:t>Zarnetske et al. 2011, Gombert et al. 2022</w:t>
      </w:r>
      <w:r w:rsidR="00267A04">
        <w:rPr>
          <w:rFonts w:ascii="Times New Roman" w:hAnsi="Times New Roman" w:cs="Times New Roman"/>
          <w:sz w:val="24"/>
          <w:szCs w:val="24"/>
        </w:rPr>
        <w:t>)</w:t>
      </w:r>
      <w:r w:rsidR="001D0E3A" w:rsidRPr="007E4574">
        <w:rPr>
          <w:rFonts w:ascii="Times New Roman" w:hAnsi="Times New Roman" w:cs="Times New Roman"/>
          <w:sz w:val="24"/>
          <w:szCs w:val="24"/>
        </w:rPr>
        <w:t>, coupled with diel oxygen cycling</w:t>
      </w:r>
      <w:r>
        <w:rPr>
          <w:rFonts w:ascii="Times New Roman" w:hAnsi="Times New Roman" w:cs="Times New Roman"/>
          <w:sz w:val="24"/>
          <w:szCs w:val="24"/>
        </w:rPr>
        <w:t xml:space="preserve"> </w:t>
      </w:r>
      <w:r w:rsidRPr="007E4574">
        <w:rPr>
          <w:rFonts w:ascii="Times New Roman" w:hAnsi="Times New Roman" w:cs="Times New Roman"/>
          <w:sz w:val="24"/>
          <w:szCs w:val="24"/>
        </w:rPr>
        <w:t>as the environment transitions from photosynthetic production to respiratory consumption</w:t>
      </w:r>
      <w:r w:rsidR="00267A04">
        <w:rPr>
          <w:rFonts w:ascii="Times New Roman" w:hAnsi="Times New Roman" w:cs="Times New Roman"/>
          <w:sz w:val="24"/>
          <w:szCs w:val="24"/>
        </w:rPr>
        <w:t xml:space="preserve"> (</w:t>
      </w:r>
      <w:r w:rsidR="002A79D7" w:rsidRPr="007E4574">
        <w:rPr>
          <w:rFonts w:ascii="Times New Roman" w:hAnsi="Times New Roman" w:cs="Times New Roman"/>
          <w:sz w:val="24"/>
          <w:szCs w:val="24"/>
        </w:rPr>
        <w:t>Andersen et al. 2017</w:t>
      </w:r>
      <w:r w:rsidR="00267A04">
        <w:rPr>
          <w:rFonts w:ascii="Times New Roman" w:hAnsi="Times New Roman" w:cs="Times New Roman"/>
          <w:sz w:val="24"/>
          <w:szCs w:val="24"/>
        </w:rPr>
        <w:t>)</w:t>
      </w:r>
      <w:r w:rsidR="001D0E3A" w:rsidRPr="007E4574">
        <w:rPr>
          <w:rFonts w:ascii="Times New Roman" w:hAnsi="Times New Roman" w:cs="Times New Roman"/>
          <w:sz w:val="24"/>
          <w:szCs w:val="24"/>
        </w:rPr>
        <w:t>, has the potential to create a vertically shifting oxygen profile</w:t>
      </w:r>
      <w:r w:rsidR="004305D7">
        <w:rPr>
          <w:rFonts w:ascii="Times New Roman" w:hAnsi="Times New Roman" w:cs="Times New Roman"/>
          <w:sz w:val="24"/>
          <w:szCs w:val="24"/>
        </w:rPr>
        <w:t>.</w:t>
      </w:r>
      <w:r w:rsidR="001D0E3A" w:rsidRPr="007E4574">
        <w:rPr>
          <w:rFonts w:ascii="Times New Roman" w:hAnsi="Times New Roman" w:cs="Times New Roman"/>
          <w:sz w:val="24"/>
          <w:szCs w:val="24"/>
        </w:rPr>
        <w:t xml:space="preserve"> </w:t>
      </w:r>
      <w:r w:rsidR="00267A04">
        <w:rPr>
          <w:rFonts w:ascii="Times New Roman" w:hAnsi="Times New Roman" w:cs="Times New Roman"/>
          <w:sz w:val="24"/>
          <w:szCs w:val="24"/>
        </w:rPr>
        <w:t>In turn, s</w:t>
      </w:r>
      <w:r w:rsidR="001D0E3A" w:rsidRPr="007E4574">
        <w:rPr>
          <w:rFonts w:ascii="Times New Roman" w:hAnsi="Times New Roman" w:cs="Times New Roman"/>
          <w:sz w:val="24"/>
          <w:szCs w:val="24"/>
        </w:rPr>
        <w:t xml:space="preserve">urface water temperatures fluctuate on a diel cycle in time-lagged synchrony with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saturation (e.g. oxygen saturation is highest during midday, whereas surface water temperatures reach their maximum during early evening). </w:t>
      </w:r>
      <w:r w:rsidR="00267A04">
        <w:rPr>
          <w:rFonts w:ascii="Times New Roman" w:hAnsi="Times New Roman" w:cs="Times New Roman"/>
          <w:sz w:val="24"/>
          <w:szCs w:val="24"/>
        </w:rPr>
        <w:t>Many cold-water alcoves on the Willamette River</w:t>
      </w:r>
      <w:r w:rsidR="002A79D7">
        <w:rPr>
          <w:rFonts w:ascii="Times New Roman" w:hAnsi="Times New Roman" w:cs="Times New Roman"/>
          <w:sz w:val="24"/>
          <w:szCs w:val="24"/>
        </w:rPr>
        <w:t xml:space="preserve"> of </w:t>
      </w:r>
      <w:r w:rsidR="001A4896">
        <w:rPr>
          <w:rFonts w:ascii="Times New Roman" w:hAnsi="Times New Roman" w:cs="Times New Roman"/>
          <w:sz w:val="24"/>
          <w:szCs w:val="24"/>
        </w:rPr>
        <w:t xml:space="preserve">Western </w:t>
      </w:r>
      <w:r w:rsidR="00267A04">
        <w:rPr>
          <w:rFonts w:ascii="Times New Roman" w:hAnsi="Times New Roman" w:cs="Times New Roman"/>
          <w:sz w:val="24"/>
          <w:szCs w:val="24"/>
        </w:rPr>
        <w:t>Oregon are heavily exploited by a cold-water fish, coastal cutthroat trout (</w:t>
      </w:r>
      <w:r w:rsidR="00267A04" w:rsidRPr="00B724DC">
        <w:rPr>
          <w:rFonts w:ascii="Times New Roman" w:hAnsi="Times New Roman" w:cs="Times New Roman"/>
          <w:i/>
          <w:sz w:val="24"/>
          <w:szCs w:val="24"/>
        </w:rPr>
        <w:t>O</w:t>
      </w:r>
      <w:r w:rsidR="00B9760F">
        <w:rPr>
          <w:rFonts w:ascii="Times New Roman" w:hAnsi="Times New Roman" w:cs="Times New Roman"/>
          <w:i/>
          <w:sz w:val="24"/>
          <w:szCs w:val="24"/>
        </w:rPr>
        <w:t>ncorhynchus</w:t>
      </w:r>
      <w:r w:rsidR="00267A04" w:rsidRPr="00B724DC">
        <w:rPr>
          <w:rFonts w:ascii="Times New Roman" w:hAnsi="Times New Roman" w:cs="Times New Roman"/>
          <w:i/>
          <w:sz w:val="24"/>
          <w:szCs w:val="24"/>
        </w:rPr>
        <w:t xml:space="preserve"> clarkii clarkii</w:t>
      </w:r>
      <w:r w:rsidR="00267A04">
        <w:rPr>
          <w:rFonts w:ascii="Times New Roman" w:hAnsi="Times New Roman" w:cs="Times New Roman"/>
          <w:sz w:val="24"/>
          <w:szCs w:val="24"/>
        </w:rPr>
        <w:t>)</w:t>
      </w:r>
      <w:r w:rsidR="002A79D7">
        <w:rPr>
          <w:rFonts w:ascii="Times New Roman" w:hAnsi="Times New Roman" w:cs="Times New Roman"/>
          <w:sz w:val="24"/>
          <w:szCs w:val="24"/>
        </w:rPr>
        <w:t>,</w:t>
      </w:r>
      <w:r w:rsidR="00267A04">
        <w:rPr>
          <w:rFonts w:ascii="Times New Roman" w:hAnsi="Times New Roman" w:cs="Times New Roman"/>
          <w:sz w:val="24"/>
          <w:szCs w:val="24"/>
        </w:rPr>
        <w:t xml:space="preserve"> during </w:t>
      </w:r>
      <w:r w:rsidR="002A79D7">
        <w:rPr>
          <w:rFonts w:ascii="Times New Roman" w:hAnsi="Times New Roman" w:cs="Times New Roman"/>
          <w:sz w:val="24"/>
          <w:szCs w:val="24"/>
        </w:rPr>
        <w:t>seasonally warm</w:t>
      </w:r>
      <w:r w:rsidR="00267A04">
        <w:rPr>
          <w:rFonts w:ascii="Times New Roman" w:hAnsi="Times New Roman" w:cs="Times New Roman"/>
          <w:sz w:val="24"/>
          <w:szCs w:val="24"/>
        </w:rPr>
        <w:t xml:space="preserve"> conditions. These c</w:t>
      </w:r>
      <w:r w:rsidR="004305D7">
        <w:rPr>
          <w:rFonts w:ascii="Times New Roman" w:hAnsi="Times New Roman" w:cs="Times New Roman"/>
          <w:sz w:val="24"/>
          <w:szCs w:val="24"/>
        </w:rPr>
        <w:t>old-adapted fish are sensitive to hypoxic (&lt;2mg•L</w:t>
      </w:r>
      <w:r w:rsidR="004305D7">
        <w:rPr>
          <w:rFonts w:ascii="Times New Roman" w:hAnsi="Times New Roman" w:cs="Times New Roman"/>
          <w:sz w:val="24"/>
          <w:szCs w:val="24"/>
          <w:vertAlign w:val="superscript"/>
        </w:rPr>
        <w:t>-1</w:t>
      </w:r>
      <w:r w:rsidR="004305D7">
        <w:rPr>
          <w:rFonts w:ascii="Times New Roman" w:hAnsi="Times New Roman" w:cs="Times New Roman"/>
          <w:sz w:val="24"/>
          <w:szCs w:val="24"/>
        </w:rPr>
        <w:t xml:space="preserve">) </w:t>
      </w:r>
      <w:r w:rsidR="004305D7">
        <w:rPr>
          <w:rFonts w:ascii="Times New Roman" w:hAnsi="Times New Roman" w:cs="Times New Roman"/>
          <w:sz w:val="24"/>
          <w:szCs w:val="24"/>
        </w:rPr>
        <w:lastRenderedPageBreak/>
        <w:t>and excessively warm (&gt;18℃) water, and these habitats</w:t>
      </w:r>
      <w:r w:rsidR="007D5781">
        <w:rPr>
          <w:rFonts w:ascii="Times New Roman" w:hAnsi="Times New Roman" w:cs="Times New Roman"/>
          <w:sz w:val="24"/>
          <w:szCs w:val="24"/>
        </w:rPr>
        <w:t xml:space="preserve"> </w:t>
      </w:r>
      <w:r w:rsidR="004305D7">
        <w:rPr>
          <w:rFonts w:ascii="Times New Roman" w:hAnsi="Times New Roman" w:cs="Times New Roman"/>
          <w:sz w:val="24"/>
          <w:szCs w:val="24"/>
        </w:rPr>
        <w:t>display high levels of diel and spatial variation</w:t>
      </w:r>
      <w:r w:rsidR="00BA4CF1">
        <w:rPr>
          <w:rFonts w:ascii="Times New Roman" w:hAnsi="Times New Roman" w:cs="Times New Roman"/>
          <w:sz w:val="24"/>
          <w:szCs w:val="24"/>
        </w:rPr>
        <w:t xml:space="preserve"> in </w:t>
      </w:r>
      <w:r w:rsidR="002A79D7">
        <w:rPr>
          <w:rFonts w:ascii="Times New Roman" w:hAnsi="Times New Roman" w:cs="Times New Roman"/>
          <w:sz w:val="24"/>
          <w:szCs w:val="24"/>
        </w:rPr>
        <w:t>both temperature and DO</w:t>
      </w:r>
      <w:r w:rsidR="004305D7">
        <w:rPr>
          <w:rFonts w:ascii="Times New Roman" w:hAnsi="Times New Roman" w:cs="Times New Roman"/>
          <w:sz w:val="24"/>
          <w:szCs w:val="24"/>
        </w:rPr>
        <w:t xml:space="preserve">. </w:t>
      </w:r>
      <w:r w:rsidR="001D0E3A" w:rsidRPr="007E4574">
        <w:rPr>
          <w:rFonts w:ascii="Times New Roman" w:hAnsi="Times New Roman" w:cs="Times New Roman"/>
          <w:sz w:val="24"/>
          <w:szCs w:val="24"/>
        </w:rPr>
        <w:t>Th</w:t>
      </w:r>
      <w:r w:rsidR="00267A04">
        <w:rPr>
          <w:rFonts w:ascii="Times New Roman" w:hAnsi="Times New Roman" w:cs="Times New Roman"/>
          <w:sz w:val="24"/>
          <w:szCs w:val="24"/>
        </w:rPr>
        <w:t>e</w:t>
      </w:r>
      <w:r w:rsidR="001D0E3A" w:rsidRPr="007E4574">
        <w:rPr>
          <w:rFonts w:ascii="Times New Roman" w:hAnsi="Times New Roman" w:cs="Times New Roman"/>
          <w:sz w:val="24"/>
          <w:szCs w:val="24"/>
        </w:rPr>
        <w:t xml:space="preserve"> fluctuating conditions </w:t>
      </w:r>
      <w:r w:rsidR="00267A04">
        <w:rPr>
          <w:rFonts w:ascii="Times New Roman" w:hAnsi="Times New Roman" w:cs="Times New Roman"/>
          <w:sz w:val="24"/>
          <w:szCs w:val="24"/>
        </w:rPr>
        <w:t xml:space="preserve">found in these alcoves </w:t>
      </w:r>
      <w:r w:rsidR="001D0E3A" w:rsidRPr="007E4574">
        <w:rPr>
          <w:rFonts w:ascii="Times New Roman" w:hAnsi="Times New Roman" w:cs="Times New Roman"/>
          <w:sz w:val="24"/>
          <w:szCs w:val="24"/>
        </w:rPr>
        <w:t xml:space="preserve">likely cause the zone of optimal habitat to shift over the 24-h cycle. While </w:t>
      </w:r>
      <w:r w:rsidR="00BA4CF1">
        <w:rPr>
          <w:rFonts w:ascii="Times New Roman" w:hAnsi="Times New Roman" w:cs="Times New Roman"/>
          <w:sz w:val="24"/>
          <w:szCs w:val="24"/>
        </w:rPr>
        <w:t>temperature and oxygen</w:t>
      </w:r>
      <w:r w:rsidR="001D0E3A" w:rsidRPr="007E4574">
        <w:rPr>
          <w:rFonts w:ascii="Times New Roman" w:hAnsi="Times New Roman" w:cs="Times New Roman"/>
          <w:sz w:val="24"/>
          <w:szCs w:val="24"/>
        </w:rPr>
        <w:t xml:space="preserve"> fluctuate in rough synchrony (</w:t>
      </w:r>
      <w:r w:rsidR="00BA4CF1">
        <w:rPr>
          <w:rFonts w:ascii="Times New Roman" w:hAnsi="Times New Roman" w:cs="Times New Roman"/>
          <w:sz w:val="24"/>
          <w:szCs w:val="24"/>
        </w:rPr>
        <w:t xml:space="preserve">both </w:t>
      </w:r>
      <w:r w:rsidR="001D0E3A" w:rsidRPr="007E4574">
        <w:rPr>
          <w:rFonts w:ascii="Times New Roman" w:hAnsi="Times New Roman" w:cs="Times New Roman"/>
          <w:sz w:val="24"/>
          <w:szCs w:val="24"/>
        </w:rPr>
        <w:t>increase during the day and decrease at night), ideal conditions fluctuate asynchronously when considered through the lens of a cold</w:t>
      </w:r>
      <w:r w:rsidR="001D0E3A">
        <w:rPr>
          <w:rFonts w:ascii="Times New Roman" w:hAnsi="Times New Roman" w:cs="Times New Roman"/>
          <w:sz w:val="24"/>
          <w:szCs w:val="24"/>
        </w:rPr>
        <w:t>-</w:t>
      </w:r>
      <w:r w:rsidR="001D0E3A" w:rsidRPr="007E4574">
        <w:rPr>
          <w:rFonts w:ascii="Times New Roman" w:hAnsi="Times New Roman" w:cs="Times New Roman"/>
          <w:sz w:val="24"/>
          <w:szCs w:val="24"/>
        </w:rPr>
        <w:t>water fish</w:t>
      </w:r>
      <w:r w:rsidR="001D0E3A">
        <w:rPr>
          <w:rFonts w:ascii="Times New Roman" w:hAnsi="Times New Roman" w:cs="Times New Roman"/>
          <w:sz w:val="24"/>
          <w:szCs w:val="24"/>
        </w:rPr>
        <w:t>,</w:t>
      </w:r>
      <w:r w:rsidR="001D0E3A" w:rsidRPr="007E4574">
        <w:rPr>
          <w:rFonts w:ascii="Times New Roman" w:hAnsi="Times New Roman" w:cs="Times New Roman"/>
          <w:sz w:val="24"/>
          <w:szCs w:val="24"/>
        </w:rPr>
        <w:t xml:space="preserve"> where cooler temperatures coupled with higher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are ideal.</w:t>
      </w:r>
    </w:p>
    <w:p w14:paraId="2CDE636E" w14:textId="06C3AD15" w:rsidR="00267A04" w:rsidRPr="00267A04" w:rsidRDefault="00267A04" w:rsidP="00F56768">
      <w:pPr>
        <w:spacing w:line="480" w:lineRule="auto"/>
        <w:ind w:firstLine="720"/>
      </w:pPr>
      <w:r>
        <w:rPr>
          <w:rFonts w:ascii="Times New Roman" w:hAnsi="Times New Roman" w:cs="Times New Roman"/>
          <w:sz w:val="24"/>
          <w:szCs w:val="24"/>
        </w:rPr>
        <w:t xml:space="preserve">When determining the ecological significance of cold-water refuges we first need to understand the potential trade-offs that may occur within these habitats. </w:t>
      </w:r>
      <w:r>
        <w:rPr>
          <w:rFonts w:ascii="Times New Roman" w:hAnsi="Times New Roman" w:cs="Times New Roman"/>
          <w:sz w:val="24"/>
        </w:rPr>
        <w:t>Here, we aim to determine how a</w:t>
      </w:r>
      <w:r w:rsidR="001D0E3A" w:rsidRPr="00267A04">
        <w:rPr>
          <w:rFonts w:ascii="Times New Roman" w:hAnsi="Times New Roman" w:cs="Times New Roman"/>
          <w:sz w:val="24"/>
        </w:rPr>
        <w:t xml:space="preserve"> cold-water fish balance</w:t>
      </w:r>
      <w:r>
        <w:rPr>
          <w:rFonts w:ascii="Times New Roman" w:hAnsi="Times New Roman" w:cs="Times New Roman"/>
          <w:sz w:val="24"/>
        </w:rPr>
        <w:t>s</w:t>
      </w:r>
      <w:r w:rsidR="001D0E3A" w:rsidRPr="00267A04">
        <w:rPr>
          <w:rFonts w:ascii="Times New Roman" w:hAnsi="Times New Roman" w:cs="Times New Roman"/>
          <w:sz w:val="24"/>
        </w:rPr>
        <w:t xml:space="preserve"> oxygen demands and temperature preference within refuge habitats, and how these constraints </w:t>
      </w:r>
      <w:r>
        <w:rPr>
          <w:rFonts w:ascii="Times New Roman" w:hAnsi="Times New Roman" w:cs="Times New Roman"/>
          <w:sz w:val="24"/>
        </w:rPr>
        <w:t xml:space="preserve">might </w:t>
      </w:r>
      <w:r w:rsidR="001D0E3A" w:rsidRPr="00267A04">
        <w:rPr>
          <w:rFonts w:ascii="Times New Roman" w:hAnsi="Times New Roman" w:cs="Times New Roman"/>
          <w:sz w:val="24"/>
        </w:rPr>
        <w:t>vary among refuges and over time</w:t>
      </w:r>
      <w:r>
        <w:rPr>
          <w:rFonts w:ascii="Times New Roman" w:hAnsi="Times New Roman" w:cs="Times New Roman"/>
          <w:sz w:val="24"/>
        </w:rPr>
        <w:t>.</w:t>
      </w:r>
      <w:r w:rsidR="001D0E3A" w:rsidRPr="00267A04">
        <w:rPr>
          <w:rFonts w:ascii="Times New Roman" w:hAnsi="Times New Roman" w:cs="Times New Roman"/>
          <w:sz w:val="24"/>
        </w:rPr>
        <w:t xml:space="preserve"> The volume of habitat that is both suitably cool and oxygenated is likely a small portion of the alcove, and it likely expands, contracts, and shifts over time. In this study we aim to 1) determine whether temperature and oxygen shift over a diel timeframe, to 2) quantify diel variation in </w:t>
      </w:r>
      <w:r w:rsidR="004018CC">
        <w:rPr>
          <w:rFonts w:ascii="Times New Roman" w:hAnsi="Times New Roman" w:cs="Times New Roman"/>
          <w:sz w:val="24"/>
        </w:rPr>
        <w:t>DO</w:t>
      </w:r>
      <w:r w:rsidR="001D0E3A" w:rsidRPr="00267A04">
        <w:rPr>
          <w:rFonts w:ascii="Times New Roman" w:hAnsi="Times New Roman" w:cs="Times New Roman"/>
          <w:sz w:val="24"/>
        </w:rPr>
        <w:t xml:space="preserve"> and temperature across alcoves, and to 3) determine whether fish use fine-scale diel vertical movements to balance shifting trade-offs between </w:t>
      </w:r>
      <w:r w:rsidR="004018CC">
        <w:rPr>
          <w:rFonts w:ascii="Times New Roman" w:hAnsi="Times New Roman" w:cs="Times New Roman"/>
          <w:sz w:val="24"/>
        </w:rPr>
        <w:t>DO</w:t>
      </w:r>
      <w:r w:rsidR="001D0E3A" w:rsidRPr="00267A04">
        <w:rPr>
          <w:rFonts w:ascii="Times New Roman" w:hAnsi="Times New Roman" w:cs="Times New Roman"/>
          <w:sz w:val="24"/>
        </w:rPr>
        <w:t xml:space="preserve"> and temperature.</w:t>
      </w:r>
      <w:r w:rsidRPr="00267A04">
        <w:rPr>
          <w:rFonts w:ascii="Times New Roman" w:hAnsi="Times New Roman" w:cs="Times New Roman"/>
          <w:sz w:val="24"/>
        </w:rPr>
        <w:t xml:space="preserve"> </w:t>
      </w:r>
    </w:p>
    <w:p w14:paraId="39FA1B35" w14:textId="77777777" w:rsidR="00C42A4C" w:rsidRPr="003C0418"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4AF282D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Overview</w:t>
      </w:r>
    </w:p>
    <w:p w14:paraId="5493447B" w14:textId="77777777" w:rsidR="00C42A4C" w:rsidRPr="00025335"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study was comprised of four primary components. First, we collected continuous vertical profiles of temperature and DO to characterize how these conditions varied both spatially and temporally in select cold-water alcoves during summer. We then used a subset of our data to simulate how a fish might respond to temperature and oxygen variation given three alternate behavioral responses. Next, we collected empirical data on fine scale vertical movement </w:t>
      </w:r>
      <w:r>
        <w:rPr>
          <w:rFonts w:ascii="Times New Roman" w:hAnsi="Times New Roman" w:cs="Times New Roman"/>
          <w:sz w:val="24"/>
          <w:szCs w:val="24"/>
        </w:rPr>
        <w:lastRenderedPageBreak/>
        <w:t xml:space="preserve">in </w:t>
      </w:r>
      <w:commentRangeStart w:id="0"/>
      <w:r>
        <w:rPr>
          <w:rFonts w:ascii="Times New Roman" w:hAnsi="Times New Roman" w:cs="Times New Roman"/>
          <w:sz w:val="24"/>
          <w:szCs w:val="24"/>
        </w:rPr>
        <w:t xml:space="preserve">alcoves. </w:t>
      </w:r>
      <w:commentRangeEnd w:id="0"/>
      <w:r>
        <w:rPr>
          <w:rStyle w:val="CommentReference"/>
        </w:rPr>
        <w:commentReference w:id="0"/>
      </w:r>
      <w:r>
        <w:rPr>
          <w:rFonts w:ascii="Times New Roman" w:hAnsi="Times New Roman" w:cs="Times New Roman"/>
          <w:sz w:val="24"/>
          <w:szCs w:val="24"/>
        </w:rPr>
        <w:t xml:space="preserve">Finally, we used a habitat selection function to quantify whether fish preference for temperature or oxygen shifts as these variables </w:t>
      </w:r>
      <w:commentRangeStart w:id="1"/>
      <w:r>
        <w:rPr>
          <w:rFonts w:ascii="Times New Roman" w:hAnsi="Times New Roman" w:cs="Times New Roman"/>
          <w:sz w:val="24"/>
          <w:szCs w:val="24"/>
        </w:rPr>
        <w:t xml:space="preserve">fluctuate over time. </w:t>
      </w:r>
      <w:commentRangeEnd w:id="1"/>
      <w:r w:rsidR="00117893">
        <w:rPr>
          <w:rStyle w:val="CommentReference"/>
        </w:rPr>
        <w:commentReference w:id="1"/>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78ABDF35" w14:textId="77777777" w:rsidR="00C42A4C" w:rsidRPr="00776CDB"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 bed river with side channels, islands, and gravel beds (Wallick et al. 2013, Flitcroft et al. 2023). These features can still be found, but have been severely reduced since Euro-American settlement (Baker et al. 2004, Gregory et al. 2019). This portion of the river also contains numerous alcoves, </w:t>
      </w:r>
      <w:commentRangeStart w:id="2"/>
      <w:commentRangeStart w:id="3"/>
      <w:r>
        <w:rPr>
          <w:rFonts w:ascii="Times New Roman" w:hAnsi="Times New Roman" w:cs="Times New Roman"/>
          <w:sz w:val="24"/>
          <w:szCs w:val="24"/>
        </w:rPr>
        <w:t>floodplain</w:t>
      </w:r>
      <w:commentRangeEnd w:id="2"/>
      <w:r>
        <w:rPr>
          <w:rStyle w:val="CommentReference"/>
        </w:rPr>
        <w:commentReference w:id="2"/>
      </w:r>
      <w:commentRangeEnd w:id="3"/>
      <w:r>
        <w:rPr>
          <w:rStyle w:val="CommentReference"/>
        </w:rPr>
        <w:commentReference w:id="3"/>
      </w:r>
      <w:r>
        <w:rPr>
          <w:rFonts w:ascii="Times New Roman" w:hAnsi="Times New Roman" w:cs="Times New Roman"/>
          <w:sz w:val="24"/>
          <w:szCs w:val="24"/>
        </w:rPr>
        <w:t xml:space="preserve"> features with only a downstream connection to the mainstem river. A subset of these waterbodies function as cold-water refuges, providing water at least 2℃ cooler than the adjacent mainstem river. Often, these cold-water habitats are seasonally exploited by cold-water fishes. Our research has focused on two such alcoves, Norwood and Blue Ruin, which frequently contain dense aggregations of coastal cutthroat trout, a fluvial cold-water fish, during peak summer conditions. While we have primarily focused on these two cold-water alcoves, we have documented cutthroat trout in all of the cold-water alcoves we have studied thus far, and many likely contain high numbers of these fish during summer. </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determine whether these habitats were vertically stratified, and to quantify whether these habitats displayed spatiotemporal variation in temperature and DO. During the summer, we instrumented each of these alcoves with two separate temperature-DO </w:t>
      </w:r>
      <w:r>
        <w:rPr>
          <w:rFonts w:ascii="Times New Roman" w:hAnsi="Times New Roman" w:cs="Times New Roman"/>
          <w:sz w:val="24"/>
          <w:szCs w:val="24"/>
        </w:rPr>
        <w:lastRenderedPageBreak/>
        <w:t>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its terminus.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10-minute intervals at the surface, mid-, and bottom of the water column. Arrays were deployed in each alcove for a total of 3-4 days.  </w:t>
      </w:r>
    </w:p>
    <w:p w14:paraId="3E11C4A7" w14:textId="4E0810A4" w:rsidR="00C42A4C" w:rsidRPr="00735D37" w:rsidRDefault="00C42A4C" w:rsidP="00F56768">
      <w:pPr>
        <w:spacing w:line="480" w:lineRule="auto"/>
        <w:ind w:firstLine="720"/>
        <w:rPr>
          <w:rFonts w:ascii="Times New Roman" w:hAnsi="Times New Roman" w:cs="Times New Roman"/>
          <w:sz w:val="24"/>
          <w:szCs w:val="24"/>
        </w:rPr>
      </w:pPr>
      <w:r w:rsidRPr="00A80419">
        <w:rPr>
          <w:rFonts w:ascii="Times New Roman" w:hAnsi="Times New Roman" w:cs="Times New Roman"/>
          <w:sz w:val="24"/>
          <w:szCs w:val="24"/>
        </w:rPr>
        <w:t xml:space="preserve">In 2021, </w:t>
      </w:r>
      <w:r>
        <w:rPr>
          <w:rFonts w:ascii="Times New Roman" w:hAnsi="Times New Roman" w:cs="Times New Roman"/>
          <w:sz w:val="24"/>
          <w:szCs w:val="24"/>
        </w:rPr>
        <w:t xml:space="preserve">we continuously monitored </w:t>
      </w:r>
      <w:r w:rsidRPr="00A80419">
        <w:rPr>
          <w:rFonts w:ascii="Times New Roman" w:hAnsi="Times New Roman" w:cs="Times New Roman"/>
          <w:sz w:val="24"/>
          <w:szCs w:val="24"/>
        </w:rPr>
        <w:t>two of these alcoves</w:t>
      </w:r>
      <w:r>
        <w:rPr>
          <w:rFonts w:ascii="Times New Roman" w:hAnsi="Times New Roman" w:cs="Times New Roman"/>
          <w:sz w:val="24"/>
          <w:szCs w:val="24"/>
        </w:rPr>
        <w:t xml:space="preserve">, </w:t>
      </w:r>
      <w:r w:rsidRPr="00A80419">
        <w:rPr>
          <w:rFonts w:ascii="Times New Roman" w:hAnsi="Times New Roman" w:cs="Times New Roman"/>
          <w:sz w:val="24"/>
          <w:szCs w:val="24"/>
        </w:rPr>
        <w:t>Blue Ruin and Norwood</w:t>
      </w:r>
      <w:r>
        <w:rPr>
          <w:rFonts w:ascii="Times New Roman" w:hAnsi="Times New Roman" w:cs="Times New Roman"/>
          <w:sz w:val="24"/>
          <w:szCs w:val="24"/>
        </w:rPr>
        <w:t>,</w:t>
      </w:r>
      <w:r w:rsidRPr="00A80419">
        <w:rPr>
          <w:rFonts w:ascii="Times New Roman" w:hAnsi="Times New Roman" w:cs="Times New Roman"/>
          <w:sz w:val="24"/>
          <w:szCs w:val="24"/>
        </w:rPr>
        <w:t xml:space="preserve"> for </w:t>
      </w:r>
      <w:r>
        <w:rPr>
          <w:rFonts w:ascii="Times New Roman" w:hAnsi="Times New Roman" w:cs="Times New Roman"/>
          <w:sz w:val="24"/>
          <w:szCs w:val="24"/>
        </w:rPr>
        <w:t>DO</w:t>
      </w:r>
      <w:r w:rsidRPr="00A80419">
        <w:rPr>
          <w:rFonts w:ascii="Times New Roman" w:hAnsi="Times New Roman" w:cs="Times New Roman"/>
          <w:sz w:val="24"/>
          <w:szCs w:val="24"/>
        </w:rPr>
        <w:t xml:space="preserve"> and temperature over a ~3 week t</w:t>
      </w:r>
      <w:r>
        <w:rPr>
          <w:rFonts w:ascii="Times New Roman" w:hAnsi="Times New Roman" w:cs="Times New Roman"/>
          <w:sz w:val="24"/>
          <w:szCs w:val="24"/>
        </w:rPr>
        <w:t>ime period during peak summer. In Blue Ruin alcove, we deployed f</w:t>
      </w:r>
      <w:r w:rsidRPr="000E0C46">
        <w:rPr>
          <w:rFonts w:ascii="Times New Roman" w:hAnsi="Times New Roman" w:cs="Times New Roman"/>
          <w:sz w:val="24"/>
          <w:szCs w:val="24"/>
        </w:rPr>
        <w:t xml:space="preserve">ive </w:t>
      </w:r>
      <w:r>
        <w:rPr>
          <w:rFonts w:ascii="Times New Roman" w:hAnsi="Times New Roman" w:cs="Times New Roman"/>
          <w:sz w:val="24"/>
          <w:szCs w:val="24"/>
        </w:rPr>
        <w:t>logger arrays</w:t>
      </w:r>
      <w:r w:rsidRPr="000E0C46">
        <w:rPr>
          <w:rFonts w:ascii="Times New Roman" w:hAnsi="Times New Roman" w:cs="Times New Roman"/>
          <w:sz w:val="24"/>
          <w:szCs w:val="24"/>
        </w:rPr>
        <w:t xml:space="preserve"> </w:t>
      </w:r>
      <w:r>
        <w:rPr>
          <w:rFonts w:ascii="Times New Roman" w:hAnsi="Times New Roman" w:cs="Times New Roman"/>
          <w:sz w:val="24"/>
          <w:szCs w:val="24"/>
        </w:rPr>
        <w:t xml:space="preserve">laterally along the deepest portions of the alcove </w:t>
      </w:r>
      <w:r w:rsidRPr="000E0C46">
        <w:rPr>
          <w:rFonts w:ascii="Times New Roman" w:hAnsi="Times New Roman" w:cs="Times New Roman"/>
          <w:sz w:val="24"/>
          <w:szCs w:val="24"/>
        </w:rPr>
        <w:t>to characterize spatiotemporal heterogeneity in conditions</w:t>
      </w:r>
      <w:r>
        <w:rPr>
          <w:rFonts w:ascii="Times New Roman" w:hAnsi="Times New Roman" w:cs="Times New Roman"/>
          <w:sz w:val="24"/>
          <w:szCs w:val="24"/>
        </w:rPr>
        <w:t xml:space="preserve"> (Supplemental Figure 1). Due to limited supplies, these arrays were instrumented with fewer data loggers, however at a minimum the arrays contained at least two temperature-DO loggers set to record at the epilimnion and hypolimnion. 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record at 5-minute intervals. We also recorded ve</w:t>
      </w:r>
      <w:r w:rsidRPr="00A80419">
        <w:rPr>
          <w:rFonts w:ascii="Times New Roman" w:hAnsi="Times New Roman" w:cs="Times New Roman"/>
          <w:sz w:val="24"/>
          <w:szCs w:val="24"/>
        </w:rPr>
        <w:t xml:space="preserve">rtical profiles of </w:t>
      </w:r>
      <w:r>
        <w:rPr>
          <w:rFonts w:ascii="Times New Roman" w:hAnsi="Times New Roman" w:cs="Times New Roman"/>
          <w:sz w:val="24"/>
          <w:szCs w:val="24"/>
        </w:rPr>
        <w:t xml:space="preserve"> temperature and DO</w:t>
      </w:r>
      <w:r w:rsidRPr="00A80419">
        <w:rPr>
          <w:rFonts w:ascii="Times New Roman" w:hAnsi="Times New Roman" w:cs="Times New Roman"/>
          <w:sz w:val="24"/>
          <w:szCs w:val="24"/>
        </w:rPr>
        <w:t xml:space="preserve"> </w:t>
      </w:r>
      <w:r>
        <w:rPr>
          <w:rFonts w:ascii="Times New Roman" w:hAnsi="Times New Roman" w:cs="Times New Roman"/>
          <w:sz w:val="24"/>
          <w:szCs w:val="24"/>
        </w:rPr>
        <w:t>at</w:t>
      </w:r>
      <w:r w:rsidRPr="00A80419">
        <w:rPr>
          <w:rFonts w:ascii="Times New Roman" w:hAnsi="Times New Roman" w:cs="Times New Roman"/>
          <w:sz w:val="24"/>
          <w:szCs w:val="24"/>
        </w:rPr>
        <w:t xml:space="preserve"> Blue Ruin alcove in 2021 during the early morning and </w:t>
      </w:r>
      <w:r>
        <w:rPr>
          <w:rFonts w:ascii="Times New Roman" w:hAnsi="Times New Roman" w:cs="Times New Roman"/>
          <w:sz w:val="24"/>
          <w:szCs w:val="24"/>
        </w:rPr>
        <w:t>evening</w:t>
      </w:r>
      <w:r w:rsidRPr="00A80419">
        <w:rPr>
          <w:rFonts w:ascii="Times New Roman" w:hAnsi="Times New Roman" w:cs="Times New Roman"/>
          <w:sz w:val="24"/>
          <w:szCs w:val="24"/>
        </w:rPr>
        <w:t xml:space="preserve"> to understand how these vertical gradients vary between low oxygen periods (early morning) and peak oxygen periods (</w:t>
      </w:r>
      <w:r>
        <w:rPr>
          <w:rFonts w:ascii="Times New Roman" w:hAnsi="Times New Roman" w:cs="Times New Roman"/>
          <w:sz w:val="24"/>
          <w:szCs w:val="24"/>
        </w:rPr>
        <w:t>early evening</w:t>
      </w:r>
      <w:r w:rsidRPr="00A80419">
        <w:rPr>
          <w:rFonts w:ascii="Times New Roman" w:hAnsi="Times New Roman" w:cs="Times New Roman"/>
          <w:sz w:val="24"/>
          <w:szCs w:val="24"/>
        </w:rPr>
        <w:t>).</w:t>
      </w:r>
    </w:p>
    <w:p w14:paraId="4AB21CF9" w14:textId="77777777"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patterns </w:t>
      </w:r>
    </w:p>
    <w:p w14:paraId="2E0E6249"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Currently, depth sensing tags lack adequate resolution to accurately determine fish depth selection in shallow environments. This led us to develop a study where we used externally mounted temperature recording iButtons, coupled with temporally continuous recordings of temperature and oxygen at known depths, in order to calculate fish depth over time. This allowed </w:t>
      </w:r>
      <w:r>
        <w:rPr>
          <w:rFonts w:ascii="Times New Roman" w:hAnsi="Times New Roman" w:cs="Times New Roman"/>
          <w:sz w:val="24"/>
          <w:szCs w:val="24"/>
        </w:rPr>
        <w:lastRenderedPageBreak/>
        <w:t xml:space="preserve">us to determine whether fish were displaying fine scale diel vertical movements in response to fluctuating temperature and oxygen. </w:t>
      </w:r>
    </w:p>
    <w:p w14:paraId="78DD5E96" w14:textId="77777777"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In the summer o</w:t>
      </w:r>
      <w:r>
        <w:rPr>
          <w:rFonts w:ascii="Times New Roman" w:hAnsi="Times New Roman" w:cs="Times New Roman"/>
          <w:sz w:val="24"/>
          <w:szCs w:val="24"/>
        </w:rPr>
        <w:t>f 2022, we externally tagged 31-</w:t>
      </w:r>
      <w:r w:rsidRPr="002703D6">
        <w:rPr>
          <w:rFonts w:ascii="Times New Roman" w:hAnsi="Times New Roman" w:cs="Times New Roman"/>
          <w:sz w:val="24"/>
          <w:szCs w:val="24"/>
        </w:rPr>
        <w:t>cutthroat trout with waterproofed Thermocron high-resolution iButtons (DS1922L-F5#, temperature accuracy ±</w:t>
      </w:r>
      <w:r>
        <w:rPr>
          <w:rFonts w:ascii="Times New Roman" w:hAnsi="Times New Roman" w:cs="Times New Roman"/>
          <w:sz w:val="24"/>
          <w:szCs w:val="24"/>
        </w:rPr>
        <w:t xml:space="preserve"> </w:t>
      </w:r>
      <w:r w:rsidRPr="002703D6">
        <w:rPr>
          <w:rFonts w:ascii="Times New Roman" w:hAnsi="Times New Roman" w:cs="Times New Roman"/>
          <w:sz w:val="24"/>
          <w:szCs w:val="24"/>
        </w:rPr>
        <w:t>0.5°C). iButtons were modified to reduce weight following methods outlined by Lovegrove (2009)</w:t>
      </w:r>
      <w:r>
        <w:rPr>
          <w:rFonts w:ascii="Times New Roman" w:hAnsi="Times New Roman" w:cs="Times New Roman"/>
          <w:sz w:val="24"/>
          <w:szCs w:val="24"/>
        </w:rPr>
        <w:t xml:space="preserve"> and </w:t>
      </w:r>
      <w:r w:rsidRPr="002703D6">
        <w:rPr>
          <w:rFonts w:ascii="Times New Roman" w:hAnsi="Times New Roman" w:cs="Times New Roman"/>
          <w:sz w:val="24"/>
          <w:szCs w:val="24"/>
        </w:rPr>
        <w:t>were set to record temperature at 12-minute intervals to maximize data resolution while also ensuring adequate battery life and data storage capacity. Each modified iButton was mounted to a dark green 2.5cm Peterson disc using marine grade epoxy (JB MarineWeld™ syringe two part adhesive). The Peterson discs had two small gauge holes drilled 3mm apart and 3mm in from t</w:t>
      </w:r>
      <w:r>
        <w:rPr>
          <w:rFonts w:ascii="Times New Roman" w:hAnsi="Times New Roman" w:cs="Times New Roman"/>
          <w:sz w:val="24"/>
          <w:szCs w:val="24"/>
        </w:rPr>
        <w:t>he disk’s outer margin</w:t>
      </w:r>
      <w:r w:rsidRPr="002703D6">
        <w:rPr>
          <w:rFonts w:ascii="Times New Roman" w:hAnsi="Times New Roman" w:cs="Times New Roman"/>
          <w:sz w:val="24"/>
          <w:szCs w:val="24"/>
        </w:rPr>
        <w:t>, which were used to suture the mounted iButton to each fish through the</w:t>
      </w:r>
      <w:r>
        <w:rPr>
          <w:rFonts w:ascii="Times New Roman" w:hAnsi="Times New Roman" w:cs="Times New Roman"/>
          <w:sz w:val="24"/>
          <w:szCs w:val="24"/>
        </w:rPr>
        <w:t>ir anterior dorsal musculature</w:t>
      </w:r>
      <w:r w:rsidRPr="002703D6">
        <w:rPr>
          <w:rFonts w:ascii="Times New Roman" w:hAnsi="Times New Roman" w:cs="Times New Roman"/>
          <w:sz w:val="24"/>
          <w:szCs w:val="24"/>
        </w:rPr>
        <w:t>. Tag weights spanned from 3.4g to 5.3g (4.1g ± 0.4, mean ± SD) and did not exceed 3.8% of fish body mass</w:t>
      </w:r>
      <w:r>
        <w:rPr>
          <w:rFonts w:ascii="Times New Roman" w:hAnsi="Times New Roman" w:cs="Times New Roman"/>
          <w:sz w:val="24"/>
          <w:szCs w:val="24"/>
        </w:rPr>
        <w:t xml:space="preserve"> (recent work shows that a 2% tag-burden is arbitrary and overly conservative; Brownscombe et al. 2019)</w:t>
      </w:r>
      <w:r w:rsidRPr="002703D6">
        <w:rPr>
          <w:rFonts w:ascii="Times New Roman" w:hAnsi="Times New Roman" w:cs="Times New Roman"/>
          <w:sz w:val="24"/>
          <w:szCs w:val="24"/>
        </w:rPr>
        <w:t>.</w:t>
      </w:r>
    </w:p>
    <w:p w14:paraId="5F82990D" w14:textId="77777777"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We deployed </w:t>
      </w:r>
      <w:r>
        <w:rPr>
          <w:rFonts w:ascii="Times New Roman" w:hAnsi="Times New Roman" w:cs="Times New Roman"/>
          <w:sz w:val="24"/>
          <w:szCs w:val="24"/>
        </w:rPr>
        <w:t>three temporary net pens</w:t>
      </w:r>
      <w:r w:rsidRPr="002703D6">
        <w:rPr>
          <w:rFonts w:ascii="Times New Roman" w:hAnsi="Times New Roman" w:cs="Times New Roman"/>
          <w:sz w:val="24"/>
          <w:szCs w:val="24"/>
        </w:rPr>
        <w:t>, two in</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Blue Ruin </w:t>
      </w:r>
      <w:r>
        <w:rPr>
          <w:rFonts w:ascii="Times New Roman" w:hAnsi="Times New Roman" w:cs="Times New Roman"/>
          <w:sz w:val="24"/>
          <w:szCs w:val="24"/>
        </w:rPr>
        <w:t xml:space="preserve">alcove </w:t>
      </w:r>
      <w:r w:rsidRPr="002703D6">
        <w:rPr>
          <w:rFonts w:ascii="Times New Roman" w:hAnsi="Times New Roman" w:cs="Times New Roman"/>
          <w:sz w:val="24"/>
          <w:szCs w:val="24"/>
        </w:rPr>
        <w:t xml:space="preserve">and one in </w:t>
      </w:r>
      <w:r>
        <w:rPr>
          <w:rFonts w:ascii="Times New Roman" w:hAnsi="Times New Roman" w:cs="Times New Roman"/>
          <w:sz w:val="24"/>
          <w:szCs w:val="24"/>
        </w:rPr>
        <w:t>Norwood alcove</w:t>
      </w:r>
      <w:r w:rsidRPr="002703D6">
        <w:rPr>
          <w:rFonts w:ascii="Times New Roman" w:hAnsi="Times New Roman" w:cs="Times New Roman"/>
          <w:sz w:val="24"/>
          <w:szCs w:val="24"/>
        </w:rPr>
        <w:t xml:space="preserve">. This was only feasible in shallower parts of </w:t>
      </w:r>
      <w:r>
        <w:rPr>
          <w:rFonts w:ascii="Times New Roman" w:hAnsi="Times New Roman" w:cs="Times New Roman"/>
          <w:sz w:val="24"/>
          <w:szCs w:val="24"/>
        </w:rPr>
        <w:t>each</w:t>
      </w:r>
      <w:r w:rsidRPr="002703D6">
        <w:rPr>
          <w:rFonts w:ascii="Times New Roman" w:hAnsi="Times New Roman" w:cs="Times New Roman"/>
          <w:sz w:val="24"/>
          <w:szCs w:val="24"/>
        </w:rPr>
        <w:t xml:space="preserve"> alcove (~1.8-2.5m) where we had previously visually observed fish throughout the day and at dawn during the oxygen minimum</w:t>
      </w:r>
      <w:r>
        <w:rPr>
          <w:rFonts w:ascii="Times New Roman" w:hAnsi="Times New Roman" w:cs="Times New Roman"/>
          <w:sz w:val="24"/>
          <w:szCs w:val="24"/>
        </w:rPr>
        <w:t>.</w:t>
      </w:r>
      <w:r w:rsidRPr="002703D6">
        <w:rPr>
          <w:rFonts w:ascii="Times New Roman" w:hAnsi="Times New Roman" w:cs="Times New Roman"/>
          <w:sz w:val="24"/>
          <w:szCs w:val="24"/>
        </w:rPr>
        <w:t xml:space="preserve"> Net pens were comprised of </w:t>
      </w:r>
      <w:r>
        <w:rPr>
          <w:rFonts w:ascii="Times New Roman" w:hAnsi="Times New Roman" w:cs="Times New Roman"/>
          <w:sz w:val="24"/>
          <w:szCs w:val="24"/>
        </w:rPr>
        <w:t>plastic mesh (1.27cm x 1.27cm</w:t>
      </w:r>
      <w:r w:rsidRPr="002703D6">
        <w:rPr>
          <w:rFonts w:ascii="Times New Roman" w:hAnsi="Times New Roman" w:cs="Times New Roman"/>
          <w:sz w:val="24"/>
          <w:szCs w:val="24"/>
        </w:rPr>
        <w:t>) formed into a 1.68m diameter cylinder that extended the full length of the water column.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30366B9A" w14:textId="709AA3CF" w:rsidR="00C42A4C" w:rsidRPr="002703D6"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We tagged a total of 11-</w:t>
      </w:r>
      <w:r w:rsidRPr="002703D6">
        <w:rPr>
          <w:rFonts w:ascii="Times New Roman" w:hAnsi="Times New Roman" w:cs="Times New Roman"/>
          <w:sz w:val="24"/>
          <w:szCs w:val="24"/>
        </w:rPr>
        <w:t>fish in Norwood alcove, and 20 in Blue Ruin. Cutthroat were captured via electrofishing on July 22 and 23, 2021. Anesthetization, handling, and recovery procedures followed Leidke et al. (2012). Tags were attached through the anterior dorsal musculature of each fish approximately 5mm ventral and 5mm posterior of the first fin ray using a PDS® Plus 4-0 violet-dyed suture with a ½ circle 26</w:t>
      </w:r>
      <w:r>
        <w:rPr>
          <w:rFonts w:ascii="Times New Roman" w:hAnsi="Times New Roman" w:cs="Times New Roman"/>
          <w:sz w:val="24"/>
          <w:szCs w:val="24"/>
        </w:rPr>
        <w:t>-</w:t>
      </w:r>
      <w:r w:rsidRPr="002703D6">
        <w:rPr>
          <w:rFonts w:ascii="Times New Roman" w:hAnsi="Times New Roman" w:cs="Times New Roman"/>
          <w:sz w:val="24"/>
          <w:szCs w:val="24"/>
        </w:rPr>
        <w:t>mm needle. After fish were recovered fully they were transferred to net pens</w:t>
      </w:r>
      <w:r>
        <w:rPr>
          <w:rFonts w:ascii="Times New Roman" w:hAnsi="Times New Roman" w:cs="Times New Roman"/>
          <w:sz w:val="24"/>
          <w:szCs w:val="24"/>
        </w:rPr>
        <w:t xml:space="preserve"> </w:t>
      </w:r>
      <w:r w:rsidRPr="002703D6">
        <w:rPr>
          <w:rFonts w:ascii="Times New Roman" w:hAnsi="Times New Roman" w:cs="Times New Roman"/>
          <w:sz w:val="24"/>
          <w:szCs w:val="24"/>
        </w:rPr>
        <w:t>(fish in Blue Ruin were evenly distributed between t</w:t>
      </w:r>
      <w:r>
        <w:rPr>
          <w:rFonts w:ascii="Times New Roman" w:hAnsi="Times New Roman" w:cs="Times New Roman"/>
          <w:sz w:val="24"/>
          <w:szCs w:val="24"/>
        </w:rPr>
        <w:t>he t</w:t>
      </w:r>
      <w:r w:rsidRPr="002703D6">
        <w:rPr>
          <w:rFonts w:ascii="Times New Roman" w:hAnsi="Times New Roman" w:cs="Times New Roman"/>
          <w:sz w:val="24"/>
          <w:szCs w:val="24"/>
        </w:rPr>
        <w:t>wo pens). Stocking den</w:t>
      </w:r>
      <w:r>
        <w:rPr>
          <w:rFonts w:ascii="Times New Roman" w:hAnsi="Times New Roman" w:cs="Times New Roman"/>
          <w:sz w:val="24"/>
          <w:szCs w:val="24"/>
        </w:rPr>
        <w:t>sities ranged from 0.8 – 0.87kg/m</w:t>
      </w:r>
      <w:r w:rsidRPr="006E1922">
        <w:rPr>
          <w:rFonts w:ascii="Times New Roman" w:hAnsi="Times New Roman" w:cs="Times New Roman"/>
          <w:sz w:val="24"/>
          <w:szCs w:val="24"/>
          <w:vertAlign w:val="superscript"/>
        </w:rPr>
        <w:t>3</w:t>
      </w:r>
      <w:r w:rsidRPr="002703D6">
        <w:rPr>
          <w:rFonts w:ascii="Times New Roman" w:hAnsi="Times New Roman" w:cs="Times New Roman"/>
          <w:sz w:val="24"/>
          <w:szCs w:val="24"/>
        </w:rPr>
        <w:t xml:space="preserve"> to reduce fish stress and maintain welfare – research on stocking densities in caged Atlantic salmon (</w:t>
      </w:r>
      <w:r w:rsidRPr="00723004">
        <w:rPr>
          <w:rFonts w:ascii="Times New Roman" w:hAnsi="Times New Roman" w:cs="Times New Roman"/>
          <w:i/>
          <w:sz w:val="24"/>
          <w:szCs w:val="24"/>
        </w:rPr>
        <w:t>Salmo salar</w:t>
      </w:r>
      <w:r w:rsidRPr="002703D6">
        <w:rPr>
          <w:rFonts w:ascii="Times New Roman" w:hAnsi="Times New Roman" w:cs="Times New Roman"/>
          <w:sz w:val="24"/>
          <w:szCs w:val="24"/>
        </w:rPr>
        <w:t>) found that fish welfare (determined by blood glucose, cortisol, and body condition) began to d</w:t>
      </w:r>
      <w:r>
        <w:rPr>
          <w:rFonts w:ascii="Times New Roman" w:hAnsi="Times New Roman" w:cs="Times New Roman"/>
          <w:sz w:val="24"/>
          <w:szCs w:val="24"/>
        </w:rPr>
        <w:t>ecrease at densities above 22kg•m</w:t>
      </w:r>
      <w:r>
        <w:rPr>
          <w:rFonts w:ascii="Times New Roman" w:hAnsi="Times New Roman" w:cs="Times New Roman"/>
          <w:sz w:val="24"/>
          <w:szCs w:val="24"/>
          <w:vertAlign w:val="superscript"/>
        </w:rPr>
        <w:t>-3</w:t>
      </w:r>
      <w:r w:rsidRPr="006E1922">
        <w:rPr>
          <w:rFonts w:ascii="Times New Roman" w:hAnsi="Times New Roman" w:cs="Times New Roman"/>
          <w:sz w:val="24"/>
          <w:szCs w:val="24"/>
          <w:vertAlign w:val="superscript"/>
        </w:rPr>
        <w:t xml:space="preserve"> </w:t>
      </w:r>
      <w:r w:rsidRPr="002703D6">
        <w:rPr>
          <w:rFonts w:ascii="Times New Roman" w:hAnsi="Times New Roman" w:cs="Times New Roman"/>
          <w:sz w:val="24"/>
          <w:szCs w:val="24"/>
        </w:rPr>
        <w:t>(Turnbull et al. 2005).</w:t>
      </w:r>
      <w:r w:rsidR="00A8767D">
        <w:rPr>
          <w:rFonts w:ascii="Times New Roman" w:hAnsi="Times New Roman" w:cs="Times New Roman"/>
          <w:sz w:val="24"/>
          <w:szCs w:val="24"/>
        </w:rPr>
        <w:t xml:space="preserve"> In total, we collected data from 13-fish in Blue Ruin alcove, and 8-fish in Norwood alcove; 9-fish escaped the net pens during the study, and two of the loggers recovered from Blue Ruin were corrupted.</w:t>
      </w:r>
    </w:p>
    <w:p w14:paraId="32CAD1A8" w14:textId="77777777" w:rsidR="00C42A4C"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outside of the net pen, within 1-meter.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 xml:space="preserve">(MiniDOT®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w:t>
      </w:r>
      <w:commentRangeStart w:id="4"/>
      <w:r w:rsidRPr="002703D6">
        <w:rPr>
          <w:rFonts w:ascii="Times New Roman" w:hAnsi="Times New Roman" w:cs="Times New Roman"/>
          <w:sz w:val="24"/>
          <w:szCs w:val="24"/>
        </w:rPr>
        <w:t>surface</w:t>
      </w:r>
      <w:commentRangeEnd w:id="4"/>
      <w:r>
        <w:rPr>
          <w:rStyle w:val="CommentReference"/>
        </w:rPr>
        <w:commentReference w:id="4"/>
      </w:r>
      <w:r w:rsidRPr="002703D6">
        <w:rPr>
          <w:rFonts w:ascii="Times New Roman" w:hAnsi="Times New Roman" w:cs="Times New Roman"/>
          <w:sz w:val="24"/>
          <w:szCs w:val="24"/>
        </w:rPr>
        <w:t xml:space="preserv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w:t>
      </w:r>
      <w:r w:rsidRPr="002703D6">
        <w:rPr>
          <w:rFonts w:ascii="Times New Roman" w:hAnsi="Times New Roman" w:cs="Times New Roman"/>
          <w:sz w:val="24"/>
          <w:szCs w:val="24"/>
        </w:rPr>
        <w:lastRenderedPageBreak/>
        <w:t>buildup twice weekly, but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 </w:t>
      </w:r>
    </w:p>
    <w:p w14:paraId="29D9E449" w14:textId="77777777" w:rsidR="00C42A4C" w:rsidRDefault="00C42A4C" w:rsidP="00C42A4C">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Quantifying variation in temperature and oxygen</w:t>
      </w:r>
    </w:p>
    <w:p w14:paraId="502BA0B4"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First, we reviewed data from the logger arrays to remove any outliers. We then pooled all array data from the summers of 2020 and 2021. Across all alcoves, we roughly determined the best overlapping two-hour windows of minimum and maximum DO; ~6:00-8:00 and ~18:00-20:00 respectively. </w:t>
      </w:r>
      <w:r w:rsidRPr="00D66F3D">
        <w:rPr>
          <w:rFonts w:ascii="Times New Roman" w:hAnsi="Times New Roman" w:cs="Times New Roman"/>
          <w:sz w:val="24"/>
          <w:szCs w:val="24"/>
        </w:rPr>
        <w:t xml:space="preserve">To characterize trade-offs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 To account for ra</w:t>
      </w:r>
      <w:r>
        <w:rPr>
          <w:rFonts w:ascii="Times New Roman" w:hAnsi="Times New Roman" w:cs="Times New Roman"/>
          <w:sz w:val="24"/>
          <w:szCs w:val="24"/>
        </w:rPr>
        <w:t xml:space="preserve">ndom variation 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(Bates et al., 2014).</w:t>
      </w:r>
      <w:r>
        <w:rPr>
          <w:rFonts w:ascii="Times New Roman" w:hAnsi="Times New Roman" w:cs="Times New Roman"/>
          <w:sz w:val="24"/>
          <w:szCs w:val="24"/>
        </w:rPr>
        <w:t xml:space="preserve"> </w:t>
      </w:r>
    </w:p>
    <w:p w14:paraId="34C10CC8" w14:textId="77777777" w:rsidR="00C42A4C"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Simulation of fish depth selection under alternative behavioral responses</w:t>
      </w:r>
    </w:p>
    <w:p w14:paraId="6D142401" w14:textId="144D013F" w:rsidR="00C42A4C" w:rsidRPr="006A576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used the temperature and oxygen data from the 2021 Blue Ruin site-4 net pen array to simulate how hypothesized fish depth should change over a 24-</w:t>
      </w:r>
      <w:r w:rsidRPr="00334360">
        <w:rPr>
          <w:rFonts w:ascii="Times New Roman" w:hAnsi="Times New Roman" w:cs="Times New Roman"/>
          <w:sz w:val="24"/>
          <w:szCs w:val="24"/>
        </w:rPr>
        <w:t>hour cycle under three different strategies</w:t>
      </w:r>
      <w:r>
        <w:rPr>
          <w:rFonts w:ascii="Times New Roman" w:hAnsi="Times New Roman" w:cs="Times New Roman"/>
          <w:sz w:val="24"/>
          <w:szCs w:val="24"/>
        </w:rPr>
        <w:t>; a fish that tracks preferred dissolved oxygen (DO</w:t>
      </w:r>
      <w:r w:rsidRPr="00A57C90">
        <w:rPr>
          <w:rFonts w:ascii="Times New Roman" w:hAnsi="Times New Roman" w:cs="Times New Roman"/>
          <w:sz w:val="24"/>
          <w:szCs w:val="24"/>
          <w:vertAlign w:val="subscript"/>
        </w:rPr>
        <w:t>max</w:t>
      </w:r>
      <w:r>
        <w:rPr>
          <w:rFonts w:ascii="Times New Roman" w:hAnsi="Times New Roman" w:cs="Times New Roman"/>
          <w:sz w:val="24"/>
          <w:szCs w:val="24"/>
        </w:rPr>
        <w:t>), a fish that tracks preferred temperature (T</w:t>
      </w:r>
      <w:r w:rsidRPr="00A57C90">
        <w:rPr>
          <w:rFonts w:ascii="Times New Roman" w:hAnsi="Times New Roman" w:cs="Times New Roman"/>
          <w:sz w:val="24"/>
          <w:szCs w:val="24"/>
          <w:vertAlign w:val="subscript"/>
        </w:rPr>
        <w:t>min</w:t>
      </w:r>
      <w:r>
        <w:rPr>
          <w:rFonts w:ascii="Times New Roman" w:hAnsi="Times New Roman" w:cs="Times New Roman"/>
          <w:sz w:val="24"/>
          <w:szCs w:val="24"/>
        </w:rPr>
        <w:t>), and a fish that tracks both temperature and oxygen concurrently (TDO</w:t>
      </w:r>
      <w:r w:rsidRPr="00A57C90">
        <w:rPr>
          <w:rFonts w:ascii="Times New Roman" w:hAnsi="Times New Roman" w:cs="Times New Roman"/>
          <w:sz w:val="24"/>
          <w:szCs w:val="24"/>
          <w:vertAlign w:val="subscript"/>
        </w:rPr>
        <w:t>opt</w:t>
      </w:r>
      <w:r>
        <w:rPr>
          <w:rFonts w:ascii="Times New Roman" w:hAnsi="Times New Roman" w:cs="Times New Roman"/>
          <w:sz w:val="24"/>
          <w:szCs w:val="24"/>
        </w:rPr>
        <w:t xml:space="preserve">). Two of the </w:t>
      </w:r>
      <w:r w:rsidR="00596A91">
        <w:rPr>
          <w:rFonts w:ascii="Times New Roman" w:hAnsi="Times New Roman" w:cs="Times New Roman"/>
          <w:sz w:val="24"/>
          <w:szCs w:val="24"/>
        </w:rPr>
        <w:t>temperature-DO loggers</w:t>
      </w:r>
      <w:r>
        <w:rPr>
          <w:rFonts w:ascii="Times New Roman" w:hAnsi="Times New Roman" w:cs="Times New Roman"/>
          <w:sz w:val="24"/>
          <w:szCs w:val="24"/>
        </w:rPr>
        <w:t xml:space="preserve"> at the site-4 net pen array (loggers at 1.55m and 0.5m depth) became fouled with algae during the study and frequently recorded excessively high and low DO concentrations (despite weekly cleaning of the sensors). The site-5 logger array (closest to the </w:t>
      </w:r>
      <w:r>
        <w:rPr>
          <w:rFonts w:ascii="Times New Roman" w:hAnsi="Times New Roman" w:cs="Times New Roman"/>
          <w:sz w:val="24"/>
          <w:szCs w:val="24"/>
        </w:rPr>
        <w:lastRenderedPageBreak/>
        <w:t>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w:t>
      </w:r>
      <w:r w:rsidR="007B2421">
        <w:rPr>
          <w:rFonts w:ascii="Times New Roman" w:hAnsi="Times New Roman" w:cs="Times New Roman"/>
          <w:sz w:val="24"/>
          <w:szCs w:val="24"/>
        </w:rPr>
        <w:t xml:space="preserve">, described </w:t>
      </w:r>
      <w:r w:rsidR="00596A91">
        <w:rPr>
          <w:rFonts w:ascii="Times New Roman" w:hAnsi="Times New Roman" w:cs="Times New Roman"/>
          <w:sz w:val="24"/>
          <w:szCs w:val="24"/>
        </w:rPr>
        <w:t>in further detail below</w:t>
      </w:r>
      <w:r>
        <w:rPr>
          <w:rFonts w:ascii="Times New Roman" w:hAnsi="Times New Roman" w:cs="Times New Roman"/>
          <w:sz w:val="24"/>
          <w:szCs w:val="24"/>
        </w:rPr>
        <w:t>.</w:t>
      </w:r>
    </w:p>
    <w:p w14:paraId="38B621EA"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temperatures set at every 0.2m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w:t>
      </w:r>
    </w:p>
    <w:p w14:paraId="3E3FE90C" w14:textId="4F663F50" w:rsidR="00C42A4C" w:rsidRPr="005068C0" w:rsidRDefault="00C42A4C" w:rsidP="00C42A4C">
      <w:pPr>
        <w:spacing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TE=(</m:t>
          </m:r>
          <m:d>
            <m:dPr>
              <m:ctrlPr>
                <w:rPr>
                  <w:rFonts w:ascii="Cambria Math" w:hAnsi="Cambria Math" w:cs="Times New Roman"/>
                  <w:i/>
                  <w:sz w:val="24"/>
                  <w:szCs w:val="24"/>
                </w:rPr>
              </m:ctrlPr>
            </m:dPr>
            <m:e>
              <m:r>
                <w:rPr>
                  <w:rFonts w:ascii="Cambria Math" w:hAnsi="Cambria Math" w:cs="Times New Roman"/>
                  <w:sz w:val="24"/>
                  <w:szCs w:val="24"/>
                </w:rPr>
                <m:t>DE-d1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t2-t1</m:t>
              </m:r>
            </m:e>
          </m:d>
          <m:r>
            <w:rPr>
              <w:rFonts w:ascii="Cambria Math" w:hAnsi="Cambria Math" w:cs="Times New Roman"/>
              <w:sz w:val="24"/>
              <w:szCs w:val="24"/>
            </w:rPr>
            <m:t>)/(d2-d1))+t1</m:t>
          </m:r>
        </m:oMath>
      </m:oMathPara>
    </w:p>
    <w:p w14:paraId="34DC3F70" w14:textId="2097BA34" w:rsidR="00C42A4C" w:rsidRDefault="00C42A4C" w:rsidP="00C42A4C">
      <w:p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t>Where</w:t>
      </w:r>
      <m:oMath>
        <m:r>
          <w:rPr>
            <w:rFonts w:ascii="Cambria Math" w:hAnsi="Cambria Math" w:cs="Times New Roman"/>
            <w:sz w:val="24"/>
            <w:szCs w:val="24"/>
          </w:rPr>
          <m:t xml:space="preserve"> TE</m:t>
        </m:r>
      </m:oMath>
      <w:r>
        <w:rPr>
          <w:rFonts w:ascii="Times New Roman" w:eastAsiaTheme="minorEastAsia" w:hAnsi="Times New Roman" w:cs="Times New Roman"/>
          <w:sz w:val="24"/>
          <w:szCs w:val="24"/>
        </w:rPr>
        <w:t xml:space="preserve"> is the temperature estimate, </w:t>
      </w:r>
      <m:oMath>
        <m:r>
          <w:rPr>
            <w:rFonts w:ascii="Cambria Math" w:hAnsi="Cambria Math" w:cs="Times New Roman"/>
            <w:sz w:val="24"/>
            <w:szCs w:val="24"/>
          </w:rPr>
          <m:t>DE</m:t>
        </m:r>
      </m:oMath>
      <w:r>
        <w:rPr>
          <w:rFonts w:ascii="Times New Roman" w:eastAsiaTheme="minorEastAsia" w:hAnsi="Times New Roman" w:cs="Times New Roman"/>
          <w:sz w:val="24"/>
          <w:szCs w:val="24"/>
        </w:rPr>
        <w:t xml:space="preserve"> is the depth estimate, </w:t>
      </w:r>
      <m:oMath>
        <m:r>
          <w:rPr>
            <w:rFonts w:ascii="Cambria Math" w:hAnsi="Cambria Math" w:cs="Times New Roman"/>
            <w:sz w:val="24"/>
            <w:szCs w:val="24"/>
          </w:rPr>
          <m:t>d1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depths of the closest bounding sensors, and </w:t>
      </w:r>
      <m:oMath>
        <m:r>
          <w:rPr>
            <w:rFonts w:ascii="Cambria Math" w:hAnsi="Cambria Math" w:cs="Times New Roman"/>
            <w:sz w:val="24"/>
            <w:szCs w:val="24"/>
          </w:rPr>
          <m:t>t1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t2</m:t>
        </m:r>
      </m:oMath>
      <w:r>
        <w:rPr>
          <w:rFonts w:ascii="Times New Roman" w:eastAsiaTheme="minorEastAsia" w:hAnsi="Times New Roman" w:cs="Times New Roman"/>
          <w:sz w:val="24"/>
          <w:szCs w:val="24"/>
        </w:rPr>
        <w:t xml:space="preserve"> are the temperatures recorded at these bounding sensors. This same equation was used to estimate DO per each depth, using oxygen recorded at the bounding sensors rather than temperature. </w:t>
      </w:r>
    </w:p>
    <w:p w14:paraId="007A6982"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To produce simulated responses to these habitat conditions, we first created habitat indices for the T</w:t>
      </w:r>
      <w:r w:rsidRPr="00A57C90">
        <w:rPr>
          <w:rFonts w:ascii="Times New Roman" w:hAnsi="Times New Roman" w:cs="Times New Roman"/>
          <w:sz w:val="24"/>
          <w:szCs w:val="24"/>
          <w:vertAlign w:val="subscript"/>
        </w:rPr>
        <w:t>min</w:t>
      </w:r>
      <w:r>
        <w:rPr>
          <w:rFonts w:ascii="Times New Roman" w:hAnsi="Times New Roman" w:cs="Times New Roman"/>
          <w:sz w:val="24"/>
          <w:szCs w:val="24"/>
        </w:rPr>
        <w:t xml:space="preserve"> and DO</w:t>
      </w:r>
      <w:r w:rsidRPr="00A57C90">
        <w:rPr>
          <w:rFonts w:ascii="Times New Roman" w:hAnsi="Times New Roman" w:cs="Times New Roman"/>
          <w:sz w:val="24"/>
          <w:szCs w:val="24"/>
          <w:vertAlign w:val="subscript"/>
        </w:rPr>
        <w:t>max</w:t>
      </w:r>
      <w:r>
        <w:rPr>
          <w:rFonts w:ascii="Times New Roman" w:hAnsi="Times New Roman" w:cs="Times New Roman"/>
          <w:sz w:val="24"/>
          <w:szCs w:val="24"/>
        </w:rPr>
        <w:t xml:space="preserve"> strategies, our approach loosely follows methods detailed in Sullivan et al. (2003).</w:t>
      </w:r>
      <w:r w:rsidRPr="00FC0D5C">
        <w:rPr>
          <w:rFonts w:ascii="Times New Roman" w:hAnsi="Times New Roman" w:cs="Times New Roman"/>
          <w:sz w:val="24"/>
          <w:szCs w:val="24"/>
        </w:rPr>
        <w:t xml:space="preserve"> </w:t>
      </w:r>
      <w:r>
        <w:rPr>
          <w:rFonts w:ascii="Times New Roman" w:hAnsi="Times New Roman" w:cs="Times New Roman"/>
          <w:sz w:val="24"/>
          <w:szCs w:val="24"/>
        </w:rPr>
        <w:t xml:space="preserve">First, the highest and lowest DO concentrations recorded over the 24-hour </w:t>
      </w:r>
      <w:r>
        <w:rPr>
          <w:rFonts w:ascii="Times New Roman" w:hAnsi="Times New Roman" w:cs="Times New Roman"/>
          <w:sz w:val="24"/>
          <w:szCs w:val="24"/>
        </w:rPr>
        <w:lastRenderedPageBreak/>
        <w:t>period were ranked as most optimal (1) and least optimal (0), respectively. The lowest and highest recorded temperatures were similarly ranked (with the lowest temperature as most optimal</w:t>
      </w:r>
      <w:commentRangeStart w:id="5"/>
      <w:commentRangeStart w:id="6"/>
      <w:r>
        <w:rPr>
          <w:rFonts w:ascii="Times New Roman" w:hAnsi="Times New Roman" w:cs="Times New Roman"/>
          <w:sz w:val="24"/>
          <w:szCs w:val="24"/>
        </w:rPr>
        <w:t xml:space="preserve">). We then used linear regression to calculate the slope and intercept values between these two indices in order to determine the index values for the full range of temperature and oxygen values recorded over this </w:t>
      </w:r>
      <w:commentRangeEnd w:id="5"/>
      <w:r>
        <w:rPr>
          <w:rStyle w:val="CommentReference"/>
        </w:rPr>
        <w:commentReference w:id="5"/>
      </w:r>
      <w:commentRangeEnd w:id="6"/>
      <w:r>
        <w:rPr>
          <w:rStyle w:val="CommentReference"/>
        </w:rPr>
        <w:commentReference w:id="6"/>
      </w:r>
      <w:r>
        <w:rPr>
          <w:rFonts w:ascii="Times New Roman" w:hAnsi="Times New Roman" w:cs="Times New Roman"/>
          <w:sz w:val="24"/>
          <w:szCs w:val="24"/>
        </w:rPr>
        <w:t>24-hour timeframe.</w:t>
      </w:r>
    </w:p>
    <w:p w14:paraId="732E4E14"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then combined the temperature and oxygen factors into a TDO</w:t>
      </w:r>
      <w:r w:rsidRPr="00F86B12">
        <w:rPr>
          <w:rFonts w:ascii="Times New Roman" w:hAnsi="Times New Roman" w:cs="Times New Roman"/>
          <w:sz w:val="24"/>
          <w:szCs w:val="24"/>
          <w:vertAlign w:val="subscript"/>
        </w:rPr>
        <w:t>opt</w:t>
      </w:r>
      <w:r>
        <w:rPr>
          <w:rFonts w:ascii="Times New Roman" w:hAnsi="Times New Roman" w:cs="Times New Roman"/>
          <w:sz w:val="24"/>
          <w:szCs w:val="24"/>
        </w:rPr>
        <w:t xml:space="preserve"> index that weighted these two variables equally using the equation:</w:t>
      </w:r>
    </w:p>
    <w:p w14:paraId="52765BC3" w14:textId="7EC3D61D" w:rsidR="00C42A4C" w:rsidRDefault="00C42A4C" w:rsidP="00C42A4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21AB2F05" w14:textId="77777777" w:rsidR="00C42A4C" w:rsidRPr="00334360"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indexes were then used to predict fish depth over the 24-hour time period. For each strategy, we determined the highest index value at each time step and found its correlated depth. We then plotted these depths, per strategy, over a 24-hour timeframe.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50D71507" w14:textId="77777777" w:rsidR="00C42A4C" w:rsidRDefault="00C42A4C" w:rsidP="00F56768">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Fish with externally mounted iButtons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Here, we once again used linear interpolation to create a more continuous estimation of temperature and DO (0.2m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i</w:t>
      </w:r>
      <w:r>
        <w:rPr>
          <w:rFonts w:ascii="Times New Roman" w:hAnsi="Times New Roman" w:cs="Times New Roman"/>
          <w:sz w:val="24"/>
          <w:szCs w:val="24"/>
        </w:rPr>
        <w:t>Button</w:t>
      </w:r>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(Barrett et al. </w:t>
      </w:r>
      <w:r w:rsidRPr="00AD001A">
        <w:rPr>
          <w:rFonts w:ascii="Times New Roman" w:hAnsi="Times New Roman" w:cs="Times New Roman"/>
          <w:i/>
          <w:sz w:val="24"/>
          <w:szCs w:val="24"/>
        </w:rPr>
        <w:t>in review</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equation to estimate the DO concentration for each calculated fish depth. </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702D8F6E" w14:textId="02A4DD0F"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We used discrete choice models to test for temporal patterns in fish habitat selection. Analyses were performed </w:t>
      </w:r>
      <w:r w:rsidR="00596A91">
        <w:rPr>
          <w:rFonts w:ascii="Times New Roman" w:hAnsi="Times New Roman" w:cs="Times New Roman"/>
          <w:sz w:val="24"/>
          <w:szCs w:val="24"/>
        </w:rPr>
        <w:t xml:space="preserve">for </w:t>
      </w:r>
      <w:r>
        <w:rPr>
          <w:rFonts w:ascii="Times New Roman" w:hAnsi="Times New Roman" w:cs="Times New Roman"/>
          <w:sz w:val="24"/>
          <w:szCs w:val="24"/>
        </w:rPr>
        <w:t>the two-hour periods of lowest and highest DO in Blue Ruin and Norwood alcoves</w:t>
      </w:r>
      <w:r w:rsidR="00AD001A">
        <w:rPr>
          <w:rFonts w:ascii="Times New Roman" w:hAnsi="Times New Roman" w:cs="Times New Roman"/>
          <w:sz w:val="24"/>
          <w:szCs w:val="24"/>
        </w:rPr>
        <w:t>,</w:t>
      </w:r>
      <w:r>
        <w:rPr>
          <w:rFonts w:ascii="Times New Roman" w:hAnsi="Times New Roman" w:cs="Times New Roman"/>
          <w:sz w:val="24"/>
          <w:szCs w:val="24"/>
        </w:rPr>
        <w:t xml:space="preserve"> and comprised 1-week of data (July 30 to August 6, commencing 5-days after fish were released into net pens). First, we used linear interpolation to estimate temperature and DO at a finer vertical resolution. For each time-step, 10-depths were randomly selected from a uniform distribution that spanned the full depth of the water column (0.1m precision), and temperature and DO were estimated for each depth. Temperature and DO measurements were standardized to facilitate comparison and to improve model fit. We used these temperature-DO profile sets to calculate the relative probability of selection, given the range of temperature and DO available. As described by</w:t>
      </w:r>
      <w:r w:rsidRPr="00116A86">
        <w:rPr>
          <w:rFonts w:ascii="Times New Roman" w:hAnsi="Times New Roman" w:cs="Times New Roman"/>
          <w:sz w:val="24"/>
          <w:szCs w:val="24"/>
        </w:rPr>
        <w:t xml:space="preserve"> Manly et al. (2002)</w:t>
      </w:r>
      <w:r>
        <w:rPr>
          <w:rFonts w:ascii="Times New Roman" w:hAnsi="Times New Roman" w:cs="Times New Roman"/>
          <w:sz w:val="24"/>
          <w:szCs w:val="24"/>
        </w:rPr>
        <w:t xml:space="preserve">, we estimated </w:t>
      </w:r>
      <w:r w:rsidRPr="00116A86">
        <w:rPr>
          <w:rFonts w:ascii="Times New Roman" w:hAnsi="Times New Roman" w:cs="Times New Roman"/>
          <w:i/>
          <w:sz w:val="24"/>
          <w:szCs w:val="24"/>
        </w:rPr>
        <w:t>C(i)</w:t>
      </w:r>
      <w:r>
        <w:rPr>
          <w:rFonts w:ascii="Times New Roman" w:hAnsi="Times New Roman" w:cs="Times New Roman"/>
          <w:sz w:val="24"/>
          <w:szCs w:val="24"/>
        </w:rPr>
        <w:t xml:space="preserve">, the relative probability of selection for resource unit </w:t>
      </w:r>
      <w:r>
        <w:rPr>
          <w:rFonts w:ascii="Times New Roman" w:hAnsi="Times New Roman" w:cs="Times New Roman"/>
          <w:i/>
          <w:sz w:val="24"/>
          <w:szCs w:val="24"/>
        </w:rPr>
        <w:t>i</w:t>
      </w:r>
      <w:r>
        <w:rPr>
          <w:rFonts w:ascii="Times New Roman" w:hAnsi="Times New Roman" w:cs="Times New Roman"/>
          <w:sz w:val="24"/>
          <w:szCs w:val="24"/>
        </w:rPr>
        <w:t xml:space="preserve">, as </w:t>
      </w:r>
    </w:p>
    <w:p w14:paraId="1EE47070" w14:textId="77777777" w:rsidR="00C42A4C" w:rsidRDefault="00C42A4C" w:rsidP="00C42A4C">
      <w:pPr>
        <w:rPr>
          <w:rFonts w:ascii="Times New Roman" w:hAnsi="Times New Roman" w:cs="Times New Roman"/>
          <w:sz w:val="24"/>
          <w:szCs w:val="24"/>
          <w:lang w:eastAsia="ja-JP"/>
        </w:rPr>
      </w:pPr>
      <m:oMathPara>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3</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num>
            <m:den>
              <m:nary>
                <m:naryPr>
                  <m:chr m:val="∑"/>
                  <m:limLoc m:val="subSup"/>
                  <m:supHide m:val="1"/>
                  <m:ctrlPr>
                    <w:rPr>
                      <w:rFonts w:ascii="Cambria Math" w:hAnsi="Cambria Math" w:cs="Times New Roman"/>
                      <w:sz w:val="24"/>
                      <w:szCs w:val="24"/>
                    </w:rPr>
                  </m:ctrlPr>
                </m:naryPr>
                <m:sub>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∪A)</m:t>
                  </m:r>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3</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e>
              </m:nary>
            </m:den>
          </m:f>
          <w:commentRangeStart w:id="7"/>
          <w:commentRangeEnd w:id="7"/>
          <m:r>
            <m:rPr>
              <m:sty m:val="p"/>
            </m:rPr>
            <w:rPr>
              <w:rStyle w:val="CommentReference"/>
            </w:rPr>
            <w:commentReference w:id="7"/>
          </m:r>
          <m:r>
            <m:rPr>
              <m:sty m:val="p"/>
            </m:rPr>
            <w:rPr>
              <w:rFonts w:ascii="Times New Roman" w:eastAsiaTheme="minorEastAsia" w:hAnsi="Times New Roman" w:cs="Times New Roman"/>
              <w:sz w:val="24"/>
              <w:szCs w:val="24"/>
            </w:rPr>
            <w:br/>
          </m:r>
        </m:oMath>
      </m:oMathPara>
    </w:p>
    <w:p w14:paraId="3CBA4DBB" w14:textId="77777777" w:rsidR="00C42A4C" w:rsidRDefault="00C42A4C" w:rsidP="00C42A4C">
      <w:pPr>
        <w:spacing w:line="480" w:lineRule="auto"/>
        <w:rPr>
          <w:rFonts w:ascii="Times New Roman" w:hAnsi="Times New Roman" w:cs="Times New Roman"/>
          <w:sz w:val="24"/>
          <w:szCs w:val="24"/>
          <w:lang w:eastAsia="ja-JP"/>
        </w:rPr>
      </w:pPr>
      <w:r>
        <w:rPr>
          <w:rFonts w:ascii="Times New Roman" w:hAnsi="Times New Roman" w:cs="Times New Roman"/>
          <w:sz w:val="24"/>
          <w:szCs w:val="24"/>
          <w:lang w:eastAsia="ja-JP"/>
        </w:rPr>
        <w:t xml:space="preserve">where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i1</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and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i2</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were the temperature and DO values, β</w:t>
      </w:r>
      <w:r>
        <w:rPr>
          <w:rFonts w:ascii="Times New Roman" w:hAnsi="Times New Roman" w:cs="Times New Roman"/>
          <w:sz w:val="24"/>
          <w:szCs w:val="24"/>
          <w:vertAlign w:val="subscript"/>
          <w:lang w:eastAsia="ja-JP"/>
        </w:rPr>
        <w:t xml:space="preserve">1 </w:t>
      </w:r>
      <w:r>
        <w:rPr>
          <w:rFonts w:ascii="Times New Roman" w:hAnsi="Times New Roman" w:cs="Times New Roman"/>
          <w:sz w:val="24"/>
          <w:szCs w:val="24"/>
          <w:lang w:eastAsia="ja-JP"/>
        </w:rPr>
        <w:t>– β</w:t>
      </w:r>
      <w:r>
        <w:rPr>
          <w:rFonts w:ascii="Times New Roman" w:hAnsi="Times New Roman" w:cs="Times New Roman"/>
          <w:sz w:val="24"/>
          <w:szCs w:val="24"/>
          <w:vertAlign w:val="subscript"/>
          <w:lang w:eastAsia="ja-JP"/>
        </w:rPr>
        <w:t xml:space="preserve">3 </w:t>
      </w:r>
      <w:r>
        <w:rPr>
          <w:rFonts w:ascii="Times New Roman" w:hAnsi="Times New Roman" w:cs="Times New Roman"/>
          <w:sz w:val="24"/>
          <w:szCs w:val="24"/>
          <w:lang w:eastAsia="ja-JP"/>
        </w:rPr>
        <w:t xml:space="preserve">were the coefficients associated with these values, and </w:t>
      </w:r>
      <w:r>
        <w:rPr>
          <w:rFonts w:ascii="Times New Roman" w:hAnsi="Times New Roman" w:cs="Times New Roman"/>
          <w:i/>
          <w:sz w:val="24"/>
          <w:szCs w:val="24"/>
          <w:lang w:eastAsia="ja-JP"/>
        </w:rPr>
        <w:t xml:space="preserve">k </w:t>
      </w:r>
      <w:r>
        <w:rPr>
          <w:rFonts w:ascii="Times New Roman" w:hAnsi="Times New Roman" w:cs="Times New Roman"/>
          <w:sz w:val="24"/>
          <w:szCs w:val="24"/>
          <w:lang w:eastAsia="ja-JP"/>
        </w:rPr>
        <w:t xml:space="preserve">included the indices for all units in the set (i.e. the used units, </w:t>
      </w:r>
      <w:r>
        <w:rPr>
          <w:rFonts w:ascii="Times New Roman" w:hAnsi="Times New Roman" w:cs="Times New Roman"/>
          <w:i/>
          <w:sz w:val="24"/>
          <w:szCs w:val="24"/>
          <w:lang w:eastAsia="ja-JP"/>
        </w:rPr>
        <w:t>U’</w:t>
      </w:r>
      <w:r>
        <w:rPr>
          <w:rFonts w:ascii="Times New Roman" w:hAnsi="Times New Roman" w:cs="Times New Roman"/>
          <w:sz w:val="24"/>
          <w:szCs w:val="24"/>
          <w:lang w:eastAsia="ja-JP"/>
        </w:rPr>
        <w:t xml:space="preserve">, and all available units, </w:t>
      </w:r>
      <w:r>
        <w:rPr>
          <w:rFonts w:ascii="Times New Roman" w:hAnsi="Times New Roman" w:cs="Times New Roman"/>
          <w:i/>
          <w:sz w:val="24"/>
          <w:szCs w:val="24"/>
          <w:lang w:eastAsia="ja-JP"/>
        </w:rPr>
        <w:t>A</w:t>
      </w:r>
      <w:r>
        <w:rPr>
          <w:rFonts w:ascii="Times New Roman" w:hAnsi="Times New Roman" w:cs="Times New Roman"/>
          <w:sz w:val="24"/>
          <w:szCs w:val="24"/>
          <w:lang w:eastAsia="ja-JP"/>
        </w:rPr>
        <w:t xml:space="preserve">). </w:t>
      </w:r>
      <w:r>
        <w:rPr>
          <w:rFonts w:ascii="Times New Roman" w:hAnsi="Times New Roman" w:cs="Times New Roman"/>
          <w:sz w:val="24"/>
          <w:szCs w:val="24"/>
        </w:rPr>
        <w:t xml:space="preserve">All models included an interaction between the temperature and DO covariates. The result was four model sets, one for each data subset. </w:t>
      </w:r>
    </w:p>
    <w:p w14:paraId="12C5CCF2" w14:textId="41B0EC5E" w:rsidR="00267A04" w:rsidRDefault="00C42A4C" w:rsidP="00F56768">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commentRangeStart w:id="8"/>
      <w:r>
        <w:rPr>
          <w:rFonts w:ascii="Times New Roman" w:hAnsi="Times New Roman" w:cs="Times New Roman"/>
          <w:sz w:val="24"/>
          <w:szCs w:val="24"/>
        </w:rPr>
        <w:t>the average DO recorded in the hypolimnion during the given 2-hour measurement window</w:t>
      </w:r>
      <w:commentRangeEnd w:id="8"/>
      <w:r w:rsidR="00AD001A">
        <w:rPr>
          <w:rStyle w:val="CommentReference"/>
        </w:rPr>
        <w:commentReference w:id="8"/>
      </w:r>
      <w:r>
        <w:rPr>
          <w:rFonts w:ascii="Times New Roman" w:hAnsi="Times New Roman" w:cs="Times New Roman"/>
          <w:sz w:val="24"/>
          <w:szCs w:val="24"/>
        </w:rPr>
        <w:t xml:space="preserve">. Finally, we plotted selection predictions and their 95% confidence intervals, given the span of temperature-DO combinations provided.  </w:t>
      </w:r>
    </w:p>
    <w:p w14:paraId="64372F8B" w14:textId="77777777" w:rsidR="00C42A4C"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3427D1AC" w14:textId="22BFFC3A" w:rsidR="00C42A4C" w:rsidRDefault="00C42A4C" w:rsidP="00C42A4C">
      <w:pPr>
        <w:spacing w:line="480" w:lineRule="auto"/>
        <w:rPr>
          <w:ins w:id="9" w:author="Barrett, Hannah" w:date="2023-11-19T08:58:00Z"/>
          <w:rFonts w:ascii="Times New Roman" w:hAnsi="Times New Roman" w:cs="Times New Roman"/>
          <w:i/>
          <w:sz w:val="24"/>
          <w:szCs w:val="24"/>
        </w:rPr>
      </w:pPr>
      <w:r>
        <w:rPr>
          <w:rFonts w:ascii="Times New Roman" w:hAnsi="Times New Roman" w:cs="Times New Roman"/>
          <w:i/>
          <w:sz w:val="24"/>
          <w:szCs w:val="24"/>
        </w:rPr>
        <w:lastRenderedPageBreak/>
        <w:t xml:space="preserve">Vertical stratification and diel variation </w:t>
      </w:r>
      <w:r w:rsidR="006169B7">
        <w:rPr>
          <w:rFonts w:ascii="Times New Roman" w:hAnsi="Times New Roman" w:cs="Times New Roman"/>
          <w:i/>
          <w:sz w:val="24"/>
          <w:szCs w:val="24"/>
        </w:rPr>
        <w:t>in temperature and DO</w:t>
      </w:r>
    </w:p>
    <w:p w14:paraId="3A3C078D" w14:textId="0482C120" w:rsidR="00CB059C" w:rsidRPr="00387300" w:rsidDel="007D20A5" w:rsidRDefault="001E7D08" w:rsidP="00C42A4C">
      <w:pPr>
        <w:spacing w:line="480" w:lineRule="auto"/>
        <w:rPr>
          <w:ins w:id="10" w:author="Microsoft Office User" w:date="2023-10-17T08:50:00Z"/>
          <w:del w:id="11" w:author="Barrett, Hannah" w:date="2023-11-19T10:21:00Z"/>
          <w:rFonts w:ascii="Times New Roman" w:hAnsi="Times New Roman" w:cs="Times New Roman"/>
          <w:sz w:val="24"/>
          <w:szCs w:val="24"/>
          <w:rPrChange w:id="12" w:author="Barrett, Hannah" w:date="2023-11-19T10:23:00Z">
            <w:rPr>
              <w:ins w:id="13" w:author="Microsoft Office User" w:date="2023-10-17T08:50:00Z"/>
              <w:del w:id="14" w:author="Barrett, Hannah" w:date="2023-11-19T10:21:00Z"/>
              <w:rFonts w:ascii="Times New Roman" w:hAnsi="Times New Roman" w:cs="Times New Roman"/>
              <w:i/>
              <w:sz w:val="24"/>
              <w:szCs w:val="24"/>
            </w:rPr>
          </w:rPrChange>
        </w:rPr>
      </w:pPr>
      <w:ins w:id="15" w:author="Barrett, Hannah" w:date="2023-11-19T09:09:00Z">
        <w:r>
          <w:rPr>
            <w:rFonts w:ascii="Times New Roman" w:hAnsi="Times New Roman" w:cs="Times New Roman"/>
            <w:sz w:val="24"/>
            <w:szCs w:val="24"/>
          </w:rPr>
          <w:t>The stressors of low DO and high temperature var</w:t>
        </w:r>
      </w:ins>
      <w:ins w:id="16" w:author="Barrett, Hannah" w:date="2023-11-19T09:15:00Z">
        <w:r>
          <w:rPr>
            <w:rFonts w:ascii="Times New Roman" w:hAnsi="Times New Roman" w:cs="Times New Roman"/>
            <w:sz w:val="24"/>
            <w:szCs w:val="24"/>
          </w:rPr>
          <w:t>ied</w:t>
        </w:r>
      </w:ins>
      <w:ins w:id="17" w:author="Barrett, Hannah" w:date="2023-11-19T09:09:00Z">
        <w:r>
          <w:rPr>
            <w:rFonts w:ascii="Times New Roman" w:hAnsi="Times New Roman" w:cs="Times New Roman"/>
            <w:sz w:val="24"/>
            <w:szCs w:val="24"/>
          </w:rPr>
          <w:t xml:space="preserve"> asynchronously within these cold-water h</w:t>
        </w:r>
      </w:ins>
      <w:ins w:id="18" w:author="Barrett, Hannah" w:date="2023-11-19T09:10:00Z">
        <w:r>
          <w:rPr>
            <w:rFonts w:ascii="Times New Roman" w:hAnsi="Times New Roman" w:cs="Times New Roman"/>
            <w:sz w:val="24"/>
            <w:szCs w:val="24"/>
          </w:rPr>
          <w:t xml:space="preserve">abitats. </w:t>
        </w:r>
      </w:ins>
      <w:moveToRangeStart w:id="19" w:author="Barrett, Hannah" w:date="2023-11-19T11:58:00Z" w:name="move151287525"/>
      <w:moveTo w:id="20" w:author="Barrett, Hannah" w:date="2023-11-19T11:58:00Z">
        <w:r w:rsidR="00837BEF">
          <w:rPr>
            <w:rFonts w:ascii="Times New Roman" w:hAnsi="Times New Roman" w:cs="Times New Roman"/>
            <w:sz w:val="24"/>
            <w:szCs w:val="24"/>
          </w:rPr>
          <w:t>Profiles of temperature and DO in Blue Ruin alcove show</w:t>
        </w:r>
      </w:moveTo>
      <w:ins w:id="21" w:author="Barrett, Hannah" w:date="2023-11-19T11:59:00Z">
        <w:r w:rsidR="00837BEF">
          <w:rPr>
            <w:rFonts w:ascii="Times New Roman" w:hAnsi="Times New Roman" w:cs="Times New Roman"/>
            <w:sz w:val="24"/>
            <w:szCs w:val="24"/>
          </w:rPr>
          <w:t>ed</w:t>
        </w:r>
      </w:ins>
      <w:moveTo w:id="22" w:author="Barrett, Hannah" w:date="2023-11-19T11:58:00Z">
        <w:r w:rsidR="00837BEF">
          <w:rPr>
            <w:rFonts w:ascii="Times New Roman" w:hAnsi="Times New Roman" w:cs="Times New Roman"/>
            <w:sz w:val="24"/>
            <w:szCs w:val="24"/>
          </w:rPr>
          <w:t xml:space="preserve"> </w:t>
        </w:r>
        <w:commentRangeStart w:id="23"/>
        <w:r w:rsidR="00837BEF">
          <w:rPr>
            <w:rFonts w:ascii="Times New Roman" w:hAnsi="Times New Roman" w:cs="Times New Roman"/>
            <w:sz w:val="24"/>
            <w:szCs w:val="24"/>
          </w:rPr>
          <w:t>pronounced</w:t>
        </w:r>
      </w:moveTo>
      <w:commentRangeEnd w:id="23"/>
      <w:r w:rsidR="00837BEF">
        <w:rPr>
          <w:rStyle w:val="CommentReference"/>
        </w:rPr>
        <w:commentReference w:id="23"/>
      </w:r>
      <w:moveTo w:id="24" w:author="Barrett, Hannah" w:date="2023-11-19T11:58:00Z">
        <w:r w:rsidR="00837BEF">
          <w:rPr>
            <w:rFonts w:ascii="Times New Roman" w:hAnsi="Times New Roman" w:cs="Times New Roman"/>
            <w:sz w:val="24"/>
            <w:szCs w:val="24"/>
          </w:rPr>
          <w:t xml:space="preserve"> vertical stratification (Figure 1), with </w:t>
        </w:r>
      </w:moveTo>
      <w:ins w:id="25" w:author="Barrett, Hannah" w:date="2023-11-19T11:59:00Z">
        <w:r w:rsidR="00837BEF">
          <w:rPr>
            <w:rFonts w:ascii="Times New Roman" w:hAnsi="Times New Roman" w:cs="Times New Roman"/>
            <w:sz w:val="24"/>
            <w:szCs w:val="24"/>
          </w:rPr>
          <w:t xml:space="preserve">higher </w:t>
        </w:r>
      </w:ins>
      <w:moveTo w:id="26" w:author="Barrett, Hannah" w:date="2023-11-19T11:58:00Z">
        <w:del w:id="27" w:author="Barrett, Hannah" w:date="2023-11-19T11:59:00Z">
          <w:r w:rsidR="00837BEF" w:rsidDel="00837BEF">
            <w:rPr>
              <w:rFonts w:ascii="Times New Roman" w:hAnsi="Times New Roman" w:cs="Times New Roman"/>
              <w:sz w:val="24"/>
              <w:szCs w:val="24"/>
            </w:rPr>
            <w:delText xml:space="preserve">the </w:delText>
          </w:r>
        </w:del>
        <w:r w:rsidR="00837BEF">
          <w:rPr>
            <w:rFonts w:ascii="Times New Roman" w:hAnsi="Times New Roman" w:cs="Times New Roman"/>
            <w:sz w:val="24"/>
            <w:szCs w:val="24"/>
          </w:rPr>
          <w:t xml:space="preserve">contrasts between layers </w:t>
        </w:r>
        <w:del w:id="28" w:author="Barrett, Hannah" w:date="2023-11-19T11:59:00Z">
          <w:r w:rsidR="00837BEF" w:rsidDel="00837BEF">
            <w:rPr>
              <w:rFonts w:ascii="Times New Roman" w:hAnsi="Times New Roman" w:cs="Times New Roman"/>
              <w:sz w:val="24"/>
              <w:szCs w:val="24"/>
            </w:rPr>
            <w:delText xml:space="preserve">being higher in the </w:delText>
          </w:r>
        </w:del>
      </w:moveTo>
      <w:ins w:id="29" w:author="Barrett, Hannah" w:date="2023-11-19T11:59:00Z">
        <w:r w:rsidR="00837BEF">
          <w:rPr>
            <w:rFonts w:ascii="Times New Roman" w:hAnsi="Times New Roman" w:cs="Times New Roman"/>
            <w:sz w:val="24"/>
            <w:szCs w:val="24"/>
          </w:rPr>
          <w:t xml:space="preserve">during </w:t>
        </w:r>
      </w:ins>
      <w:moveTo w:id="30" w:author="Barrett, Hannah" w:date="2023-11-19T11:58:00Z">
        <w:r w:rsidR="00837BEF">
          <w:rPr>
            <w:rFonts w:ascii="Times New Roman" w:hAnsi="Times New Roman" w:cs="Times New Roman"/>
            <w:sz w:val="24"/>
            <w:szCs w:val="24"/>
          </w:rPr>
          <w:t xml:space="preserve">daytime. </w:t>
        </w:r>
      </w:moveTo>
      <w:moveToRangeEnd w:id="19"/>
      <w:ins w:id="31" w:author="Barrett, Hannah" w:date="2023-11-19T09:59:00Z">
        <w:r w:rsidR="00E86E93">
          <w:rPr>
            <w:rFonts w:ascii="Times New Roman" w:hAnsi="Times New Roman" w:cs="Times New Roman"/>
            <w:sz w:val="24"/>
            <w:szCs w:val="24"/>
          </w:rPr>
          <w:t>Morning and late afternoon m</w:t>
        </w:r>
      </w:ins>
      <w:ins w:id="32" w:author="Barrett, Hannah" w:date="2023-11-19T09:57:00Z">
        <w:r w:rsidR="00E86E93">
          <w:rPr>
            <w:rFonts w:ascii="Times New Roman" w:hAnsi="Times New Roman" w:cs="Times New Roman"/>
            <w:sz w:val="24"/>
            <w:szCs w:val="24"/>
          </w:rPr>
          <w:t>easurements taken a</w:t>
        </w:r>
      </w:ins>
      <w:ins w:id="33" w:author="Barrett, Hannah" w:date="2023-11-19T09:55:00Z">
        <w:r w:rsidR="00E86E93">
          <w:rPr>
            <w:rFonts w:ascii="Times New Roman" w:hAnsi="Times New Roman" w:cs="Times New Roman"/>
            <w:sz w:val="24"/>
            <w:szCs w:val="24"/>
          </w:rPr>
          <w:t>long the</w:t>
        </w:r>
      </w:ins>
      <w:ins w:id="34" w:author="Barrett, Hannah" w:date="2023-11-19T09:57:00Z">
        <w:r w:rsidR="00E86E93">
          <w:rPr>
            <w:rFonts w:ascii="Times New Roman" w:hAnsi="Times New Roman" w:cs="Times New Roman"/>
            <w:sz w:val="24"/>
            <w:szCs w:val="24"/>
          </w:rPr>
          <w:t xml:space="preserve"> </w:t>
        </w:r>
      </w:ins>
      <w:ins w:id="35" w:author="Barrett, Hannah" w:date="2023-11-19T09:59:00Z">
        <w:r w:rsidR="00E86E93">
          <w:rPr>
            <w:rFonts w:ascii="Times New Roman" w:hAnsi="Times New Roman" w:cs="Times New Roman"/>
            <w:sz w:val="24"/>
            <w:szCs w:val="24"/>
          </w:rPr>
          <w:t xml:space="preserve">alcove </w:t>
        </w:r>
      </w:ins>
      <w:ins w:id="36" w:author="Barrett, Hannah" w:date="2023-11-19T09:57:00Z">
        <w:r w:rsidR="00E86E93">
          <w:rPr>
            <w:rFonts w:ascii="Times New Roman" w:hAnsi="Times New Roman" w:cs="Times New Roman"/>
            <w:sz w:val="24"/>
            <w:szCs w:val="24"/>
          </w:rPr>
          <w:t>thalweg</w:t>
        </w:r>
      </w:ins>
      <w:ins w:id="37" w:author="Barrett, Hannah" w:date="2023-11-19T09:56:00Z">
        <w:r w:rsidR="00E86E93">
          <w:rPr>
            <w:rFonts w:ascii="Times New Roman" w:hAnsi="Times New Roman" w:cs="Times New Roman"/>
            <w:sz w:val="24"/>
            <w:szCs w:val="24"/>
          </w:rPr>
          <w:t xml:space="preserve"> </w:t>
        </w:r>
      </w:ins>
      <w:ins w:id="38" w:author="Barrett, Hannah" w:date="2023-11-19T09:55:00Z">
        <w:r w:rsidR="00E86E93">
          <w:rPr>
            <w:rFonts w:ascii="Times New Roman" w:hAnsi="Times New Roman" w:cs="Times New Roman"/>
            <w:sz w:val="24"/>
            <w:szCs w:val="24"/>
          </w:rPr>
          <w:t>consistently yielded</w:t>
        </w:r>
      </w:ins>
      <w:ins w:id="39" w:author="Barrett, Hannah" w:date="2023-11-19T12:00:00Z">
        <w:r w:rsidR="00837BEF">
          <w:rPr>
            <w:rFonts w:ascii="Times New Roman" w:hAnsi="Times New Roman" w:cs="Times New Roman"/>
            <w:sz w:val="24"/>
            <w:szCs w:val="24"/>
          </w:rPr>
          <w:t xml:space="preserve"> similar</w:t>
        </w:r>
      </w:ins>
      <w:ins w:id="40" w:author="Barrett, Hannah" w:date="2023-11-19T09:55:00Z">
        <w:r w:rsidR="00E86E93">
          <w:rPr>
            <w:rFonts w:ascii="Times New Roman" w:hAnsi="Times New Roman" w:cs="Times New Roman"/>
            <w:sz w:val="24"/>
            <w:szCs w:val="24"/>
          </w:rPr>
          <w:t xml:space="preserve"> </w:t>
        </w:r>
      </w:ins>
      <w:ins w:id="41" w:author="Barrett, Hannah" w:date="2023-11-19T09:57:00Z">
        <w:r w:rsidR="00E86E93">
          <w:rPr>
            <w:rFonts w:ascii="Times New Roman" w:hAnsi="Times New Roman" w:cs="Times New Roman"/>
            <w:sz w:val="24"/>
            <w:szCs w:val="24"/>
          </w:rPr>
          <w:t xml:space="preserve">thermal </w:t>
        </w:r>
      </w:ins>
      <w:ins w:id="42" w:author="Barrett, Hannah" w:date="2023-11-19T09:59:00Z">
        <w:r w:rsidR="00E86E93">
          <w:rPr>
            <w:rFonts w:ascii="Times New Roman" w:hAnsi="Times New Roman" w:cs="Times New Roman"/>
            <w:sz w:val="24"/>
            <w:szCs w:val="24"/>
          </w:rPr>
          <w:t>profiles</w:t>
        </w:r>
      </w:ins>
      <w:ins w:id="43" w:author="Barrett, Hannah" w:date="2023-11-19T12:01:00Z">
        <w:r w:rsidR="00837BEF">
          <w:rPr>
            <w:rFonts w:ascii="Times New Roman" w:hAnsi="Times New Roman" w:cs="Times New Roman"/>
            <w:sz w:val="24"/>
            <w:szCs w:val="24"/>
          </w:rPr>
          <w:t xml:space="preserve"> to those in Figure 1</w:t>
        </w:r>
      </w:ins>
      <w:ins w:id="44" w:author="Barrett, Hannah" w:date="2023-11-19T09:57:00Z">
        <w:r w:rsidR="00837BEF">
          <w:rPr>
            <w:rFonts w:ascii="Times New Roman" w:hAnsi="Times New Roman" w:cs="Times New Roman"/>
            <w:sz w:val="24"/>
            <w:szCs w:val="24"/>
          </w:rPr>
          <w:t>, however m</w:t>
        </w:r>
      </w:ins>
      <w:ins w:id="45" w:author="Barrett, Hannah" w:date="2023-11-19T10:08:00Z">
        <w:r w:rsidR="00C22A88">
          <w:rPr>
            <w:rFonts w:ascii="Times New Roman" w:hAnsi="Times New Roman" w:cs="Times New Roman"/>
            <w:sz w:val="24"/>
            <w:szCs w:val="24"/>
          </w:rPr>
          <w:t>easurements</w:t>
        </w:r>
      </w:ins>
      <w:ins w:id="46" w:author="Barrett, Hannah" w:date="2023-11-19T10:07:00Z">
        <w:r w:rsidR="00C22A88">
          <w:rPr>
            <w:rFonts w:ascii="Times New Roman" w:hAnsi="Times New Roman" w:cs="Times New Roman"/>
            <w:sz w:val="24"/>
            <w:szCs w:val="24"/>
          </w:rPr>
          <w:t xml:space="preserve"> </w:t>
        </w:r>
      </w:ins>
      <w:ins w:id="47" w:author="Barrett, Hannah" w:date="2023-11-19T11:56:00Z">
        <w:r w:rsidR="00837BEF">
          <w:rPr>
            <w:rFonts w:ascii="Times New Roman" w:hAnsi="Times New Roman" w:cs="Times New Roman"/>
            <w:sz w:val="24"/>
            <w:szCs w:val="24"/>
          </w:rPr>
          <w:t xml:space="preserve">of </w:t>
        </w:r>
      </w:ins>
      <w:ins w:id="48" w:author="Barrett, Hannah" w:date="2023-11-19T10:07:00Z">
        <w:r w:rsidR="00C22A88">
          <w:rPr>
            <w:rFonts w:ascii="Times New Roman" w:hAnsi="Times New Roman" w:cs="Times New Roman"/>
            <w:sz w:val="24"/>
            <w:szCs w:val="24"/>
          </w:rPr>
          <w:t xml:space="preserve">DO across the alcove </w:t>
        </w:r>
      </w:ins>
      <w:ins w:id="49" w:author="Barrett, Hannah" w:date="2023-11-19T12:02:00Z">
        <w:r w:rsidR="00837BEF">
          <w:rPr>
            <w:rFonts w:ascii="Times New Roman" w:hAnsi="Times New Roman" w:cs="Times New Roman"/>
            <w:sz w:val="24"/>
            <w:szCs w:val="24"/>
          </w:rPr>
          <w:t>were more varied</w:t>
        </w:r>
      </w:ins>
      <w:ins w:id="50" w:author="Barrett, Hannah" w:date="2023-11-19T10:08:00Z">
        <w:r w:rsidR="00837BEF">
          <w:rPr>
            <w:rFonts w:ascii="Times New Roman" w:hAnsi="Times New Roman" w:cs="Times New Roman"/>
            <w:sz w:val="24"/>
            <w:szCs w:val="24"/>
          </w:rPr>
          <w:t xml:space="preserve">. </w:t>
        </w:r>
      </w:ins>
      <w:ins w:id="51" w:author="Barrett, Hannah" w:date="2023-11-19T11:57:00Z">
        <w:r w:rsidR="00837BEF">
          <w:rPr>
            <w:rFonts w:ascii="Times New Roman" w:hAnsi="Times New Roman" w:cs="Times New Roman"/>
            <w:sz w:val="24"/>
            <w:szCs w:val="24"/>
          </w:rPr>
          <w:t>I</w:t>
        </w:r>
      </w:ins>
      <w:ins w:id="52" w:author="Barrett, Hannah" w:date="2023-11-19T10:08:00Z">
        <w:r w:rsidR="00C22A88">
          <w:rPr>
            <w:rFonts w:ascii="Times New Roman" w:hAnsi="Times New Roman" w:cs="Times New Roman"/>
            <w:sz w:val="24"/>
            <w:szCs w:val="24"/>
          </w:rPr>
          <w:t xml:space="preserve">n the late afternoon, </w:t>
        </w:r>
      </w:ins>
      <w:ins w:id="53" w:author="Barrett, Hannah" w:date="2023-11-19T10:12:00Z">
        <w:r w:rsidR="00C22A88">
          <w:rPr>
            <w:rFonts w:ascii="Times New Roman" w:hAnsi="Times New Roman" w:cs="Times New Roman"/>
            <w:sz w:val="24"/>
            <w:szCs w:val="24"/>
          </w:rPr>
          <w:t xml:space="preserve">maximum </w:t>
        </w:r>
      </w:ins>
      <w:ins w:id="54" w:author="Barrett, Hannah" w:date="2023-11-19T10:10:00Z">
        <w:r w:rsidR="00C22A88">
          <w:rPr>
            <w:rFonts w:ascii="Times New Roman" w:hAnsi="Times New Roman" w:cs="Times New Roman"/>
            <w:sz w:val="24"/>
            <w:szCs w:val="24"/>
          </w:rPr>
          <w:t xml:space="preserve">epilimnetic DO ranged </w:t>
        </w:r>
      </w:ins>
      <w:ins w:id="55" w:author="Barrett, Hannah" w:date="2023-11-19T11:57:00Z">
        <w:r w:rsidR="00837BEF">
          <w:rPr>
            <w:rFonts w:ascii="Times New Roman" w:hAnsi="Times New Roman" w:cs="Times New Roman"/>
            <w:sz w:val="24"/>
            <w:szCs w:val="24"/>
          </w:rPr>
          <w:t>from</w:t>
        </w:r>
      </w:ins>
      <w:ins w:id="56" w:author="Barrett, Hannah" w:date="2023-11-19T10:10:00Z">
        <w:r w:rsidR="00C22A88">
          <w:rPr>
            <w:rFonts w:ascii="Times New Roman" w:hAnsi="Times New Roman" w:cs="Times New Roman"/>
            <w:sz w:val="24"/>
            <w:szCs w:val="24"/>
          </w:rPr>
          <w:t xml:space="preserve"> ~8</w:t>
        </w:r>
      </w:ins>
      <w:ins w:id="57" w:author="Barrett, Hannah" w:date="2023-11-19T10:11:00Z">
        <w:r w:rsidR="00C22A88">
          <w:rPr>
            <w:rFonts w:ascii="Times New Roman" w:hAnsi="Times New Roman" w:cs="Times New Roman"/>
            <w:sz w:val="24"/>
            <w:szCs w:val="24"/>
          </w:rPr>
          <w:t xml:space="preserve"> – 9.25</w:t>
        </w:r>
        <w:r w:rsidR="00C22A88" w:rsidRPr="002703D6">
          <w:rPr>
            <w:rFonts w:ascii="Times New Roman" w:hAnsi="Times New Roman" w:cs="Times New Roman"/>
            <w:sz w:val="24"/>
            <w:szCs w:val="24"/>
          </w:rPr>
          <w:t>mg</w:t>
        </w:r>
        <w:r w:rsidR="00C22A88">
          <w:rPr>
            <w:rFonts w:ascii="Times New Roman" w:hAnsi="Times New Roman" w:cs="Times New Roman"/>
            <w:sz w:val="24"/>
            <w:szCs w:val="24"/>
          </w:rPr>
          <w:t>•</w:t>
        </w:r>
        <w:r w:rsidR="00C22A88" w:rsidRPr="002703D6">
          <w:rPr>
            <w:rFonts w:ascii="Times New Roman" w:hAnsi="Times New Roman" w:cs="Times New Roman"/>
            <w:sz w:val="24"/>
            <w:szCs w:val="24"/>
          </w:rPr>
          <w:t>L</w:t>
        </w:r>
        <w:r w:rsidR="00C22A88">
          <w:rPr>
            <w:rFonts w:ascii="Times New Roman" w:hAnsi="Times New Roman" w:cs="Times New Roman"/>
            <w:sz w:val="24"/>
            <w:szCs w:val="24"/>
            <w:vertAlign w:val="superscript"/>
          </w:rPr>
          <w:t>-</w:t>
        </w:r>
        <w:r w:rsidR="00C22A88">
          <w:rPr>
            <w:rFonts w:ascii="Times New Roman" w:hAnsi="Times New Roman" w:cs="Times New Roman"/>
            <w:sz w:val="24"/>
            <w:szCs w:val="24"/>
            <w:vertAlign w:val="superscript"/>
          </w:rPr>
          <w:t>1</w:t>
        </w:r>
        <w:r w:rsidR="00C22A88">
          <w:rPr>
            <w:rFonts w:ascii="Times New Roman" w:hAnsi="Times New Roman" w:cs="Times New Roman"/>
            <w:sz w:val="24"/>
            <w:szCs w:val="24"/>
          </w:rPr>
          <w:t xml:space="preserve">, </w:t>
        </w:r>
      </w:ins>
      <w:ins w:id="58" w:author="Barrett, Hannah" w:date="2023-11-19T12:11:00Z">
        <w:r w:rsidR="00924D75">
          <w:rPr>
            <w:rFonts w:ascii="Times New Roman" w:hAnsi="Times New Roman" w:cs="Times New Roman"/>
            <w:sz w:val="24"/>
            <w:szCs w:val="24"/>
          </w:rPr>
          <w:t>and</w:t>
        </w:r>
      </w:ins>
      <w:ins w:id="59" w:author="Barrett, Hannah" w:date="2023-11-19T10:11:00Z">
        <w:r w:rsidR="00C22A88">
          <w:rPr>
            <w:rFonts w:ascii="Times New Roman" w:hAnsi="Times New Roman" w:cs="Times New Roman"/>
            <w:sz w:val="24"/>
            <w:szCs w:val="24"/>
          </w:rPr>
          <w:t xml:space="preserve"> </w:t>
        </w:r>
      </w:ins>
      <w:ins w:id="60" w:author="Barrett, Hannah" w:date="2023-11-19T10:12:00Z">
        <w:r w:rsidR="00C22A88">
          <w:rPr>
            <w:rFonts w:ascii="Times New Roman" w:hAnsi="Times New Roman" w:cs="Times New Roman"/>
            <w:sz w:val="24"/>
            <w:szCs w:val="24"/>
          </w:rPr>
          <w:t xml:space="preserve">minimum </w:t>
        </w:r>
      </w:ins>
      <w:ins w:id="61" w:author="Barrett, Hannah" w:date="2023-11-19T10:11:00Z">
        <w:r w:rsidR="00C22A88">
          <w:rPr>
            <w:rFonts w:ascii="Times New Roman" w:hAnsi="Times New Roman" w:cs="Times New Roman"/>
            <w:sz w:val="24"/>
            <w:szCs w:val="24"/>
          </w:rPr>
          <w:t>hypolimnetic DO ranged between</w:t>
        </w:r>
      </w:ins>
      <w:ins w:id="62" w:author="Barrett, Hannah" w:date="2023-11-19T10:18:00Z">
        <w:r w:rsidR="007D20A5">
          <w:rPr>
            <w:rFonts w:ascii="Times New Roman" w:hAnsi="Times New Roman" w:cs="Times New Roman"/>
            <w:sz w:val="24"/>
            <w:szCs w:val="24"/>
          </w:rPr>
          <w:t xml:space="preserve"> 2.2 – 7</w:t>
        </w:r>
        <w:r w:rsidR="007D20A5" w:rsidRPr="002703D6">
          <w:rPr>
            <w:rFonts w:ascii="Times New Roman" w:hAnsi="Times New Roman" w:cs="Times New Roman"/>
            <w:sz w:val="24"/>
            <w:szCs w:val="24"/>
          </w:rPr>
          <w:t>mg</w:t>
        </w:r>
        <w:r w:rsidR="007D20A5">
          <w:rPr>
            <w:rFonts w:ascii="Times New Roman" w:hAnsi="Times New Roman" w:cs="Times New Roman"/>
            <w:sz w:val="24"/>
            <w:szCs w:val="24"/>
          </w:rPr>
          <w:t>•</w:t>
        </w:r>
        <w:r w:rsidR="007D20A5" w:rsidRPr="002703D6">
          <w:rPr>
            <w:rFonts w:ascii="Times New Roman" w:hAnsi="Times New Roman" w:cs="Times New Roman"/>
            <w:sz w:val="24"/>
            <w:szCs w:val="24"/>
          </w:rPr>
          <w:t>L</w:t>
        </w:r>
        <w:r w:rsidR="007D20A5">
          <w:rPr>
            <w:rFonts w:ascii="Times New Roman" w:hAnsi="Times New Roman" w:cs="Times New Roman"/>
            <w:sz w:val="24"/>
            <w:szCs w:val="24"/>
            <w:vertAlign w:val="superscript"/>
          </w:rPr>
          <w:t>-1</w:t>
        </w:r>
        <w:r w:rsidR="007D20A5">
          <w:rPr>
            <w:rFonts w:ascii="Times New Roman" w:hAnsi="Times New Roman" w:cs="Times New Roman"/>
            <w:sz w:val="24"/>
            <w:szCs w:val="24"/>
          </w:rPr>
          <w:t>.</w:t>
        </w:r>
      </w:ins>
      <w:ins w:id="63" w:author="Barrett, Hannah" w:date="2023-11-19T10:19:00Z">
        <w:r w:rsidR="007D20A5">
          <w:rPr>
            <w:rFonts w:ascii="Times New Roman" w:hAnsi="Times New Roman" w:cs="Times New Roman"/>
            <w:sz w:val="24"/>
            <w:szCs w:val="24"/>
          </w:rPr>
          <w:t xml:space="preserve"> In the early morning, maximum epilimnetic DO ranged between</w:t>
        </w:r>
      </w:ins>
      <w:ins w:id="64" w:author="Barrett, Hannah" w:date="2023-11-19T10:21:00Z">
        <w:r w:rsidR="007D20A5">
          <w:rPr>
            <w:rFonts w:ascii="Times New Roman" w:hAnsi="Times New Roman" w:cs="Times New Roman"/>
            <w:sz w:val="24"/>
            <w:szCs w:val="24"/>
          </w:rPr>
          <w:t xml:space="preserve"> 3.7 – 6.7</w:t>
        </w:r>
      </w:ins>
      <w:ins w:id="65" w:author="Barrett, Hannah" w:date="2023-11-19T10:22:00Z">
        <w:r w:rsidR="007D20A5" w:rsidRPr="007D20A5">
          <w:rPr>
            <w:rFonts w:ascii="Times New Roman" w:hAnsi="Times New Roman" w:cs="Times New Roman"/>
            <w:sz w:val="24"/>
            <w:szCs w:val="24"/>
          </w:rPr>
          <w:t xml:space="preserve"> </w:t>
        </w:r>
        <w:r w:rsidR="007D20A5" w:rsidRPr="002703D6">
          <w:rPr>
            <w:rFonts w:ascii="Times New Roman" w:hAnsi="Times New Roman" w:cs="Times New Roman"/>
            <w:sz w:val="24"/>
            <w:szCs w:val="24"/>
          </w:rPr>
          <w:t>mg</w:t>
        </w:r>
        <w:r w:rsidR="007D20A5">
          <w:rPr>
            <w:rFonts w:ascii="Times New Roman" w:hAnsi="Times New Roman" w:cs="Times New Roman"/>
            <w:sz w:val="24"/>
            <w:szCs w:val="24"/>
          </w:rPr>
          <w:t>•</w:t>
        </w:r>
        <w:r w:rsidR="007D20A5" w:rsidRPr="002703D6">
          <w:rPr>
            <w:rFonts w:ascii="Times New Roman" w:hAnsi="Times New Roman" w:cs="Times New Roman"/>
            <w:sz w:val="24"/>
            <w:szCs w:val="24"/>
          </w:rPr>
          <w:t>L</w:t>
        </w:r>
        <w:r w:rsidR="007D20A5">
          <w:rPr>
            <w:rFonts w:ascii="Times New Roman" w:hAnsi="Times New Roman" w:cs="Times New Roman"/>
            <w:sz w:val="24"/>
            <w:szCs w:val="24"/>
            <w:vertAlign w:val="superscript"/>
          </w:rPr>
          <w:t>-1</w:t>
        </w:r>
        <w:r w:rsidR="007D20A5">
          <w:rPr>
            <w:rFonts w:ascii="Times New Roman" w:hAnsi="Times New Roman" w:cs="Times New Roman"/>
            <w:sz w:val="24"/>
            <w:szCs w:val="24"/>
          </w:rPr>
          <w:t xml:space="preserve">, </w:t>
        </w:r>
      </w:ins>
      <w:ins w:id="66" w:author="Barrett, Hannah" w:date="2023-11-19T12:11:00Z">
        <w:r w:rsidR="00924D75">
          <w:rPr>
            <w:rFonts w:ascii="Times New Roman" w:hAnsi="Times New Roman" w:cs="Times New Roman"/>
            <w:sz w:val="24"/>
            <w:szCs w:val="24"/>
          </w:rPr>
          <w:t>whereas</w:t>
        </w:r>
      </w:ins>
      <w:ins w:id="67" w:author="Barrett, Hannah" w:date="2023-11-19T10:22:00Z">
        <w:r w:rsidR="007D20A5">
          <w:rPr>
            <w:rFonts w:ascii="Times New Roman" w:hAnsi="Times New Roman" w:cs="Times New Roman"/>
            <w:sz w:val="24"/>
            <w:szCs w:val="24"/>
          </w:rPr>
          <w:t xml:space="preserve"> minimum hypolimnetic DO </w:t>
        </w:r>
      </w:ins>
      <w:ins w:id="68" w:author="Barrett, Hannah" w:date="2023-11-19T11:57:00Z">
        <w:r w:rsidR="00837BEF">
          <w:rPr>
            <w:rFonts w:ascii="Times New Roman" w:hAnsi="Times New Roman" w:cs="Times New Roman"/>
            <w:sz w:val="24"/>
            <w:szCs w:val="24"/>
          </w:rPr>
          <w:t>was as low as</w:t>
        </w:r>
      </w:ins>
      <w:ins w:id="69" w:author="Barrett, Hannah" w:date="2023-11-19T10:22:00Z">
        <w:r w:rsidR="007D20A5">
          <w:rPr>
            <w:rFonts w:ascii="Times New Roman" w:hAnsi="Times New Roman" w:cs="Times New Roman"/>
            <w:sz w:val="24"/>
            <w:szCs w:val="24"/>
          </w:rPr>
          <w:t xml:space="preserve"> </w:t>
        </w:r>
      </w:ins>
      <w:ins w:id="70" w:author="Barrett, Hannah" w:date="2023-11-19T10:23:00Z">
        <w:r w:rsidR="007D20A5">
          <w:rPr>
            <w:rFonts w:ascii="Times New Roman" w:hAnsi="Times New Roman" w:cs="Times New Roman"/>
            <w:sz w:val="24"/>
            <w:szCs w:val="24"/>
          </w:rPr>
          <w:t>0.3</w:t>
        </w:r>
        <w:r w:rsidR="007D20A5" w:rsidRPr="002703D6">
          <w:rPr>
            <w:rFonts w:ascii="Times New Roman" w:hAnsi="Times New Roman" w:cs="Times New Roman"/>
            <w:sz w:val="24"/>
            <w:szCs w:val="24"/>
          </w:rPr>
          <w:t>mg</w:t>
        </w:r>
        <w:r w:rsidR="007D20A5">
          <w:rPr>
            <w:rFonts w:ascii="Times New Roman" w:hAnsi="Times New Roman" w:cs="Times New Roman"/>
            <w:sz w:val="24"/>
            <w:szCs w:val="24"/>
          </w:rPr>
          <w:t>•</w:t>
        </w:r>
        <w:r w:rsidR="007D20A5" w:rsidRPr="002703D6">
          <w:rPr>
            <w:rFonts w:ascii="Times New Roman" w:hAnsi="Times New Roman" w:cs="Times New Roman"/>
            <w:sz w:val="24"/>
            <w:szCs w:val="24"/>
          </w:rPr>
          <w:t>L</w:t>
        </w:r>
        <w:r w:rsidR="007D20A5">
          <w:rPr>
            <w:rFonts w:ascii="Times New Roman" w:hAnsi="Times New Roman" w:cs="Times New Roman"/>
            <w:sz w:val="24"/>
            <w:szCs w:val="24"/>
            <w:vertAlign w:val="superscript"/>
          </w:rPr>
          <w:t>-1</w:t>
        </w:r>
        <w:r w:rsidR="00387300">
          <w:rPr>
            <w:rFonts w:ascii="Times New Roman" w:hAnsi="Times New Roman" w:cs="Times New Roman"/>
            <w:sz w:val="24"/>
            <w:szCs w:val="24"/>
          </w:rPr>
          <w:t>.</w:t>
        </w:r>
      </w:ins>
      <w:ins w:id="71" w:author="Barrett, Hannah" w:date="2023-11-19T12:03:00Z">
        <w:r w:rsidR="00924D75">
          <w:rPr>
            <w:rFonts w:ascii="Times New Roman" w:hAnsi="Times New Roman" w:cs="Times New Roman"/>
            <w:sz w:val="24"/>
            <w:szCs w:val="24"/>
          </w:rPr>
          <w:t xml:space="preserve"> </w:t>
        </w:r>
      </w:ins>
    </w:p>
    <w:p w14:paraId="27570D30" w14:textId="6B764ACB" w:rsidR="006169B7" w:rsidRDefault="006169B7" w:rsidP="00C42A4C">
      <w:pPr>
        <w:spacing w:line="480" w:lineRule="auto"/>
        <w:rPr>
          <w:ins w:id="72" w:author="Microsoft Office User" w:date="2023-10-17T08:52:00Z"/>
          <w:rFonts w:ascii="Times New Roman" w:hAnsi="Times New Roman" w:cs="Times New Roman"/>
          <w:i/>
          <w:sz w:val="24"/>
          <w:szCs w:val="24"/>
        </w:rPr>
      </w:pPr>
      <w:ins w:id="73" w:author="Microsoft Office User" w:date="2023-10-17T08:50:00Z">
        <w:r>
          <w:rPr>
            <w:rFonts w:ascii="Times New Roman" w:hAnsi="Times New Roman" w:cs="Times New Roman"/>
            <w:i/>
            <w:sz w:val="24"/>
            <w:szCs w:val="24"/>
          </w:rPr>
          <w:t>**I think you should re-frame this paragraph</w:t>
        </w:r>
      </w:ins>
      <w:ins w:id="74" w:author="Microsoft Office User" w:date="2023-10-17T08:56:00Z">
        <w:r>
          <w:rPr>
            <w:rFonts w:ascii="Times New Roman" w:hAnsi="Times New Roman" w:cs="Times New Roman"/>
            <w:i/>
            <w:sz w:val="24"/>
            <w:szCs w:val="24"/>
          </w:rPr>
          <w:t xml:space="preserve"> (mostly by rearranging sentences and adding some text)</w:t>
        </w:r>
      </w:ins>
      <w:ins w:id="75" w:author="Microsoft Office User" w:date="2023-10-17T08:50:00Z">
        <w:r>
          <w:rPr>
            <w:rFonts w:ascii="Times New Roman" w:hAnsi="Times New Roman" w:cs="Times New Roman"/>
            <w:i/>
            <w:sz w:val="24"/>
            <w:szCs w:val="24"/>
          </w:rPr>
          <w:t xml:space="preserve"> to explain how the stressors</w:t>
        </w:r>
      </w:ins>
      <w:ins w:id="76" w:author="Microsoft Office User" w:date="2023-10-17T08:51:00Z">
        <w:r>
          <w:rPr>
            <w:rFonts w:ascii="Times New Roman" w:hAnsi="Times New Roman" w:cs="Times New Roman"/>
            <w:i/>
            <w:sz w:val="24"/>
            <w:szCs w:val="24"/>
          </w:rPr>
          <w:t xml:space="preserve"> vary asynchronously, citing the plots</w:t>
        </w:r>
      </w:ins>
      <w:ins w:id="77" w:author="Microsoft Office User" w:date="2023-10-17T09:01:00Z">
        <w:r>
          <w:rPr>
            <w:rFonts w:ascii="Times New Roman" w:hAnsi="Times New Roman" w:cs="Times New Roman"/>
            <w:i/>
            <w:sz w:val="24"/>
            <w:szCs w:val="24"/>
          </w:rPr>
          <w:t xml:space="preserve">. </w:t>
        </w:r>
      </w:ins>
      <w:ins w:id="78" w:author="Microsoft Office User" w:date="2023-10-17T09:02:00Z">
        <w:r>
          <w:rPr>
            <w:rFonts w:ascii="Times New Roman" w:hAnsi="Times New Roman" w:cs="Times New Roman"/>
            <w:i/>
            <w:sz w:val="24"/>
            <w:szCs w:val="24"/>
          </w:rPr>
          <w:t xml:space="preserve">I would add another sentences explaining the spatial variation </w:t>
        </w:r>
      </w:ins>
      <w:ins w:id="79" w:author="Microsoft Office User" w:date="2023-10-17T09:03:00Z">
        <w:r>
          <w:rPr>
            <w:rFonts w:ascii="Times New Roman" w:hAnsi="Times New Roman" w:cs="Times New Roman"/>
            <w:i/>
            <w:sz w:val="24"/>
            <w:szCs w:val="24"/>
          </w:rPr>
          <w:t>–</w:t>
        </w:r>
      </w:ins>
      <w:ins w:id="80" w:author="Microsoft Office User" w:date="2023-10-17T09:02:00Z">
        <w:r>
          <w:rPr>
            <w:rFonts w:ascii="Times New Roman" w:hAnsi="Times New Roman" w:cs="Times New Roman"/>
            <w:i/>
            <w:sz w:val="24"/>
            <w:szCs w:val="24"/>
          </w:rPr>
          <w:t xml:space="preserve"> pro</w:t>
        </w:r>
      </w:ins>
      <w:ins w:id="81" w:author="Microsoft Office User" w:date="2023-10-17T09:03:00Z">
        <w:r>
          <w:rPr>
            <w:rFonts w:ascii="Times New Roman" w:hAnsi="Times New Roman" w:cs="Times New Roman"/>
            <w:i/>
            <w:sz w:val="24"/>
            <w:szCs w:val="24"/>
          </w:rPr>
          <w:t>files, then shift to temporal variation, and close with the key point – that thermal stress occurs during day/evening at the surface, and DO stress peaks in night/</w:t>
        </w:r>
      </w:ins>
      <w:ins w:id="82" w:author="Microsoft Office User" w:date="2023-10-17T09:04:00Z">
        <w:r>
          <w:rPr>
            <w:rFonts w:ascii="Times New Roman" w:hAnsi="Times New Roman" w:cs="Times New Roman"/>
            <w:i/>
            <w:sz w:val="24"/>
            <w:szCs w:val="24"/>
          </w:rPr>
          <w:t>morning at the bottom, so the stressors are ephemeral and asynchronous</w:t>
        </w:r>
      </w:ins>
    </w:p>
    <w:p w14:paraId="744E0DA9" w14:textId="3742F89D" w:rsidR="006169B7" w:rsidRPr="006169B7" w:rsidDel="006169B7" w:rsidRDefault="006169B7">
      <w:pPr>
        <w:pStyle w:val="ListParagraph"/>
        <w:numPr>
          <w:ilvl w:val="0"/>
          <w:numId w:val="1"/>
        </w:numPr>
        <w:spacing w:line="480" w:lineRule="auto"/>
        <w:rPr>
          <w:del w:id="83" w:author="Microsoft Office User" w:date="2023-10-17T08:59:00Z"/>
          <w:rFonts w:ascii="Times New Roman" w:hAnsi="Times New Roman" w:cs="Times New Roman"/>
          <w:i/>
          <w:sz w:val="24"/>
          <w:szCs w:val="24"/>
          <w:rPrChange w:id="84" w:author="Microsoft Office User" w:date="2023-10-17T08:52:00Z">
            <w:rPr>
              <w:del w:id="85" w:author="Microsoft Office User" w:date="2023-10-17T08:59:00Z"/>
            </w:rPr>
          </w:rPrChange>
        </w:rPr>
        <w:pPrChange w:id="86" w:author="Microsoft Office User" w:date="2023-10-17T08:52:00Z">
          <w:pPr>
            <w:spacing w:line="480" w:lineRule="auto"/>
          </w:pPr>
        </w:pPrChange>
      </w:pPr>
    </w:p>
    <w:p w14:paraId="138C1EF5" w14:textId="77777777" w:rsidR="006169B7" w:rsidRDefault="006169B7" w:rsidP="00F56768">
      <w:pPr>
        <w:spacing w:line="480" w:lineRule="auto"/>
        <w:ind w:firstLine="720"/>
        <w:rPr>
          <w:ins w:id="87" w:author="Microsoft Office User" w:date="2023-10-17T08:50:00Z"/>
          <w:rFonts w:ascii="Times New Roman" w:hAnsi="Times New Roman" w:cs="Times New Roman"/>
          <w:sz w:val="24"/>
          <w:szCs w:val="24"/>
        </w:rPr>
      </w:pPr>
    </w:p>
    <w:p w14:paraId="76A375B8" w14:textId="283EFE0D" w:rsidR="00C42A4C" w:rsidRDefault="00C42A4C" w:rsidP="00F56768">
      <w:pPr>
        <w:spacing w:line="480" w:lineRule="auto"/>
        <w:ind w:firstLine="720"/>
        <w:rPr>
          <w:rFonts w:ascii="Times New Roman" w:hAnsi="Times New Roman" w:cs="Times New Roman"/>
          <w:sz w:val="24"/>
          <w:szCs w:val="24"/>
        </w:rPr>
      </w:pPr>
      <w:moveFromRangeStart w:id="88" w:author="Barrett, Hannah" w:date="2023-11-19T11:58:00Z" w:name="move151287525"/>
      <w:moveFrom w:id="89" w:author="Barrett, Hannah" w:date="2023-11-19T11:58:00Z">
        <w:r w:rsidDel="00837BEF">
          <w:rPr>
            <w:rFonts w:ascii="Times New Roman" w:hAnsi="Times New Roman" w:cs="Times New Roman"/>
            <w:sz w:val="24"/>
            <w:szCs w:val="24"/>
          </w:rPr>
          <w:t>Profiles of temperature and DO in Blue Ruin alcove show pronounced vertical stratification (Figure 1)</w:t>
        </w:r>
        <w:r w:rsidR="006169B7" w:rsidDel="00837BEF">
          <w:rPr>
            <w:rFonts w:ascii="Times New Roman" w:hAnsi="Times New Roman" w:cs="Times New Roman"/>
            <w:sz w:val="24"/>
            <w:szCs w:val="24"/>
          </w:rPr>
          <w:t>, with the contrasts between layers being higher in the daytime</w:t>
        </w:r>
        <w:r w:rsidDel="00837BEF">
          <w:rPr>
            <w:rFonts w:ascii="Times New Roman" w:hAnsi="Times New Roman" w:cs="Times New Roman"/>
            <w:sz w:val="24"/>
            <w:szCs w:val="24"/>
          </w:rPr>
          <w:t>.</w:t>
        </w:r>
      </w:moveFrom>
      <w:moveFromRangeEnd w:id="88"/>
      <w:ins w:id="90" w:author="Barrett, Hannah" w:date="2023-11-19T09:05:00Z">
        <w:r w:rsidR="00CB059C">
          <w:rPr>
            <w:rFonts w:ascii="Times New Roman" w:hAnsi="Times New Roman" w:cs="Times New Roman"/>
            <w:sz w:val="24"/>
            <w:szCs w:val="24"/>
          </w:rPr>
          <w:t>T</w:t>
        </w:r>
      </w:ins>
      <w:ins w:id="91" w:author="Barrett, Hannah" w:date="2023-11-19T09:04:00Z">
        <w:r w:rsidR="00CB059C">
          <w:rPr>
            <w:rFonts w:ascii="Times New Roman" w:hAnsi="Times New Roman" w:cs="Times New Roman"/>
            <w:sz w:val="24"/>
            <w:szCs w:val="24"/>
          </w:rPr>
          <w:t xml:space="preserve">he plane of the thermocline  </w:t>
        </w:r>
      </w:ins>
      <w:r>
        <w:rPr>
          <w:rFonts w:ascii="Times New Roman" w:hAnsi="Times New Roman" w:cs="Times New Roman"/>
          <w:sz w:val="24"/>
          <w:szCs w:val="24"/>
        </w:rPr>
        <w:t xml:space="preserve"> </w:t>
      </w:r>
      <w:commentRangeStart w:id="92"/>
      <w:r>
        <w:rPr>
          <w:rFonts w:ascii="Times New Roman" w:hAnsi="Times New Roman" w:cs="Times New Roman"/>
          <w:sz w:val="24"/>
          <w:szCs w:val="24"/>
        </w:rPr>
        <w:t>Surface</w:t>
      </w:r>
      <w:commentRangeEnd w:id="92"/>
      <w:r w:rsidR="006169B7">
        <w:rPr>
          <w:rStyle w:val="CommentReference"/>
        </w:rPr>
        <w:commentReference w:id="92"/>
      </w:r>
      <w:r>
        <w:rPr>
          <w:rFonts w:ascii="Times New Roman" w:hAnsi="Times New Roman" w:cs="Times New Roman"/>
          <w:sz w:val="24"/>
          <w:szCs w:val="24"/>
        </w:rPr>
        <w:t xml:space="preserve"> temperatures increased from 17.7℃ to 22.8℃ between early morning and late afternoon, and surface DO concentrations increased from 3.9mg•L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to 9.1mg•L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respectively. Conversely, hypolimnetic temperature and DO remained fairly </w:t>
      </w:r>
      <w:r>
        <w:rPr>
          <w:rFonts w:ascii="Times New Roman" w:hAnsi="Times New Roman" w:cs="Times New Roman"/>
          <w:sz w:val="24"/>
          <w:szCs w:val="24"/>
        </w:rPr>
        <w:lastRenderedPageBreak/>
        <w:t>consistent between the two measurement periods</w:t>
      </w:r>
      <w:commentRangeStart w:id="93"/>
      <w:r>
        <w:rPr>
          <w:rFonts w:ascii="Times New Roman" w:hAnsi="Times New Roman" w:cs="Times New Roman"/>
          <w:sz w:val="24"/>
          <w:szCs w:val="24"/>
        </w:rPr>
        <w:t>. Both Blue Ruin and Norwood cold-water alcoves display</w:t>
      </w:r>
      <w:r w:rsidR="00596A91">
        <w:rPr>
          <w:rFonts w:ascii="Times New Roman" w:hAnsi="Times New Roman" w:cs="Times New Roman"/>
          <w:sz w:val="24"/>
          <w:szCs w:val="24"/>
        </w:rPr>
        <w:t>ed</w:t>
      </w:r>
      <w:r>
        <w:rPr>
          <w:rFonts w:ascii="Times New Roman" w:hAnsi="Times New Roman" w:cs="Times New Roman"/>
          <w:sz w:val="24"/>
          <w:szCs w:val="24"/>
        </w:rPr>
        <w:t xml:space="preserve"> distinct diel cycling of DO and temperature </w:t>
      </w:r>
      <w:commentRangeEnd w:id="93"/>
      <w:r w:rsidR="006169B7">
        <w:rPr>
          <w:rStyle w:val="CommentReference"/>
        </w:rPr>
        <w:commentReference w:id="93"/>
      </w:r>
      <w:r>
        <w:rPr>
          <w:rFonts w:ascii="Times New Roman" w:hAnsi="Times New Roman" w:cs="Times New Roman"/>
          <w:sz w:val="24"/>
          <w:szCs w:val="24"/>
        </w:rPr>
        <w:t xml:space="preserve">(Figure 2, Table 1, Supplemental Figure 2 &amp; 3). In both alcoves, a DO minima and maxima occurred during the early morning and early evening, respectively. However, the </w:t>
      </w:r>
      <w:r w:rsidRPr="00B07D79">
        <w:rPr>
          <w:rFonts w:ascii="Times New Roman" w:hAnsi="Times New Roman" w:cs="Times New Roman"/>
          <w:sz w:val="24"/>
          <w:szCs w:val="24"/>
        </w:rPr>
        <w:t>2-hour periods of high and low DO occurred at slightly shifted windows of time (5:00-7:00 &amp; 17:00-19:00 for Blue Ruin, 6:00-8:00 &amp; 18:00-20:00 for Norwood), likely due to differing alcove orientation and solar exposure.</w:t>
      </w:r>
    </w:p>
    <w:p w14:paraId="77E8038F"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Results </w:t>
      </w:r>
      <w:commentRangeStart w:id="94"/>
      <w:r>
        <w:rPr>
          <w:rFonts w:ascii="Times New Roman" w:hAnsi="Times New Roman" w:cs="Times New Roman"/>
          <w:sz w:val="24"/>
          <w:szCs w:val="24"/>
        </w:rPr>
        <w:t xml:space="preserve">from linear models comparing the 2-hour windows of DO-minima and DO-maxima at Blue Ruin and Norwood alcoves all show a clear positive relationship (Figure 3, Table 2). Similarly, results from a linear mixed model comparing all six alcoves maintains this strong positive relationship. The severity of the slope, however, varies amongst alcoves. </w:t>
      </w:r>
      <w:commentRangeEnd w:id="94"/>
      <w:r w:rsidR="006169B7">
        <w:rPr>
          <w:rStyle w:val="CommentReference"/>
        </w:rPr>
        <w:commentReference w:id="94"/>
      </w:r>
    </w:p>
    <w:p w14:paraId="1ADD7E8F" w14:textId="77777777" w:rsidR="00C42A4C" w:rsidRPr="00CD13E0"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 xml:space="preserve">Alternative behavioral responses and variation in simulated </w:t>
      </w:r>
      <w:commentRangeStart w:id="95"/>
      <w:r>
        <w:rPr>
          <w:rFonts w:ascii="Times New Roman" w:hAnsi="Times New Roman" w:cs="Times New Roman"/>
          <w:i/>
          <w:sz w:val="24"/>
          <w:szCs w:val="24"/>
        </w:rPr>
        <w:t>habitat</w:t>
      </w:r>
      <w:commentRangeEnd w:id="95"/>
      <w:r w:rsidR="006169B7">
        <w:rPr>
          <w:rStyle w:val="CommentReference"/>
        </w:rPr>
        <w:commentReference w:id="95"/>
      </w:r>
      <w:r>
        <w:rPr>
          <w:rFonts w:ascii="Times New Roman" w:hAnsi="Times New Roman" w:cs="Times New Roman"/>
          <w:i/>
          <w:sz w:val="24"/>
          <w:szCs w:val="24"/>
        </w:rPr>
        <w:t xml:space="preserve"> selection </w:t>
      </w:r>
    </w:p>
    <w:p w14:paraId="3E4D064C" w14:textId="72EF0066"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w:t>
      </w:r>
      <w:r w:rsidR="006169B7">
        <w:rPr>
          <w:rFonts w:ascii="Times New Roman" w:hAnsi="Times New Roman" w:cs="Times New Roman"/>
          <w:sz w:val="24"/>
          <w:szCs w:val="24"/>
        </w:rPr>
        <w:t xml:space="preserve">behavioral </w:t>
      </w:r>
      <w:r>
        <w:rPr>
          <w:rFonts w:ascii="Times New Roman" w:hAnsi="Times New Roman" w:cs="Times New Roman"/>
          <w:sz w:val="24"/>
          <w:szCs w:val="24"/>
        </w:rPr>
        <w:t xml:space="preserve">simulation </w:t>
      </w:r>
      <w:r w:rsidR="006169B7">
        <w:rPr>
          <w:rFonts w:ascii="Times New Roman" w:hAnsi="Times New Roman" w:cs="Times New Roman"/>
          <w:sz w:val="24"/>
          <w:szCs w:val="24"/>
        </w:rPr>
        <w:t xml:space="preserve">illustrated </w:t>
      </w:r>
      <w:r>
        <w:rPr>
          <w:rFonts w:ascii="Times New Roman" w:hAnsi="Times New Roman" w:cs="Times New Roman"/>
          <w:sz w:val="24"/>
          <w:szCs w:val="24"/>
        </w:rPr>
        <w:t>three distinct</w:t>
      </w:r>
      <w:r w:rsidR="006169B7">
        <w:rPr>
          <w:rFonts w:ascii="Times New Roman" w:hAnsi="Times New Roman" w:cs="Times New Roman"/>
          <w:sz w:val="24"/>
          <w:szCs w:val="24"/>
        </w:rPr>
        <w:t xml:space="preserve"> patterns of</w:t>
      </w:r>
      <w:r>
        <w:rPr>
          <w:rFonts w:ascii="Times New Roman" w:hAnsi="Times New Roman" w:cs="Times New Roman"/>
          <w:sz w:val="24"/>
          <w:szCs w:val="24"/>
        </w:rPr>
        <w:t xml:space="preserve"> depth selection (Figure 4a). </w:t>
      </w:r>
      <w:r w:rsidR="006169B7">
        <w:rPr>
          <w:rFonts w:ascii="Times New Roman" w:hAnsi="Times New Roman" w:cs="Times New Roman"/>
          <w:sz w:val="24"/>
          <w:szCs w:val="24"/>
        </w:rPr>
        <w:t>Selecting for maximum 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r w:rsidR="006169B7">
        <w:rPr>
          <w:rFonts w:ascii="Times New Roman" w:hAnsi="Times New Roman" w:cs="Times New Roman"/>
          <w:sz w:val="24"/>
          <w:szCs w:val="24"/>
        </w:rPr>
        <w:t>) or minimum temperature</w:t>
      </w:r>
      <w:r w:rsidRPr="00334360">
        <w:rPr>
          <w:rFonts w:ascii="Times New Roman" w:hAnsi="Times New Roman" w:cs="Times New Roman"/>
          <w:sz w:val="24"/>
          <w:szCs w:val="24"/>
        </w:rPr>
        <w:t xml:space="preserve"> </w:t>
      </w:r>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r>
        <w:rPr>
          <w:rFonts w:ascii="Times New Roman" w:hAnsi="Times New Roman" w:cs="Times New Roman"/>
          <w:sz w:val="24"/>
          <w:szCs w:val="24"/>
        </w:rPr>
        <w:t xml:space="preserve">) </w:t>
      </w:r>
      <w:r w:rsidR="006169B7">
        <w:rPr>
          <w:rFonts w:ascii="Times New Roman" w:hAnsi="Times New Roman" w:cs="Times New Roman"/>
          <w:sz w:val="24"/>
          <w:szCs w:val="24"/>
        </w:rPr>
        <w:t>led fish to hold at constant depths at either the surface or bottom, respectively.</w:t>
      </w:r>
      <w:r>
        <w:rPr>
          <w:rFonts w:ascii="Times New Roman" w:hAnsi="Times New Roman" w:cs="Times New Roman"/>
          <w:sz w:val="24"/>
          <w:szCs w:val="24"/>
        </w:rPr>
        <w:t xml:space="preserve"> </w:t>
      </w:r>
      <w:r w:rsidR="006169B7">
        <w:rPr>
          <w:rFonts w:ascii="Times New Roman" w:hAnsi="Times New Roman" w:cs="Times New Roman"/>
          <w:sz w:val="24"/>
          <w:szCs w:val="24"/>
        </w:rPr>
        <w:t xml:space="preserve">In contrast, a strategy considering both </w:t>
      </w:r>
      <w:r>
        <w:rPr>
          <w:rFonts w:ascii="Times New Roman" w:hAnsi="Times New Roman" w:cs="Times New Roman"/>
          <w:sz w:val="24"/>
          <w:szCs w:val="24"/>
        </w:rPr>
        <w:t>temperature and oxygen (TDO</w:t>
      </w:r>
      <w:r w:rsidRPr="003173CB">
        <w:rPr>
          <w:rFonts w:ascii="Times New Roman" w:hAnsi="Times New Roman" w:cs="Times New Roman"/>
          <w:sz w:val="24"/>
          <w:szCs w:val="24"/>
          <w:vertAlign w:val="subscript"/>
        </w:rPr>
        <w:t>opt</w:t>
      </w:r>
      <w:r>
        <w:rPr>
          <w:rFonts w:ascii="Times New Roman" w:hAnsi="Times New Roman" w:cs="Times New Roman"/>
          <w:sz w:val="24"/>
          <w:szCs w:val="24"/>
        </w:rPr>
        <w:t xml:space="preserve">) </w:t>
      </w:r>
      <w:r w:rsidR="006169B7">
        <w:rPr>
          <w:rFonts w:ascii="Times New Roman" w:hAnsi="Times New Roman" w:cs="Times New Roman"/>
          <w:sz w:val="24"/>
          <w:szCs w:val="24"/>
        </w:rPr>
        <w:t>generated</w:t>
      </w:r>
      <w:r>
        <w:rPr>
          <w:rFonts w:ascii="Times New Roman" w:hAnsi="Times New Roman" w:cs="Times New Roman"/>
          <w:sz w:val="24"/>
          <w:szCs w:val="24"/>
        </w:rPr>
        <w:t xml:space="preserve"> diel vertical movement</w:t>
      </w:r>
      <w:r w:rsidR="006169B7">
        <w:rPr>
          <w:rFonts w:ascii="Times New Roman" w:hAnsi="Times New Roman" w:cs="Times New Roman"/>
          <w:sz w:val="24"/>
          <w:szCs w:val="24"/>
        </w:rPr>
        <w:t xml:space="preserve">, </w:t>
      </w:r>
      <w:r>
        <w:rPr>
          <w:rFonts w:ascii="Times New Roman" w:hAnsi="Times New Roman" w:cs="Times New Roman"/>
          <w:sz w:val="24"/>
          <w:szCs w:val="24"/>
        </w:rPr>
        <w:t xml:space="preserve"> shifting towards the surface during the late night and early morning when DO at depth became limiting, then moving deeper during the day when DO was high but surface temperatures were overly warm. </w:t>
      </w:r>
    </w:p>
    <w:p w14:paraId="2BF75CFD" w14:textId="4E504CD6" w:rsidR="00C42A4C" w:rsidRPr="00EA1F4A" w:rsidRDefault="006169B7" w:rsidP="00C42A4C">
      <w:pPr>
        <w:spacing w:line="480" w:lineRule="auto"/>
        <w:rPr>
          <w:rFonts w:ascii="Times New Roman" w:hAnsi="Times New Roman" w:cs="Times New Roman"/>
          <w:i/>
          <w:sz w:val="24"/>
          <w:szCs w:val="24"/>
        </w:rPr>
      </w:pPr>
      <w:r>
        <w:rPr>
          <w:rFonts w:ascii="Times New Roman" w:hAnsi="Times New Roman" w:cs="Times New Roman"/>
          <w:i/>
          <w:sz w:val="24"/>
          <w:szCs w:val="24"/>
        </w:rPr>
        <w:t>Observed depth selection behavior in alcove enclosures</w:t>
      </w:r>
    </w:p>
    <w:p w14:paraId="4BB72569" w14:textId="565AF6AB" w:rsidR="00C42A4C" w:rsidRDefault="006169B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sidR="00C42A4C">
        <w:rPr>
          <w:rFonts w:ascii="Times New Roman" w:hAnsi="Times New Roman" w:cs="Times New Roman"/>
          <w:sz w:val="24"/>
          <w:szCs w:val="24"/>
        </w:rPr>
        <w:t xml:space="preserve"> </w:t>
      </w:r>
      <w:r>
        <w:rPr>
          <w:rFonts w:ascii="Times New Roman" w:hAnsi="Times New Roman" w:cs="Times New Roman"/>
          <w:sz w:val="24"/>
          <w:szCs w:val="24"/>
        </w:rPr>
        <w:t xml:space="preserve">exhibited </w:t>
      </w:r>
      <w:r w:rsidR="00C42A4C">
        <w:rPr>
          <w:rFonts w:ascii="Times New Roman" w:hAnsi="Times New Roman" w:cs="Times New Roman"/>
          <w:sz w:val="24"/>
          <w:szCs w:val="24"/>
        </w:rPr>
        <w:t>diel</w:t>
      </w:r>
      <w:r w:rsidR="00C42A4C" w:rsidRPr="00314932">
        <w:rPr>
          <w:rFonts w:ascii="Times New Roman" w:hAnsi="Times New Roman" w:cs="Times New Roman"/>
          <w:sz w:val="24"/>
          <w:szCs w:val="24"/>
        </w:rPr>
        <w:t xml:space="preserve"> vertical m</w:t>
      </w:r>
      <w:r w:rsidR="00C42A4C">
        <w:rPr>
          <w:rFonts w:ascii="Times New Roman" w:hAnsi="Times New Roman" w:cs="Times New Roman"/>
          <w:sz w:val="24"/>
          <w:szCs w:val="24"/>
        </w:rPr>
        <w:t>ovement</w:t>
      </w:r>
      <w:r w:rsidR="00C42A4C" w:rsidRPr="00314932">
        <w:rPr>
          <w:rFonts w:ascii="Times New Roman" w:hAnsi="Times New Roman" w:cs="Times New Roman"/>
          <w:sz w:val="24"/>
          <w:szCs w:val="24"/>
        </w:rPr>
        <w:t xml:space="preserve"> </w:t>
      </w:r>
      <w:r>
        <w:rPr>
          <w:rFonts w:ascii="Times New Roman" w:hAnsi="Times New Roman" w:cs="Times New Roman"/>
          <w:sz w:val="24"/>
          <w:szCs w:val="24"/>
        </w:rPr>
        <w:t>similar to that generated by the TDO</w:t>
      </w:r>
      <w:r w:rsidRPr="00A8767D">
        <w:rPr>
          <w:rFonts w:ascii="Times New Roman" w:hAnsi="Times New Roman" w:cs="Times New Roman"/>
          <w:sz w:val="24"/>
          <w:szCs w:val="24"/>
          <w:vertAlign w:val="subscript"/>
        </w:rPr>
        <w:t>opt</w:t>
      </w:r>
      <w:r w:rsidR="00C42A4C" w:rsidRPr="00A8767D">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strategy </w:t>
      </w:r>
      <w:r w:rsidR="00C42A4C">
        <w:rPr>
          <w:rFonts w:ascii="Times New Roman" w:hAnsi="Times New Roman" w:cs="Times New Roman"/>
          <w:sz w:val="24"/>
          <w:szCs w:val="24"/>
        </w:rPr>
        <w:t xml:space="preserve">(Figure 4b). </w:t>
      </w:r>
      <w:r>
        <w:rPr>
          <w:rFonts w:ascii="Times New Roman" w:hAnsi="Times New Roman" w:cs="Times New Roman"/>
          <w:sz w:val="24"/>
          <w:szCs w:val="24"/>
        </w:rPr>
        <w:t>These t</w:t>
      </w:r>
      <w:r w:rsidR="00C42A4C">
        <w:rPr>
          <w:rFonts w:ascii="Times New Roman" w:hAnsi="Times New Roman" w:cs="Times New Roman"/>
          <w:sz w:val="24"/>
          <w:szCs w:val="24"/>
        </w:rPr>
        <w:t xml:space="preserve">agged fish exhibited individual and intra-individual level variation in movement patterns (Supplemental Figure 4), </w:t>
      </w:r>
      <w:r>
        <w:rPr>
          <w:rFonts w:ascii="Times New Roman" w:hAnsi="Times New Roman" w:cs="Times New Roman"/>
          <w:sz w:val="24"/>
          <w:szCs w:val="24"/>
        </w:rPr>
        <w:t xml:space="preserve">but a </w:t>
      </w:r>
      <w:r w:rsidR="00C42A4C" w:rsidRPr="00540265">
        <w:rPr>
          <w:rFonts w:ascii="Times New Roman" w:hAnsi="Times New Roman" w:cs="Times New Roman"/>
          <w:sz w:val="24"/>
          <w:szCs w:val="24"/>
        </w:rPr>
        <w:t xml:space="preserve">smoothed fit of </w:t>
      </w:r>
      <w:r w:rsidR="00C42A4C" w:rsidRPr="00540265">
        <w:rPr>
          <w:rFonts w:ascii="Times New Roman" w:hAnsi="Times New Roman" w:cs="Times New Roman"/>
          <w:sz w:val="24"/>
          <w:szCs w:val="24"/>
        </w:rPr>
        <w:lastRenderedPageBreak/>
        <w:t>fis</w:t>
      </w:r>
      <w:r w:rsidR="00C42A4C">
        <w:rPr>
          <w:rFonts w:ascii="Times New Roman" w:hAnsi="Times New Roman" w:cs="Times New Roman"/>
          <w:sz w:val="24"/>
          <w:szCs w:val="24"/>
        </w:rPr>
        <w:t xml:space="preserve">h depth </w:t>
      </w:r>
      <w:r>
        <w:rPr>
          <w:rFonts w:ascii="Times New Roman" w:hAnsi="Times New Roman" w:cs="Times New Roman"/>
          <w:sz w:val="24"/>
          <w:szCs w:val="24"/>
        </w:rPr>
        <w:t xml:space="preserve">versus </w:t>
      </w:r>
      <w:r w:rsidR="00C42A4C">
        <w:rPr>
          <w:rFonts w:ascii="Times New Roman" w:hAnsi="Times New Roman" w:cs="Times New Roman"/>
          <w:sz w:val="24"/>
          <w:szCs w:val="24"/>
        </w:rPr>
        <w:t>time</w:t>
      </w:r>
      <w:r>
        <w:rPr>
          <w:rFonts w:ascii="Times New Roman" w:hAnsi="Times New Roman" w:cs="Times New Roman"/>
          <w:sz w:val="24"/>
          <w:szCs w:val="24"/>
        </w:rPr>
        <w:t xml:space="preserve">-of-day, pooled across </w:t>
      </w:r>
      <w:r w:rsidR="00C42A4C">
        <w:rPr>
          <w:rFonts w:ascii="Times New Roman" w:hAnsi="Times New Roman" w:cs="Times New Roman"/>
          <w:sz w:val="24"/>
          <w:szCs w:val="24"/>
        </w:rPr>
        <w:t xml:space="preserve">all </w:t>
      </w:r>
      <w:r w:rsidR="00C42A4C" w:rsidRPr="00540265">
        <w:rPr>
          <w:rFonts w:ascii="Times New Roman" w:hAnsi="Times New Roman" w:cs="Times New Roman"/>
          <w:sz w:val="24"/>
          <w:szCs w:val="24"/>
        </w:rPr>
        <w:t>individuals</w:t>
      </w:r>
      <w:ins w:id="96" w:author="Microsoft Office User" w:date="2023-10-17T09:30:00Z">
        <w:r>
          <w:rPr>
            <w:rFonts w:ascii="Times New Roman" w:hAnsi="Times New Roman" w:cs="Times New Roman"/>
            <w:sz w:val="24"/>
            <w:szCs w:val="24"/>
          </w:rPr>
          <w:t>,</w:t>
        </w:r>
      </w:ins>
      <w:r w:rsidR="00C42A4C" w:rsidRPr="00540265">
        <w:rPr>
          <w:rFonts w:ascii="Times New Roman" w:hAnsi="Times New Roman" w:cs="Times New Roman"/>
          <w:sz w:val="24"/>
          <w:szCs w:val="24"/>
        </w:rPr>
        <w:t xml:space="preserve"> </w:t>
      </w:r>
      <w:r w:rsidR="00C42A4C">
        <w:rPr>
          <w:rFonts w:ascii="Times New Roman" w:hAnsi="Times New Roman" w:cs="Times New Roman"/>
          <w:sz w:val="24"/>
          <w:szCs w:val="24"/>
        </w:rPr>
        <w:t xml:space="preserve">yielded a distinct vertical movement pattern (Figure 4c). Fish shifted deeper in the water column at dawn (~6:00), and held at depth until early evening (~18:00). </w:t>
      </w:r>
      <w:del w:id="97" w:author="Barrett, Hannah" w:date="2023-11-17T14:40:00Z">
        <w:r w:rsidR="00C42A4C" w:rsidDel="00A8767D">
          <w:rPr>
            <w:rFonts w:ascii="Times New Roman" w:hAnsi="Times New Roman" w:cs="Times New Roman"/>
            <w:sz w:val="24"/>
            <w:szCs w:val="24"/>
          </w:rPr>
          <w:delText xml:space="preserve">In </w:delText>
        </w:r>
        <w:commentRangeStart w:id="98"/>
        <w:r w:rsidR="00C42A4C" w:rsidDel="00A8767D">
          <w:rPr>
            <w:rFonts w:ascii="Times New Roman" w:hAnsi="Times New Roman" w:cs="Times New Roman"/>
            <w:sz w:val="24"/>
            <w:szCs w:val="24"/>
          </w:rPr>
          <w:delText xml:space="preserve">total, we collected data from 13-fish in Blue Ruin alcove, and 8-fish in Norwood alcove; 9-fish escaped the net pens during the study, and two of the iButtons </w:delText>
        </w:r>
      </w:del>
      <w:ins w:id="99" w:author="Microsoft Office User" w:date="2023-10-17T09:31:00Z">
        <w:del w:id="100" w:author="Barrett, Hannah" w:date="2023-11-17T14:40:00Z">
          <w:r w:rsidDel="00A8767D">
            <w:rPr>
              <w:rFonts w:ascii="Times New Roman" w:hAnsi="Times New Roman" w:cs="Times New Roman"/>
              <w:sz w:val="24"/>
              <w:szCs w:val="24"/>
            </w:rPr>
            <w:delText xml:space="preserve">loggers </w:delText>
          </w:r>
        </w:del>
      </w:ins>
      <w:del w:id="101" w:author="Barrett, Hannah" w:date="2023-11-17T14:40:00Z">
        <w:r w:rsidR="00C42A4C" w:rsidDel="00A8767D">
          <w:rPr>
            <w:rFonts w:ascii="Times New Roman" w:hAnsi="Times New Roman" w:cs="Times New Roman"/>
            <w:sz w:val="24"/>
            <w:szCs w:val="24"/>
          </w:rPr>
          <w:delText xml:space="preserve">recovered from Blue Ruin were corrupted </w:delText>
        </w:r>
      </w:del>
      <w:del w:id="102" w:author="Microsoft Office User" w:date="2023-10-17T09:31:00Z">
        <w:r w:rsidR="00C42A4C" w:rsidDel="006169B7">
          <w:rPr>
            <w:rFonts w:ascii="Times New Roman" w:hAnsi="Times New Roman" w:cs="Times New Roman"/>
            <w:sz w:val="24"/>
            <w:szCs w:val="24"/>
          </w:rPr>
          <w:delText>and only contained 3-days of useable data</w:delText>
        </w:r>
      </w:del>
      <w:ins w:id="103" w:author="Microsoft Office User" w:date="2023-10-17T09:31:00Z">
        <w:r>
          <w:rPr>
            <w:rFonts w:ascii="Times New Roman" w:hAnsi="Times New Roman" w:cs="Times New Roman"/>
            <w:sz w:val="24"/>
            <w:szCs w:val="24"/>
          </w:rPr>
          <w:t>.</w:t>
        </w:r>
      </w:ins>
      <w:r w:rsidR="00C42A4C">
        <w:rPr>
          <w:rFonts w:ascii="Times New Roman" w:hAnsi="Times New Roman" w:cs="Times New Roman"/>
          <w:sz w:val="24"/>
          <w:szCs w:val="24"/>
        </w:rPr>
        <w:t xml:space="preserve">. </w:t>
      </w:r>
      <w:commentRangeEnd w:id="98"/>
      <w:r>
        <w:rPr>
          <w:rStyle w:val="CommentReference"/>
        </w:rPr>
        <w:commentReference w:id="98"/>
      </w:r>
    </w:p>
    <w:p w14:paraId="4C22FC45" w14:textId="66CB5A63" w:rsidR="00C42A4C" w:rsidRPr="00373A56" w:rsidRDefault="006169B7" w:rsidP="00C42A4C">
      <w:pPr>
        <w:spacing w:line="480" w:lineRule="auto"/>
        <w:rPr>
          <w:rFonts w:ascii="Times New Roman" w:hAnsi="Times New Roman" w:cs="Times New Roman"/>
          <w:i/>
          <w:sz w:val="24"/>
          <w:szCs w:val="24"/>
        </w:rPr>
      </w:pPr>
      <w:r>
        <w:rPr>
          <w:rFonts w:ascii="Times New Roman" w:hAnsi="Times New Roman" w:cs="Times New Roman"/>
          <w:i/>
          <w:sz w:val="24"/>
          <w:szCs w:val="24"/>
        </w:rPr>
        <w:t>Quantifying shifts in habitat selection in response to asynchronous stressors</w:t>
      </w:r>
    </w:p>
    <w:p w14:paraId="3AB4E6C6" w14:textId="12624744" w:rsidR="00267A04" w:rsidRDefault="00C42A4C" w:rsidP="00F56768">
      <w:pPr>
        <w:spacing w:line="480" w:lineRule="auto"/>
        <w:ind w:firstLine="720"/>
      </w:pPr>
      <w:r>
        <w:rPr>
          <w:rFonts w:ascii="Times New Roman" w:hAnsi="Times New Roman" w:cs="Times New Roman"/>
          <w:sz w:val="24"/>
          <w:szCs w:val="24"/>
        </w:rPr>
        <w:t>Our discrete-choice models supported shifting habitat selection between the windows of maximum and minimum DO</w:t>
      </w:r>
      <w:r w:rsidR="00924D75">
        <w:rPr>
          <w:rFonts w:ascii="Times New Roman" w:hAnsi="Times New Roman" w:cs="Times New Roman"/>
          <w:sz w:val="24"/>
          <w:szCs w:val="24"/>
        </w:rPr>
        <w:t xml:space="preserve"> (i.e., late afternoon versus early morning)</w:t>
      </w:r>
      <w:r>
        <w:rPr>
          <w:rFonts w:ascii="Times New Roman" w:hAnsi="Times New Roman" w:cs="Times New Roman"/>
          <w:sz w:val="24"/>
          <w:szCs w:val="24"/>
        </w:rPr>
        <w:t xml:space="preserve">. </w:t>
      </w:r>
      <w:r w:rsidR="00AD001A">
        <w:rPr>
          <w:rFonts w:ascii="Times New Roman" w:hAnsi="Times New Roman" w:cs="Times New Roman"/>
          <w:sz w:val="24"/>
          <w:szCs w:val="24"/>
        </w:rPr>
        <w:t>In Norwood alcove, t</w:t>
      </w:r>
      <w:r>
        <w:rPr>
          <w:rFonts w:ascii="Times New Roman" w:hAnsi="Times New Roman" w:cs="Times New Roman"/>
          <w:sz w:val="24"/>
          <w:szCs w:val="24"/>
        </w:rPr>
        <w:t xml:space="preserve">agged fish showed strong avoidance of cool temperatures during the DO-minima that shifted to a high probability of selecting cool temperatures during the DO-maxima (Figure 6, Table 3). </w:t>
      </w:r>
      <w:r w:rsidR="00AD001A">
        <w:rPr>
          <w:rFonts w:ascii="Times New Roman" w:hAnsi="Times New Roman" w:cs="Times New Roman"/>
          <w:sz w:val="24"/>
          <w:szCs w:val="24"/>
        </w:rPr>
        <w:t xml:space="preserve">In Blue Ruin alcove, there was no apparent selection preference during the window of minimum DO, however selection probability was heavily skewed towards cold temperature during the window of maximum DO. </w:t>
      </w:r>
      <w:r>
        <w:rPr>
          <w:rFonts w:ascii="Times New Roman" w:hAnsi="Times New Roman" w:cs="Times New Roman"/>
          <w:sz w:val="24"/>
          <w:szCs w:val="24"/>
        </w:rPr>
        <w:t xml:space="preserve">As cool temperatures were consistently reflective of the hypolimnion, these results also confirm a shifting selection probability between the </w:t>
      </w:r>
      <w:commentRangeStart w:id="104"/>
      <w:r>
        <w:rPr>
          <w:rFonts w:ascii="Times New Roman" w:hAnsi="Times New Roman" w:cs="Times New Roman"/>
          <w:sz w:val="24"/>
          <w:szCs w:val="24"/>
        </w:rPr>
        <w:t xml:space="preserve">bottom and surface layers of the water column, consistent with diel vertical migration. </w:t>
      </w:r>
      <w:commentRangeEnd w:id="104"/>
      <w:r w:rsidR="006169B7">
        <w:rPr>
          <w:rStyle w:val="CommentReference"/>
        </w:rPr>
        <w:commentReference w:id="104"/>
      </w:r>
      <w:r>
        <w:rPr>
          <w:rFonts w:ascii="Times New Roman" w:hAnsi="Times New Roman" w:cs="Times New Roman"/>
          <w:sz w:val="24"/>
          <w:szCs w:val="24"/>
        </w:rPr>
        <w:t>The significance of the covariates included in the four model sets varied between time window and alcove habitat. There was high correlation between the temperature and DO covariates (≥ 0.8), however this level of correlation was unavoidable as these two variables fluctuate in rough synchrony.</w:t>
      </w:r>
    </w:p>
    <w:p w14:paraId="2BB8FE77" w14:textId="77777777" w:rsidR="005B0834" w:rsidRPr="005B0834" w:rsidRDefault="005B0834" w:rsidP="005B0834">
      <w:pPr>
        <w:pStyle w:val="Default"/>
        <w:spacing w:line="480" w:lineRule="auto"/>
        <w:rPr>
          <w:b/>
        </w:rPr>
      </w:pPr>
      <w:r w:rsidRPr="005B0834">
        <w:rPr>
          <w:b/>
        </w:rPr>
        <w:t>Discussion</w:t>
      </w:r>
    </w:p>
    <w:p w14:paraId="400AA834" w14:textId="69F16727" w:rsidR="00896086" w:rsidRDefault="005B0834" w:rsidP="004B55FC">
      <w:pPr>
        <w:pStyle w:val="Default"/>
        <w:spacing w:line="480" w:lineRule="auto"/>
        <w:ind w:firstLine="720"/>
        <w:rPr>
          <w:ins w:id="106" w:author="Microsoft Office User" w:date="2023-10-17T09:56:00Z"/>
        </w:rPr>
      </w:pPr>
      <w:r>
        <w:t xml:space="preserve">Fish have been shown to track favorable temperatures </w:t>
      </w:r>
      <w:r w:rsidR="00896086">
        <w:t>across space</w:t>
      </w:r>
      <w:r>
        <w:t xml:space="preserve"> </w:t>
      </w:r>
      <w:r w:rsidR="00896086">
        <w:t xml:space="preserve">as habitat mosaics shift at </w:t>
      </w:r>
      <w:r>
        <w:t xml:space="preserve">timescales of days, months, and years. However, </w:t>
      </w:r>
      <w:r w:rsidR="00896086">
        <w:t>very little is known about how fish respond to spatiotemporal heterogeneity in temperature and oxygen</w:t>
      </w:r>
      <w:r>
        <w:t xml:space="preserve">. </w:t>
      </w:r>
      <w:commentRangeStart w:id="107"/>
      <w:r w:rsidR="003D3AF6">
        <w:t xml:space="preserve">Here, </w:t>
      </w:r>
      <w:commentRangeEnd w:id="107"/>
      <w:r w:rsidR="00896086">
        <w:rPr>
          <w:rStyle w:val="CommentReference"/>
          <w:rFonts w:asciiTheme="minorHAnsi" w:hAnsiTheme="minorHAnsi" w:cstheme="minorBidi"/>
          <w:color w:val="auto"/>
        </w:rPr>
        <w:commentReference w:id="107"/>
      </w:r>
      <w:r w:rsidR="003D3AF6">
        <w:t xml:space="preserve">we provide evidence that cold water fish in vertically stratified </w:t>
      </w:r>
      <w:r w:rsidR="00DA2B32">
        <w:t>floodplain thermal refuge</w:t>
      </w:r>
      <w:r w:rsidR="003D3AF6">
        <w:t xml:space="preserve"> habitats display fine scale </w:t>
      </w:r>
      <w:r w:rsidR="003D3AF6">
        <w:lastRenderedPageBreak/>
        <w:t>diel vertical movements to track preferred temperature and DO.</w:t>
      </w:r>
      <w:r w:rsidR="00DA2B32">
        <w:t xml:space="preserve"> </w:t>
      </w:r>
      <w:r w:rsidR="00A77A96">
        <w:t xml:space="preserve">As these are shallow lentic environments (e.g. 2-3m), a meaningful shift in depth was on the scale of 10s of centimeters. </w:t>
      </w:r>
      <w:r w:rsidR="00DA2B32">
        <w:t>The cold-water alcove habitats in this study all displayed pronounced</w:t>
      </w:r>
      <w:r w:rsidR="0037218D">
        <w:t xml:space="preserve"> vertical stratification in temperature and DO, which shifted cyclically over a diel timeframe. </w:t>
      </w:r>
      <w:r w:rsidR="00DA2B32">
        <w:t xml:space="preserve">While this variation occurred in rough synchrony, there was a mismatch in ideal conditions as it pertains to fish. Cooler temperatures found at night were concurrent with low oxygen conditions, and </w:t>
      </w:r>
      <w:r w:rsidR="004B55FC">
        <w:t xml:space="preserve">high </w:t>
      </w:r>
      <w:r w:rsidR="00DA2B32">
        <w:t xml:space="preserve">oxygen concentrations were characterized by increased temperatures. </w:t>
      </w:r>
      <w:r w:rsidR="00A77A96">
        <w:t>While patches of cooler water can provide respite from an otherwise stressfully warm environment, the functionality of refuges, i.e., their ability to support fish during periods of stress, may be negatively impacted by trade-offs between low temperature and adequate DO. Our results suggest that pronounced vertical stratification in oxygen from hypoxic hyporheic inputs, coupled with diel oxygen cycling and varied solar exposure, creates a vertically shifting oxygen and temperature profile in floodplain thermal refuges</w:t>
      </w:r>
      <w:r w:rsidR="00BF7CA6">
        <w:t>, and such</w:t>
      </w:r>
      <w:r w:rsidR="00A77A96">
        <w:t xml:space="preserve"> variation forces fish to perform fine-scale diel vertical movements to track a zone of more optimal conditions. </w:t>
      </w:r>
      <w:r w:rsidR="00BF7CA6">
        <w:t xml:space="preserve">These constraints on habitat use </w:t>
      </w:r>
      <w:r w:rsidR="00C83A2C">
        <w:t xml:space="preserve">will likely </w:t>
      </w:r>
      <w:r w:rsidR="00A77A96">
        <w:t>impact refuge capacity to support cold-water fish in a warmer future.</w:t>
      </w:r>
      <w:r w:rsidR="004B55FC">
        <w:tab/>
      </w:r>
    </w:p>
    <w:p w14:paraId="5D0D6ABF" w14:textId="63E76B42" w:rsidR="004B55FC" w:rsidRDefault="00BF7CA6" w:rsidP="004B55FC">
      <w:pPr>
        <w:pStyle w:val="Default"/>
        <w:spacing w:line="480" w:lineRule="auto"/>
        <w:ind w:firstLine="720"/>
        <w:rPr>
          <w:ins w:id="108" w:author="Barrett, Hannah" w:date="2023-10-13T15:19:00Z"/>
        </w:rPr>
      </w:pPr>
      <w:r>
        <w:t xml:space="preserve">To determine fish vertical use of alcoves, we coupled the use of externally attached iButtons with high-resolution temperature-DO logger arrays to infer fine scale vertical movement within these habitats. Internal radio tags or iButtons estimate body temperature, which will reflect the temporal integration of habitat use (Pepino et al. 2015). For this study we used external tags so we could get point measurements in time with the fish’s thermal environment. Inferring fish depth and DO from temperature required that we know the vertical temperature-DO profile at the fish’s location, which meant it could not be free ranging in a heterogeneous alcove. The solution was to constrain fish to an area with a known profile using enclosures. This </w:t>
      </w:r>
      <w:r>
        <w:lastRenderedPageBreak/>
        <w:t>process allowed us to track fish temperature and DO selection at a timescale of minutes to hours during peak summer conditions.</w:t>
      </w:r>
      <w:r w:rsidR="00C83A2C">
        <w:t xml:space="preserve"> </w:t>
      </w:r>
      <w:r>
        <w:t xml:space="preserve">We acknowledge that free swimming fish may be able to more effectively exploit both lateral and vertical heterogeneity in habitat conditions. However, we have found that the regions of these </w:t>
      </w:r>
      <w:r w:rsidR="00217648">
        <w:t>habitats</w:t>
      </w:r>
      <w:r>
        <w:t xml:space="preserve"> that </w:t>
      </w:r>
      <w:r w:rsidR="00217648">
        <w:t xml:space="preserve">contain </w:t>
      </w:r>
      <w:r>
        <w:t xml:space="preserve">the coldest water </w:t>
      </w:r>
      <w:r w:rsidR="00217648">
        <w:t xml:space="preserve">also </w:t>
      </w:r>
      <w:r>
        <w:t xml:space="preserve">consistently </w:t>
      </w:r>
      <w:r w:rsidR="00217648">
        <w:t xml:space="preserve">comprise </w:t>
      </w:r>
      <w:r>
        <w:t>the lowest dissolved oxygen.</w:t>
      </w:r>
      <w:r w:rsidR="00FD2FB6">
        <w:t xml:space="preserve"> These </w:t>
      </w:r>
      <w:r w:rsidR="000509CB">
        <w:t xml:space="preserve">cool and low DO </w:t>
      </w:r>
      <w:r w:rsidR="00FD2FB6">
        <w:t>regions also consistently contain dense aggregations of cold water fish.</w:t>
      </w:r>
      <w:r>
        <w:t xml:space="preserve"> </w:t>
      </w:r>
      <w:commentRangeStart w:id="109"/>
      <w:r w:rsidR="00217648">
        <w:t xml:space="preserve">Therefore, we </w:t>
      </w:r>
      <w:r>
        <w:t>anticipate that a fish which is trying to minimize energetic costs via thermoregulation will also concurrently interact with diminished dissolved oxygen</w:t>
      </w:r>
      <w:r w:rsidR="00217648">
        <w:t>, whereas lateral movements would allow fish to avoid low dissolved oxygen, but would also remove fish from habitat regions with lower temperatures</w:t>
      </w:r>
      <w:r>
        <w:t xml:space="preserve">.  </w:t>
      </w:r>
      <w:commentRangeEnd w:id="109"/>
      <w:r w:rsidR="00217648">
        <w:rPr>
          <w:rStyle w:val="CommentReference"/>
          <w:rFonts w:asciiTheme="minorHAnsi" w:hAnsiTheme="minorHAnsi" w:cstheme="minorBidi"/>
          <w:color w:val="auto"/>
        </w:rPr>
        <w:commentReference w:id="109"/>
      </w:r>
      <w:r w:rsidR="00C83A2C">
        <w:t xml:space="preserve"> A simulation of potential behavioral responses to these </w:t>
      </w:r>
      <w:r w:rsidR="004B55FC">
        <w:t xml:space="preserve">shifting </w:t>
      </w:r>
      <w:r w:rsidR="00C83A2C">
        <w:t>conditions also provided support for diel vertical movement patterns when a fish considered both temperature and dissolved oxygen</w:t>
      </w:r>
      <w:r w:rsidR="004B55FC">
        <w:t>.</w:t>
      </w:r>
      <w:r w:rsidR="004B55FC" w:rsidRPr="004B55FC">
        <w:t xml:space="preserve"> </w:t>
      </w:r>
    </w:p>
    <w:p w14:paraId="7A2FA608" w14:textId="32EA5C95" w:rsidR="000509CB" w:rsidRPr="00E04F5D" w:rsidRDefault="000509CB" w:rsidP="000509CB">
      <w:pPr>
        <w:pStyle w:val="Default"/>
        <w:spacing w:line="480" w:lineRule="auto"/>
        <w:ind w:firstLine="720"/>
      </w:pPr>
      <w:r>
        <w:t>Tagged fish displayed high individual and intra-individual variation in movement patterns. Individual lens of thermal tolerance via life history, energy reserves, etc. However the central tendency was consistent with a vertically cycling movement pattern.</w:t>
      </w:r>
    </w:p>
    <w:p w14:paraId="3607153B" w14:textId="77777777" w:rsidR="000509CB" w:rsidRPr="00E04F5D" w:rsidRDefault="000509CB" w:rsidP="004B55FC">
      <w:pPr>
        <w:pStyle w:val="Default"/>
        <w:spacing w:line="480" w:lineRule="auto"/>
        <w:ind w:firstLine="720"/>
      </w:pPr>
    </w:p>
    <w:p w14:paraId="759CB876" w14:textId="56E851A6" w:rsidR="00217648" w:rsidRDefault="00217648">
      <w:pPr>
        <w:pStyle w:val="Default"/>
        <w:spacing w:line="480" w:lineRule="auto"/>
        <w:ind w:firstLine="720"/>
        <w:rPr>
          <w:ins w:id="110" w:author="Barrett, Hannah" w:date="2023-10-13T10:48:00Z"/>
        </w:rPr>
        <w:pPrChange w:id="111" w:author="Barrett, Hannah" w:date="2023-10-13T13:13:00Z">
          <w:pPr>
            <w:pStyle w:val="Default"/>
            <w:spacing w:line="480" w:lineRule="auto"/>
          </w:pPr>
        </w:pPrChange>
      </w:pPr>
      <w:r>
        <w:t>Fish ration size affects optimal temperature for growth and could influence habitat selection by fish (Mac 1985, Sogard &amp; Olla 1996). However, previous data collected in these alcoves (Barrett unpublished data) suggest that fish in alcoves barely feed and do not meet energetic demands, so captive fish (which likely had reduced access to food or may cease feeding due to captivity) likely did not have substantially lower energy intake compared to fish in the wild, and thus should have similar thermal habitat selection in the context of ration.</w:t>
      </w:r>
      <w:r w:rsidR="00C83A2C">
        <w:t xml:space="preserve"> </w:t>
      </w:r>
      <w:r w:rsidR="0082548D">
        <w:t>We also limited our analysis to data collected 5-days post fish capture so fish str</w:t>
      </w:r>
      <w:r w:rsidR="00C83A2C">
        <w:t>ess and potential impact</w:t>
      </w:r>
      <w:r w:rsidR="0082548D">
        <w:t xml:space="preserve"> to activity was minimized </w:t>
      </w:r>
      <w:ins w:id="112" w:author="Barrett, Hannah" w:date="2023-10-13T10:59:00Z">
        <w:r w:rsidR="0082548D">
          <w:t>(pub on recovery time cortisol levels post handling).</w:t>
        </w:r>
      </w:ins>
    </w:p>
    <w:p w14:paraId="3FE13470" w14:textId="185A17CD" w:rsidR="00843A04" w:rsidRDefault="00FD2FB6" w:rsidP="00217648">
      <w:pPr>
        <w:pStyle w:val="Default"/>
        <w:spacing w:line="480" w:lineRule="auto"/>
        <w:ind w:firstLine="720"/>
        <w:rPr>
          <w:ins w:id="113" w:author="Barrett, Hannah" w:date="2023-10-13T13:18:00Z"/>
        </w:rPr>
      </w:pPr>
      <w:r>
        <w:lastRenderedPageBreak/>
        <w:t>By comparing the 2-hour windows of minimum and maximum DO across six cold-water alcoves, we were able to quantify the how the relationship between temperature and oxygen changes over time. We found a consistent positive relationship between DO and temperature across habitats</w:t>
      </w:r>
      <w:r w:rsidR="004B55FC">
        <w:t xml:space="preserve">. </w:t>
      </w:r>
      <w:r>
        <w:t>Across alcoves, th</w:t>
      </w:r>
      <w:r w:rsidR="004B55FC">
        <w:t>is</w:t>
      </w:r>
      <w:r>
        <w:t xml:space="preserve"> relationship </w:t>
      </w:r>
      <w:r w:rsidR="004B55FC">
        <w:t xml:space="preserve">became </w:t>
      </w:r>
      <w:r>
        <w:t>more severe (steeper slope) during the window of DO minima, however this was not consistent for Blue Ruin alcove. There was also variation in the minimum oxygen recorded across cold water refuge habitats. For example, all alcoves had hyporheic do as &lt;1mg/L at one or more locations during the oxygen minima, but during the oxygen maxima, minimum DO levels ranged from &lt;1mg/L to &gt;4 mg/L across sites. This can be a meaningful difference for fish, when preferred cooler temperatures may co-occur with either adequate or severely hypoxic conditions.</w:t>
      </w:r>
      <w:ins w:id="114" w:author="Barrett, Hannah" w:date="2023-10-13T10:59:00Z">
        <w:r w:rsidR="0082548D">
          <w:t xml:space="preserve"> The variation in the severity of hypoxia may also explain variation in </w:t>
        </w:r>
      </w:ins>
      <w:ins w:id="115" w:author="Barrett, Hannah" w:date="2023-10-13T12:04:00Z">
        <w:r w:rsidR="00C83A2C">
          <w:t xml:space="preserve">selection probability </w:t>
        </w:r>
      </w:ins>
      <w:ins w:id="116" w:author="Barrett, Hannah" w:date="2023-10-13T12:05:00Z">
        <w:r w:rsidR="00C83A2C">
          <w:t>found in habitat selection function.</w:t>
        </w:r>
      </w:ins>
      <w:ins w:id="117" w:author="Barrett, Hannah" w:date="2023-10-13T12:08:00Z">
        <w:r w:rsidR="00C83A2C">
          <w:t xml:space="preserve"> </w:t>
        </w:r>
      </w:ins>
      <w:ins w:id="118" w:author="Barrett, Hannah" w:date="2023-10-13T13:18:00Z">
        <w:r w:rsidR="00843A04">
          <w:t xml:space="preserve">Blue Ruin alcove </w:t>
        </w:r>
      </w:ins>
      <w:ins w:id="119" w:author="Barrett, Hannah" w:date="2023-10-13T15:18:00Z">
        <w:r w:rsidR="000509CB">
          <w:t xml:space="preserve">is </w:t>
        </w:r>
      </w:ins>
      <w:ins w:id="120" w:author="Barrett, Hannah" w:date="2023-10-13T13:18:00Z">
        <w:r w:rsidR="00843A04">
          <w:t>less hypoxic during the window of low DO, so fish may have less selection pressure to</w:t>
        </w:r>
        <w:r w:rsidR="000509CB">
          <w:t xml:space="preserve">wards surface water with warmer and </w:t>
        </w:r>
        <w:r w:rsidR="00843A04">
          <w:t xml:space="preserve">higher </w:t>
        </w:r>
      </w:ins>
      <w:ins w:id="121" w:author="Barrett, Hannah" w:date="2023-10-13T13:19:00Z">
        <w:r w:rsidR="00843A04">
          <w:t>DO conditions.</w:t>
        </w:r>
      </w:ins>
    </w:p>
    <w:p w14:paraId="0CE82ED0" w14:textId="534FC0E1" w:rsidR="00FD2FB6" w:rsidRDefault="00C83A2C" w:rsidP="00217648">
      <w:pPr>
        <w:pStyle w:val="Default"/>
        <w:spacing w:line="480" w:lineRule="auto"/>
        <w:ind w:firstLine="720"/>
        <w:rPr>
          <w:ins w:id="122" w:author="Barrett, Hannah" w:date="2023-10-13T15:18:00Z"/>
        </w:rPr>
      </w:pPr>
      <w:ins w:id="123" w:author="Barrett, Hannah" w:date="2023-10-13T12:08:00Z">
        <w:r>
          <w:t>DISCUSS HSF RESULTS</w:t>
        </w:r>
      </w:ins>
    </w:p>
    <w:p w14:paraId="35A7546D" w14:textId="77777777" w:rsidR="000509CB" w:rsidRDefault="000509CB" w:rsidP="00217648">
      <w:pPr>
        <w:pStyle w:val="Default"/>
        <w:spacing w:line="480" w:lineRule="auto"/>
        <w:ind w:firstLine="720"/>
      </w:pPr>
    </w:p>
    <w:p w14:paraId="6B53B7F6" w14:textId="6706EF41" w:rsidR="005B0834" w:rsidRDefault="005B0834" w:rsidP="00843A04">
      <w:pPr>
        <w:pStyle w:val="Default"/>
        <w:spacing w:line="480" w:lineRule="auto"/>
        <w:ind w:firstLine="720"/>
      </w:pPr>
      <w:r>
        <w:t xml:space="preserve">Our previous research produced strong evidence of vertical habitat compression across several floodplain thermal refuge habitats, where a persistent thermocline and oxycline caused fish to hold in a narrow lens of the water column (Barrett et al. </w:t>
      </w:r>
      <w:r w:rsidRPr="00F56768">
        <w:rPr>
          <w:i/>
        </w:rPr>
        <w:t>in review</w:t>
      </w:r>
      <w:r>
        <w:t xml:space="preserve">). </w:t>
      </w:r>
      <w:r w:rsidR="004B55FC">
        <w:t xml:space="preserve">However, studies are often performed during daylight hours, when oxygen is not a limiting factor. Here, we used </w:t>
      </w:r>
      <w:r w:rsidR="000957BD">
        <w:t xml:space="preserve">a novel </w:t>
      </w:r>
      <w:r w:rsidR="004B55FC">
        <w:t>continuous monitoring</w:t>
      </w:r>
      <w:r w:rsidR="000957BD">
        <w:t xml:space="preserve"> approach to determine how diel variability in habitat conditions can cause trade-offs that drive cyclical habitat use in a floodplain thermal refuge habitat.  </w:t>
      </w:r>
    </w:p>
    <w:p w14:paraId="1D94505C" w14:textId="0589447F" w:rsidR="00326996" w:rsidRPr="00E04F5D" w:rsidRDefault="00326996" w:rsidP="00B9760F">
      <w:pPr>
        <w:pStyle w:val="Default"/>
        <w:spacing w:line="480" w:lineRule="auto"/>
      </w:pPr>
    </w:p>
    <w:sectPr w:rsidR="00326996" w:rsidRPr="00E04F5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arrett, Hannah" w:date="2023-09-18T15:14:00Z" w:initials="BH">
    <w:p w14:paraId="372B8ADE" w14:textId="77777777" w:rsidR="00C42A4C" w:rsidRDefault="00C42A4C" w:rsidP="00C42A4C">
      <w:pPr>
        <w:pStyle w:val="CommentText"/>
      </w:pPr>
      <w:r>
        <w:rPr>
          <w:rStyle w:val="CommentReference"/>
        </w:rPr>
        <w:annotationRef/>
      </w:r>
      <w:r>
        <w:rPr>
          <w:rFonts w:ascii="Times New Roman" w:hAnsi="Times New Roman" w:cs="Times New Roman"/>
          <w:sz w:val="24"/>
          <w:szCs w:val="24"/>
        </w:rPr>
        <w:t xml:space="preserve">Here, we used externally affixed temperature recording iButtons coupled with </w:t>
      </w:r>
      <w:r w:rsidRPr="003B688B">
        <w:rPr>
          <w:rFonts w:ascii="Times New Roman" w:hAnsi="Times New Roman" w:cs="Times New Roman"/>
          <w:sz w:val="24"/>
          <w:szCs w:val="24"/>
        </w:rPr>
        <w:t xml:space="preserve">time-matched </w:t>
      </w:r>
      <w:r>
        <w:rPr>
          <w:rFonts w:ascii="Times New Roman" w:hAnsi="Times New Roman" w:cs="Times New Roman"/>
          <w:sz w:val="24"/>
          <w:szCs w:val="24"/>
        </w:rPr>
        <w:t>temperatures recorded at known depths to infer fish depth over time.</w:t>
      </w:r>
    </w:p>
  </w:comment>
  <w:comment w:id="1" w:author="Barrett, Hannah" w:date="2023-10-12T10:09:00Z" w:initials="BH">
    <w:p w14:paraId="7898CFC4" w14:textId="4B932DC6" w:rsidR="00117893" w:rsidRDefault="00117893">
      <w:pPr>
        <w:pStyle w:val="CommentText"/>
      </w:pPr>
      <w:r>
        <w:rPr>
          <w:rStyle w:val="CommentReference"/>
        </w:rPr>
        <w:annotationRef/>
      </w:r>
      <w:r w:rsidR="00D0534A">
        <w:t xml:space="preserve">Need to talk to Joel and Taal, can we actually state this from the model? </w:t>
      </w:r>
      <w:r w:rsidR="007B2421">
        <w:t>See hsf figures</w:t>
      </w:r>
    </w:p>
  </w:comment>
  <w:comment w:id="2" w:author="Microsoft Office User" w:date="2023-09-13T10:20:00Z" w:initials="MOU">
    <w:p w14:paraId="3FD0284C" w14:textId="77777777" w:rsidR="00C42A4C" w:rsidRDefault="00C42A4C" w:rsidP="00C42A4C">
      <w:pPr>
        <w:pStyle w:val="CommentText"/>
      </w:pPr>
      <w:r>
        <w:rPr>
          <w:rStyle w:val="CommentReference"/>
        </w:rPr>
        <w:annotationRef/>
      </w:r>
      <w:r>
        <w:t>Mention stats from Stan’s paper perhaps</w:t>
      </w:r>
    </w:p>
  </w:comment>
  <w:comment w:id="3" w:author="Barrett, Hannah" w:date="2023-09-18T15:24:00Z" w:initials="BH">
    <w:p w14:paraId="2FA6C5F9" w14:textId="77777777" w:rsidR="00C42A4C" w:rsidRDefault="00C42A4C" w:rsidP="00C42A4C">
      <w:pPr>
        <w:pStyle w:val="CommentText"/>
      </w:pPr>
      <w:r>
        <w:rPr>
          <w:rStyle w:val="CommentReference"/>
        </w:rPr>
        <w:annotationRef/>
      </w:r>
      <w:r>
        <w:t>Cant find stats just % decrease of alcoves and side channels over time</w:t>
      </w:r>
    </w:p>
  </w:comment>
  <w:comment w:id="4" w:author="Barrett, Hannah" w:date="2023-09-11T13:43:00Z" w:initials="BH">
    <w:p w14:paraId="2C05BD8C" w14:textId="77777777" w:rsidR="00C42A4C" w:rsidRDefault="00C42A4C" w:rsidP="00C42A4C">
      <w:pPr>
        <w:pStyle w:val="CommentText"/>
      </w:pPr>
      <w:r>
        <w:rPr>
          <w:rStyle w:val="CommentReference"/>
        </w:rPr>
        <w:annotationRef/>
      </w:r>
      <w:r w:rsidRPr="002703D6">
        <w:rPr>
          <w:rFonts w:ascii="Times New Roman" w:hAnsi="Times New Roman" w:cs="Times New Roman"/>
          <w:sz w:val="24"/>
          <w:szCs w:val="24"/>
        </w:rPr>
        <w:t xml:space="preserve">(the logger hangs in a vertical direction with its </w:t>
      </w:r>
      <w:r>
        <w:rPr>
          <w:rFonts w:ascii="Times New Roman" w:hAnsi="Times New Roman" w:cs="Times New Roman"/>
          <w:sz w:val="24"/>
          <w:szCs w:val="24"/>
        </w:rPr>
        <w:t>sensor</w:t>
      </w:r>
      <w:r w:rsidRPr="002703D6">
        <w:rPr>
          <w:rFonts w:ascii="Times New Roman" w:hAnsi="Times New Roman" w:cs="Times New Roman"/>
          <w:sz w:val="24"/>
          <w:szCs w:val="24"/>
        </w:rPr>
        <w:t xml:space="preserve"> pointing downwards, </w:t>
      </w:r>
      <w:r>
        <w:rPr>
          <w:rFonts w:ascii="Times New Roman" w:hAnsi="Times New Roman" w:cs="Times New Roman"/>
          <w:sz w:val="24"/>
          <w:szCs w:val="24"/>
        </w:rPr>
        <w:t xml:space="preserve">and the logger is </w:t>
      </w:r>
      <w:r w:rsidRPr="002703D6">
        <w:rPr>
          <w:rFonts w:ascii="Times New Roman" w:hAnsi="Times New Roman" w:cs="Times New Roman"/>
          <w:sz w:val="24"/>
          <w:szCs w:val="24"/>
        </w:rPr>
        <w:t>25</w:t>
      </w:r>
      <w:r>
        <w:rPr>
          <w:rFonts w:ascii="Times New Roman" w:hAnsi="Times New Roman" w:cs="Times New Roman"/>
          <w:sz w:val="24"/>
          <w:szCs w:val="24"/>
        </w:rPr>
        <w:t>-</w:t>
      </w:r>
      <w:r w:rsidRPr="002703D6">
        <w:rPr>
          <w:rFonts w:ascii="Times New Roman" w:hAnsi="Times New Roman" w:cs="Times New Roman"/>
          <w:sz w:val="24"/>
          <w:szCs w:val="24"/>
        </w:rPr>
        <w:t>cm</w:t>
      </w:r>
      <w:r>
        <w:rPr>
          <w:rFonts w:ascii="Times New Roman" w:hAnsi="Times New Roman" w:cs="Times New Roman"/>
          <w:sz w:val="24"/>
          <w:szCs w:val="24"/>
        </w:rPr>
        <w:t xml:space="preserve"> in length</w:t>
      </w:r>
      <w:r w:rsidRPr="002703D6">
        <w:rPr>
          <w:rFonts w:ascii="Times New Roman" w:hAnsi="Times New Roman" w:cs="Times New Roman"/>
          <w:sz w:val="24"/>
          <w:szCs w:val="24"/>
        </w:rPr>
        <w:t>)</w:t>
      </w:r>
    </w:p>
  </w:comment>
  <w:comment w:id="5" w:author="Microsoft Office User" w:date="2023-09-13T10:42:00Z" w:initials="MOU">
    <w:p w14:paraId="47902044" w14:textId="77777777" w:rsidR="00C42A4C" w:rsidRDefault="00C42A4C" w:rsidP="00C42A4C">
      <w:pPr>
        <w:pStyle w:val="CommentText"/>
      </w:pPr>
      <w:r>
        <w:rPr>
          <w:rStyle w:val="CommentReference"/>
        </w:rPr>
        <w:annotationRef/>
      </w:r>
      <w:r>
        <w:t>I didn’t follow why you needed a slope and intercept – is this only for the T-DOopt? Or for the others too?</w:t>
      </w:r>
    </w:p>
  </w:comment>
  <w:comment w:id="6" w:author="Barrett, Hannah" w:date="2023-09-19T10:38:00Z" w:initials="BH">
    <w:p w14:paraId="7F32AA3D" w14:textId="77777777" w:rsidR="00C42A4C" w:rsidRDefault="00C42A4C" w:rsidP="00C42A4C">
      <w:pPr>
        <w:pStyle w:val="CommentText"/>
      </w:pPr>
      <w:r>
        <w:rPr>
          <w:rStyle w:val="CommentReference"/>
        </w:rPr>
        <w:annotationRef/>
      </w:r>
      <w:r>
        <w:t>Not sure how to phrase, but essentially we have to calculate the slope and intercept between the highest and lowest temp so we can get the index values for the temps between the highest/lowest values (so imagine x/y coordinates are 1, 12 and 0, 22 and we need to calculate the index values (between 0 and 1) for all recorded temp values between 12 and 22).</w:t>
      </w:r>
    </w:p>
  </w:comment>
  <w:comment w:id="7" w:author="Barrett, Hannah" w:date="2023-10-02T10:46:00Z" w:initials="BH">
    <w:p w14:paraId="5584008A" w14:textId="2F0E409B" w:rsidR="00596A91" w:rsidRDefault="00596A91">
      <w:pPr>
        <w:pStyle w:val="CommentText"/>
      </w:pPr>
      <w:r>
        <w:rPr>
          <w:rStyle w:val="CommentReference"/>
        </w:rPr>
        <w:annotationRef/>
      </w:r>
      <w:r>
        <w:t>B3xi1xi2 interaction term?</w:t>
      </w:r>
    </w:p>
  </w:comment>
  <w:comment w:id="8" w:author="Barrett, Hannah" w:date="2023-10-12T14:06:00Z" w:initials="BH">
    <w:p w14:paraId="09C13A48" w14:textId="645E36F9" w:rsidR="00AD001A" w:rsidRDefault="00AD001A">
      <w:pPr>
        <w:pStyle w:val="CommentText"/>
      </w:pPr>
      <w:r>
        <w:rPr>
          <w:rStyle w:val="CommentReference"/>
        </w:rPr>
        <w:annotationRef/>
      </w:r>
      <w:r>
        <w:t>4mg/L, a cutoff representing the EPA 24-hour minimum DO criteria for cold water fish (DO below this becomes stressful)</w:t>
      </w:r>
    </w:p>
  </w:comment>
  <w:comment w:id="23" w:author="Barrett, Hannah" w:date="2023-11-19T11:59:00Z" w:initials="BH">
    <w:p w14:paraId="1C87D962" w14:textId="225E91B8" w:rsidR="00837BEF" w:rsidRDefault="00837BEF">
      <w:pPr>
        <w:pStyle w:val="CommentText"/>
      </w:pPr>
      <w:r>
        <w:rPr>
          <w:rStyle w:val="CommentReference"/>
        </w:rPr>
        <w:annotationRef/>
      </w:r>
      <w:r>
        <w:rPr>
          <w:rFonts w:ascii="Times New Roman" w:hAnsi="Times New Roman" w:cs="Times New Roman"/>
          <w:sz w:val="24"/>
          <w:szCs w:val="24"/>
        </w:rPr>
        <w:t>During early-morning, water temperatures at the Blue Ruin alcove terminus remained cool and within a relatively narrow range (12-16℃; Figure 1). The range of DO was also narrow, but constrained to concentrations &lt;4</w:t>
      </w:r>
      <w:r w:rsidRPr="002703D6">
        <w:rPr>
          <w:rFonts w:ascii="Times New Roman" w:hAnsi="Times New Roman" w:cs="Times New Roman"/>
          <w:sz w:val="24"/>
          <w:szCs w:val="24"/>
        </w:rPr>
        <w:t>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Pr>
          <w:rFonts w:ascii="Times New Roman" w:hAnsi="Times New Roman" w:cs="Times New Roman"/>
          <w:sz w:val="24"/>
          <w:szCs w:val="24"/>
        </w:rPr>
        <w:t>throughout the vertical profile, and ~2</w:t>
      </w:r>
      <w:r w:rsidRPr="002703D6">
        <w:rPr>
          <w:rFonts w:ascii="Times New Roman" w:hAnsi="Times New Roman" w:cs="Times New Roman"/>
          <w:sz w:val="24"/>
          <w:szCs w:val="24"/>
        </w:rPr>
        <w:t>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Pr>
          <w:rFonts w:ascii="Times New Roman" w:hAnsi="Times New Roman" w:cs="Times New Roman"/>
          <w:sz w:val="24"/>
          <w:szCs w:val="24"/>
        </w:rPr>
        <w:t>in the hypolimnion. In the afternoon, the range of water temperatures was much greater, reaching temperatures as high as 22.8℃ in the epilimnion and between ~15-21℃ in the narrow plane of the thermocline. Similarly, DO spanned a wide range, with concentrations as high as 9.2</w:t>
      </w:r>
      <w:r w:rsidRPr="002703D6">
        <w:rPr>
          <w:rFonts w:ascii="Times New Roman" w:hAnsi="Times New Roman" w:cs="Times New Roman"/>
          <w:sz w:val="24"/>
          <w:szCs w:val="24"/>
        </w:rPr>
        <w:t>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Pr>
          <w:rFonts w:ascii="Times New Roman" w:hAnsi="Times New Roman" w:cs="Times New Roman"/>
          <w:sz w:val="24"/>
          <w:szCs w:val="24"/>
        </w:rPr>
        <w:t>in the epilimnion, and as low as 4.5</w:t>
      </w:r>
      <w:r w:rsidRPr="008B2D58">
        <w:rPr>
          <w:rFonts w:ascii="Times New Roman" w:hAnsi="Times New Roman" w:cs="Times New Roman"/>
          <w:sz w:val="24"/>
          <w:szCs w:val="24"/>
        </w:rPr>
        <w:t xml:space="preserve"> </w:t>
      </w:r>
      <w:r w:rsidRPr="002703D6">
        <w:rPr>
          <w:rFonts w:ascii="Times New Roman" w:hAnsi="Times New Roman" w:cs="Times New Roman"/>
          <w:sz w:val="24"/>
          <w:szCs w:val="24"/>
        </w:rPr>
        <w:t>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Pr>
          <w:rFonts w:ascii="Times New Roman" w:hAnsi="Times New Roman" w:cs="Times New Roman"/>
          <w:sz w:val="24"/>
          <w:szCs w:val="24"/>
        </w:rPr>
        <w:t>in the hypolimnion.</w:t>
      </w:r>
    </w:p>
  </w:comment>
  <w:comment w:id="92" w:author="Microsoft Office User" w:date="2023-10-17T08:47:00Z" w:initials="MOU">
    <w:p w14:paraId="3F214037" w14:textId="77777777" w:rsidR="006169B7" w:rsidRDefault="006169B7">
      <w:pPr>
        <w:pStyle w:val="CommentText"/>
      </w:pPr>
      <w:r>
        <w:rPr>
          <w:rStyle w:val="CommentReference"/>
        </w:rPr>
        <w:annotationRef/>
      </w:r>
      <w:r>
        <w:t xml:space="preserve">There is no description of the spatial patterns shown in figure 1. This sentence goes straight to temporal variation. </w:t>
      </w:r>
    </w:p>
    <w:p w14:paraId="5FA08AE6" w14:textId="77777777" w:rsidR="006169B7" w:rsidRDefault="006169B7">
      <w:pPr>
        <w:pStyle w:val="CommentText"/>
      </w:pPr>
    </w:p>
    <w:p w14:paraId="62228B22" w14:textId="07F1F871" w:rsidR="006169B7" w:rsidRDefault="006169B7">
      <w:pPr>
        <w:pStyle w:val="CommentText"/>
      </w:pPr>
    </w:p>
  </w:comment>
  <w:comment w:id="93" w:author="Microsoft Office User" w:date="2023-10-17T08:47:00Z" w:initials="MOU">
    <w:p w14:paraId="24F03432" w14:textId="77777777" w:rsidR="006169B7" w:rsidRDefault="006169B7">
      <w:pPr>
        <w:pStyle w:val="CommentText"/>
      </w:pPr>
      <w:r>
        <w:rPr>
          <w:rStyle w:val="CommentReference"/>
        </w:rPr>
        <w:annotationRef/>
      </w:r>
      <w:r>
        <w:t xml:space="preserve">This sentence introduces diel variation, but it’s already the subject of the above sentences. </w:t>
      </w:r>
    </w:p>
    <w:p w14:paraId="15FFCC42" w14:textId="77777777" w:rsidR="006169B7" w:rsidRDefault="006169B7">
      <w:pPr>
        <w:pStyle w:val="CommentText"/>
      </w:pPr>
    </w:p>
    <w:p w14:paraId="51FC149F" w14:textId="78AB6636" w:rsidR="006169B7" w:rsidRDefault="006169B7">
      <w:pPr>
        <w:pStyle w:val="CommentText"/>
      </w:pPr>
    </w:p>
  </w:comment>
  <w:comment w:id="94" w:author="Microsoft Office User" w:date="2023-10-17T09:05:00Z" w:initials="MOU">
    <w:p w14:paraId="52F453CD" w14:textId="29FB81A1" w:rsidR="006169B7" w:rsidRDefault="006169B7">
      <w:pPr>
        <w:pStyle w:val="CommentText"/>
      </w:pPr>
      <w:r>
        <w:rPr>
          <w:rStyle w:val="CommentReference"/>
        </w:rPr>
        <w:annotationRef/>
      </w:r>
      <w:r>
        <w:t>Tie this into what it means – there’s always a trade-off between DO and T, but it’s a stronger trade-off during…</w:t>
      </w:r>
    </w:p>
  </w:comment>
  <w:comment w:id="95" w:author="Microsoft Office User" w:date="2023-10-17T09:08:00Z" w:initials="MOU">
    <w:p w14:paraId="701F4E6C" w14:textId="4EA27E11" w:rsidR="006169B7" w:rsidRDefault="006169B7">
      <w:pPr>
        <w:pStyle w:val="CommentText"/>
      </w:pPr>
      <w:r>
        <w:rPr>
          <w:rStyle w:val="CommentReference"/>
        </w:rPr>
        <w:annotationRef/>
      </w:r>
      <w:r>
        <w:t xml:space="preserve">I think an important result to touch on is that both the slope and intercepts differed – think about what that means in terms of the trade-off </w:t>
      </w:r>
    </w:p>
  </w:comment>
  <w:comment w:id="98" w:author="Microsoft Office User" w:date="2023-10-17T09:31:00Z" w:initials="MOU">
    <w:p w14:paraId="1019795B" w14:textId="520743A6" w:rsidR="006169B7" w:rsidRDefault="006169B7">
      <w:pPr>
        <w:pStyle w:val="CommentText"/>
      </w:pPr>
      <w:r>
        <w:rPr>
          <w:rStyle w:val="CommentReference"/>
        </w:rPr>
        <w:annotationRef/>
      </w:r>
      <w:r>
        <w:t>This should maybe go in methods section</w:t>
      </w:r>
    </w:p>
  </w:comment>
  <w:comment w:id="104" w:author="Microsoft Office User" w:date="2023-10-17T09:37:00Z" w:initials="MOU">
    <w:p w14:paraId="499BC88D" w14:textId="0888703E" w:rsidR="006169B7" w:rsidRDefault="006169B7">
      <w:pPr>
        <w:pStyle w:val="CommentText"/>
      </w:pPr>
      <w:r>
        <w:rPr>
          <w:rStyle w:val="CommentReference"/>
        </w:rPr>
        <w:annotationRef/>
      </w:r>
      <w:r>
        <w:t xml:space="preserve">Rephrase slightly – we’re not using this to test for DVM, </w:t>
      </w:r>
      <w:bookmarkStart w:id="105" w:name="_GoBack"/>
      <w:r>
        <w:t>but to test whether the DVM reflects a ‘gaming of the system’ so avoid daytime thermal stress and nighttime/dawn DO stress</w:t>
      </w:r>
      <w:bookmarkEnd w:id="105"/>
    </w:p>
  </w:comment>
  <w:comment w:id="107" w:author="Microsoft Office User" w:date="2023-10-17T09:56:00Z" w:initials="MOU">
    <w:p w14:paraId="077602BF" w14:textId="55541D7F" w:rsidR="00896086" w:rsidRDefault="00896086">
      <w:pPr>
        <w:pStyle w:val="CommentText"/>
      </w:pPr>
      <w:r>
        <w:rPr>
          <w:rStyle w:val="CommentReference"/>
        </w:rPr>
        <w:annotationRef/>
      </w:r>
    </w:p>
  </w:comment>
  <w:comment w:id="109" w:author="Barrett, Hannah" w:date="2023-10-13T10:42:00Z" w:initials="BH">
    <w:p w14:paraId="2F95B1E2" w14:textId="17F30E12" w:rsidR="00217648" w:rsidRDefault="00217648">
      <w:pPr>
        <w:pStyle w:val="CommentText"/>
      </w:pPr>
      <w:r>
        <w:rPr>
          <w:rStyle w:val="CommentReference"/>
        </w:rPr>
        <w:annotationRef/>
      </w:r>
      <w:r>
        <w:t>What am I trying to say here? That the net pen approach is valid because any area that contains cold water also contains low do, such that vertically shifting movements will remain a prevalent tactic… lateral movement would cause fish to exit both low DO and low temp environments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72B8ADE" w15:done="0"/>
  <w15:commentEx w15:paraId="7898CFC4" w15:done="0"/>
  <w15:commentEx w15:paraId="3FD0284C" w15:done="0"/>
  <w15:commentEx w15:paraId="2FA6C5F9" w15:paraIdParent="3FD0284C" w15:done="0"/>
  <w15:commentEx w15:paraId="2C05BD8C" w15:done="1"/>
  <w15:commentEx w15:paraId="47902044" w15:done="0"/>
  <w15:commentEx w15:paraId="7F32AA3D" w15:paraIdParent="47902044" w15:done="0"/>
  <w15:commentEx w15:paraId="5584008A" w15:done="0"/>
  <w15:commentEx w15:paraId="09C13A48" w15:done="0"/>
  <w15:commentEx w15:paraId="1C87D962" w15:done="0"/>
  <w15:commentEx w15:paraId="62228B22" w15:done="0"/>
  <w15:commentEx w15:paraId="51FC149F" w15:done="0"/>
  <w15:commentEx w15:paraId="52F453CD" w15:done="0"/>
  <w15:commentEx w15:paraId="701F4E6C" w15:done="0"/>
  <w15:commentEx w15:paraId="1019795B" w15:done="0"/>
  <w15:commentEx w15:paraId="499BC88D" w15:done="0"/>
  <w15:commentEx w15:paraId="077602BF" w15:done="0"/>
  <w15:commentEx w15:paraId="2F95B1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D8C88B" w16cex:dateUtc="2023-10-17T15:47:00Z"/>
  <w16cex:commentExtensible w16cex:durableId="28D8C8BE" w16cex:dateUtc="2023-10-17T15:47:00Z"/>
  <w16cex:commentExtensible w16cex:durableId="28D8CCE7" w16cex:dateUtc="2023-10-17T16:05:00Z"/>
  <w16cex:commentExtensible w16cex:durableId="28D8CD7C" w16cex:dateUtc="2023-10-17T16:08:00Z"/>
  <w16cex:commentExtensible w16cex:durableId="28D8CF52" w16cex:dateUtc="2023-10-17T16:16:00Z"/>
  <w16cex:commentExtensible w16cex:durableId="28D8D2ED" w16cex:dateUtc="2023-10-17T16:31:00Z"/>
  <w16cex:commentExtensible w16cex:durableId="28D8D3C6" w16cex:dateUtc="2023-10-17T16:35:00Z"/>
  <w16cex:commentExtensible w16cex:durableId="28D8D457" w16cex:dateUtc="2023-10-17T16:37:00Z"/>
  <w16cex:commentExtensible w16cex:durableId="28D8D8EA" w16cex:dateUtc="2023-10-17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2B8ADE" w16cid:durableId="28D8C655"/>
  <w16cid:commentId w16cid:paraId="7898CFC4" w16cid:durableId="28D8C656"/>
  <w16cid:commentId w16cid:paraId="3FD0284C" w16cid:durableId="28D8C657"/>
  <w16cid:commentId w16cid:paraId="2FA6C5F9" w16cid:durableId="28D8C658"/>
  <w16cid:commentId w16cid:paraId="2C05BD8C" w16cid:durableId="28D8C659"/>
  <w16cid:commentId w16cid:paraId="47902044" w16cid:durableId="28D8C65A"/>
  <w16cid:commentId w16cid:paraId="7F32AA3D" w16cid:durableId="28D8C65B"/>
  <w16cid:commentId w16cid:paraId="5584008A" w16cid:durableId="28D8C65C"/>
  <w16cid:commentId w16cid:paraId="09C13A48" w16cid:durableId="28D8C65D"/>
  <w16cid:commentId w16cid:paraId="62228B22" w16cid:durableId="28D8C88B"/>
  <w16cid:commentId w16cid:paraId="51FC149F" w16cid:durableId="28D8C8BE"/>
  <w16cid:commentId w16cid:paraId="52F453CD" w16cid:durableId="28D8CCE7"/>
  <w16cid:commentId w16cid:paraId="701F4E6C" w16cid:durableId="28D8CD7C"/>
  <w16cid:commentId w16cid:paraId="0086E517" w16cid:durableId="28D8CF52"/>
  <w16cid:commentId w16cid:paraId="1019795B" w16cid:durableId="28D8D2ED"/>
  <w16cid:commentId w16cid:paraId="26AB3EC0" w16cid:durableId="28D8D3C6"/>
  <w16cid:commentId w16cid:paraId="499BC88D" w16cid:durableId="28D8D457"/>
  <w16cid:commentId w16cid:paraId="077602BF" w16cid:durableId="28D8D8EA"/>
  <w16cid:commentId w16cid:paraId="2F95B1E2" w16cid:durableId="28D8C65E"/>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4503D" w14:textId="77777777" w:rsidR="00703294" w:rsidRDefault="00703294" w:rsidP="00B724DC">
      <w:pPr>
        <w:spacing w:after="0" w:line="240" w:lineRule="auto"/>
      </w:pPr>
      <w:r>
        <w:separator/>
      </w:r>
    </w:p>
  </w:endnote>
  <w:endnote w:type="continuationSeparator" w:id="0">
    <w:p w14:paraId="11E5DE6C" w14:textId="77777777" w:rsidR="00703294" w:rsidRDefault="00703294"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EA3957" w14:textId="77777777" w:rsidR="00703294" w:rsidRDefault="00703294" w:rsidP="00B724DC">
      <w:pPr>
        <w:spacing w:after="0" w:line="240" w:lineRule="auto"/>
      </w:pPr>
      <w:r>
        <w:separator/>
      </w:r>
    </w:p>
  </w:footnote>
  <w:footnote w:type="continuationSeparator" w:id="0">
    <w:p w14:paraId="7F92FFE0" w14:textId="77777777" w:rsidR="00703294" w:rsidRDefault="00703294"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E25ABF"/>
    <w:multiLevelType w:val="hybridMultilevel"/>
    <w:tmpl w:val="D4F8E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rrett, Hannah">
    <w15:presenceInfo w15:providerId="AD" w15:userId="S-1-5-21-828376571-1197701538-1844936127-350467"/>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574"/>
    <w:rsid w:val="00010E77"/>
    <w:rsid w:val="00011FEA"/>
    <w:rsid w:val="0002563A"/>
    <w:rsid w:val="00037692"/>
    <w:rsid w:val="000509CB"/>
    <w:rsid w:val="00051C8E"/>
    <w:rsid w:val="000765B8"/>
    <w:rsid w:val="00087699"/>
    <w:rsid w:val="000957BD"/>
    <w:rsid w:val="000A2377"/>
    <w:rsid w:val="000C14A9"/>
    <w:rsid w:val="000F7E05"/>
    <w:rsid w:val="001003EB"/>
    <w:rsid w:val="00117893"/>
    <w:rsid w:val="00141332"/>
    <w:rsid w:val="001508D5"/>
    <w:rsid w:val="00184719"/>
    <w:rsid w:val="00196E54"/>
    <w:rsid w:val="001A4896"/>
    <w:rsid w:val="001B2297"/>
    <w:rsid w:val="001B7108"/>
    <w:rsid w:val="001C29D4"/>
    <w:rsid w:val="001D0E3A"/>
    <w:rsid w:val="001E7D08"/>
    <w:rsid w:val="001F77DF"/>
    <w:rsid w:val="00206F8E"/>
    <w:rsid w:val="0021394A"/>
    <w:rsid w:val="00217648"/>
    <w:rsid w:val="002362ED"/>
    <w:rsid w:val="00250F9B"/>
    <w:rsid w:val="00264593"/>
    <w:rsid w:val="00267A04"/>
    <w:rsid w:val="0027746D"/>
    <w:rsid w:val="002A79D7"/>
    <w:rsid w:val="002D24B1"/>
    <w:rsid w:val="002D681C"/>
    <w:rsid w:val="002F465D"/>
    <w:rsid w:val="0030363D"/>
    <w:rsid w:val="00310438"/>
    <w:rsid w:val="00314DF4"/>
    <w:rsid w:val="00326996"/>
    <w:rsid w:val="0033492C"/>
    <w:rsid w:val="003373C4"/>
    <w:rsid w:val="003463BD"/>
    <w:rsid w:val="0035307F"/>
    <w:rsid w:val="0037218D"/>
    <w:rsid w:val="00387300"/>
    <w:rsid w:val="003A1EE8"/>
    <w:rsid w:val="003A56DB"/>
    <w:rsid w:val="003B106F"/>
    <w:rsid w:val="003D3AF6"/>
    <w:rsid w:val="003D7CF6"/>
    <w:rsid w:val="003E7E85"/>
    <w:rsid w:val="004018CC"/>
    <w:rsid w:val="004305D7"/>
    <w:rsid w:val="00442614"/>
    <w:rsid w:val="0045625C"/>
    <w:rsid w:val="00463AF9"/>
    <w:rsid w:val="00476252"/>
    <w:rsid w:val="00476AE1"/>
    <w:rsid w:val="00476F49"/>
    <w:rsid w:val="004A1FE8"/>
    <w:rsid w:val="004A3FCC"/>
    <w:rsid w:val="004B55FC"/>
    <w:rsid w:val="004C497B"/>
    <w:rsid w:val="00556D20"/>
    <w:rsid w:val="00564296"/>
    <w:rsid w:val="00583B4F"/>
    <w:rsid w:val="005878B5"/>
    <w:rsid w:val="00596A91"/>
    <w:rsid w:val="00597ABF"/>
    <w:rsid w:val="005A1BF6"/>
    <w:rsid w:val="005B0834"/>
    <w:rsid w:val="005B12F6"/>
    <w:rsid w:val="005F50E1"/>
    <w:rsid w:val="00615231"/>
    <w:rsid w:val="006169B7"/>
    <w:rsid w:val="0063121A"/>
    <w:rsid w:val="00631E65"/>
    <w:rsid w:val="006326CC"/>
    <w:rsid w:val="006345A9"/>
    <w:rsid w:val="0064675C"/>
    <w:rsid w:val="00652855"/>
    <w:rsid w:val="00672E86"/>
    <w:rsid w:val="006826F0"/>
    <w:rsid w:val="00696499"/>
    <w:rsid w:val="006C12B3"/>
    <w:rsid w:val="006C3DDA"/>
    <w:rsid w:val="006D326B"/>
    <w:rsid w:val="006E44D9"/>
    <w:rsid w:val="006F15A4"/>
    <w:rsid w:val="00703294"/>
    <w:rsid w:val="007B1E64"/>
    <w:rsid w:val="007B2421"/>
    <w:rsid w:val="007C04DA"/>
    <w:rsid w:val="007D20A5"/>
    <w:rsid w:val="007D335E"/>
    <w:rsid w:val="007D5781"/>
    <w:rsid w:val="007E4574"/>
    <w:rsid w:val="00800608"/>
    <w:rsid w:val="00803D83"/>
    <w:rsid w:val="0082548D"/>
    <w:rsid w:val="00837BEF"/>
    <w:rsid w:val="00842E7B"/>
    <w:rsid w:val="00843A04"/>
    <w:rsid w:val="00845AE1"/>
    <w:rsid w:val="00860B5F"/>
    <w:rsid w:val="00865DBF"/>
    <w:rsid w:val="00894BD4"/>
    <w:rsid w:val="00896086"/>
    <w:rsid w:val="008B2D58"/>
    <w:rsid w:val="008E1B4C"/>
    <w:rsid w:val="009004AB"/>
    <w:rsid w:val="00924D75"/>
    <w:rsid w:val="0093154A"/>
    <w:rsid w:val="00955527"/>
    <w:rsid w:val="00A4179D"/>
    <w:rsid w:val="00A44FFD"/>
    <w:rsid w:val="00A46028"/>
    <w:rsid w:val="00A54FA2"/>
    <w:rsid w:val="00A73636"/>
    <w:rsid w:val="00A737C0"/>
    <w:rsid w:val="00A77A96"/>
    <w:rsid w:val="00A8767D"/>
    <w:rsid w:val="00A92D2F"/>
    <w:rsid w:val="00A93194"/>
    <w:rsid w:val="00A937C2"/>
    <w:rsid w:val="00AA00EE"/>
    <w:rsid w:val="00AB3E0A"/>
    <w:rsid w:val="00AC435C"/>
    <w:rsid w:val="00AD001A"/>
    <w:rsid w:val="00AE419C"/>
    <w:rsid w:val="00B17B29"/>
    <w:rsid w:val="00B243C0"/>
    <w:rsid w:val="00B3476A"/>
    <w:rsid w:val="00B54233"/>
    <w:rsid w:val="00B60686"/>
    <w:rsid w:val="00B724DC"/>
    <w:rsid w:val="00B77EA1"/>
    <w:rsid w:val="00B97402"/>
    <w:rsid w:val="00B9760F"/>
    <w:rsid w:val="00BA2B50"/>
    <w:rsid w:val="00BA4CF1"/>
    <w:rsid w:val="00BE38FC"/>
    <w:rsid w:val="00BF7CA6"/>
    <w:rsid w:val="00C172EB"/>
    <w:rsid w:val="00C22A88"/>
    <w:rsid w:val="00C358B4"/>
    <w:rsid w:val="00C42A4C"/>
    <w:rsid w:val="00C83A2C"/>
    <w:rsid w:val="00CB059C"/>
    <w:rsid w:val="00CB1A28"/>
    <w:rsid w:val="00CD1AB4"/>
    <w:rsid w:val="00D0534A"/>
    <w:rsid w:val="00D234CC"/>
    <w:rsid w:val="00D2468F"/>
    <w:rsid w:val="00D53B18"/>
    <w:rsid w:val="00D541C4"/>
    <w:rsid w:val="00DA2B32"/>
    <w:rsid w:val="00DB5DF0"/>
    <w:rsid w:val="00DB638B"/>
    <w:rsid w:val="00E03AA9"/>
    <w:rsid w:val="00E04F5D"/>
    <w:rsid w:val="00E228EF"/>
    <w:rsid w:val="00E75119"/>
    <w:rsid w:val="00E86E93"/>
    <w:rsid w:val="00E90954"/>
    <w:rsid w:val="00E90BB8"/>
    <w:rsid w:val="00ED271C"/>
    <w:rsid w:val="00EF410A"/>
    <w:rsid w:val="00F11274"/>
    <w:rsid w:val="00F56768"/>
    <w:rsid w:val="00FC3B71"/>
    <w:rsid w:val="00FD2FB6"/>
    <w:rsid w:val="00FD3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semiHidden/>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semiHidden/>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paragraph" w:styleId="ListParagraph">
    <w:name w:val="List Paragraph"/>
    <w:basedOn w:val="Normal"/>
    <w:uiPriority w:val="34"/>
    <w:qFormat/>
    <w:rsid w:val="006169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9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comments" Target="comments.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18</Pages>
  <Words>5092</Words>
  <Characters>29028</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34052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9</cp:revision>
  <dcterms:created xsi:type="dcterms:W3CDTF">2023-11-16T19:33:00Z</dcterms:created>
  <dcterms:modified xsi:type="dcterms:W3CDTF">2023-11-19T21:11:00Z</dcterms:modified>
</cp:coreProperties>
</file>