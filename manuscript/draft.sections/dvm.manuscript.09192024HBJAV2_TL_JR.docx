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31096" w14:textId="21321E20" w:rsidR="00A54FA2" w:rsidRPr="00B9760F" w:rsidRDefault="005B7213" w:rsidP="007E4574">
      <w:pPr>
        <w:rPr>
          <w:rFonts w:ascii="Times New Roman" w:hAnsi="Times New Roman" w:cs="Times New Roman"/>
          <w:b/>
          <w:sz w:val="24"/>
          <w:szCs w:val="24"/>
        </w:rPr>
      </w:pPr>
      <w:commentRangeStart w:id="0"/>
      <w:r>
        <w:rPr>
          <w:rFonts w:ascii="Times New Roman" w:hAnsi="Times New Roman" w:cs="Times New Roman"/>
          <w:b/>
          <w:sz w:val="24"/>
          <w:szCs w:val="24"/>
        </w:rPr>
        <w:t xml:space="preserve">Asynchronous timing of hypoxia and thermal stress </w:t>
      </w:r>
      <w:r w:rsidR="001E0E68">
        <w:rPr>
          <w:rFonts w:ascii="Times New Roman" w:hAnsi="Times New Roman" w:cs="Times New Roman"/>
          <w:b/>
          <w:sz w:val="24"/>
          <w:szCs w:val="24"/>
        </w:rPr>
        <w:t>induces</w:t>
      </w:r>
      <w:r>
        <w:rPr>
          <w:rFonts w:ascii="Times New Roman" w:hAnsi="Times New Roman" w:cs="Times New Roman"/>
          <w:b/>
          <w:sz w:val="24"/>
          <w:szCs w:val="24"/>
        </w:rPr>
        <w:t xml:space="preserve"> d</w:t>
      </w:r>
      <w:r w:rsidR="00A54FA2" w:rsidRPr="00B9760F">
        <w:rPr>
          <w:rFonts w:ascii="Times New Roman" w:hAnsi="Times New Roman" w:cs="Times New Roman"/>
          <w:b/>
          <w:sz w:val="24"/>
          <w:szCs w:val="24"/>
        </w:rPr>
        <w:t>iel vertical movemen</w:t>
      </w:r>
      <w:r w:rsidR="00156B3C">
        <w:rPr>
          <w:rFonts w:ascii="Times New Roman" w:hAnsi="Times New Roman" w:cs="Times New Roman"/>
          <w:b/>
          <w:sz w:val="24"/>
          <w:szCs w:val="24"/>
        </w:rPr>
        <w:t>t</w:t>
      </w:r>
      <w:commentRangeEnd w:id="0"/>
      <w:r w:rsidR="002D632E">
        <w:rPr>
          <w:rStyle w:val="CommentReference"/>
        </w:rPr>
        <w:commentReference w:id="0"/>
      </w:r>
      <w:r w:rsidR="00A54FA2" w:rsidRPr="00B9760F">
        <w:rPr>
          <w:rFonts w:ascii="Times New Roman" w:hAnsi="Times New Roman" w:cs="Times New Roman"/>
          <w:b/>
          <w:sz w:val="24"/>
          <w:szCs w:val="24"/>
        </w:rPr>
        <w:t xml:space="preserve"> </w:t>
      </w:r>
    </w:p>
    <w:p w14:paraId="24A01BA4" w14:textId="212B1570"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 xml:space="preserve">Hannah Barrett, Joel Ruprecht, Taal Levi, </w:t>
      </w:r>
      <w:r w:rsidR="002516C1">
        <w:rPr>
          <w:rFonts w:ascii="Times New Roman" w:hAnsi="Times New Roman" w:cs="Times New Roman"/>
          <w:sz w:val="24"/>
          <w:szCs w:val="24"/>
        </w:rPr>
        <w:t xml:space="preserve">Joe Ebersole, </w:t>
      </w:r>
      <w:r>
        <w:rPr>
          <w:rFonts w:ascii="Times New Roman" w:hAnsi="Times New Roman" w:cs="Times New Roman"/>
          <w:sz w:val="24"/>
          <w:szCs w:val="24"/>
        </w:rPr>
        <w:t>Jonathan Armstrong</w:t>
      </w:r>
    </w:p>
    <w:p w14:paraId="2A772FF1" w14:textId="0FA5D2EA" w:rsidR="00272B1D" w:rsidRDefault="00272B1D" w:rsidP="00B9760F">
      <w:pPr>
        <w:spacing w:line="480" w:lineRule="auto"/>
        <w:rPr>
          <w:rFonts w:ascii="Times New Roman" w:hAnsi="Times New Roman" w:cs="Times New Roman"/>
          <w:b/>
          <w:sz w:val="24"/>
          <w:szCs w:val="24"/>
        </w:rPr>
      </w:pPr>
      <w:commentRangeStart w:id="1"/>
      <w:r>
        <w:rPr>
          <w:rFonts w:ascii="Times New Roman" w:hAnsi="Times New Roman" w:cs="Times New Roman"/>
          <w:b/>
          <w:sz w:val="24"/>
          <w:szCs w:val="24"/>
        </w:rPr>
        <w:t>Abstract</w:t>
      </w:r>
      <w:commentRangeEnd w:id="1"/>
      <w:r w:rsidR="009B3D66">
        <w:rPr>
          <w:rStyle w:val="CommentReference"/>
        </w:rPr>
        <w:commentReference w:id="1"/>
      </w:r>
    </w:p>
    <w:p w14:paraId="37E39D2A" w14:textId="77777777" w:rsidR="000525A6" w:rsidRDefault="007F0D70"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t>Mobile organisms respond to</w:t>
      </w:r>
      <w:r w:rsidR="002C6BF4" w:rsidRPr="000525A6">
        <w:rPr>
          <w:rFonts w:ascii="Times New Roman" w:hAnsi="Times New Roman" w:cs="Times New Roman"/>
          <w:sz w:val="24"/>
          <w:szCs w:val="24"/>
        </w:rPr>
        <w:t xml:space="preserve"> multiple environmental variables</w:t>
      </w:r>
      <w:r w:rsidRPr="000525A6">
        <w:rPr>
          <w:rFonts w:ascii="Times New Roman" w:hAnsi="Times New Roman" w:cs="Times New Roman"/>
          <w:sz w:val="24"/>
          <w:szCs w:val="24"/>
        </w:rPr>
        <w:t xml:space="preserve"> and </w:t>
      </w:r>
      <w:r w:rsidR="00D50B74" w:rsidRPr="000525A6">
        <w:rPr>
          <w:rFonts w:ascii="Times New Roman" w:hAnsi="Times New Roman" w:cs="Times New Roman"/>
          <w:sz w:val="24"/>
          <w:szCs w:val="24"/>
        </w:rPr>
        <w:t xml:space="preserve">optimizing one habitat condition </w:t>
      </w:r>
      <w:r w:rsidRPr="000525A6">
        <w:rPr>
          <w:rFonts w:ascii="Times New Roman" w:hAnsi="Times New Roman" w:cs="Times New Roman"/>
          <w:sz w:val="24"/>
          <w:szCs w:val="24"/>
        </w:rPr>
        <w:t xml:space="preserve">often </w:t>
      </w:r>
      <w:r w:rsidR="00D50B74" w:rsidRPr="000525A6">
        <w:rPr>
          <w:rFonts w:ascii="Times New Roman" w:hAnsi="Times New Roman" w:cs="Times New Roman"/>
          <w:sz w:val="24"/>
          <w:szCs w:val="24"/>
        </w:rPr>
        <w:t>comes at the expense of another</w:t>
      </w:r>
      <w:r w:rsidR="005B19CF" w:rsidRPr="000525A6">
        <w:rPr>
          <w:rFonts w:ascii="Times New Roman" w:hAnsi="Times New Roman" w:cs="Times New Roman"/>
          <w:sz w:val="24"/>
          <w:szCs w:val="24"/>
        </w:rPr>
        <w:t>.</w:t>
      </w:r>
      <w:r w:rsidR="002C6BF4" w:rsidRPr="000525A6">
        <w:rPr>
          <w:rFonts w:ascii="Times New Roman" w:hAnsi="Times New Roman" w:cs="Times New Roman"/>
          <w:sz w:val="24"/>
          <w:szCs w:val="24"/>
        </w:rPr>
        <w:t xml:space="preserve"> </w:t>
      </w:r>
      <w:r w:rsidR="000B5A37" w:rsidRPr="000525A6">
        <w:rPr>
          <w:rFonts w:ascii="Times New Roman" w:hAnsi="Times New Roman" w:cs="Times New Roman"/>
          <w:sz w:val="24"/>
          <w:szCs w:val="24"/>
        </w:rPr>
        <w:t xml:space="preserve">Trade-offs between temperature and dissolved oxygen are ubiquitous </w:t>
      </w:r>
      <w:r w:rsidR="005362D7" w:rsidRPr="000525A6">
        <w:rPr>
          <w:rFonts w:ascii="Times New Roman" w:hAnsi="Times New Roman" w:cs="Times New Roman"/>
          <w:sz w:val="24"/>
          <w:szCs w:val="24"/>
        </w:rPr>
        <w:t xml:space="preserve">in aquatic ecosystems, and they are also dynamic, as the day-night cycle </w:t>
      </w:r>
      <w:r w:rsidR="00181359" w:rsidRPr="000525A6">
        <w:rPr>
          <w:rFonts w:ascii="Times New Roman" w:hAnsi="Times New Roman" w:cs="Times New Roman"/>
          <w:sz w:val="24"/>
          <w:szCs w:val="24"/>
        </w:rPr>
        <w:t>drives solar absorption and photosynthesis</w:t>
      </w:r>
      <w:r w:rsidR="005362D7" w:rsidRPr="000525A6">
        <w:rPr>
          <w:rFonts w:ascii="Times New Roman" w:hAnsi="Times New Roman" w:cs="Times New Roman"/>
          <w:sz w:val="24"/>
          <w:szCs w:val="24"/>
        </w:rPr>
        <w:t xml:space="preserve">. </w:t>
      </w:r>
      <w:r w:rsidR="0093039B" w:rsidRPr="000525A6">
        <w:rPr>
          <w:rFonts w:ascii="Times New Roman" w:hAnsi="Times New Roman" w:cs="Times New Roman"/>
          <w:sz w:val="24"/>
          <w:szCs w:val="24"/>
        </w:rPr>
        <w:t xml:space="preserve">Heat stress and hypoxia occur asynchronously in the diel cycle, because temperature maximums occur in the evening and oxygen minimums occur around dawn. </w:t>
      </w:r>
      <w:r w:rsidR="001E0E68" w:rsidRPr="000525A6">
        <w:rPr>
          <w:rFonts w:ascii="Times New Roman" w:hAnsi="Times New Roman" w:cs="Times New Roman"/>
          <w:sz w:val="24"/>
          <w:szCs w:val="24"/>
        </w:rPr>
        <w:t xml:space="preserve">A key question is how organisms make tradeoffs to the opposing limitations of temperature and oxygen driven by changes in environmental conditions within a daily cycle. </w:t>
      </w:r>
    </w:p>
    <w:p w14:paraId="0A458F3B" w14:textId="77777777" w:rsidR="000525A6" w:rsidRDefault="0093039B"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t xml:space="preserve">Using observed environmental data from </w:t>
      </w:r>
      <w:r w:rsidR="001D1CBB" w:rsidRPr="000525A6">
        <w:rPr>
          <w:rFonts w:ascii="Times New Roman" w:hAnsi="Times New Roman" w:cs="Times New Roman"/>
          <w:sz w:val="24"/>
          <w:szCs w:val="24"/>
        </w:rPr>
        <w:t>vertically stratified</w:t>
      </w:r>
      <w:r w:rsidR="00F52BE8" w:rsidRPr="000525A6">
        <w:rPr>
          <w:rFonts w:ascii="Times New Roman" w:hAnsi="Times New Roman" w:cs="Times New Roman"/>
          <w:sz w:val="24"/>
          <w:szCs w:val="24"/>
        </w:rPr>
        <w:t xml:space="preserve"> </w:t>
      </w:r>
      <w:r w:rsidRPr="000525A6">
        <w:rPr>
          <w:rFonts w:ascii="Times New Roman" w:hAnsi="Times New Roman" w:cs="Times New Roman"/>
          <w:sz w:val="24"/>
          <w:szCs w:val="24"/>
        </w:rPr>
        <w:t xml:space="preserve">thermal refuges on a river floodplain, we </w:t>
      </w:r>
      <w:r w:rsidR="001D1CBB" w:rsidRPr="000525A6">
        <w:rPr>
          <w:rFonts w:ascii="Times New Roman" w:hAnsi="Times New Roman" w:cs="Times New Roman"/>
          <w:sz w:val="24"/>
          <w:szCs w:val="24"/>
        </w:rPr>
        <w:t>used</w:t>
      </w:r>
      <w:r w:rsidR="00F52BE8" w:rsidRPr="000525A6">
        <w:rPr>
          <w:rFonts w:ascii="Times New Roman" w:hAnsi="Times New Roman" w:cs="Times New Roman"/>
          <w:sz w:val="24"/>
          <w:szCs w:val="24"/>
        </w:rPr>
        <w:t xml:space="preserve"> a simulation to </w:t>
      </w:r>
      <w:r w:rsidRPr="000525A6">
        <w:rPr>
          <w:rFonts w:ascii="Times New Roman" w:hAnsi="Times New Roman" w:cs="Times New Roman"/>
          <w:sz w:val="24"/>
          <w:szCs w:val="24"/>
        </w:rPr>
        <w:t xml:space="preserve">show that strategies </w:t>
      </w:r>
      <w:r w:rsidR="00254FC3" w:rsidRPr="000525A6">
        <w:rPr>
          <w:rFonts w:ascii="Times New Roman" w:hAnsi="Times New Roman" w:cs="Times New Roman"/>
          <w:sz w:val="24"/>
          <w:szCs w:val="24"/>
        </w:rPr>
        <w:t xml:space="preserve">that focused solely on either </w:t>
      </w:r>
      <w:r w:rsidRPr="000525A6">
        <w:rPr>
          <w:rFonts w:ascii="Times New Roman" w:hAnsi="Times New Roman" w:cs="Times New Roman"/>
          <w:sz w:val="24"/>
          <w:szCs w:val="24"/>
        </w:rPr>
        <w:t>temperature-minimizing or oxygen-maximizing result</w:t>
      </w:r>
      <w:r w:rsidR="00AD5CC8" w:rsidRPr="000525A6">
        <w:rPr>
          <w:rFonts w:ascii="Times New Roman" w:hAnsi="Times New Roman" w:cs="Times New Roman"/>
          <w:sz w:val="24"/>
          <w:szCs w:val="24"/>
        </w:rPr>
        <w:t>ed</w:t>
      </w:r>
      <w:r w:rsidRPr="000525A6">
        <w:rPr>
          <w:rFonts w:ascii="Times New Roman" w:hAnsi="Times New Roman" w:cs="Times New Roman"/>
          <w:sz w:val="24"/>
          <w:szCs w:val="24"/>
        </w:rPr>
        <w:t xml:space="preserve"> in constant depth selection, whereas fish that optimize</w:t>
      </w:r>
      <w:r w:rsidR="00AD5CC8" w:rsidRPr="000525A6">
        <w:rPr>
          <w:rFonts w:ascii="Times New Roman" w:hAnsi="Times New Roman" w:cs="Times New Roman"/>
          <w:sz w:val="24"/>
          <w:szCs w:val="24"/>
        </w:rPr>
        <w:t>d</w:t>
      </w:r>
      <w:r w:rsidRPr="000525A6">
        <w:rPr>
          <w:rFonts w:ascii="Times New Roman" w:hAnsi="Times New Roman" w:cs="Times New Roman"/>
          <w:sz w:val="24"/>
          <w:szCs w:val="24"/>
        </w:rPr>
        <w:t xml:space="preserve"> </w:t>
      </w:r>
      <w:r w:rsidR="00181359" w:rsidRPr="000525A6">
        <w:rPr>
          <w:rFonts w:ascii="Times New Roman" w:hAnsi="Times New Roman" w:cs="Times New Roman"/>
          <w:sz w:val="24"/>
          <w:szCs w:val="24"/>
        </w:rPr>
        <w:t xml:space="preserve">both </w:t>
      </w:r>
      <w:r w:rsidRPr="000525A6">
        <w:rPr>
          <w:rFonts w:ascii="Times New Roman" w:hAnsi="Times New Roman" w:cs="Times New Roman"/>
          <w:sz w:val="24"/>
          <w:szCs w:val="24"/>
        </w:rPr>
        <w:t>temperature and oxygen exhibit</w:t>
      </w:r>
      <w:r w:rsidR="00AD5CC8" w:rsidRPr="000525A6">
        <w:rPr>
          <w:rFonts w:ascii="Times New Roman" w:hAnsi="Times New Roman" w:cs="Times New Roman"/>
          <w:sz w:val="24"/>
          <w:szCs w:val="24"/>
        </w:rPr>
        <w:t>ed</w:t>
      </w:r>
      <w:r w:rsidRPr="000525A6">
        <w:rPr>
          <w:rFonts w:ascii="Times New Roman" w:hAnsi="Times New Roman" w:cs="Times New Roman"/>
          <w:sz w:val="24"/>
          <w:szCs w:val="24"/>
        </w:rPr>
        <w:t xml:space="preserve"> diel vertical movement. </w:t>
      </w:r>
      <w:r w:rsidR="001E0E68" w:rsidRPr="000525A6">
        <w:rPr>
          <w:rFonts w:ascii="Times New Roman" w:hAnsi="Times New Roman" w:cs="Times New Roman"/>
          <w:sz w:val="24"/>
          <w:szCs w:val="24"/>
        </w:rPr>
        <w:t>Given that physiological demands require both adequate oxygen and thermal ranges, we hypothesized that fish would employ diel vertical migration to balance these two constraints. To test this,</w:t>
      </w:r>
      <w:r w:rsidR="00200B74" w:rsidRPr="000525A6">
        <w:rPr>
          <w:rFonts w:ascii="Times New Roman" w:hAnsi="Times New Roman" w:cs="Times New Roman"/>
          <w:sz w:val="24"/>
          <w:szCs w:val="24"/>
        </w:rPr>
        <w:t xml:space="preserve"> </w:t>
      </w:r>
      <w:r w:rsidRPr="000525A6">
        <w:rPr>
          <w:rFonts w:ascii="Times New Roman" w:hAnsi="Times New Roman" w:cs="Times New Roman"/>
          <w:sz w:val="24"/>
          <w:szCs w:val="24"/>
        </w:rPr>
        <w:t xml:space="preserve">we held fish </w:t>
      </w:r>
      <w:r w:rsidRPr="000525A6">
        <w:rPr>
          <w:rFonts w:ascii="Times New Roman" w:hAnsi="Times New Roman" w:cs="Times New Roman"/>
          <w:i/>
          <w:iCs/>
          <w:sz w:val="24"/>
          <w:szCs w:val="24"/>
        </w:rPr>
        <w:t>in situ</w:t>
      </w:r>
      <w:r w:rsidRPr="000525A6">
        <w:rPr>
          <w:rFonts w:ascii="Times New Roman" w:hAnsi="Times New Roman" w:cs="Times New Roman"/>
          <w:sz w:val="24"/>
          <w:szCs w:val="24"/>
        </w:rPr>
        <w:t xml:space="preserve"> in enclosures and </w:t>
      </w:r>
      <w:r w:rsidR="00AD5CC8" w:rsidRPr="000525A6">
        <w:rPr>
          <w:rFonts w:ascii="Times New Roman" w:hAnsi="Times New Roman" w:cs="Times New Roman"/>
          <w:sz w:val="24"/>
          <w:szCs w:val="24"/>
        </w:rPr>
        <w:t>quantified</w:t>
      </w:r>
      <w:r w:rsidR="00200B74" w:rsidRPr="000525A6">
        <w:rPr>
          <w:rFonts w:ascii="Times New Roman" w:hAnsi="Times New Roman" w:cs="Times New Roman"/>
          <w:sz w:val="24"/>
          <w:szCs w:val="24"/>
        </w:rPr>
        <w:t xml:space="preserve"> their</w:t>
      </w:r>
      <w:r w:rsidR="00AD5CC8" w:rsidRPr="000525A6">
        <w:rPr>
          <w:rFonts w:ascii="Times New Roman" w:hAnsi="Times New Roman" w:cs="Times New Roman"/>
          <w:sz w:val="24"/>
          <w:szCs w:val="24"/>
        </w:rPr>
        <w:t xml:space="preserve"> </w:t>
      </w:r>
      <w:r w:rsidR="0089418C" w:rsidRPr="000525A6">
        <w:rPr>
          <w:rFonts w:ascii="Times New Roman" w:hAnsi="Times New Roman" w:cs="Times New Roman"/>
          <w:sz w:val="24"/>
          <w:szCs w:val="24"/>
        </w:rPr>
        <w:t>use of the thermal environment</w:t>
      </w:r>
      <w:r w:rsidR="00D7683C" w:rsidRPr="000525A6">
        <w:rPr>
          <w:rFonts w:ascii="Times New Roman" w:hAnsi="Times New Roman" w:cs="Times New Roman"/>
          <w:sz w:val="24"/>
          <w:szCs w:val="24"/>
        </w:rPr>
        <w:t xml:space="preserve"> </w:t>
      </w:r>
      <w:r w:rsidR="0027799E" w:rsidRPr="000525A6">
        <w:rPr>
          <w:rFonts w:ascii="Times New Roman" w:hAnsi="Times New Roman" w:cs="Times New Roman"/>
          <w:sz w:val="24"/>
          <w:szCs w:val="24"/>
        </w:rPr>
        <w:t>using</w:t>
      </w:r>
      <w:r w:rsidR="00D7683C" w:rsidRPr="000525A6">
        <w:rPr>
          <w:rFonts w:ascii="Times New Roman" w:hAnsi="Times New Roman" w:cs="Times New Roman"/>
          <w:sz w:val="24"/>
          <w:szCs w:val="24"/>
        </w:rPr>
        <w:t xml:space="preserve"> </w:t>
      </w:r>
      <w:r w:rsidR="0089418C" w:rsidRPr="000525A6">
        <w:rPr>
          <w:rFonts w:ascii="Times New Roman" w:hAnsi="Times New Roman" w:cs="Times New Roman"/>
          <w:sz w:val="24"/>
          <w:szCs w:val="24"/>
        </w:rPr>
        <w:t>temperature-</w:t>
      </w:r>
      <w:r w:rsidRPr="000525A6">
        <w:rPr>
          <w:rFonts w:ascii="Times New Roman" w:hAnsi="Times New Roman" w:cs="Times New Roman"/>
          <w:sz w:val="24"/>
          <w:szCs w:val="24"/>
        </w:rPr>
        <w:t xml:space="preserve">logging tags. </w:t>
      </w:r>
    </w:p>
    <w:p w14:paraId="58ABA873" w14:textId="77777777" w:rsidR="000525A6" w:rsidRDefault="0093039B"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t>Fish exhibited diel vertical movement</w:t>
      </w:r>
      <w:r w:rsidR="009B18A0" w:rsidRPr="000525A6">
        <w:rPr>
          <w:rFonts w:ascii="Times New Roman" w:hAnsi="Times New Roman" w:cs="Times New Roman"/>
          <w:sz w:val="24"/>
          <w:szCs w:val="24"/>
        </w:rPr>
        <w:t xml:space="preserve"> that matched the timing predicted by our simulation and reduced the minimum oxygen levels they experienced. The extent of this movement was smaller than expected as fish endured relatively hypoxic conditions in exchange for colder temperatures</w:t>
      </w:r>
      <w:r w:rsidR="00181359" w:rsidRPr="000525A6">
        <w:rPr>
          <w:rFonts w:ascii="Times New Roman" w:hAnsi="Times New Roman" w:cs="Times New Roman"/>
          <w:sz w:val="24"/>
          <w:szCs w:val="24"/>
        </w:rPr>
        <w:t>, which reduce metabolic costs</w:t>
      </w:r>
      <w:r w:rsidR="009B18A0" w:rsidRPr="000525A6">
        <w:rPr>
          <w:rFonts w:ascii="Times New Roman" w:hAnsi="Times New Roman" w:cs="Times New Roman"/>
          <w:sz w:val="24"/>
          <w:szCs w:val="24"/>
        </w:rPr>
        <w:t xml:space="preserve">. </w:t>
      </w:r>
    </w:p>
    <w:p w14:paraId="679920C4" w14:textId="3D2EB2EA" w:rsidR="00272B1D" w:rsidRPr="000525A6" w:rsidRDefault="000525A6"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lastRenderedPageBreak/>
        <w:t>Our novel continuous monitoring approach demonstrates that diel variability in habitat conditions can cause trade-offs that drive cyclical habitat use.</w:t>
      </w:r>
      <w:r>
        <w:rPr>
          <w:rFonts w:ascii="Times New Roman" w:hAnsi="Times New Roman" w:cs="Times New Roman"/>
          <w:sz w:val="24"/>
          <w:szCs w:val="24"/>
        </w:rPr>
        <w:t xml:space="preserve"> </w:t>
      </w:r>
      <w:r w:rsidR="009B18A0" w:rsidRPr="000525A6">
        <w:rPr>
          <w:rFonts w:ascii="Times New Roman" w:hAnsi="Times New Roman" w:cs="Times New Roman"/>
          <w:sz w:val="24"/>
          <w:szCs w:val="24"/>
        </w:rPr>
        <w:t xml:space="preserve">Our </w:t>
      </w:r>
      <w:r w:rsidR="008566CE" w:rsidRPr="000525A6">
        <w:rPr>
          <w:rFonts w:ascii="Times New Roman" w:hAnsi="Times New Roman" w:cs="Times New Roman"/>
          <w:sz w:val="24"/>
          <w:szCs w:val="24"/>
        </w:rPr>
        <w:t xml:space="preserve">conclusions </w:t>
      </w:r>
      <w:r w:rsidR="009C7EEE" w:rsidRPr="000525A6">
        <w:rPr>
          <w:rFonts w:ascii="Times New Roman" w:hAnsi="Times New Roman" w:cs="Times New Roman"/>
          <w:sz w:val="24"/>
          <w:szCs w:val="24"/>
        </w:rPr>
        <w:t xml:space="preserve">are supported </w:t>
      </w:r>
      <w:r w:rsidR="008A5A7F" w:rsidRPr="000525A6">
        <w:rPr>
          <w:rFonts w:ascii="Times New Roman" w:hAnsi="Times New Roman" w:cs="Times New Roman"/>
          <w:sz w:val="24"/>
          <w:szCs w:val="24"/>
        </w:rPr>
        <w:t xml:space="preserve">by </w:t>
      </w:r>
      <w:r w:rsidR="009C7EEE" w:rsidRPr="000525A6">
        <w:rPr>
          <w:rFonts w:ascii="Times New Roman" w:hAnsi="Times New Roman" w:cs="Times New Roman"/>
          <w:sz w:val="24"/>
          <w:szCs w:val="24"/>
        </w:rPr>
        <w:t xml:space="preserve">first </w:t>
      </w:r>
      <w:r w:rsidR="001E0E68" w:rsidRPr="000525A6">
        <w:rPr>
          <w:rFonts w:ascii="Times New Roman" w:hAnsi="Times New Roman" w:cs="Times New Roman"/>
          <w:sz w:val="24"/>
          <w:szCs w:val="24"/>
        </w:rPr>
        <w:t>principles and</w:t>
      </w:r>
      <w:r w:rsidR="009C7EEE" w:rsidRPr="000525A6">
        <w:rPr>
          <w:rFonts w:ascii="Times New Roman" w:hAnsi="Times New Roman" w:cs="Times New Roman"/>
          <w:sz w:val="24"/>
          <w:szCs w:val="24"/>
        </w:rPr>
        <w:t xml:space="preserve"> </w:t>
      </w:r>
      <w:r w:rsidR="008566CE" w:rsidRPr="000525A6">
        <w:rPr>
          <w:rFonts w:ascii="Times New Roman" w:hAnsi="Times New Roman" w:cs="Times New Roman"/>
          <w:sz w:val="24"/>
          <w:szCs w:val="24"/>
        </w:rPr>
        <w:t xml:space="preserve">should therefore be generalizable across the diversity of aquatic systems in which </w:t>
      </w:r>
      <w:r w:rsidR="00181359" w:rsidRPr="000525A6">
        <w:rPr>
          <w:rFonts w:ascii="Times New Roman" w:hAnsi="Times New Roman" w:cs="Times New Roman"/>
          <w:sz w:val="24"/>
          <w:szCs w:val="24"/>
        </w:rPr>
        <w:t xml:space="preserve">analogous </w:t>
      </w:r>
      <w:r w:rsidR="00272B1D" w:rsidRPr="000525A6">
        <w:rPr>
          <w:rFonts w:ascii="Times New Roman" w:hAnsi="Times New Roman" w:cs="Times New Roman"/>
          <w:sz w:val="24"/>
          <w:szCs w:val="24"/>
        </w:rPr>
        <w:t xml:space="preserve">temperature-oxygen </w:t>
      </w:r>
      <w:r w:rsidR="001D1CBB" w:rsidRPr="000525A6">
        <w:rPr>
          <w:rFonts w:ascii="Times New Roman" w:hAnsi="Times New Roman" w:cs="Times New Roman"/>
          <w:sz w:val="24"/>
          <w:szCs w:val="24"/>
        </w:rPr>
        <w:t>tradeoffs</w:t>
      </w:r>
      <w:r w:rsidR="009B18A0" w:rsidRPr="000525A6">
        <w:rPr>
          <w:rFonts w:ascii="Times New Roman" w:hAnsi="Times New Roman" w:cs="Times New Roman"/>
          <w:sz w:val="24"/>
          <w:szCs w:val="24"/>
        </w:rPr>
        <w:t xml:space="preserve"> occur</w:t>
      </w:r>
      <w:r w:rsidR="0080104B" w:rsidRPr="000525A6">
        <w:rPr>
          <w:rFonts w:ascii="Times New Roman" w:hAnsi="Times New Roman" w:cs="Times New Roman"/>
          <w:sz w:val="24"/>
          <w:szCs w:val="24"/>
        </w:rPr>
        <w:t>.</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5AB8B56" w14:textId="43BB05FC" w:rsidR="00611582" w:rsidRDefault="009B3D66"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Environmental</w:t>
      </w:r>
      <w:r w:rsidRPr="00C13FAA">
        <w:rPr>
          <w:rFonts w:ascii="Times New Roman" w:hAnsi="Times New Roman" w:cs="Times New Roman"/>
          <w:sz w:val="24"/>
          <w:szCs w:val="24"/>
        </w:rPr>
        <w:t xml:space="preserve"> </w:t>
      </w:r>
      <w:commentRangeStart w:id="2"/>
      <w:r w:rsidR="00955527"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w:t>
      </w:r>
      <w:r w:rsidR="00BA2372">
        <w:rPr>
          <w:rFonts w:ascii="Times New Roman" w:hAnsi="Times New Roman" w:cs="Times New Roman"/>
          <w:sz w:val="24"/>
          <w:szCs w:val="24"/>
        </w:rPr>
        <w:t>ecouple</w:t>
      </w:r>
      <w:r w:rsidR="00F7596D"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00955527" w:rsidRPr="00C13FAA">
        <w:rPr>
          <w:rFonts w:ascii="Times New Roman" w:hAnsi="Times New Roman" w:cs="Times New Roman"/>
          <w:sz w:val="24"/>
          <w:szCs w:val="24"/>
        </w:rPr>
        <w:t xml:space="preserve">, creating asynchronous variation among </w:t>
      </w:r>
      <w:commentRangeEnd w:id="2"/>
      <w:r w:rsidR="00424221">
        <w:rPr>
          <w:rStyle w:val="CommentReference"/>
        </w:rPr>
        <w:commentReference w:id="2"/>
      </w:r>
      <w:r w:rsidR="00955527" w:rsidRPr="00C13FAA">
        <w:rPr>
          <w:rFonts w:ascii="Times New Roman" w:hAnsi="Times New Roman" w:cs="Times New Roman"/>
          <w:sz w:val="24"/>
          <w:szCs w:val="24"/>
        </w:rPr>
        <w:t>habitat patches</w:t>
      </w:r>
      <w:r w:rsidR="00F52BE8">
        <w:rPr>
          <w:rFonts w:ascii="Times New Roman" w:hAnsi="Times New Roman" w:cs="Times New Roman"/>
          <w:sz w:val="24"/>
          <w:szCs w:val="24"/>
        </w:rPr>
        <w:t xml:space="preserve"> (</w:t>
      </w:r>
      <w:r w:rsidR="009E1702">
        <w:rPr>
          <w:rFonts w:ascii="Times New Roman" w:hAnsi="Times New Roman" w:cs="Times New Roman"/>
          <w:sz w:val="24"/>
          <w:szCs w:val="24"/>
        </w:rPr>
        <w:t xml:space="preserve">Dobrowski 2011; </w:t>
      </w:r>
      <w:r w:rsidR="00F52BE8">
        <w:rPr>
          <w:rFonts w:ascii="Times New Roman" w:hAnsi="Times New Roman" w:cs="Times New Roman"/>
          <w:sz w:val="24"/>
          <w:szCs w:val="24"/>
        </w:rPr>
        <w:t xml:space="preserve">Fey et </w:t>
      </w:r>
      <w:commentRangeStart w:id="3"/>
      <w:r w:rsidR="00F52BE8">
        <w:rPr>
          <w:rFonts w:ascii="Times New Roman" w:hAnsi="Times New Roman" w:cs="Times New Roman"/>
          <w:sz w:val="24"/>
          <w:szCs w:val="24"/>
        </w:rPr>
        <w:t>al</w:t>
      </w:r>
      <w:commentRangeEnd w:id="3"/>
      <w:r w:rsidR="00171F22">
        <w:rPr>
          <w:rStyle w:val="CommentReference"/>
        </w:rPr>
        <w:commentReference w:id="3"/>
      </w:r>
      <w:r w:rsidR="00F52BE8">
        <w:rPr>
          <w:rFonts w:ascii="Times New Roman" w:hAnsi="Times New Roman" w:cs="Times New Roman"/>
          <w:sz w:val="24"/>
          <w:szCs w:val="24"/>
        </w:rPr>
        <w:t>.</w:t>
      </w:r>
      <w:r w:rsidR="009E1702">
        <w:rPr>
          <w:rFonts w:ascii="Times New Roman" w:hAnsi="Times New Roman" w:cs="Times New Roman"/>
          <w:sz w:val="24"/>
          <w:szCs w:val="24"/>
        </w:rPr>
        <w:t>,</w:t>
      </w:r>
      <w:r w:rsidR="00F52BE8">
        <w:rPr>
          <w:rFonts w:ascii="Times New Roman" w:hAnsi="Times New Roman" w:cs="Times New Roman"/>
          <w:sz w:val="24"/>
          <w:szCs w:val="24"/>
        </w:rPr>
        <w:t xml:space="preserve"> 2019). </w:t>
      </w:r>
      <w:r w:rsidR="00A45C8B">
        <w:rPr>
          <w:rFonts w:ascii="Times New Roman" w:hAnsi="Times New Roman" w:cs="Times New Roman"/>
          <w:sz w:val="24"/>
          <w:szCs w:val="24"/>
        </w:rPr>
        <w:t>While spatial</w:t>
      </w:r>
      <w:r w:rsidR="00171F22">
        <w:rPr>
          <w:rFonts w:ascii="Times New Roman" w:hAnsi="Times New Roman" w:cs="Times New Roman"/>
          <w:sz w:val="24"/>
          <w:szCs w:val="24"/>
        </w:rPr>
        <w:t xml:space="preserve"> heterogeneity </w:t>
      </w:r>
      <w:r w:rsidR="00A45C8B">
        <w:rPr>
          <w:rFonts w:ascii="Times New Roman" w:hAnsi="Times New Roman" w:cs="Times New Roman"/>
          <w:sz w:val="24"/>
          <w:szCs w:val="24"/>
        </w:rPr>
        <w:t xml:space="preserve">in resources underpins </w:t>
      </w:r>
      <w:r w:rsidR="00CD1070">
        <w:rPr>
          <w:rFonts w:ascii="Times New Roman" w:hAnsi="Times New Roman" w:cs="Times New Roman"/>
          <w:sz w:val="24"/>
          <w:szCs w:val="24"/>
        </w:rPr>
        <w:t>foundational concepts in ecology</w:t>
      </w:r>
      <w:r w:rsidR="00A45C8B">
        <w:rPr>
          <w:rFonts w:ascii="Times New Roman" w:hAnsi="Times New Roman" w:cs="Times New Roman"/>
          <w:sz w:val="24"/>
          <w:szCs w:val="24"/>
        </w:rPr>
        <w:t xml:space="preserve"> such as optimal foraging, competition, and </w:t>
      </w:r>
      <w:r w:rsidR="00CD1070">
        <w:rPr>
          <w:rFonts w:ascii="Times New Roman" w:hAnsi="Times New Roman" w:cs="Times New Roman"/>
          <w:sz w:val="24"/>
          <w:szCs w:val="24"/>
        </w:rPr>
        <w:t xml:space="preserve">niche theory, resource availability can </w:t>
      </w:r>
      <w:r w:rsidR="00830145">
        <w:rPr>
          <w:rFonts w:ascii="Times New Roman" w:hAnsi="Times New Roman" w:cs="Times New Roman"/>
          <w:sz w:val="24"/>
          <w:szCs w:val="24"/>
        </w:rPr>
        <w:t>vary temporally in addition to spatially</w:t>
      </w:r>
      <w:r w:rsidR="00CD1070">
        <w:rPr>
          <w:rFonts w:ascii="Times New Roman" w:hAnsi="Times New Roman" w:cs="Times New Roman"/>
          <w:sz w:val="24"/>
          <w:szCs w:val="24"/>
        </w:rPr>
        <w:t xml:space="preserve">. This added dimension </w:t>
      </w:r>
      <w:r w:rsidR="00D50B14">
        <w:rPr>
          <w:rFonts w:ascii="Times New Roman" w:hAnsi="Times New Roman" w:cs="Times New Roman"/>
          <w:sz w:val="24"/>
          <w:szCs w:val="24"/>
        </w:rPr>
        <w:t>increases</w:t>
      </w:r>
      <w:r w:rsidR="00CD1070">
        <w:rPr>
          <w:rFonts w:ascii="Times New Roman" w:hAnsi="Times New Roman" w:cs="Times New Roman"/>
          <w:sz w:val="24"/>
          <w:szCs w:val="24"/>
        </w:rPr>
        <w:t xml:space="preserve"> complexity because </w:t>
      </w:r>
      <w:r w:rsidR="00CD51C4">
        <w:rPr>
          <w:rFonts w:ascii="Times New Roman" w:hAnsi="Times New Roman" w:cs="Times New Roman"/>
          <w:sz w:val="24"/>
          <w:szCs w:val="24"/>
        </w:rPr>
        <w:t xml:space="preserve">animals must make decisions to optimize </w:t>
      </w:r>
      <w:r w:rsidR="00830145">
        <w:rPr>
          <w:rFonts w:ascii="Times New Roman" w:hAnsi="Times New Roman" w:cs="Times New Roman"/>
          <w:sz w:val="24"/>
          <w:szCs w:val="24"/>
        </w:rPr>
        <w:t xml:space="preserve">their well-being </w:t>
      </w:r>
      <w:r w:rsidR="00CF1B58">
        <w:rPr>
          <w:rFonts w:ascii="Times New Roman" w:hAnsi="Times New Roman" w:cs="Times New Roman"/>
          <w:sz w:val="24"/>
          <w:szCs w:val="24"/>
        </w:rPr>
        <w:t>under conditions that are constantly changing.</w:t>
      </w:r>
      <w:r w:rsidR="00CD51C4">
        <w:rPr>
          <w:rFonts w:ascii="Times New Roman" w:hAnsi="Times New Roman" w:cs="Times New Roman"/>
          <w:sz w:val="24"/>
          <w:szCs w:val="24"/>
        </w:rPr>
        <w:t xml:space="preserve"> </w:t>
      </w:r>
      <w:r w:rsidR="00CF1B58">
        <w:rPr>
          <w:rFonts w:ascii="Times New Roman" w:hAnsi="Times New Roman" w:cs="Times New Roman"/>
          <w:sz w:val="24"/>
          <w:szCs w:val="24"/>
        </w:rPr>
        <w:t xml:space="preserve">“Green wave surfing” or the behavior </w:t>
      </w:r>
      <w:r w:rsidR="008566CE">
        <w:rPr>
          <w:rFonts w:ascii="Times New Roman" w:hAnsi="Times New Roman" w:cs="Times New Roman"/>
          <w:sz w:val="24"/>
          <w:szCs w:val="24"/>
        </w:rPr>
        <w:t>of following</w:t>
      </w:r>
      <w:r w:rsidR="00CF1B58">
        <w:rPr>
          <w:rFonts w:ascii="Times New Roman" w:hAnsi="Times New Roman" w:cs="Times New Roman"/>
          <w:sz w:val="24"/>
          <w:szCs w:val="24"/>
        </w:rPr>
        <w:t xml:space="preserve"> the leading edge of vegetation emergence, for example, has been observed </w:t>
      </w:r>
      <w:r w:rsidR="008566CE">
        <w:rPr>
          <w:rFonts w:ascii="Times New Roman" w:hAnsi="Times New Roman" w:cs="Times New Roman"/>
          <w:sz w:val="24"/>
          <w:szCs w:val="24"/>
        </w:rPr>
        <w:t>among many terrestrial herbivores</w:t>
      </w:r>
      <w:r w:rsidR="00CF1B58">
        <w:rPr>
          <w:rFonts w:ascii="Times New Roman" w:hAnsi="Times New Roman" w:cs="Times New Roman"/>
          <w:sz w:val="24"/>
          <w:szCs w:val="24"/>
        </w:rPr>
        <w:t xml:space="preserve"> and</w:t>
      </w:r>
      <w:r w:rsidR="00CD1070">
        <w:rPr>
          <w:rFonts w:ascii="Times New Roman" w:hAnsi="Times New Roman" w:cs="Times New Roman"/>
          <w:sz w:val="24"/>
          <w:szCs w:val="24"/>
        </w:rPr>
        <w:t xml:space="preserve"> </w:t>
      </w:r>
      <w:r w:rsidR="00615231" w:rsidRPr="00C13FAA">
        <w:rPr>
          <w:rFonts w:ascii="Times New Roman" w:hAnsi="Times New Roman" w:cs="Times New Roman"/>
          <w:sz w:val="24"/>
          <w:szCs w:val="24"/>
        </w:rPr>
        <w:t>allow</w:t>
      </w:r>
      <w:r w:rsidR="00CF1B58">
        <w:rPr>
          <w:rFonts w:ascii="Times New Roman" w:hAnsi="Times New Roman" w:cs="Times New Roman"/>
          <w:sz w:val="24"/>
          <w:szCs w:val="24"/>
        </w:rPr>
        <w:t>s</w:t>
      </w:r>
      <w:r w:rsidR="00955527" w:rsidRPr="00C13FAA">
        <w:rPr>
          <w:rFonts w:ascii="Times New Roman" w:hAnsi="Times New Roman" w:cs="Times New Roman"/>
          <w:sz w:val="24"/>
          <w:szCs w:val="24"/>
        </w:rPr>
        <w:t xml:space="preserve"> animals to track more favorable conditions across the accessible </w:t>
      </w:r>
      <w:commentRangeStart w:id="4"/>
      <w:r w:rsidR="00955527" w:rsidRPr="00C13FAA">
        <w:rPr>
          <w:rFonts w:ascii="Times New Roman" w:hAnsi="Times New Roman" w:cs="Times New Roman"/>
          <w:sz w:val="24"/>
          <w:szCs w:val="24"/>
        </w:rPr>
        <w:t>landscape</w:t>
      </w:r>
      <w:commentRangeEnd w:id="4"/>
      <w:r w:rsidR="00171F22">
        <w:rPr>
          <w:rStyle w:val="CommentReference"/>
        </w:rPr>
        <w:commentReference w:id="4"/>
      </w:r>
      <w:r w:rsidR="00171F22">
        <w:rPr>
          <w:rFonts w:ascii="Times New Roman" w:hAnsi="Times New Roman" w:cs="Times New Roman"/>
          <w:sz w:val="24"/>
          <w:szCs w:val="24"/>
        </w:rPr>
        <w:t xml:space="preserve"> </w:t>
      </w:r>
      <w:r w:rsidR="00CF1B58">
        <w:rPr>
          <w:rFonts w:ascii="Times New Roman" w:hAnsi="Times New Roman" w:cs="Times New Roman"/>
          <w:sz w:val="24"/>
          <w:szCs w:val="24"/>
        </w:rPr>
        <w:t xml:space="preserve">as they become seasonally available </w:t>
      </w:r>
      <w:r w:rsidR="00171F22">
        <w:rPr>
          <w:rFonts w:ascii="Times New Roman" w:hAnsi="Times New Roman" w:cs="Times New Roman"/>
          <w:sz w:val="24"/>
          <w:szCs w:val="24"/>
        </w:rPr>
        <w:t>(</w:t>
      </w:r>
      <w:r w:rsidR="009E1702">
        <w:rPr>
          <w:rFonts w:ascii="Times New Roman" w:hAnsi="Times New Roman" w:cs="Times New Roman"/>
          <w:sz w:val="24"/>
          <w:szCs w:val="24"/>
        </w:rPr>
        <w:t>Van der Graaf et al., 2006)</w:t>
      </w:r>
      <w:r w:rsidR="008566CE">
        <w:rPr>
          <w:rFonts w:ascii="Times New Roman" w:hAnsi="Times New Roman" w:cs="Times New Roman"/>
          <w:sz w:val="24"/>
          <w:szCs w:val="24"/>
        </w:rPr>
        <w:t>.</w:t>
      </w:r>
      <w:r w:rsidR="00955527" w:rsidRPr="00C13FAA">
        <w:rPr>
          <w:rFonts w:ascii="Times New Roman" w:hAnsi="Times New Roman" w:cs="Times New Roman"/>
          <w:sz w:val="24"/>
          <w:szCs w:val="24"/>
        </w:rPr>
        <w:t xml:space="preserve"> </w:t>
      </w:r>
    </w:p>
    <w:p w14:paraId="17F665D1" w14:textId="53E87592" w:rsidR="00206F8E" w:rsidRPr="00C13FAA" w:rsidRDefault="00CD51C4"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When resources change </w:t>
      </w:r>
      <w:r w:rsidR="00E37977">
        <w:rPr>
          <w:rFonts w:ascii="Times New Roman" w:hAnsi="Times New Roman" w:cs="Times New Roman"/>
          <w:sz w:val="24"/>
          <w:szCs w:val="24"/>
        </w:rPr>
        <w:t xml:space="preserve">within a daily cycle, as is common in </w:t>
      </w:r>
      <w:r w:rsidR="00AF3719">
        <w:rPr>
          <w:rFonts w:ascii="Times New Roman" w:hAnsi="Times New Roman" w:cs="Times New Roman"/>
          <w:sz w:val="24"/>
          <w:szCs w:val="24"/>
        </w:rPr>
        <w:t>aquatic systems, resource</w:t>
      </w:r>
      <w:r w:rsidR="00AF3719" w:rsidRPr="00AB3B4C">
        <w:rPr>
          <w:rFonts w:ascii="Times New Roman" w:hAnsi="Times New Roman" w:cs="Times New Roman"/>
          <w:sz w:val="24"/>
          <w:szCs w:val="24"/>
        </w:rPr>
        <w:t xml:space="preserve"> </w:t>
      </w:r>
      <w:r w:rsidR="00615231" w:rsidRPr="00AB3B4C">
        <w:rPr>
          <w:rFonts w:ascii="Times New Roman" w:hAnsi="Times New Roman" w:cs="Times New Roman"/>
          <w:sz w:val="24"/>
          <w:szCs w:val="24"/>
        </w:rPr>
        <w:t xml:space="preserve">heterogeneity may enable </w:t>
      </w:r>
      <w:commentRangeStart w:id="5"/>
      <w:commentRangeStart w:id="6"/>
      <w:r w:rsidR="00611582">
        <w:rPr>
          <w:rFonts w:ascii="Times New Roman" w:hAnsi="Times New Roman" w:cs="Times New Roman"/>
          <w:sz w:val="24"/>
          <w:szCs w:val="24"/>
        </w:rPr>
        <w:t>organisms</w:t>
      </w:r>
      <w:r w:rsidR="00611582" w:rsidRPr="00AB3B4C">
        <w:rPr>
          <w:rFonts w:ascii="Times New Roman" w:hAnsi="Times New Roman" w:cs="Times New Roman"/>
          <w:sz w:val="24"/>
          <w:szCs w:val="24"/>
        </w:rPr>
        <w:t xml:space="preserve"> </w:t>
      </w:r>
      <w:commentRangeEnd w:id="5"/>
      <w:r w:rsidR="009B3D66">
        <w:rPr>
          <w:rStyle w:val="CommentReference"/>
        </w:rPr>
        <w:commentReference w:id="5"/>
      </w:r>
      <w:commentRangeEnd w:id="6"/>
      <w:r w:rsidR="00AF3719">
        <w:rPr>
          <w:rStyle w:val="CommentReference"/>
        </w:rPr>
        <w:commentReference w:id="6"/>
      </w:r>
      <w:r w:rsidR="00615231" w:rsidRPr="00AB3B4C">
        <w:rPr>
          <w:rFonts w:ascii="Times New Roman" w:hAnsi="Times New Roman" w:cs="Times New Roman"/>
          <w:sz w:val="24"/>
          <w:szCs w:val="24"/>
        </w:rPr>
        <w:t xml:space="preserve">to move to avoid risks such as predation </w:t>
      </w:r>
      <w:sdt>
        <w:sdtPr>
          <w:rPr>
            <w:rFonts w:ascii="Times New Roman" w:hAnsi="Times New Roman" w:cs="Times New Roman"/>
            <w:color w:val="000000"/>
            <w:sz w:val="24"/>
            <w:szCs w:val="24"/>
          </w:rPr>
          <w:tag w:val="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
          <w:id w:val="573863954"/>
          <w:placeholder>
            <w:docPart w:val="DefaultPlaceholder_-1854013440"/>
          </w:placeholder>
        </w:sdtPr>
        <w:sdtContent>
          <w:r w:rsidR="0028590D" w:rsidRPr="00132F8D">
            <w:rPr>
              <w:rFonts w:ascii="Times New Roman" w:eastAsia="Times New Roman" w:hAnsi="Times New Roman" w:cs="Times New Roman"/>
              <w:sz w:val="24"/>
              <w:szCs w:val="24"/>
            </w:rPr>
            <w:t>(Penaluna et al., 2016; Persson &amp; Eklov, 1995; Power, 1984)</w:t>
          </w:r>
        </w:sdtContent>
      </w:sdt>
      <w:r w:rsidR="00260726" w:rsidRPr="00AB3B4C">
        <w:rPr>
          <w:rFonts w:ascii="Times New Roman" w:hAnsi="Times New Roman" w:cs="Times New Roman"/>
          <w:sz w:val="24"/>
          <w:szCs w:val="24"/>
        </w:rPr>
        <w:t xml:space="preserve"> </w:t>
      </w:r>
      <w:r w:rsidR="00615231" w:rsidRPr="00AB3B4C">
        <w:rPr>
          <w:rFonts w:ascii="Times New Roman" w:hAnsi="Times New Roman" w:cs="Times New Roman"/>
          <w:sz w:val="24"/>
          <w:szCs w:val="24"/>
        </w:rPr>
        <w:t xml:space="preserve">or abiotic stressors </w:t>
      </w:r>
      <w:r w:rsidR="00364088">
        <w:rPr>
          <w:rFonts w:ascii="Times New Roman" w:hAnsi="Times New Roman" w:cs="Times New Roman"/>
          <w:sz w:val="24"/>
          <w:szCs w:val="24"/>
        </w:rPr>
        <w:t xml:space="preserve">such as </w:t>
      </w:r>
      <w:r w:rsidR="00615231" w:rsidRPr="00AB3B4C">
        <w:rPr>
          <w:rFonts w:ascii="Times New Roman" w:hAnsi="Times New Roman" w:cs="Times New Roman"/>
          <w:sz w:val="24"/>
          <w:szCs w:val="24"/>
        </w:rPr>
        <w:t>temperature</w:t>
      </w:r>
      <w:r w:rsidR="001508D5" w:rsidRPr="00AB3B4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
          <w:id w:val="1890224130"/>
          <w:placeholder>
            <w:docPart w:val="DefaultPlaceholder_-1854013440"/>
          </w:placeholder>
        </w:sdtPr>
        <w:sdtContent>
          <w:r w:rsidR="0028590D" w:rsidRPr="00132F8D">
            <w:rPr>
              <w:rFonts w:ascii="Times New Roman" w:eastAsia="Times New Roman" w:hAnsi="Times New Roman" w:cs="Times New Roman"/>
              <w:sz w:val="24"/>
              <w:szCs w:val="24"/>
            </w:rPr>
            <w:t>(Berman &amp; Quinn, 1991; Kaya et al., 1977; Westhoff et al., 2016)</w:t>
          </w:r>
        </w:sdtContent>
      </w:sdt>
      <w:r w:rsidR="001508D5" w:rsidRPr="00AB3B4C">
        <w:rPr>
          <w:rFonts w:ascii="Times New Roman" w:hAnsi="Times New Roman" w:cs="Times New Roman"/>
          <w:sz w:val="24"/>
          <w:szCs w:val="24"/>
        </w:rPr>
        <w:t xml:space="preserve">. </w:t>
      </w:r>
      <w:r w:rsidR="00611582">
        <w:rPr>
          <w:rFonts w:ascii="Times New Roman" w:hAnsi="Times New Roman" w:cs="Times New Roman"/>
          <w:sz w:val="24"/>
          <w:szCs w:val="24"/>
        </w:rPr>
        <w:t>Within aquatic ecosystems, t</w:t>
      </w:r>
      <w:r w:rsidR="005E1D37">
        <w:rPr>
          <w:rFonts w:ascii="Times New Roman" w:hAnsi="Times New Roman" w:cs="Times New Roman"/>
          <w:sz w:val="24"/>
          <w:szCs w:val="24"/>
        </w:rPr>
        <w:t xml:space="preserve">here is particular interest in how </w:t>
      </w:r>
      <w:r w:rsidR="00611582">
        <w:rPr>
          <w:rFonts w:ascii="Times New Roman" w:hAnsi="Times New Roman" w:cs="Times New Roman"/>
          <w:sz w:val="24"/>
          <w:szCs w:val="24"/>
        </w:rPr>
        <w:t xml:space="preserve">fish </w:t>
      </w:r>
      <w:r w:rsidR="005E1D37">
        <w:rPr>
          <w:rFonts w:ascii="Times New Roman" w:hAnsi="Times New Roman" w:cs="Times New Roman"/>
          <w:sz w:val="24"/>
          <w:szCs w:val="24"/>
        </w:rPr>
        <w:t xml:space="preserve">exploit thermal heterogeneity, because </w:t>
      </w:r>
      <w:r w:rsidR="009B47A2">
        <w:rPr>
          <w:rFonts w:ascii="Times New Roman" w:hAnsi="Times New Roman" w:cs="Times New Roman"/>
          <w:sz w:val="24"/>
          <w:szCs w:val="24"/>
        </w:rPr>
        <w:t xml:space="preserve">use of cool refuge habitat could mediate responses to </w:t>
      </w:r>
      <w:commentRangeStart w:id="7"/>
      <w:commentRangeStart w:id="8"/>
      <w:r w:rsidR="009B47A2">
        <w:rPr>
          <w:rFonts w:ascii="Times New Roman" w:hAnsi="Times New Roman" w:cs="Times New Roman"/>
          <w:sz w:val="24"/>
          <w:szCs w:val="24"/>
        </w:rPr>
        <w:t xml:space="preserve">climate change </w:t>
      </w:r>
      <w:commentRangeEnd w:id="7"/>
      <w:r w:rsidR="009B3D66">
        <w:rPr>
          <w:rStyle w:val="CommentReference"/>
        </w:rPr>
        <w:commentReference w:id="7"/>
      </w:r>
      <w:commentRangeEnd w:id="8"/>
      <w:r>
        <w:rPr>
          <w:rStyle w:val="CommentReference"/>
        </w:rPr>
        <w:commentReference w:id="8"/>
      </w:r>
      <w:sdt>
        <w:sdtPr>
          <w:rPr>
            <w:rFonts w:ascii="Times New Roman" w:hAnsi="Times New Roman" w:cs="Times New Roman"/>
            <w:color w:val="000000"/>
            <w:sz w:val="24"/>
            <w:szCs w:val="24"/>
          </w:rPr>
          <w:tag w:val="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
          <w:id w:val="932328367"/>
          <w:placeholder>
            <w:docPart w:val="DefaultPlaceholder_-1854013440"/>
          </w:placeholder>
        </w:sdtPr>
        <w:sdtContent>
          <w:r w:rsidR="0028590D" w:rsidRPr="00AB3B4C">
            <w:rPr>
              <w:rFonts w:ascii="Times New Roman" w:hAnsi="Times New Roman" w:cs="Times New Roman"/>
              <w:color w:val="000000"/>
              <w:sz w:val="24"/>
              <w:szCs w:val="24"/>
            </w:rPr>
            <w:t xml:space="preserve">(Beechie et al., 2013; </w:t>
          </w:r>
          <w:proofErr w:type="spellStart"/>
          <w:r w:rsidR="0028590D" w:rsidRPr="00AB3B4C">
            <w:rPr>
              <w:rFonts w:ascii="Times New Roman" w:hAnsi="Times New Roman" w:cs="Times New Roman"/>
              <w:color w:val="000000"/>
              <w:sz w:val="24"/>
              <w:szCs w:val="24"/>
            </w:rPr>
            <w:t>Kurylyk</w:t>
          </w:r>
          <w:proofErr w:type="spellEnd"/>
          <w:r w:rsidR="0028590D" w:rsidRPr="00AB3B4C">
            <w:rPr>
              <w:rFonts w:ascii="Times New Roman" w:hAnsi="Times New Roman" w:cs="Times New Roman"/>
              <w:color w:val="000000"/>
              <w:sz w:val="24"/>
              <w:szCs w:val="24"/>
            </w:rPr>
            <w:t xml:space="preserve"> et al., 2015; Steel et al., 2017)</w:t>
          </w:r>
        </w:sdtContent>
      </w:sdt>
      <w:r w:rsidR="003B106F" w:rsidRPr="00C13FAA">
        <w:rPr>
          <w:rFonts w:ascii="Times New Roman" w:hAnsi="Times New Roman" w:cs="Times New Roman"/>
          <w:sz w:val="24"/>
          <w:szCs w:val="24"/>
        </w:rPr>
        <w:t xml:space="preserve">. </w:t>
      </w:r>
      <w:r w:rsidR="009B47A2">
        <w:rPr>
          <w:rFonts w:ascii="Times New Roman" w:hAnsi="Times New Roman" w:cs="Times New Roman"/>
          <w:sz w:val="24"/>
          <w:szCs w:val="24"/>
        </w:rPr>
        <w:t xml:space="preserve">However, </w:t>
      </w:r>
      <w:r w:rsidR="00A007DA">
        <w:rPr>
          <w:rFonts w:ascii="Times New Roman" w:hAnsi="Times New Roman" w:cs="Times New Roman"/>
          <w:sz w:val="24"/>
          <w:szCs w:val="24"/>
        </w:rPr>
        <w:t xml:space="preserve">in </w:t>
      </w:r>
      <w:r w:rsidR="009B47A2">
        <w:rPr>
          <w:rFonts w:ascii="Times New Roman" w:hAnsi="Times New Roman" w:cs="Times New Roman"/>
          <w:sz w:val="24"/>
          <w:szCs w:val="24"/>
        </w:rPr>
        <w:t xml:space="preserve">habitats with </w:t>
      </w:r>
      <w:r w:rsidR="00AF3719">
        <w:rPr>
          <w:rFonts w:ascii="Times New Roman" w:hAnsi="Times New Roman" w:cs="Times New Roman"/>
          <w:sz w:val="24"/>
          <w:szCs w:val="24"/>
        </w:rPr>
        <w:t>cyclical</w:t>
      </w:r>
      <w:r w:rsidR="00A007DA">
        <w:rPr>
          <w:rFonts w:ascii="Times New Roman" w:hAnsi="Times New Roman" w:cs="Times New Roman"/>
          <w:sz w:val="24"/>
          <w:szCs w:val="24"/>
        </w:rPr>
        <w:t xml:space="preserve"> </w:t>
      </w:r>
      <w:r w:rsidR="009B47A2">
        <w:rPr>
          <w:rFonts w:ascii="Times New Roman" w:hAnsi="Times New Roman" w:cs="Times New Roman"/>
          <w:sz w:val="24"/>
          <w:szCs w:val="24"/>
        </w:rPr>
        <w:t>temperature dynamics</w:t>
      </w:r>
      <w:r w:rsidR="00A007DA">
        <w:rPr>
          <w:rFonts w:ascii="Times New Roman" w:hAnsi="Times New Roman" w:cs="Times New Roman"/>
          <w:sz w:val="24"/>
          <w:szCs w:val="24"/>
        </w:rPr>
        <w:t>, temperatures</w:t>
      </w:r>
      <w:r w:rsidR="009B47A2">
        <w:rPr>
          <w:rFonts w:ascii="Times New Roman" w:hAnsi="Times New Roman" w:cs="Times New Roman"/>
          <w:sz w:val="24"/>
          <w:szCs w:val="24"/>
        </w:rPr>
        <w:t xml:space="preserve"> often </w:t>
      </w:r>
      <w:r w:rsidR="00A007DA">
        <w:rPr>
          <w:rFonts w:ascii="Times New Roman" w:hAnsi="Times New Roman" w:cs="Times New Roman"/>
          <w:sz w:val="24"/>
          <w:szCs w:val="24"/>
        </w:rPr>
        <w:t>co</w:t>
      </w:r>
      <w:r w:rsidR="009B47A2">
        <w:rPr>
          <w:rFonts w:ascii="Times New Roman" w:hAnsi="Times New Roman" w:cs="Times New Roman"/>
          <w:sz w:val="24"/>
          <w:szCs w:val="24"/>
        </w:rPr>
        <w:t xml:space="preserve">vary </w:t>
      </w:r>
      <w:r w:rsidR="00A007DA">
        <w:rPr>
          <w:rFonts w:ascii="Times New Roman" w:hAnsi="Times New Roman" w:cs="Times New Roman"/>
          <w:sz w:val="24"/>
          <w:szCs w:val="24"/>
        </w:rPr>
        <w:lastRenderedPageBreak/>
        <w:t xml:space="preserve">with </w:t>
      </w:r>
      <w:r w:rsidR="009B47A2">
        <w:rPr>
          <w:rFonts w:ascii="Times New Roman" w:hAnsi="Times New Roman" w:cs="Times New Roman"/>
          <w:sz w:val="24"/>
          <w:szCs w:val="24"/>
        </w:rPr>
        <w:t xml:space="preserve">other </w:t>
      </w:r>
      <w:r w:rsidR="00B02A4E">
        <w:rPr>
          <w:rFonts w:ascii="Times New Roman" w:hAnsi="Times New Roman" w:cs="Times New Roman"/>
          <w:sz w:val="24"/>
          <w:szCs w:val="24"/>
        </w:rPr>
        <w:t xml:space="preserve">important environmental </w:t>
      </w:r>
      <w:r w:rsidR="009B47A2">
        <w:rPr>
          <w:rFonts w:ascii="Times New Roman" w:hAnsi="Times New Roman" w:cs="Times New Roman"/>
          <w:sz w:val="24"/>
          <w:szCs w:val="24"/>
        </w:rPr>
        <w:t xml:space="preserve">conditions, </w:t>
      </w:r>
      <w:r w:rsidR="00BA6ADA">
        <w:rPr>
          <w:rFonts w:ascii="Times New Roman" w:hAnsi="Times New Roman" w:cs="Times New Roman"/>
          <w:sz w:val="24"/>
          <w:szCs w:val="24"/>
        </w:rPr>
        <w:t>which complicates</w:t>
      </w:r>
      <w:r w:rsidR="00BA6ADA" w:rsidRPr="00BA6ADA">
        <w:rPr>
          <w:rFonts w:ascii="Times New Roman" w:hAnsi="Times New Roman" w:cs="Times New Roman"/>
          <w:sz w:val="24"/>
          <w:szCs w:val="24"/>
        </w:rPr>
        <w:t xml:space="preserve"> our understanding of the utility of thermal refuges</w:t>
      </w:r>
      <w:r w:rsidR="009B47A2">
        <w:rPr>
          <w:rFonts w:ascii="Times New Roman" w:hAnsi="Times New Roman" w:cs="Times New Roman"/>
          <w:sz w:val="24"/>
          <w:szCs w:val="24"/>
        </w:rPr>
        <w:t>.</w:t>
      </w:r>
    </w:p>
    <w:p w14:paraId="7669899B" w14:textId="61DFD6C2" w:rsidR="001003EB" w:rsidRDefault="00A46028"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w:t>
      </w:r>
      <w:commentRangeStart w:id="9"/>
      <w:r w:rsidR="00652855">
        <w:rPr>
          <w:rFonts w:ascii="Times New Roman" w:hAnsi="Times New Roman" w:cs="Times New Roman"/>
          <w:sz w:val="24"/>
          <w:szCs w:val="24"/>
        </w:rPr>
        <w:t xml:space="preserve">aquatic </w:t>
      </w:r>
      <w:commentRangeEnd w:id="9"/>
      <w:r w:rsidR="009B3D66">
        <w:rPr>
          <w:rStyle w:val="CommentReference"/>
        </w:rPr>
        <w:commentReference w:id="9"/>
      </w:r>
      <w:r w:rsidR="00652855">
        <w:rPr>
          <w:rFonts w:ascii="Times New Roman" w:hAnsi="Times New Roman" w:cs="Times New Roman"/>
          <w:sz w:val="24"/>
          <w:szCs w:val="24"/>
        </w:rPr>
        <w:t>ecosystems</w:t>
      </w:r>
      <w:r w:rsidR="002D24B1">
        <w:rPr>
          <w:rFonts w:ascii="Times New Roman" w:hAnsi="Times New Roman" w:cs="Times New Roman"/>
          <w:sz w:val="24"/>
          <w:szCs w:val="24"/>
        </w:rPr>
        <w:t>, both temperature and dissolved oxygen (DO) are critically important</w:t>
      </w:r>
      <w:r w:rsidR="004305D7">
        <w:rPr>
          <w:rFonts w:ascii="Times New Roman" w:hAnsi="Times New Roman" w:cs="Times New Roman"/>
          <w:sz w:val="24"/>
          <w:szCs w:val="24"/>
        </w:rPr>
        <w:t>,</w:t>
      </w:r>
      <w:r w:rsidR="002D24B1">
        <w:rPr>
          <w:rFonts w:ascii="Times New Roman" w:hAnsi="Times New Roman" w:cs="Times New Roman"/>
          <w:sz w:val="24"/>
          <w:szCs w:val="24"/>
        </w:rPr>
        <w:t xml:space="preserve"> because most </w:t>
      </w:r>
      <w:r w:rsidR="00310438">
        <w:rPr>
          <w:rFonts w:ascii="Times New Roman" w:hAnsi="Times New Roman" w:cs="Times New Roman"/>
          <w:sz w:val="24"/>
          <w:szCs w:val="24"/>
        </w:rPr>
        <w:t xml:space="preserve">aquatic </w:t>
      </w:r>
      <w:r w:rsidR="002D24B1">
        <w:rPr>
          <w:rFonts w:ascii="Times New Roman" w:hAnsi="Times New Roman" w:cs="Times New Roman"/>
          <w:sz w:val="24"/>
          <w:szCs w:val="24"/>
        </w:rPr>
        <w:t>organisms are poikilotherms</w:t>
      </w:r>
      <w:r w:rsidR="009B3D66">
        <w:rPr>
          <w:rFonts w:ascii="Times New Roman" w:hAnsi="Times New Roman" w:cs="Times New Roman"/>
          <w:sz w:val="24"/>
          <w:szCs w:val="24"/>
        </w:rPr>
        <w:t xml:space="preserve"> that cannot regulate their body temperature</w:t>
      </w:r>
      <w:r w:rsidR="002D24B1">
        <w:rPr>
          <w:rFonts w:ascii="Times New Roman" w:hAnsi="Times New Roman" w:cs="Times New Roman"/>
          <w:sz w:val="24"/>
          <w:szCs w:val="24"/>
        </w:rPr>
        <w:t>, and because oxygen is much scarcer and harder to acquire in water than in air. Higher temperatures both reduce oxygen solubility in water and increase fish oxygen demands, so we should expect that as temperatures exceed physiological optimums</w:t>
      </w:r>
      <w:r w:rsidR="00B724DC">
        <w:rPr>
          <w:rFonts w:ascii="Times New Roman" w:hAnsi="Times New Roman" w:cs="Times New Roman"/>
          <w:sz w:val="24"/>
          <w:szCs w:val="24"/>
        </w:rPr>
        <w:t>,</w:t>
      </w:r>
      <w:r w:rsidR="002D24B1">
        <w:rPr>
          <w:rFonts w:ascii="Times New Roman" w:hAnsi="Times New Roman" w:cs="Times New Roman"/>
          <w:sz w:val="24"/>
          <w:szCs w:val="24"/>
        </w:rPr>
        <w:t xml:space="preserve"> behavior</w:t>
      </w:r>
      <w:r w:rsidR="00424221">
        <w:rPr>
          <w:rFonts w:ascii="Times New Roman" w:hAnsi="Times New Roman" w:cs="Times New Roman"/>
          <w:sz w:val="24"/>
          <w:szCs w:val="24"/>
        </w:rPr>
        <w:t>al responses</w:t>
      </w:r>
      <w:r w:rsidR="002D24B1">
        <w:rPr>
          <w:rFonts w:ascii="Times New Roman" w:hAnsi="Times New Roman" w:cs="Times New Roman"/>
          <w:sz w:val="24"/>
          <w:szCs w:val="24"/>
        </w:rPr>
        <w:t xml:space="preserve"> should be shaped by both temperature and DO</w:t>
      </w:r>
      <w:r w:rsidR="00865DBF">
        <w:rPr>
          <w:rFonts w:ascii="Times New Roman" w:hAnsi="Times New Roman" w:cs="Times New Roman"/>
          <w:sz w:val="24"/>
          <w:szCs w:val="24"/>
        </w:rPr>
        <w:t xml:space="preserve">. </w:t>
      </w:r>
      <w:r w:rsidR="00424221">
        <w:rPr>
          <w:rFonts w:ascii="Times New Roman" w:hAnsi="Times New Roman" w:cs="Times New Roman"/>
          <w:sz w:val="24"/>
          <w:szCs w:val="24"/>
        </w:rPr>
        <w:t xml:space="preserve">Aquatic habitats ranging from pelagic seas to ponds </w:t>
      </w:r>
      <w:r w:rsidR="001003EB">
        <w:rPr>
          <w:rFonts w:ascii="Times New Roman" w:hAnsi="Times New Roman" w:cs="Times New Roman"/>
          <w:sz w:val="24"/>
          <w:szCs w:val="24"/>
        </w:rPr>
        <w:t xml:space="preserve">can </w:t>
      </w:r>
      <w:r w:rsidR="00424221">
        <w:rPr>
          <w:rFonts w:ascii="Times New Roman" w:hAnsi="Times New Roman" w:cs="Times New Roman"/>
          <w:sz w:val="24"/>
          <w:szCs w:val="24"/>
        </w:rPr>
        <w:t>exhibit</w:t>
      </w:r>
      <w:r w:rsidR="001003EB">
        <w:rPr>
          <w:rFonts w:ascii="Times New Roman" w:hAnsi="Times New Roman" w:cs="Times New Roman"/>
          <w:sz w:val="24"/>
          <w:szCs w:val="24"/>
        </w:rPr>
        <w:t xml:space="preserve"> </w:t>
      </w:r>
      <w:r w:rsidR="00424221">
        <w:rPr>
          <w:rFonts w:ascii="Times New Roman" w:hAnsi="Times New Roman" w:cs="Times New Roman"/>
          <w:sz w:val="24"/>
          <w:szCs w:val="24"/>
        </w:rPr>
        <w:t>vertical stratification of temperature and oxygen</w:t>
      </w:r>
      <w:r w:rsidR="001003EB">
        <w:rPr>
          <w:rFonts w:ascii="Times New Roman" w:hAnsi="Times New Roman" w:cs="Times New Roman"/>
          <w:sz w:val="24"/>
          <w:szCs w:val="24"/>
        </w:rPr>
        <w:t xml:space="preserve"> (</w:t>
      </w:r>
      <w:r w:rsidR="004A2890">
        <w:rPr>
          <w:rFonts w:ascii="Times New Roman" w:hAnsi="Times New Roman" w:cs="Times New Roman"/>
          <w:sz w:val="24"/>
          <w:szCs w:val="24"/>
        </w:rPr>
        <w:t xml:space="preserve">also referred to </w:t>
      </w:r>
      <w:r w:rsidR="001003EB">
        <w:rPr>
          <w:rFonts w:ascii="Times New Roman" w:hAnsi="Times New Roman" w:cs="Times New Roman"/>
          <w:sz w:val="24"/>
          <w:szCs w:val="24"/>
        </w:rPr>
        <w:t xml:space="preserve">as vertical fronts; </w:t>
      </w:r>
      <w:sdt>
        <w:sdtPr>
          <w:rPr>
            <w:rFonts w:ascii="Times New Roman" w:hAnsi="Times New Roman" w:cs="Times New Roman"/>
            <w:color w:val="000000"/>
            <w:sz w:val="24"/>
            <w:szCs w:val="24"/>
          </w:rPr>
          <w:tag w:val="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
          <w:id w:val="-1754666714"/>
          <w:placeholder>
            <w:docPart w:val="DefaultPlaceholder_-1854013440"/>
          </w:placeholder>
        </w:sdtPr>
        <w:sdtContent>
          <w:r w:rsidR="003570D6" w:rsidRPr="003570D6">
            <w:rPr>
              <w:rFonts w:ascii="Times New Roman" w:hAnsi="Times New Roman" w:cs="Times New Roman"/>
              <w:color w:val="000000"/>
              <w:sz w:val="24"/>
              <w:szCs w:val="24"/>
            </w:rPr>
            <w:t>Logan et al., 2023)</w:t>
          </w:r>
        </w:sdtContent>
      </w:sdt>
      <w:r w:rsidR="001003EB">
        <w:rPr>
          <w:rFonts w:ascii="Times New Roman" w:hAnsi="Times New Roman" w:cs="Times New Roman"/>
          <w:sz w:val="24"/>
          <w:szCs w:val="24"/>
        </w:rPr>
        <w:t xml:space="preserve">. In tropical marine environments, </w:t>
      </w:r>
      <w:r w:rsidR="00171F22">
        <w:rPr>
          <w:rFonts w:ascii="Times New Roman" w:hAnsi="Times New Roman" w:cs="Times New Roman"/>
          <w:sz w:val="24"/>
          <w:szCs w:val="24"/>
        </w:rPr>
        <w:t>suboptimally cool</w:t>
      </w:r>
      <w:r w:rsidR="001003EB">
        <w:rPr>
          <w:rFonts w:ascii="Times New Roman" w:hAnsi="Times New Roman" w:cs="Times New Roman"/>
          <w:sz w:val="24"/>
          <w:szCs w:val="24"/>
        </w:rPr>
        <w:t xml:space="preserve"> and hypoxic waters</w:t>
      </w:r>
      <w:r w:rsidR="004E4673">
        <w:rPr>
          <w:rFonts w:ascii="Times New Roman" w:hAnsi="Times New Roman" w:cs="Times New Roman"/>
          <w:sz w:val="24"/>
          <w:szCs w:val="24"/>
        </w:rPr>
        <w:t xml:space="preserve"> below the thermocline</w:t>
      </w:r>
      <w:r w:rsidR="001003EB">
        <w:rPr>
          <w:rFonts w:ascii="Times New Roman" w:hAnsi="Times New Roman" w:cs="Times New Roman"/>
          <w:sz w:val="24"/>
          <w:szCs w:val="24"/>
        </w:rPr>
        <w:t xml:space="preserve"> </w:t>
      </w:r>
      <w:r w:rsidR="00171F22">
        <w:rPr>
          <w:rFonts w:ascii="Times New Roman" w:hAnsi="Times New Roman" w:cs="Times New Roman"/>
          <w:sz w:val="24"/>
          <w:szCs w:val="24"/>
        </w:rPr>
        <w:t xml:space="preserve">can </w:t>
      </w:r>
      <w:r w:rsidR="004E4673">
        <w:rPr>
          <w:rFonts w:ascii="Times New Roman" w:hAnsi="Times New Roman" w:cs="Times New Roman"/>
          <w:sz w:val="24"/>
          <w:szCs w:val="24"/>
        </w:rPr>
        <w:t>limit fish to the shallower depths</w:t>
      </w:r>
      <w:r w:rsidR="001003E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
          <w:id w:val="1680076377"/>
          <w:placeholder>
            <w:docPart w:val="DefaultPlaceholder_-1854013440"/>
          </w:placeholder>
        </w:sdtPr>
        <w:sdtContent>
          <w:r w:rsidR="003570D6" w:rsidRPr="003570D6">
            <w:rPr>
              <w:rFonts w:ascii="Times New Roman" w:hAnsi="Times New Roman" w:cs="Times New Roman"/>
              <w:color w:val="000000"/>
              <w:sz w:val="24"/>
              <w:szCs w:val="24"/>
            </w:rPr>
            <w:t>(Brill et al., 1999; Logan et al., 2023)</w:t>
          </w:r>
        </w:sdtContent>
      </w:sdt>
      <w:r w:rsidR="001003EB">
        <w:rPr>
          <w:rFonts w:ascii="Times New Roman" w:hAnsi="Times New Roman" w:cs="Times New Roman"/>
          <w:sz w:val="24"/>
          <w:szCs w:val="24"/>
        </w:rPr>
        <w:t xml:space="preserve">. In temperate lotic and lentic environments, warm surface temperatures can exceed physiological optima, and </w:t>
      </w:r>
      <w:commentRangeStart w:id="10"/>
      <w:r w:rsidR="001003EB">
        <w:rPr>
          <w:rFonts w:ascii="Times New Roman" w:hAnsi="Times New Roman" w:cs="Times New Roman"/>
          <w:sz w:val="24"/>
          <w:szCs w:val="24"/>
        </w:rPr>
        <w:t>hypoxic conditions at depth can limit fish vertical distribution</w:t>
      </w:r>
      <w:commentRangeEnd w:id="10"/>
      <w:r w:rsidR="009B3D66">
        <w:rPr>
          <w:rStyle w:val="CommentReference"/>
        </w:rPr>
        <w:commentReference w:id="10"/>
      </w:r>
      <w:r w:rsidR="001003EB">
        <w:rPr>
          <w:rFonts w:ascii="Times New Roman" w:hAnsi="Times New Roman" w:cs="Times New Roman"/>
          <w:sz w:val="24"/>
          <w:szCs w:val="24"/>
        </w:rPr>
        <w:t xml:space="preserve">, creating a vertically compressed habitat known as a temperature-oxygen squeeze </w:t>
      </w:r>
      <w:sdt>
        <w:sdtPr>
          <w:rPr>
            <w:rFonts w:ascii="Times New Roman" w:hAnsi="Times New Roman" w:cs="Times New Roman"/>
            <w:color w:val="000000"/>
            <w:sz w:val="24"/>
            <w:szCs w:val="24"/>
          </w:rPr>
          <w:tag w:val="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
          <w:id w:val="-2063463365"/>
          <w:placeholder>
            <w:docPart w:val="DefaultPlaceholder_-1854013440"/>
          </w:placeholder>
        </w:sdtPr>
        <w:sdtContent>
          <w:r w:rsidR="003E226A" w:rsidRPr="003E226A">
            <w:rPr>
              <w:rFonts w:ascii="Times New Roman" w:hAnsi="Times New Roman" w:cs="Times New Roman"/>
              <w:color w:val="000000"/>
              <w:sz w:val="24"/>
              <w:szCs w:val="24"/>
            </w:rPr>
            <w:t>(Coutant, 1985)</w:t>
          </w:r>
        </w:sdtContent>
      </w:sdt>
      <w:r w:rsidR="00C13FAA">
        <w:rPr>
          <w:rFonts w:ascii="Times New Roman" w:hAnsi="Times New Roman" w:cs="Times New Roman"/>
          <w:color w:val="000000"/>
          <w:sz w:val="24"/>
          <w:szCs w:val="24"/>
        </w:rPr>
        <w:t>.</w:t>
      </w:r>
      <w:r w:rsidR="001003EB">
        <w:rPr>
          <w:rFonts w:ascii="Times New Roman" w:hAnsi="Times New Roman" w:cs="Times New Roman"/>
          <w:sz w:val="24"/>
          <w:szCs w:val="24"/>
        </w:rPr>
        <w:t xml:space="preserve"> </w:t>
      </w:r>
      <w:r w:rsidR="00C579C4">
        <w:rPr>
          <w:rFonts w:ascii="Times New Roman" w:hAnsi="Times New Roman" w:cs="Times New Roman"/>
          <w:sz w:val="24"/>
          <w:szCs w:val="24"/>
        </w:rPr>
        <w:t>This phenomenon</w:t>
      </w:r>
      <w:r w:rsidR="001003EB">
        <w:rPr>
          <w:rFonts w:ascii="Times New Roman" w:hAnsi="Times New Roman" w:cs="Times New Roman"/>
          <w:sz w:val="24"/>
          <w:szCs w:val="24"/>
        </w:rPr>
        <w:t xml:space="preserve"> can also occur in fine scale patches of lentic habitat within a river floodplain. For example, thermally stratified cold-water alcoves often present a temperature-oxygen squeeze, effectively confining cold-adapted fish to </w:t>
      </w:r>
      <w:r w:rsidR="001C00A5">
        <w:rPr>
          <w:rFonts w:ascii="Times New Roman" w:hAnsi="Times New Roman" w:cs="Times New Roman"/>
          <w:sz w:val="24"/>
          <w:szCs w:val="24"/>
        </w:rPr>
        <w:t>≤</w:t>
      </w:r>
      <w:r w:rsidR="001003EB">
        <w:rPr>
          <w:rFonts w:ascii="Times New Roman" w:hAnsi="Times New Roman" w:cs="Times New Roman"/>
          <w:sz w:val="24"/>
          <w:szCs w:val="24"/>
        </w:rPr>
        <w:t xml:space="preserve">20% of the water column (Barrett et al. </w:t>
      </w:r>
      <w:r w:rsidR="00C579C4" w:rsidRPr="00C579C4">
        <w:rPr>
          <w:rFonts w:ascii="Times New Roman" w:hAnsi="Times New Roman" w:cs="Times New Roman"/>
          <w:iCs/>
          <w:sz w:val="24"/>
          <w:szCs w:val="24"/>
        </w:rPr>
        <w:t>2024</w:t>
      </w:r>
      <w:r w:rsidR="001003EB">
        <w:rPr>
          <w:rFonts w:ascii="Times New Roman" w:hAnsi="Times New Roman" w:cs="Times New Roman"/>
          <w:sz w:val="24"/>
          <w:szCs w:val="24"/>
        </w:rPr>
        <w:t xml:space="preserve">). </w:t>
      </w:r>
      <w:r w:rsidR="005C7AC1" w:rsidRPr="005C7AC1">
        <w:rPr>
          <w:rFonts w:ascii="Times New Roman" w:hAnsi="Times New Roman" w:cs="Times New Roman"/>
          <w:sz w:val="24"/>
          <w:szCs w:val="24"/>
        </w:rPr>
        <w:t xml:space="preserve">In these habitats, cool water </w:t>
      </w:r>
      <w:r w:rsidR="005C7AC1">
        <w:rPr>
          <w:rFonts w:ascii="Times New Roman" w:hAnsi="Times New Roman" w:cs="Times New Roman"/>
          <w:sz w:val="24"/>
          <w:szCs w:val="24"/>
        </w:rPr>
        <w:t>is introduced</w:t>
      </w:r>
      <w:r w:rsidR="005C7AC1" w:rsidRPr="005C7AC1">
        <w:rPr>
          <w:rFonts w:ascii="Times New Roman" w:hAnsi="Times New Roman" w:cs="Times New Roman"/>
          <w:sz w:val="24"/>
          <w:szCs w:val="24"/>
        </w:rPr>
        <w:t xml:space="preserve"> through upwelling hyporheic flows, which are often oxygen-depleted due to biological respiration and the absence of photosynthesis </w:t>
      </w:r>
      <w:r w:rsidR="005C7AC1">
        <w:rPr>
          <w:rFonts w:ascii="Times New Roman" w:hAnsi="Times New Roman" w:cs="Times New Roman"/>
          <w:sz w:val="24"/>
          <w:szCs w:val="24"/>
        </w:rPr>
        <w:t xml:space="preserve">while subsurface. </w:t>
      </w:r>
      <w:proofErr w:type="gramStart"/>
      <w:r w:rsidR="00880B06">
        <w:rPr>
          <w:rFonts w:ascii="Times New Roman" w:hAnsi="Times New Roman" w:cs="Times New Roman"/>
          <w:sz w:val="24"/>
          <w:szCs w:val="24"/>
        </w:rPr>
        <w:t>T</w:t>
      </w:r>
      <w:r w:rsidR="001003EB">
        <w:rPr>
          <w:rFonts w:ascii="Times New Roman" w:hAnsi="Times New Roman" w:cs="Times New Roman"/>
          <w:sz w:val="24"/>
          <w:szCs w:val="24"/>
        </w:rPr>
        <w:t>he vast majority of</w:t>
      </w:r>
      <w:proofErr w:type="gramEnd"/>
      <w:r w:rsidR="001003EB">
        <w:rPr>
          <w:rFonts w:ascii="Times New Roman" w:hAnsi="Times New Roman" w:cs="Times New Roman"/>
          <w:sz w:val="24"/>
          <w:szCs w:val="24"/>
        </w:rPr>
        <w:t xml:space="preserve"> this work</w:t>
      </w:r>
      <w:r w:rsidR="005C7AC1">
        <w:rPr>
          <w:rFonts w:ascii="Times New Roman" w:hAnsi="Times New Roman" w:cs="Times New Roman"/>
          <w:sz w:val="24"/>
          <w:szCs w:val="24"/>
        </w:rPr>
        <w:t xml:space="preserve"> on temperature and oxygen stratification</w:t>
      </w:r>
      <w:r w:rsidR="001003EB">
        <w:rPr>
          <w:rFonts w:ascii="Times New Roman" w:hAnsi="Times New Roman" w:cs="Times New Roman"/>
          <w:sz w:val="24"/>
          <w:szCs w:val="24"/>
        </w:rPr>
        <w:t xml:space="preserve"> considers a temporally static trade-off</w:t>
      </w:r>
      <w:r w:rsidR="000B6F7C">
        <w:rPr>
          <w:rFonts w:ascii="Times New Roman" w:hAnsi="Times New Roman" w:cs="Times New Roman"/>
          <w:sz w:val="24"/>
          <w:szCs w:val="24"/>
        </w:rPr>
        <w:t xml:space="preserve">. </w:t>
      </w:r>
      <w:r w:rsidR="009E1702">
        <w:rPr>
          <w:rFonts w:ascii="Times New Roman" w:hAnsi="Times New Roman" w:cs="Times New Roman"/>
          <w:sz w:val="24"/>
          <w:szCs w:val="24"/>
        </w:rPr>
        <w:t>However, diel</w:t>
      </w:r>
      <w:r w:rsidR="004E4673">
        <w:rPr>
          <w:rFonts w:ascii="Times New Roman" w:hAnsi="Times New Roman" w:cs="Times New Roman"/>
          <w:sz w:val="24"/>
          <w:szCs w:val="24"/>
        </w:rPr>
        <w:t xml:space="preserve"> variation is a prominent feature in many systems</w:t>
      </w:r>
      <w:r w:rsidR="000B6F7C">
        <w:rPr>
          <w:rFonts w:ascii="Times New Roman" w:hAnsi="Times New Roman" w:cs="Times New Roman"/>
          <w:sz w:val="24"/>
          <w:szCs w:val="24"/>
        </w:rPr>
        <w:t xml:space="preserve"> as </w:t>
      </w:r>
      <w:r w:rsidR="00CB6004">
        <w:rPr>
          <w:rFonts w:ascii="Times New Roman" w:hAnsi="Times New Roman" w:cs="Times New Roman"/>
          <w:sz w:val="24"/>
          <w:szCs w:val="24"/>
        </w:rPr>
        <w:t xml:space="preserve">the day-night cycle modulates temperature and oxygen through solar </w:t>
      </w:r>
      <w:commentRangeStart w:id="11"/>
      <w:r w:rsidR="00CB6004">
        <w:rPr>
          <w:rFonts w:ascii="Times New Roman" w:hAnsi="Times New Roman" w:cs="Times New Roman"/>
          <w:sz w:val="24"/>
          <w:szCs w:val="24"/>
        </w:rPr>
        <w:t>absorption</w:t>
      </w:r>
      <w:commentRangeEnd w:id="11"/>
      <w:r w:rsidR="000B6F7C">
        <w:rPr>
          <w:rStyle w:val="CommentReference"/>
        </w:rPr>
        <w:commentReference w:id="11"/>
      </w:r>
      <w:r w:rsidR="000B6F7C">
        <w:rPr>
          <w:rFonts w:ascii="Times New Roman" w:hAnsi="Times New Roman" w:cs="Times New Roman"/>
          <w:sz w:val="24"/>
          <w:szCs w:val="24"/>
        </w:rPr>
        <w:t xml:space="preserve"> (</w:t>
      </w:r>
      <w:r w:rsidR="009E1702">
        <w:rPr>
          <w:rFonts w:ascii="Times New Roman" w:hAnsi="Times New Roman" w:cs="Times New Roman"/>
          <w:sz w:val="24"/>
          <w:szCs w:val="24"/>
        </w:rPr>
        <w:t>Cassie 2006</w:t>
      </w:r>
      <w:r w:rsidR="000B6F7C">
        <w:rPr>
          <w:rFonts w:ascii="Times New Roman" w:hAnsi="Times New Roman" w:cs="Times New Roman"/>
          <w:sz w:val="24"/>
          <w:szCs w:val="24"/>
        </w:rPr>
        <w:t>)</w:t>
      </w:r>
      <w:r w:rsidR="00CB6004">
        <w:rPr>
          <w:rFonts w:ascii="Times New Roman" w:hAnsi="Times New Roman" w:cs="Times New Roman"/>
          <w:sz w:val="24"/>
          <w:szCs w:val="24"/>
        </w:rPr>
        <w:t xml:space="preserve"> and ecosystem metabolism</w:t>
      </w:r>
      <w:r w:rsidR="000B6F7C">
        <w:rPr>
          <w:rFonts w:ascii="Times New Roman" w:hAnsi="Times New Roman" w:cs="Times New Roman"/>
          <w:sz w:val="24"/>
          <w:szCs w:val="24"/>
        </w:rPr>
        <w:t xml:space="preserve"> (</w:t>
      </w:r>
      <w:commentRangeStart w:id="12"/>
      <w:proofErr w:type="spellStart"/>
      <w:r w:rsidR="009E1702">
        <w:rPr>
          <w:rFonts w:ascii="Times New Roman" w:hAnsi="Times New Roman" w:cs="Times New Roman"/>
          <w:sz w:val="24"/>
          <w:szCs w:val="24"/>
        </w:rPr>
        <w:t>Maasri</w:t>
      </w:r>
      <w:proofErr w:type="spellEnd"/>
      <w:r w:rsidR="009E1702">
        <w:rPr>
          <w:rFonts w:ascii="Times New Roman" w:hAnsi="Times New Roman" w:cs="Times New Roman"/>
          <w:sz w:val="24"/>
          <w:szCs w:val="24"/>
        </w:rPr>
        <w:t xml:space="preserve"> et al., 2019</w:t>
      </w:r>
      <w:commentRangeEnd w:id="12"/>
      <w:r w:rsidR="009E1702">
        <w:rPr>
          <w:rStyle w:val="CommentReference"/>
        </w:rPr>
        <w:commentReference w:id="12"/>
      </w:r>
      <w:r w:rsidR="000B6F7C">
        <w:rPr>
          <w:rFonts w:ascii="Times New Roman" w:hAnsi="Times New Roman" w:cs="Times New Roman"/>
          <w:sz w:val="24"/>
          <w:szCs w:val="24"/>
        </w:rPr>
        <w:t>).</w:t>
      </w:r>
    </w:p>
    <w:p w14:paraId="0D9500A8" w14:textId="6E8E1C6C" w:rsidR="005F7C05" w:rsidRDefault="00BA6ADA" w:rsidP="00F56768">
      <w:pPr>
        <w:spacing w:line="480" w:lineRule="auto"/>
        <w:ind w:firstLine="720"/>
        <w:rPr>
          <w:rFonts w:ascii="Times New Roman" w:hAnsi="Times New Roman" w:cs="Times New Roman"/>
          <w:sz w:val="24"/>
          <w:szCs w:val="24"/>
        </w:rPr>
      </w:pPr>
      <w:r w:rsidRPr="00BA6ADA">
        <w:rPr>
          <w:rFonts w:ascii="Times New Roman" w:hAnsi="Times New Roman" w:cs="Times New Roman"/>
          <w:sz w:val="24"/>
          <w:szCs w:val="24"/>
        </w:rPr>
        <w:lastRenderedPageBreak/>
        <w:t>To maximize fitness under die</w:t>
      </w:r>
      <w:r>
        <w:rPr>
          <w:rFonts w:ascii="Times New Roman" w:hAnsi="Times New Roman" w:cs="Times New Roman"/>
          <w:sz w:val="24"/>
          <w:szCs w:val="24"/>
        </w:rPr>
        <w:t xml:space="preserve">l </w:t>
      </w:r>
      <w:r w:rsidRPr="00BA6ADA">
        <w:rPr>
          <w:rFonts w:ascii="Times New Roman" w:hAnsi="Times New Roman" w:cs="Times New Roman"/>
          <w:sz w:val="24"/>
          <w:szCs w:val="24"/>
        </w:rPr>
        <w:t>variation in environmental variables, aquatic organisms often exhibit die</w:t>
      </w:r>
      <w:r>
        <w:rPr>
          <w:rFonts w:ascii="Times New Roman" w:hAnsi="Times New Roman" w:cs="Times New Roman"/>
          <w:sz w:val="24"/>
          <w:szCs w:val="24"/>
        </w:rPr>
        <w:t xml:space="preserve">l </w:t>
      </w:r>
      <w:r w:rsidRPr="00BA6ADA">
        <w:rPr>
          <w:rFonts w:ascii="Times New Roman" w:hAnsi="Times New Roman" w:cs="Times New Roman"/>
          <w:sz w:val="24"/>
          <w:szCs w:val="24"/>
        </w:rPr>
        <w:t>vertical migration</w:t>
      </w:r>
      <w:r>
        <w:rPr>
          <w:rFonts w:ascii="Times New Roman" w:hAnsi="Times New Roman" w:cs="Times New Roman"/>
          <w:sz w:val="24"/>
          <w:szCs w:val="24"/>
        </w:rPr>
        <w:t xml:space="preserve"> (DVM). </w:t>
      </w:r>
      <w:r w:rsidR="000D3CE5" w:rsidRPr="000D3CE5">
        <w:rPr>
          <w:rFonts w:ascii="Times New Roman" w:hAnsi="Times New Roman" w:cs="Times New Roman"/>
          <w:sz w:val="24"/>
          <w:szCs w:val="24"/>
        </w:rPr>
        <w:t xml:space="preserve">DVM is among the most widespread movement behaviors in aquatic systems, occurring in all sizes of water bodies and across multiple trophic levels. This behavior often takes advantage of </w:t>
      </w:r>
      <w:r w:rsidR="000D3CE5">
        <w:rPr>
          <w:rFonts w:ascii="Times New Roman" w:hAnsi="Times New Roman" w:cs="Times New Roman"/>
          <w:sz w:val="24"/>
          <w:szCs w:val="24"/>
        </w:rPr>
        <w:t>asynchronous</w:t>
      </w:r>
      <w:r w:rsidR="000D3CE5" w:rsidRPr="000D3CE5">
        <w:rPr>
          <w:rFonts w:ascii="Times New Roman" w:hAnsi="Times New Roman" w:cs="Times New Roman"/>
          <w:sz w:val="24"/>
          <w:szCs w:val="24"/>
        </w:rPr>
        <w:t xml:space="preserve"> conditions. For example, fish exploit </w:t>
      </w:r>
      <w:r w:rsidR="000D3CE5">
        <w:rPr>
          <w:rFonts w:ascii="Times New Roman" w:hAnsi="Times New Roman" w:cs="Times New Roman"/>
          <w:sz w:val="24"/>
          <w:szCs w:val="24"/>
        </w:rPr>
        <w:t>asynchronous variation</w:t>
      </w:r>
      <w:r w:rsidR="000D3CE5" w:rsidRPr="000D3CE5">
        <w:rPr>
          <w:rFonts w:ascii="Times New Roman" w:hAnsi="Times New Roman" w:cs="Times New Roman"/>
          <w:sz w:val="24"/>
          <w:szCs w:val="24"/>
        </w:rPr>
        <w:t xml:space="preserve"> in predation risk and foraging opportunities through crepuscular ascents to surface waters (Scheuerell and Schindler 2007).</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commentRangeStart w:id="13"/>
      <w:commentRangeStart w:id="14"/>
      <w:r w:rsidR="007D335E" w:rsidRPr="007D335E">
        <w:rPr>
          <w:rFonts w:ascii="Times New Roman" w:hAnsi="Times New Roman" w:cs="Times New Roman"/>
          <w:sz w:val="24"/>
          <w:szCs w:val="24"/>
        </w:rPr>
        <w:t>.</w:t>
      </w:r>
      <w:commentRangeEnd w:id="13"/>
      <w:r w:rsidR="00AF3719">
        <w:rPr>
          <w:rStyle w:val="CommentReference"/>
        </w:rPr>
        <w:commentReference w:id="13"/>
      </w:r>
      <w:commentRangeEnd w:id="14"/>
      <w:r w:rsidR="006B369A">
        <w:rPr>
          <w:rStyle w:val="CommentReference"/>
        </w:rPr>
        <w:commentReference w:id="14"/>
      </w:r>
      <w:r w:rsidR="006B369A">
        <w:rPr>
          <w:rFonts w:ascii="Times New Roman" w:hAnsi="Times New Roman" w:cs="Times New Roman"/>
          <w:sz w:val="24"/>
          <w:szCs w:val="24"/>
        </w:rPr>
        <w:t xml:space="preserve"> </w:t>
      </w:r>
    </w:p>
    <w:p w14:paraId="338765FD" w14:textId="77777777" w:rsidR="006F12A2" w:rsidRPr="006F12A2" w:rsidRDefault="00DE47E2" w:rsidP="006F12A2">
      <w:pPr>
        <w:spacing w:line="480" w:lineRule="auto"/>
        <w:ind w:firstLine="720"/>
        <w:rPr>
          <w:ins w:id="15" w:author="Barrett, Hannah" w:date="2024-12-13T12:57:00Z"/>
          <w:rFonts w:ascii="Times New Roman" w:hAnsi="Times New Roman" w:cs="Times New Roman"/>
          <w:sz w:val="24"/>
        </w:rPr>
      </w:pPr>
      <w:r>
        <w:rPr>
          <w:rFonts w:ascii="Times New Roman" w:hAnsi="Times New Roman" w:cs="Times New Roman"/>
          <w:sz w:val="24"/>
          <w:szCs w:val="24"/>
        </w:rPr>
        <w:t xml:space="preserve">To explore </w:t>
      </w:r>
      <w:commentRangeStart w:id="16"/>
      <w:r>
        <w:rPr>
          <w:rFonts w:ascii="Times New Roman" w:hAnsi="Times New Roman" w:cs="Times New Roman"/>
          <w:sz w:val="24"/>
          <w:szCs w:val="24"/>
        </w:rPr>
        <w:t>how</w:t>
      </w:r>
      <w:commentRangeEnd w:id="16"/>
      <w:r>
        <w:rPr>
          <w:rStyle w:val="CommentReference"/>
        </w:rPr>
        <w:commentReference w:id="16"/>
      </w:r>
      <w:r>
        <w:rPr>
          <w:rFonts w:ascii="Times New Roman" w:hAnsi="Times New Roman" w:cs="Times New Roman"/>
          <w:sz w:val="24"/>
          <w:szCs w:val="24"/>
        </w:rPr>
        <w:t xml:space="preserve"> behavioral responses can mediate the strength of dynamic temperature-oxygen trade-offs we: (1) </w:t>
      </w:r>
      <w:r>
        <w:rPr>
          <w:rFonts w:ascii="Times New Roman" w:hAnsi="Times New Roman" w:cs="Times New Roman"/>
          <w:sz w:val="24"/>
        </w:rPr>
        <w:t>monitored</w:t>
      </w:r>
      <w:r w:rsidR="001D0E3A" w:rsidRPr="00267A04">
        <w:rPr>
          <w:rFonts w:ascii="Times New Roman" w:hAnsi="Times New Roman" w:cs="Times New Roman"/>
          <w:sz w:val="24"/>
        </w:rPr>
        <w:t xml:space="preserve"> </w:t>
      </w:r>
      <w:proofErr w:type="spellStart"/>
      <w:r>
        <w:rPr>
          <w:rFonts w:ascii="Times New Roman" w:hAnsi="Times New Roman" w:cs="Times New Roman"/>
          <w:sz w:val="24"/>
        </w:rPr>
        <w:t>spatio</w:t>
      </w:r>
      <w:proofErr w:type="spellEnd"/>
      <w:r>
        <w:rPr>
          <w:rFonts w:ascii="Times New Roman" w:hAnsi="Times New Roman" w:cs="Times New Roman"/>
          <w:sz w:val="24"/>
        </w:rPr>
        <w:t xml:space="preserve">-temporal heterogeneity in </w:t>
      </w:r>
      <w:r w:rsidR="001D0E3A" w:rsidRPr="00267A04">
        <w:rPr>
          <w:rFonts w:ascii="Times New Roman" w:hAnsi="Times New Roman" w:cs="Times New Roman"/>
          <w:sz w:val="24"/>
        </w:rPr>
        <w:t xml:space="preserve">temperature and oxygen </w:t>
      </w:r>
      <w:r>
        <w:rPr>
          <w:rFonts w:ascii="Times New Roman" w:hAnsi="Times New Roman" w:cs="Times New Roman"/>
          <w:sz w:val="24"/>
        </w:rPr>
        <w:t>to characterize the diel and vertical heterogeneity, (2) simulated fish habitat selection under alternative tactics (minimize temperature, maximize oxygen, or optimize temperature and oxygen</w:t>
      </w:r>
      <w:r w:rsidR="006F12A2">
        <w:rPr>
          <w:rFonts w:ascii="Times New Roman" w:hAnsi="Times New Roman" w:cs="Times New Roman"/>
          <w:sz w:val="24"/>
        </w:rPr>
        <w:t>)</w:t>
      </w:r>
      <w:r w:rsidR="009A6F3A">
        <w:rPr>
          <w:rFonts w:ascii="Times New Roman" w:hAnsi="Times New Roman" w:cs="Times New Roman"/>
          <w:sz w:val="24"/>
        </w:rPr>
        <w:t xml:space="preserve"> </w:t>
      </w:r>
      <w:r>
        <w:rPr>
          <w:rFonts w:ascii="Times New Roman" w:hAnsi="Times New Roman" w:cs="Times New Roman"/>
          <w:sz w:val="24"/>
        </w:rPr>
        <w:t>to identify emergent behaviors</w:t>
      </w:r>
      <w:r w:rsidR="006F12A2">
        <w:t xml:space="preserve">, </w:t>
      </w:r>
      <w:r w:rsidR="006F12A2" w:rsidRPr="006F12A2">
        <w:rPr>
          <w:rFonts w:ascii="Times New Roman" w:hAnsi="Times New Roman" w:cs="Times New Roman"/>
          <w:sz w:val="24"/>
        </w:rPr>
        <w:t xml:space="preserve">3) recorded fish depth selection </w:t>
      </w:r>
      <w:r w:rsidR="006F12A2" w:rsidRPr="006F12A2">
        <w:rPr>
          <w:rFonts w:ascii="Times New Roman" w:hAnsi="Times New Roman" w:cs="Times New Roman"/>
          <w:i/>
          <w:iCs/>
          <w:sz w:val="24"/>
        </w:rPr>
        <w:t>in situ</w:t>
      </w:r>
      <w:r w:rsidR="006F12A2" w:rsidRPr="006F12A2">
        <w:rPr>
          <w:rFonts w:ascii="Times New Roman" w:hAnsi="Times New Roman" w:cs="Times New Roman"/>
          <w:sz w:val="24"/>
        </w:rPr>
        <w:t xml:space="preserve"> by tagging fish with high-resolution temperature loggers and releasing them into large net pens to empirically test hypothesized behavioral responses,</w:t>
      </w:r>
      <w:r w:rsidR="002D632E">
        <w:rPr>
          <w:rFonts w:ascii="Times New Roman" w:hAnsi="Times New Roman" w:cs="Times New Roman"/>
          <w:sz w:val="24"/>
        </w:rPr>
        <w:t xml:space="preserve"> and</w:t>
      </w:r>
      <w:r w:rsidR="00BA6ADA">
        <w:rPr>
          <w:rFonts w:ascii="Times New Roman" w:hAnsi="Times New Roman" w:cs="Times New Roman"/>
          <w:sz w:val="24"/>
        </w:rPr>
        <w:t xml:space="preserve"> 4) </w:t>
      </w:r>
      <w:r w:rsidR="002D632E">
        <w:rPr>
          <w:rFonts w:ascii="Times New Roman" w:hAnsi="Times New Roman" w:cs="Times New Roman"/>
          <w:sz w:val="24"/>
        </w:rPr>
        <w:t>fit resource selection models to understand how fish selected for thermal conditions while controlling for changing availability of temperature and DO</w:t>
      </w:r>
      <w:commentRangeStart w:id="17"/>
      <w:commentRangeEnd w:id="17"/>
      <w:r w:rsidR="009B3D66">
        <w:rPr>
          <w:rStyle w:val="CommentReference"/>
        </w:rPr>
        <w:commentReference w:id="17"/>
      </w:r>
      <w:r>
        <w:rPr>
          <w:rFonts w:ascii="Times New Roman" w:hAnsi="Times New Roman" w:cs="Times New Roman"/>
          <w:sz w:val="24"/>
        </w:rPr>
        <w:t>.</w:t>
      </w:r>
      <w:ins w:id="18" w:author="Barrett, Hannah" w:date="2024-12-13T12:57:00Z" w16du:dateUtc="2024-12-13T20:57:00Z">
        <w:r w:rsidR="006F12A2">
          <w:rPr>
            <w:rFonts w:ascii="Times New Roman" w:hAnsi="Times New Roman" w:cs="Times New Roman"/>
            <w:sz w:val="24"/>
          </w:rPr>
          <w:t xml:space="preserve"> </w:t>
        </w:r>
      </w:ins>
      <w:ins w:id="19" w:author="Barrett, Hannah" w:date="2024-12-13T12:57:00Z">
        <w:r w:rsidR="006F12A2" w:rsidRPr="006F12A2">
          <w:rPr>
            <w:rFonts w:ascii="Times New Roman" w:hAnsi="Times New Roman" w:cs="Times New Roman"/>
            <w:sz w:val="24"/>
          </w:rPr>
          <w:t xml:space="preserve">state your hypotheses and elaborate on why your approach is unique, is important to understand because of climate change, etc. I like Taal’s idea of presenting alternative hypotheses that are currently first mentioned later </w:t>
        </w:r>
      </w:ins>
    </w:p>
    <w:p w14:paraId="2A18AB82" w14:textId="6C606636" w:rsidR="006B369A" w:rsidRPr="00025335" w:rsidRDefault="006B369A" w:rsidP="006B369A">
      <w:pPr>
        <w:spacing w:line="480" w:lineRule="auto"/>
        <w:ind w:firstLine="720"/>
        <w:rPr>
          <w:rFonts w:ascii="Times New Roman" w:hAnsi="Times New Roman" w:cs="Times New Roman"/>
          <w:sz w:val="24"/>
          <w:szCs w:val="24"/>
        </w:rPr>
      </w:pPr>
    </w:p>
    <w:p w14:paraId="2CDE636E" w14:textId="524CEFDB" w:rsidR="00267A04" w:rsidRPr="009E1702" w:rsidRDefault="00DE47E2" w:rsidP="00A12807">
      <w:pPr>
        <w:spacing w:line="480" w:lineRule="auto"/>
        <w:rPr>
          <w:rFonts w:ascii="Times New Roman" w:hAnsi="Times New Roman" w:cs="Times New Roman"/>
          <w:sz w:val="24"/>
          <w:szCs w:val="24"/>
        </w:rPr>
      </w:pPr>
      <w:r>
        <w:rPr>
          <w:rFonts w:ascii="Times New Roman" w:hAnsi="Times New Roman" w:cs="Times New Roman"/>
          <w:sz w:val="24"/>
        </w:rPr>
        <w:t xml:space="preserve"> </w:t>
      </w:r>
      <w:commentRangeStart w:id="20"/>
      <w:commentRangeStart w:id="21"/>
      <w:del w:id="22" w:author="Barrett, Hannah" w:date="2024-12-13T12:57:00Z" w16du:dateUtc="2024-12-13T20:57:00Z">
        <w:r w:rsidDel="006F12A2">
          <w:rPr>
            <w:rFonts w:ascii="Times New Roman" w:hAnsi="Times New Roman" w:cs="Times New Roman"/>
            <w:sz w:val="24"/>
          </w:rPr>
          <w:delText xml:space="preserve">As predicted in our simulation, fish exhibited DVM that exploited diel asynchrony between temperature and oxygen stressors.  </w:delText>
        </w:r>
        <w:r w:rsidR="00267A04" w:rsidRPr="00267A04" w:rsidDel="006F12A2">
          <w:rPr>
            <w:rFonts w:ascii="Times New Roman" w:hAnsi="Times New Roman" w:cs="Times New Roman"/>
            <w:sz w:val="24"/>
          </w:rPr>
          <w:delText xml:space="preserve"> </w:delText>
        </w:r>
        <w:commentRangeEnd w:id="20"/>
        <w:r w:rsidR="009B3D66" w:rsidDel="006F12A2">
          <w:rPr>
            <w:rStyle w:val="CommentReference"/>
          </w:rPr>
          <w:commentReference w:id="20"/>
        </w:r>
        <w:commentRangeEnd w:id="21"/>
        <w:r w:rsidR="00D379FB" w:rsidDel="006F12A2">
          <w:rPr>
            <w:rStyle w:val="CommentReference"/>
          </w:rPr>
          <w:commentReference w:id="21"/>
        </w:r>
      </w:del>
    </w:p>
    <w:p w14:paraId="39FA1B35" w14:textId="77777777" w:rsidR="00C42A4C" w:rsidRPr="003C0418"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Methods</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33C476DA" w14:textId="278D39D4" w:rsidR="001A2982" w:rsidRDefault="001A2982" w:rsidP="00F56768">
      <w:pPr>
        <w:spacing w:line="480" w:lineRule="auto"/>
        <w:ind w:firstLine="720"/>
        <w:rPr>
          <w:rFonts w:ascii="Times New Roman" w:hAnsi="Times New Roman" w:cs="Times New Roman"/>
          <w:sz w:val="24"/>
          <w:szCs w:val="24"/>
        </w:rPr>
      </w:pPr>
      <w:r w:rsidRPr="001A2982">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laterally dynamic and meandering gravel-bed river with side channels, islands, and gravel beds (Wallick et al., 2013; Flitcroft et al., 2023). While these features still exist, they have been significantly reduced since Euro-American settlement (Baker et al., 2004; Gregory et al., 2019). </w:t>
      </w:r>
      <w:r w:rsidRPr="00060924">
        <w:rPr>
          <w:rFonts w:ascii="Times New Roman" w:hAnsi="Times New Roman" w:cs="Times New Roman"/>
          <w:sz w:val="24"/>
          <w:szCs w:val="24"/>
        </w:rPr>
        <w:t xml:space="preserve">This portion of the river also contains numerous alcoves, </w:t>
      </w:r>
      <w:r w:rsidR="00D379FB">
        <w:rPr>
          <w:rFonts w:ascii="Times New Roman" w:hAnsi="Times New Roman" w:cs="Times New Roman"/>
          <w:sz w:val="24"/>
          <w:szCs w:val="24"/>
        </w:rPr>
        <w:t xml:space="preserve">i.e., </w:t>
      </w:r>
      <w:r w:rsidRPr="00060924">
        <w:rPr>
          <w:rFonts w:ascii="Times New Roman" w:hAnsi="Times New Roman" w:cs="Times New Roman"/>
          <w:sz w:val="24"/>
          <w:szCs w:val="24"/>
        </w:rPr>
        <w:t xml:space="preserve">floodplain features with only a downstream connection to the mainstem river. </w:t>
      </w:r>
      <w:commentRangeStart w:id="23"/>
      <w:commentRangeStart w:id="24"/>
      <w:r w:rsidRPr="001A2982">
        <w:rPr>
          <w:rFonts w:ascii="Times New Roman" w:hAnsi="Times New Roman" w:cs="Times New Roman"/>
          <w:sz w:val="24"/>
          <w:szCs w:val="24"/>
        </w:rPr>
        <w:t>A subset of these waterbodies function as cold-water refuges</w:t>
      </w:r>
      <w:commentRangeEnd w:id="23"/>
      <w:r w:rsidR="00D379FB">
        <w:rPr>
          <w:rStyle w:val="CommentReference"/>
        </w:rPr>
        <w:commentReference w:id="23"/>
      </w:r>
      <w:commentRangeEnd w:id="24"/>
      <w:r w:rsidR="006F12A2">
        <w:rPr>
          <w:rStyle w:val="CommentReference"/>
        </w:rPr>
        <w:commentReference w:id="24"/>
      </w:r>
      <w:r w:rsidRPr="001A2982">
        <w:rPr>
          <w:rFonts w:ascii="Times New Roman" w:hAnsi="Times New Roman" w:cs="Times New Roman"/>
          <w:sz w:val="24"/>
          <w:szCs w:val="24"/>
        </w:rPr>
        <w:t>, providing temperatures up to ~10℃ cooler than the adjacent mainstem river. These cold-water habitats are seasonally exploited by cold-water fishes, particularly coastal cutthroat trout (</w:t>
      </w:r>
      <w:r w:rsidRPr="001A2982">
        <w:rPr>
          <w:rFonts w:ascii="Times New Roman" w:hAnsi="Times New Roman" w:cs="Times New Roman"/>
          <w:i/>
          <w:iCs/>
          <w:sz w:val="24"/>
          <w:szCs w:val="24"/>
        </w:rPr>
        <w:t>Oncorhynchus clarkii clarkii</w:t>
      </w:r>
      <w:r w:rsidRPr="001A2982">
        <w:rPr>
          <w:rFonts w:ascii="Times New Roman" w:hAnsi="Times New Roman" w:cs="Times New Roman"/>
          <w:sz w:val="24"/>
          <w:szCs w:val="24"/>
        </w:rPr>
        <w:t>).</w:t>
      </w:r>
      <w:r>
        <w:rPr>
          <w:rFonts w:ascii="Times New Roman" w:hAnsi="Times New Roman" w:cs="Times New Roman"/>
          <w:sz w:val="24"/>
          <w:szCs w:val="24"/>
        </w:rPr>
        <w:t xml:space="preserve"> Cold-water alcoves</w:t>
      </w:r>
      <w:r w:rsidRPr="00060924">
        <w:rPr>
          <w:rFonts w:ascii="Times New Roman" w:hAnsi="Times New Roman" w:cs="Times New Roman"/>
          <w:sz w:val="24"/>
          <w:szCs w:val="24"/>
        </w:rPr>
        <w:t xml:space="preserve"> are often characterized by </w:t>
      </w:r>
      <w:r>
        <w:rPr>
          <w:rFonts w:ascii="Times New Roman" w:hAnsi="Times New Roman" w:cs="Times New Roman"/>
          <w:sz w:val="24"/>
          <w:szCs w:val="24"/>
        </w:rPr>
        <w:t xml:space="preserve">pronounced </w:t>
      </w:r>
      <w:r w:rsidRPr="00060924">
        <w:rPr>
          <w:rFonts w:ascii="Times New Roman" w:hAnsi="Times New Roman" w:cs="Times New Roman"/>
          <w:sz w:val="24"/>
          <w:szCs w:val="24"/>
        </w:rPr>
        <w:t xml:space="preserve">vertical stratification in dissolved oxygen (DO; </w:t>
      </w:r>
      <w:proofErr w:type="spellStart"/>
      <w:r w:rsidRPr="00060924">
        <w:rPr>
          <w:rFonts w:ascii="Times New Roman" w:hAnsi="Times New Roman" w:cs="Times New Roman"/>
          <w:sz w:val="24"/>
          <w:szCs w:val="24"/>
        </w:rPr>
        <w:t>Zarnetske</w:t>
      </w:r>
      <w:proofErr w:type="spellEnd"/>
      <w:r w:rsidRPr="00060924">
        <w:rPr>
          <w:rFonts w:ascii="Times New Roman" w:hAnsi="Times New Roman" w:cs="Times New Roman"/>
          <w:sz w:val="24"/>
          <w:szCs w:val="24"/>
        </w:rPr>
        <w:t xml:space="preserve"> et al., 2011; Gombert et al., 2022) and diel oxygen cycling (Andersen et al., 2017)</w:t>
      </w:r>
      <w:r>
        <w:rPr>
          <w:rFonts w:ascii="Times New Roman" w:hAnsi="Times New Roman" w:cs="Times New Roman"/>
          <w:sz w:val="24"/>
          <w:szCs w:val="24"/>
        </w:rPr>
        <w:t>. Su</w:t>
      </w:r>
      <w:r w:rsidRPr="007E4574">
        <w:rPr>
          <w:rFonts w:ascii="Times New Roman" w:hAnsi="Times New Roman" w:cs="Times New Roman"/>
          <w:sz w:val="24"/>
          <w:szCs w:val="24"/>
        </w:rPr>
        <w:t xml:space="preserve">rface water temperatures </w:t>
      </w:r>
      <w:r>
        <w:rPr>
          <w:rFonts w:ascii="Times New Roman" w:hAnsi="Times New Roman" w:cs="Times New Roman"/>
          <w:sz w:val="24"/>
          <w:szCs w:val="24"/>
        </w:rPr>
        <w:t xml:space="preserve">also </w:t>
      </w:r>
      <w:r w:rsidRPr="007E4574">
        <w:rPr>
          <w:rFonts w:ascii="Times New Roman" w:hAnsi="Times New Roman" w:cs="Times New Roman"/>
          <w:sz w:val="24"/>
          <w:szCs w:val="24"/>
        </w:rPr>
        <w:t xml:space="preserve">fluctuate on a diel cycle in time-lagged synchrony with </w:t>
      </w:r>
      <w:r>
        <w:rPr>
          <w:rFonts w:ascii="Times New Roman" w:hAnsi="Times New Roman" w:cs="Times New Roman"/>
          <w:sz w:val="24"/>
          <w:szCs w:val="24"/>
        </w:rPr>
        <w:t>DO</w:t>
      </w:r>
      <w:r w:rsidRPr="007E4574">
        <w:rPr>
          <w:rFonts w:ascii="Times New Roman" w:hAnsi="Times New Roman" w:cs="Times New Roman"/>
          <w:sz w:val="24"/>
          <w:szCs w:val="24"/>
        </w:rPr>
        <w:t xml:space="preserve"> saturation (e.g. oxygen saturation is highest during midday, whereas surface water temperatures reach their maximum during early evening).</w:t>
      </w:r>
      <w:r>
        <w:rPr>
          <w:rFonts w:ascii="Times New Roman" w:hAnsi="Times New Roman" w:cs="Times New Roman"/>
          <w:sz w:val="24"/>
          <w:szCs w:val="24"/>
        </w:rPr>
        <w:t xml:space="preserve"> </w:t>
      </w:r>
      <w:r w:rsidRPr="007E4574">
        <w:rPr>
          <w:rFonts w:ascii="Times New Roman" w:hAnsi="Times New Roman" w:cs="Times New Roman"/>
          <w:sz w:val="24"/>
          <w:szCs w:val="24"/>
        </w:rPr>
        <w:t>Th</w:t>
      </w:r>
      <w:r>
        <w:rPr>
          <w:rFonts w:ascii="Times New Roman" w:hAnsi="Times New Roman" w:cs="Times New Roman"/>
          <w:sz w:val="24"/>
          <w:szCs w:val="24"/>
        </w:rPr>
        <w:t>e</w:t>
      </w:r>
      <w:r w:rsidRPr="007E4574">
        <w:rPr>
          <w:rFonts w:ascii="Times New Roman" w:hAnsi="Times New Roman" w:cs="Times New Roman"/>
          <w:sz w:val="24"/>
          <w:szCs w:val="24"/>
        </w:rPr>
        <w:t xml:space="preserve"> fluctuating conditions </w:t>
      </w:r>
      <w:r>
        <w:rPr>
          <w:rFonts w:ascii="Times New Roman" w:hAnsi="Times New Roman" w:cs="Times New Roman"/>
          <w:sz w:val="24"/>
          <w:szCs w:val="24"/>
        </w:rPr>
        <w:t xml:space="preserve">found in these alcoves </w:t>
      </w:r>
      <w:r w:rsidRPr="007E4574">
        <w:rPr>
          <w:rFonts w:ascii="Times New Roman" w:hAnsi="Times New Roman" w:cs="Times New Roman"/>
          <w:sz w:val="24"/>
          <w:szCs w:val="24"/>
        </w:rPr>
        <w:t xml:space="preserve">likely cause the zone of optimal habitat to shift over the 24-h cycle. While </w:t>
      </w:r>
      <w:r>
        <w:rPr>
          <w:rFonts w:ascii="Times New Roman" w:hAnsi="Times New Roman" w:cs="Times New Roman"/>
          <w:sz w:val="24"/>
          <w:szCs w:val="24"/>
        </w:rPr>
        <w:t>temperature and oxygen</w:t>
      </w:r>
      <w:r w:rsidRPr="007E4574">
        <w:rPr>
          <w:rFonts w:ascii="Times New Roman" w:hAnsi="Times New Roman" w:cs="Times New Roman"/>
          <w:sz w:val="24"/>
          <w:szCs w:val="24"/>
        </w:rPr>
        <w:t xml:space="preserve"> fluctuate in rough synchrony (</w:t>
      </w:r>
      <w:commentRangeStart w:id="25"/>
      <w:commentRangeStart w:id="26"/>
      <w:r>
        <w:rPr>
          <w:rFonts w:ascii="Times New Roman" w:hAnsi="Times New Roman" w:cs="Times New Roman"/>
          <w:sz w:val="24"/>
          <w:szCs w:val="24"/>
        </w:rPr>
        <w:t xml:space="preserve">both </w:t>
      </w:r>
      <w:r w:rsidRPr="007E4574">
        <w:rPr>
          <w:rFonts w:ascii="Times New Roman" w:hAnsi="Times New Roman" w:cs="Times New Roman"/>
          <w:sz w:val="24"/>
          <w:szCs w:val="24"/>
        </w:rPr>
        <w:t>increase during the day</w:t>
      </w:r>
      <w:r w:rsidR="00B35BBE">
        <w:rPr>
          <w:rFonts w:ascii="Times New Roman" w:hAnsi="Times New Roman" w:cs="Times New Roman"/>
          <w:sz w:val="24"/>
          <w:szCs w:val="24"/>
        </w:rPr>
        <w:t xml:space="preserve"> as water warms and photosynthetic activity generates </w:t>
      </w:r>
      <w:r w:rsidR="00AB0838">
        <w:rPr>
          <w:rFonts w:ascii="Times New Roman" w:hAnsi="Times New Roman" w:cs="Times New Roman"/>
          <w:sz w:val="24"/>
          <w:szCs w:val="24"/>
        </w:rPr>
        <w:t>o</w:t>
      </w:r>
      <w:r w:rsidR="00B35BBE">
        <w:rPr>
          <w:rFonts w:ascii="Times New Roman" w:hAnsi="Times New Roman" w:cs="Times New Roman"/>
          <w:sz w:val="24"/>
          <w:szCs w:val="24"/>
        </w:rPr>
        <w:t>xygen</w:t>
      </w:r>
      <w:r w:rsidRPr="007E4574">
        <w:rPr>
          <w:rFonts w:ascii="Times New Roman" w:hAnsi="Times New Roman" w:cs="Times New Roman"/>
          <w:sz w:val="24"/>
          <w:szCs w:val="24"/>
        </w:rPr>
        <w:t xml:space="preserve"> and decrease at night</w:t>
      </w:r>
      <w:commentRangeEnd w:id="25"/>
      <w:r w:rsidR="00B35BBE">
        <w:rPr>
          <w:rStyle w:val="CommentReference"/>
        </w:rPr>
        <w:commentReference w:id="25"/>
      </w:r>
      <w:commentRangeEnd w:id="26"/>
      <w:r w:rsidR="006F12A2">
        <w:rPr>
          <w:rStyle w:val="CommentReference"/>
        </w:rPr>
        <w:commentReference w:id="26"/>
      </w:r>
      <w:r w:rsidR="00B35BBE">
        <w:rPr>
          <w:rFonts w:ascii="Times New Roman" w:hAnsi="Times New Roman" w:cs="Times New Roman"/>
          <w:sz w:val="24"/>
          <w:szCs w:val="24"/>
        </w:rPr>
        <w:t xml:space="preserve"> due to radiative heat loss and respiration without photosynthesis</w:t>
      </w:r>
      <w:r w:rsidRPr="007E4574">
        <w:rPr>
          <w:rFonts w:ascii="Times New Roman" w:hAnsi="Times New Roman" w:cs="Times New Roman"/>
          <w:sz w:val="24"/>
          <w:szCs w:val="24"/>
        </w:rPr>
        <w:t>), ideal conditions fluctuate asynchronously when considered through the lens of a cold</w:t>
      </w:r>
      <w:r>
        <w:rPr>
          <w:rFonts w:ascii="Times New Roman" w:hAnsi="Times New Roman" w:cs="Times New Roman"/>
          <w:sz w:val="24"/>
          <w:szCs w:val="24"/>
        </w:rPr>
        <w:t>-</w:t>
      </w:r>
      <w:r w:rsidRPr="007E4574">
        <w:rPr>
          <w:rFonts w:ascii="Times New Roman" w:hAnsi="Times New Roman" w:cs="Times New Roman"/>
          <w:sz w:val="24"/>
          <w:szCs w:val="24"/>
        </w:rPr>
        <w:t>water fish</w:t>
      </w:r>
      <w:r>
        <w:rPr>
          <w:rFonts w:ascii="Times New Roman" w:hAnsi="Times New Roman" w:cs="Times New Roman"/>
          <w:sz w:val="24"/>
          <w:szCs w:val="24"/>
        </w:rPr>
        <w:t>,</w:t>
      </w:r>
      <w:r w:rsidRPr="007E4574">
        <w:rPr>
          <w:rFonts w:ascii="Times New Roman" w:hAnsi="Times New Roman" w:cs="Times New Roman"/>
          <w:sz w:val="24"/>
          <w:szCs w:val="24"/>
        </w:rPr>
        <w:t xml:space="preserve"> where cooler temperatures coupled with higher </w:t>
      </w:r>
      <w:r>
        <w:rPr>
          <w:rFonts w:ascii="Times New Roman" w:hAnsi="Times New Roman" w:cs="Times New Roman"/>
          <w:sz w:val="24"/>
          <w:szCs w:val="24"/>
        </w:rPr>
        <w:t>DO</w:t>
      </w:r>
      <w:r w:rsidRPr="007E4574">
        <w:rPr>
          <w:rFonts w:ascii="Times New Roman" w:hAnsi="Times New Roman" w:cs="Times New Roman"/>
          <w:sz w:val="24"/>
          <w:szCs w:val="24"/>
        </w:rPr>
        <w:t xml:space="preserve"> are ideal.</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6884D365"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In 2020, we collected data on temperature and DO within six known cold-water alcoves on the Upper Willamette River to </w:t>
      </w:r>
      <w:r w:rsidR="00D11C16" w:rsidRPr="00D11C16">
        <w:rPr>
          <w:rFonts w:ascii="Times New Roman" w:hAnsi="Times New Roman" w:cs="Times New Roman"/>
          <w:sz w:val="24"/>
          <w:szCs w:val="24"/>
        </w:rPr>
        <w:t>characterize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474446">
        <w:rPr>
          <w:rFonts w:ascii="Times New Roman" w:hAnsi="Times New Roman" w:cs="Times New Roman"/>
          <w:sz w:val="24"/>
          <w:szCs w:val="24"/>
        </w:rPr>
        <w:t xml:space="preserve"> to fish</w:t>
      </w:r>
      <w:r w:rsidR="00D11C16">
        <w:rPr>
          <w:rFonts w:ascii="Times New Roman" w:hAnsi="Times New Roman" w:cs="Times New Roman"/>
          <w:sz w:val="24"/>
          <w:szCs w:val="24"/>
        </w:rPr>
        <w:t xml:space="preserve">. </w:t>
      </w:r>
      <w:r>
        <w:rPr>
          <w:rFonts w:ascii="Times New Roman" w:hAnsi="Times New Roman" w:cs="Times New Roman"/>
          <w:sz w:val="24"/>
          <w:szCs w:val="24"/>
        </w:rPr>
        <w:t>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w:t>
      </w:r>
      <w:r w:rsidR="00944635">
        <w:rPr>
          <w:rFonts w:ascii="Times New Roman" w:hAnsi="Times New Roman" w:cs="Times New Roman"/>
          <w:sz w:val="24"/>
          <w:szCs w:val="24"/>
        </w:rPr>
        <w:t>near the end of the alcove</w:t>
      </w:r>
      <w:r>
        <w:rPr>
          <w:rFonts w:ascii="Times New Roman" w:hAnsi="Times New Roman" w:cs="Times New Roman"/>
          <w:sz w:val="24"/>
          <w:szCs w:val="24"/>
        </w:rPr>
        <w:t>.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10-minute intervals at the surface, mid-, and bottom of the water column. Arrays were deployed in each alcove for a </w:t>
      </w:r>
      <w:commentRangeStart w:id="27"/>
      <w:r>
        <w:rPr>
          <w:rFonts w:ascii="Times New Roman" w:hAnsi="Times New Roman" w:cs="Times New Roman"/>
          <w:sz w:val="24"/>
          <w:szCs w:val="24"/>
        </w:rPr>
        <w:t xml:space="preserve">total of 3-4 days.  </w:t>
      </w:r>
      <w:commentRangeEnd w:id="27"/>
      <w:r w:rsidR="00852BAD">
        <w:rPr>
          <w:rStyle w:val="CommentReference"/>
        </w:rPr>
        <w:commentReference w:id="27"/>
      </w:r>
    </w:p>
    <w:p w14:paraId="210DED15" w14:textId="5756F5B9" w:rsidR="007C5612" w:rsidRPr="00735D37" w:rsidRDefault="00A55407"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w:t>
      </w:r>
      <w:r w:rsidRPr="00A55407">
        <w:rPr>
          <w:rFonts w:ascii="Times New Roman" w:hAnsi="Times New Roman" w:cs="Times New Roman"/>
          <w:sz w:val="24"/>
          <w:szCs w:val="24"/>
        </w:rPr>
        <w:t xml:space="preserve"> </w:t>
      </w:r>
      <w:r>
        <w:rPr>
          <w:rFonts w:ascii="Times New Roman" w:hAnsi="Times New Roman" w:cs="Times New Roman"/>
          <w:sz w:val="24"/>
          <w:szCs w:val="24"/>
        </w:rPr>
        <w:t xml:space="preserve">then </w:t>
      </w:r>
      <w:r w:rsidRPr="00A55407">
        <w:rPr>
          <w:rFonts w:ascii="Times New Roman" w:hAnsi="Times New Roman" w:cs="Times New Roman"/>
          <w:sz w:val="24"/>
          <w:szCs w:val="24"/>
        </w:rPr>
        <w:t xml:space="preserve">focused </w:t>
      </w:r>
      <w:r>
        <w:rPr>
          <w:rFonts w:ascii="Times New Roman" w:hAnsi="Times New Roman" w:cs="Times New Roman"/>
          <w:sz w:val="24"/>
          <w:szCs w:val="24"/>
        </w:rPr>
        <w:t xml:space="preserve">our study </w:t>
      </w:r>
      <w:r w:rsidRPr="00A55407">
        <w:rPr>
          <w:rFonts w:ascii="Times New Roman" w:hAnsi="Times New Roman" w:cs="Times New Roman"/>
          <w:sz w:val="24"/>
          <w:szCs w:val="24"/>
        </w:rPr>
        <w:t xml:space="preserve">on a subset of these alcoves for </w:t>
      </w:r>
      <w:r>
        <w:rPr>
          <w:rFonts w:ascii="Times New Roman" w:hAnsi="Times New Roman" w:cs="Times New Roman"/>
          <w:sz w:val="24"/>
          <w:szCs w:val="24"/>
        </w:rPr>
        <w:t xml:space="preserve">more intensive monitoring to explore both simulated and observed fish behavior. </w:t>
      </w:r>
      <w:r w:rsidR="00C42A4C" w:rsidRPr="00A80419">
        <w:rPr>
          <w:rFonts w:ascii="Times New Roman" w:hAnsi="Times New Roman" w:cs="Times New Roman"/>
          <w:sz w:val="24"/>
          <w:szCs w:val="24"/>
        </w:rPr>
        <w:t xml:space="preserve">In 2021, </w:t>
      </w:r>
      <w:commentRangeStart w:id="28"/>
      <w:r w:rsidR="00C42A4C">
        <w:rPr>
          <w:rFonts w:ascii="Times New Roman" w:hAnsi="Times New Roman" w:cs="Times New Roman"/>
          <w:sz w:val="24"/>
          <w:szCs w:val="24"/>
        </w:rPr>
        <w:t xml:space="preserve">we continuously monitored </w:t>
      </w:r>
      <w:r w:rsidR="00C42A4C" w:rsidRPr="00A80419">
        <w:rPr>
          <w:rFonts w:ascii="Times New Roman" w:hAnsi="Times New Roman" w:cs="Times New Roman"/>
          <w:sz w:val="24"/>
          <w:szCs w:val="24"/>
        </w:rPr>
        <w:t>two of these alcoves</w:t>
      </w:r>
      <w:r w:rsidR="00C42A4C">
        <w:rPr>
          <w:rFonts w:ascii="Times New Roman" w:hAnsi="Times New Roman" w:cs="Times New Roman"/>
          <w:sz w:val="24"/>
          <w:szCs w:val="24"/>
        </w:rPr>
        <w:t xml:space="preserve">, </w:t>
      </w:r>
      <w:r w:rsidR="00C42A4C" w:rsidRPr="00A80419">
        <w:rPr>
          <w:rFonts w:ascii="Times New Roman" w:hAnsi="Times New Roman" w:cs="Times New Roman"/>
          <w:sz w:val="24"/>
          <w:szCs w:val="24"/>
        </w:rPr>
        <w:t>Blue Ruin and Norwood</w:t>
      </w:r>
      <w:r w:rsidR="00C42A4C">
        <w:rPr>
          <w:rFonts w:ascii="Times New Roman" w:hAnsi="Times New Roman" w:cs="Times New Roman"/>
          <w:sz w:val="24"/>
          <w:szCs w:val="24"/>
        </w:rPr>
        <w:t>,</w:t>
      </w:r>
      <w:r w:rsidR="00C42A4C" w:rsidRPr="00A80419">
        <w:rPr>
          <w:rFonts w:ascii="Times New Roman" w:hAnsi="Times New Roman" w:cs="Times New Roman"/>
          <w:sz w:val="24"/>
          <w:szCs w:val="24"/>
        </w:rPr>
        <w:t xml:space="preserve"> for </w:t>
      </w:r>
      <w:r w:rsidR="00C42A4C">
        <w:rPr>
          <w:rFonts w:ascii="Times New Roman" w:hAnsi="Times New Roman" w:cs="Times New Roman"/>
          <w:sz w:val="24"/>
          <w:szCs w:val="24"/>
        </w:rPr>
        <w:t>DO</w:t>
      </w:r>
      <w:r w:rsidR="00C42A4C" w:rsidRPr="00A80419">
        <w:rPr>
          <w:rFonts w:ascii="Times New Roman" w:hAnsi="Times New Roman" w:cs="Times New Roman"/>
          <w:sz w:val="24"/>
          <w:szCs w:val="24"/>
        </w:rPr>
        <w:t xml:space="preserve"> and temperature over a </w:t>
      </w:r>
      <w:r w:rsidR="002E3FA7">
        <w:rPr>
          <w:rFonts w:ascii="Times New Roman" w:hAnsi="Times New Roman" w:cs="Times New Roman"/>
          <w:sz w:val="24"/>
          <w:szCs w:val="24"/>
        </w:rPr>
        <w:t>~</w:t>
      </w:r>
      <w:r w:rsidR="002E3FA7" w:rsidRPr="00A80419">
        <w:rPr>
          <w:rFonts w:ascii="Times New Roman" w:hAnsi="Times New Roman" w:cs="Times New Roman"/>
          <w:sz w:val="24"/>
          <w:szCs w:val="24"/>
        </w:rPr>
        <w:t>3-week</w:t>
      </w:r>
      <w:r w:rsidR="00C42A4C"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sidR="00C42A4C">
        <w:rPr>
          <w:rFonts w:ascii="Times New Roman" w:hAnsi="Times New Roman" w:cs="Times New Roman"/>
          <w:sz w:val="24"/>
          <w:szCs w:val="24"/>
        </w:rPr>
        <w:t xml:space="preserve"> during peak</w:t>
      </w:r>
      <w:r w:rsidR="003230F3">
        <w:rPr>
          <w:rFonts w:ascii="Times New Roman" w:hAnsi="Times New Roman" w:cs="Times New Roman"/>
          <w:sz w:val="24"/>
          <w:szCs w:val="24"/>
        </w:rPr>
        <w:t>-</w:t>
      </w:r>
      <w:r w:rsidR="00C42A4C">
        <w:rPr>
          <w:rFonts w:ascii="Times New Roman" w:hAnsi="Times New Roman" w:cs="Times New Roman"/>
          <w:sz w:val="24"/>
          <w:szCs w:val="24"/>
        </w:rPr>
        <w:t>summer</w:t>
      </w:r>
      <w:r w:rsidR="00D53F0D">
        <w:rPr>
          <w:rFonts w:ascii="Times New Roman" w:hAnsi="Times New Roman" w:cs="Times New Roman"/>
          <w:sz w:val="24"/>
          <w:szCs w:val="24"/>
        </w:rPr>
        <w:t xml:space="preserve"> to obtain more spatially continuous temperature-DO data</w:t>
      </w:r>
      <w:r w:rsidR="00C42A4C">
        <w:rPr>
          <w:rFonts w:ascii="Times New Roman" w:hAnsi="Times New Roman" w:cs="Times New Roman"/>
          <w:sz w:val="24"/>
          <w:szCs w:val="24"/>
        </w:rPr>
        <w:t xml:space="preserve">. </w:t>
      </w:r>
      <w:r w:rsidR="003230F3">
        <w:rPr>
          <w:rFonts w:ascii="Times New Roman" w:hAnsi="Times New Roman" w:cs="Times New Roman"/>
          <w:sz w:val="24"/>
          <w:szCs w:val="24"/>
        </w:rPr>
        <w:t>We</w:t>
      </w:r>
      <w:r w:rsidR="003230F3" w:rsidRPr="003230F3">
        <w:rPr>
          <w:rFonts w:ascii="Times New Roman" w:hAnsi="Times New Roman" w:cs="Times New Roman"/>
          <w:sz w:val="24"/>
          <w:szCs w:val="24"/>
        </w:rPr>
        <w:t xml:space="preserve"> conducted </w:t>
      </w:r>
      <w:r w:rsidR="003230F3">
        <w:rPr>
          <w:rFonts w:ascii="Times New Roman" w:hAnsi="Times New Roman" w:cs="Times New Roman"/>
          <w:sz w:val="24"/>
          <w:szCs w:val="24"/>
        </w:rPr>
        <w:t xml:space="preserve">this study </w:t>
      </w:r>
      <w:r w:rsidR="003230F3" w:rsidRPr="003230F3">
        <w:rPr>
          <w:rFonts w:ascii="Times New Roman" w:hAnsi="Times New Roman" w:cs="Times New Roman"/>
          <w:sz w:val="24"/>
          <w:szCs w:val="24"/>
        </w:rPr>
        <w:t xml:space="preserve">during </w:t>
      </w:r>
      <w:r w:rsidR="003230F3">
        <w:rPr>
          <w:rFonts w:ascii="Times New Roman" w:hAnsi="Times New Roman" w:cs="Times New Roman"/>
          <w:sz w:val="24"/>
          <w:szCs w:val="24"/>
        </w:rPr>
        <w:t>peak</w:t>
      </w:r>
      <w:r w:rsidR="003230F3" w:rsidRPr="003230F3">
        <w:rPr>
          <w:rFonts w:ascii="Times New Roman" w:hAnsi="Times New Roman" w:cs="Times New Roman"/>
          <w:sz w:val="24"/>
          <w:szCs w:val="24"/>
        </w:rPr>
        <w:t xml:space="preserve">-summer when thermal stress </w:t>
      </w:r>
      <w:r w:rsidR="003230F3">
        <w:rPr>
          <w:rFonts w:ascii="Times New Roman" w:hAnsi="Times New Roman" w:cs="Times New Roman"/>
          <w:sz w:val="24"/>
          <w:szCs w:val="24"/>
        </w:rPr>
        <w:t xml:space="preserve">was most </w:t>
      </w:r>
      <w:r w:rsidR="003230F3" w:rsidRPr="003230F3">
        <w:rPr>
          <w:rFonts w:ascii="Times New Roman" w:hAnsi="Times New Roman" w:cs="Times New Roman"/>
          <w:sz w:val="24"/>
          <w:szCs w:val="24"/>
        </w:rPr>
        <w:t>acute</w:t>
      </w:r>
      <w:r w:rsidR="003230F3">
        <w:rPr>
          <w:rFonts w:ascii="Times New Roman" w:hAnsi="Times New Roman" w:cs="Times New Roman"/>
          <w:sz w:val="24"/>
          <w:szCs w:val="24"/>
        </w:rPr>
        <w:t xml:space="preserve"> to examine</w:t>
      </w:r>
      <w:r w:rsidR="003230F3" w:rsidRPr="003230F3">
        <w:rPr>
          <w:rFonts w:ascii="Times New Roman" w:hAnsi="Times New Roman" w:cs="Times New Roman"/>
          <w:sz w:val="24"/>
          <w:szCs w:val="24"/>
        </w:rPr>
        <w:t xml:space="preserve"> how fish navigate challenging environmental conditions that potentially represent a key vulnerability in their habitat use.</w:t>
      </w:r>
      <w:r w:rsidR="003230F3" w:rsidDel="003230F3">
        <w:rPr>
          <w:rFonts w:ascii="Times New Roman" w:hAnsi="Times New Roman" w:cs="Times New Roman"/>
          <w:sz w:val="24"/>
          <w:szCs w:val="24"/>
        </w:rPr>
        <w:t xml:space="preserve"> </w:t>
      </w:r>
      <w:r w:rsidR="00C42A4C">
        <w:rPr>
          <w:rFonts w:ascii="Times New Roman" w:hAnsi="Times New Roman" w:cs="Times New Roman"/>
          <w:sz w:val="24"/>
          <w:szCs w:val="24"/>
        </w:rPr>
        <w:t xml:space="preserve">In </w:t>
      </w:r>
      <w:commentRangeEnd w:id="28"/>
      <w:r w:rsidR="00772861">
        <w:rPr>
          <w:rStyle w:val="CommentReference"/>
        </w:rPr>
        <w:commentReference w:id="28"/>
      </w:r>
      <w:r w:rsidR="00C42A4C">
        <w:rPr>
          <w:rFonts w:ascii="Times New Roman" w:hAnsi="Times New Roman" w:cs="Times New Roman"/>
          <w:sz w:val="24"/>
          <w:szCs w:val="24"/>
        </w:rPr>
        <w:t>Blue Ruin alcove, we deployed f</w:t>
      </w:r>
      <w:r w:rsidR="00C42A4C" w:rsidRPr="000E0C46">
        <w:rPr>
          <w:rFonts w:ascii="Times New Roman" w:hAnsi="Times New Roman" w:cs="Times New Roman"/>
          <w:sz w:val="24"/>
          <w:szCs w:val="24"/>
        </w:rPr>
        <w:t xml:space="preserve">ive </w:t>
      </w:r>
      <w:r w:rsidR="00C42A4C">
        <w:rPr>
          <w:rFonts w:ascii="Times New Roman" w:hAnsi="Times New Roman" w:cs="Times New Roman"/>
          <w:sz w:val="24"/>
          <w:szCs w:val="24"/>
        </w:rPr>
        <w:t>logger arrays</w:t>
      </w:r>
      <w:r w:rsidR="00C42A4C" w:rsidRPr="000E0C46">
        <w:rPr>
          <w:rFonts w:ascii="Times New Roman" w:hAnsi="Times New Roman" w:cs="Times New Roman"/>
          <w:sz w:val="24"/>
          <w:szCs w:val="24"/>
        </w:rPr>
        <w:t xml:space="preserve"> </w:t>
      </w:r>
      <w:r w:rsidR="00C42A4C">
        <w:rPr>
          <w:rFonts w:ascii="Times New Roman" w:hAnsi="Times New Roman" w:cs="Times New Roman"/>
          <w:sz w:val="24"/>
          <w:szCs w:val="24"/>
        </w:rPr>
        <w:t xml:space="preserve">laterally along the deepest portions of the alcove </w:t>
      </w:r>
      <w:r w:rsidR="00C42A4C" w:rsidRPr="000E0C46">
        <w:rPr>
          <w:rFonts w:ascii="Times New Roman" w:hAnsi="Times New Roman" w:cs="Times New Roman"/>
          <w:sz w:val="24"/>
          <w:szCs w:val="24"/>
        </w:rPr>
        <w:t>to characterize spatiotemporal heterogeneity in conditions</w:t>
      </w:r>
      <w:r w:rsidR="00C42A4C">
        <w:rPr>
          <w:rFonts w:ascii="Times New Roman" w:hAnsi="Times New Roman" w:cs="Times New Roman"/>
          <w:sz w:val="24"/>
          <w:szCs w:val="24"/>
        </w:rPr>
        <w:t xml:space="preserve"> (Supplemental Figure 1). </w:t>
      </w:r>
      <w:r w:rsidR="00AB0838" w:rsidRPr="00AB0838">
        <w:t xml:space="preserve"> </w:t>
      </w:r>
      <w:r w:rsidR="00AB0838" w:rsidRPr="00AB0838">
        <w:rPr>
          <w:rFonts w:ascii="Times New Roman" w:hAnsi="Times New Roman" w:cs="Times New Roman"/>
          <w:sz w:val="24"/>
          <w:szCs w:val="24"/>
        </w:rPr>
        <w:t xml:space="preserve">These arrays were instrumented with at least two temperature-DO loggers positioned in the epilimnion (the warm, upper layer of a stratified water column) and hypolimnion (the cold, bottom layer of a stratified water column). </w:t>
      </w:r>
      <w:r w:rsidR="00C42A4C">
        <w:rPr>
          <w:rFonts w:ascii="Times New Roman" w:hAnsi="Times New Roman" w:cs="Times New Roman"/>
          <w:sz w:val="24"/>
          <w:szCs w:val="24"/>
        </w:rPr>
        <w:t xml:space="preserve">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all set to record at 5-minute </w:t>
      </w:r>
      <w:r w:rsidR="00C42A4C">
        <w:rPr>
          <w:rFonts w:ascii="Times New Roman" w:hAnsi="Times New Roman" w:cs="Times New Roman"/>
          <w:sz w:val="24"/>
          <w:szCs w:val="24"/>
        </w:rPr>
        <w:lastRenderedPageBreak/>
        <w:t xml:space="preserve">intervals. </w:t>
      </w:r>
      <w:r w:rsidR="00913CE7">
        <w:rPr>
          <w:rFonts w:ascii="Times New Roman" w:hAnsi="Times New Roman" w:cs="Times New Roman"/>
          <w:sz w:val="24"/>
          <w:szCs w:val="24"/>
        </w:rPr>
        <w:t xml:space="preserve">In 2021, we </w:t>
      </w:r>
      <w:r w:rsidR="00C42A4C">
        <w:rPr>
          <w:rFonts w:ascii="Times New Roman" w:hAnsi="Times New Roman" w:cs="Times New Roman"/>
          <w:sz w:val="24"/>
          <w:szCs w:val="24"/>
        </w:rPr>
        <w:t>also recorded ve</w:t>
      </w:r>
      <w:r w:rsidR="00C42A4C"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sidR="00C42A4C">
        <w:rPr>
          <w:rFonts w:ascii="Times New Roman" w:hAnsi="Times New Roman" w:cs="Times New Roman"/>
          <w:sz w:val="24"/>
          <w:szCs w:val="24"/>
        </w:rPr>
        <w:t xml:space="preserve"> and DO</w:t>
      </w:r>
      <w:r w:rsidR="00C42A4C" w:rsidRPr="00A80419">
        <w:rPr>
          <w:rFonts w:ascii="Times New Roman" w:hAnsi="Times New Roman" w:cs="Times New Roman"/>
          <w:sz w:val="24"/>
          <w:szCs w:val="24"/>
        </w:rPr>
        <w:t xml:space="preserve"> during the early morning and </w:t>
      </w:r>
      <w:r w:rsidR="00C42A4C">
        <w:rPr>
          <w:rFonts w:ascii="Times New Roman" w:hAnsi="Times New Roman" w:cs="Times New Roman"/>
          <w:sz w:val="24"/>
          <w:szCs w:val="24"/>
        </w:rPr>
        <w:t>evening</w:t>
      </w:r>
      <w:r w:rsidR="00C42A4C" w:rsidRPr="00A80419">
        <w:rPr>
          <w:rFonts w:ascii="Times New Roman" w:hAnsi="Times New Roman" w:cs="Times New Roman"/>
          <w:sz w:val="24"/>
          <w:szCs w:val="24"/>
        </w:rPr>
        <w:t xml:space="preserve"> to understand how these vertical gradients vary between low oxygen periods and peak oxygen periods</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refer to the 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day</w:t>
      </w:r>
      <w:r w:rsidR="00D059F0" w:rsidRPr="00795A38">
        <w:rPr>
          <w:rFonts w:ascii="Times New Roman" w:hAnsi="Times New Roman" w:cs="Times New Roman"/>
          <w:sz w:val="24"/>
          <w:szCs w:val="24"/>
        </w:rPr>
        <w:t>’ and</w:t>
      </w:r>
      <w:r w:rsidR="00D059F0">
        <w:rPr>
          <w:rFonts w:ascii="Times New Roman" w:hAnsi="Times New Roman" w:cs="Times New Roman"/>
          <w:sz w:val="24"/>
          <w:szCs w:val="24"/>
        </w:rPr>
        <w:t xml:space="preserv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night’</w:t>
      </w:r>
      <w:r w:rsidR="00D059F0" w:rsidRPr="00795A38">
        <w:rPr>
          <w:rFonts w:ascii="Times New Roman" w:hAnsi="Times New Roman" w:cs="Times New Roman"/>
          <w:sz w:val="24"/>
          <w:szCs w:val="24"/>
        </w:rPr>
        <w:t>.</w:t>
      </w:r>
    </w:p>
    <w:p w14:paraId="6E3C0700" w14:textId="65656BB0" w:rsidR="007C5612" w:rsidRDefault="007C5612" w:rsidP="007C5612">
      <w:pPr>
        <w:spacing w:line="480" w:lineRule="auto"/>
        <w:rPr>
          <w:rFonts w:ascii="Times New Roman" w:hAnsi="Times New Roman" w:cs="Times New Roman"/>
          <w:b/>
          <w:i/>
          <w:sz w:val="24"/>
          <w:szCs w:val="24"/>
        </w:rPr>
      </w:pPr>
      <w:r>
        <w:rPr>
          <w:rFonts w:ascii="Times New Roman" w:hAnsi="Times New Roman" w:cs="Times New Roman"/>
          <w:b/>
          <w:i/>
          <w:sz w:val="24"/>
          <w:szCs w:val="24"/>
        </w:rPr>
        <w:t>Simulating fish movements</w:t>
      </w:r>
    </w:p>
    <w:p w14:paraId="4A40CCC2" w14:textId="0D22C4EA"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used the temperature and oxygen data from one of the arrays we deployed in Norwood alcove in 2021 to simulate how fish depth should change over a 24-</w:t>
      </w:r>
      <w:r w:rsidRPr="00334360">
        <w:rPr>
          <w:rFonts w:ascii="Times New Roman" w:hAnsi="Times New Roman" w:cs="Times New Roman"/>
          <w:sz w:val="24"/>
          <w:szCs w:val="24"/>
        </w:rPr>
        <w:t xml:space="preserve">hour cycle under three different </w:t>
      </w:r>
      <w:r>
        <w:rPr>
          <w:rFonts w:ascii="Times New Roman" w:hAnsi="Times New Roman" w:cs="Times New Roman"/>
          <w:sz w:val="24"/>
          <w:szCs w:val="24"/>
        </w:rPr>
        <w:t xml:space="preserve">behavioral </w:t>
      </w:r>
      <w:r w:rsidRPr="00334360">
        <w:rPr>
          <w:rFonts w:ascii="Times New Roman" w:hAnsi="Times New Roman" w:cs="Times New Roman"/>
          <w:sz w:val="24"/>
          <w:szCs w:val="24"/>
        </w:rPr>
        <w:t>strategies</w:t>
      </w:r>
      <w:r>
        <w:rPr>
          <w:rFonts w:ascii="Times New Roman" w:hAnsi="Times New Roman" w:cs="Times New Roman"/>
          <w:sz w:val="24"/>
          <w:szCs w:val="24"/>
        </w:rPr>
        <w:t>: a fish that selects habitat to maximize dissolved oxygen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a fish that selects habitat to minimize temperature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and a fish that selects habitat to maximize a water quality index that includes both temperature and dissolved oxygen (</w:t>
      </w:r>
      <w:proofErr w:type="spellStart"/>
      <w:r>
        <w:rPr>
          <w:rFonts w:ascii="Times New Roman" w:hAnsi="Times New Roman" w:cs="Times New Roman"/>
          <w:sz w:val="24"/>
          <w:szCs w:val="24"/>
        </w:rPr>
        <w:t>TDO</w:t>
      </w:r>
      <w:r w:rsidRPr="00A57C90">
        <w:rPr>
          <w:rFonts w:ascii="Times New Roman" w:hAnsi="Times New Roman" w:cs="Times New Roman"/>
          <w:sz w:val="24"/>
          <w:szCs w:val="24"/>
          <w:vertAlign w:val="subscript"/>
        </w:rPr>
        <w:t>opt</w:t>
      </w:r>
      <w:proofErr w:type="spellEnd"/>
      <w:r>
        <w:rPr>
          <w:rFonts w:ascii="Times New Roman" w:hAnsi="Times New Roman" w:cs="Times New Roman"/>
          <w:sz w:val="24"/>
          <w:szCs w:val="24"/>
          <w:vertAlign w:val="subscript"/>
        </w:rPr>
        <w:t xml:space="preserve">, </w:t>
      </w:r>
      <w:r w:rsidRPr="005B7213">
        <w:rPr>
          <w:rFonts w:ascii="Times New Roman" w:hAnsi="Times New Roman" w:cs="Times New Roman"/>
          <w:sz w:val="24"/>
          <w:szCs w:val="24"/>
        </w:rPr>
        <w:t>described below</w:t>
      </w:r>
      <w:r>
        <w:rPr>
          <w:rFonts w:ascii="Times New Roman" w:hAnsi="Times New Roman" w:cs="Times New Roman"/>
          <w:sz w:val="24"/>
          <w:szCs w:val="24"/>
        </w:rPr>
        <w:t>). 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w:t>
      </w:r>
      <w:r w:rsidR="003230F3">
        <w:rPr>
          <w:rFonts w:ascii="Times New Roman" w:hAnsi="Times New Roman" w:cs="Times New Roman"/>
          <w:sz w:val="24"/>
          <w:szCs w:val="24"/>
        </w:rPr>
        <w:t xml:space="preserve"> and DO </w:t>
      </w:r>
      <w:r>
        <w:rPr>
          <w:rFonts w:ascii="Times New Roman" w:hAnsi="Times New Roman" w:cs="Times New Roman"/>
          <w:sz w:val="24"/>
          <w:szCs w:val="24"/>
        </w:rPr>
        <w:t>set at every 0.1m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 (see Barrett et al. 2023).</w:t>
      </w:r>
    </w:p>
    <w:p w14:paraId="32FC06BE" w14:textId="07397CD1"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w:t>
      </w:r>
      <w:r w:rsidR="00B35BBE">
        <w:rPr>
          <w:rFonts w:ascii="Times New Roman" w:hAnsi="Times New Roman" w:cs="Times New Roman"/>
          <w:sz w:val="24"/>
          <w:szCs w:val="24"/>
        </w:rPr>
        <w:t>. O</w:t>
      </w:r>
      <w:r>
        <w:rPr>
          <w:rFonts w:ascii="Times New Roman" w:hAnsi="Times New Roman" w:cs="Times New Roman"/>
          <w:sz w:val="24"/>
          <w:szCs w:val="24"/>
        </w:rPr>
        <w:t xml:space="preserve">ur approach loosely follows methods detailed in </w:t>
      </w:r>
      <w:sdt>
        <w:sdtPr>
          <w:rPr>
            <w:rFonts w:ascii="Times New Roman" w:hAnsi="Times New Roman" w:cs="Times New Roman"/>
            <w:color w:val="000000"/>
            <w:sz w:val="24"/>
            <w:szCs w:val="24"/>
          </w:rPr>
          <w:tag w:val="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
          <w:id w:val="1057813908"/>
          <w:placeholder>
            <w:docPart w:val="5CCA2D5383A94C38986AF016F7D49161"/>
          </w:placeholder>
        </w:sdtPr>
        <w:sdtContent>
          <w:r w:rsidRPr="00223C12">
            <w:rPr>
              <w:rFonts w:ascii="Times New Roman" w:hAnsi="Times New Roman" w:cs="Times New Roman"/>
              <w:color w:val="000000"/>
              <w:sz w:val="24"/>
              <w:szCs w:val="24"/>
            </w:rPr>
            <w:t>Sullivan et al. (2003)</w:t>
          </w:r>
        </w:sdtContent>
      </w:sdt>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First, the highest and lowest DO concentrations recorded over the 24-hour period were ranked as most optimal (1) and least optimal (0), respectively. The lowest and highest recorded temperatures were similarly ranked (with the lowest temperature as most optimal). We then used linear regression to calculate the slope and intercept values between these two indices to determine the index values for the full range of temperature and oxygen recorded over this 24-hour timeframe.</w:t>
      </w:r>
    </w:p>
    <w:p w14:paraId="099B7FD1" w14:textId="77777777"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We then combined the temperature and oxygen indices into a </w:t>
      </w:r>
      <w:proofErr w:type="spellStart"/>
      <w:r>
        <w:rPr>
          <w:rFonts w:ascii="Times New Roman" w:hAnsi="Times New Roman" w:cs="Times New Roman"/>
          <w:sz w:val="24"/>
          <w:szCs w:val="24"/>
        </w:rPr>
        <w:t>TDO</w:t>
      </w:r>
      <w:r w:rsidRPr="00F86B12">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index that weighted these two variables equally using the equation:</w:t>
      </w:r>
    </w:p>
    <w:p w14:paraId="2D8331C5" w14:textId="77777777" w:rsidR="00A12807" w:rsidRDefault="00A12807" w:rsidP="00A1280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1D1918ED" w14:textId="39972DF7" w:rsidR="00A12807" w:rsidRDefault="00A12807" w:rsidP="00A12807">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w:t>
      </w:r>
      <w:r w:rsidR="00F352F3">
        <w:rPr>
          <w:rFonts w:ascii="Times New Roman" w:hAnsi="Times New Roman" w:cs="Times New Roman"/>
          <w:sz w:val="24"/>
          <w:szCs w:val="24"/>
        </w:rPr>
        <w:t xml:space="preserve">indices </w:t>
      </w:r>
      <w:r>
        <w:rPr>
          <w:rFonts w:ascii="Times New Roman" w:hAnsi="Times New Roman" w:cs="Times New Roman"/>
          <w:sz w:val="24"/>
          <w:szCs w:val="24"/>
        </w:rPr>
        <w:t xml:space="preserve">were then used to predict fish depth over the 24-hour period. For each strategy, we determined the highest index value at each time step and </w:t>
      </w:r>
      <w:commentRangeStart w:id="29"/>
      <w:r>
        <w:rPr>
          <w:rFonts w:ascii="Times New Roman" w:hAnsi="Times New Roman" w:cs="Times New Roman"/>
          <w:sz w:val="24"/>
          <w:szCs w:val="24"/>
        </w:rPr>
        <w:t xml:space="preserve">found its </w:t>
      </w:r>
      <w:r w:rsidR="003230F3">
        <w:rPr>
          <w:rFonts w:ascii="Times New Roman" w:hAnsi="Times New Roman" w:cs="Times New Roman"/>
          <w:sz w:val="24"/>
          <w:szCs w:val="24"/>
        </w:rPr>
        <w:t xml:space="preserve">associated </w:t>
      </w:r>
      <w:r>
        <w:rPr>
          <w:rFonts w:ascii="Times New Roman" w:hAnsi="Times New Roman" w:cs="Times New Roman"/>
          <w:sz w:val="24"/>
          <w:szCs w:val="24"/>
        </w:rPr>
        <w:t>depth</w:t>
      </w:r>
      <w:commentRangeEnd w:id="29"/>
      <w:r w:rsidR="00F352F3">
        <w:rPr>
          <w:rStyle w:val="CommentReference"/>
        </w:rPr>
        <w:commentReference w:id="29"/>
      </w:r>
      <w:r>
        <w:rPr>
          <w:rFonts w:ascii="Times New Roman" w:hAnsi="Times New Roman" w:cs="Times New Roman"/>
          <w:sz w:val="24"/>
          <w:szCs w:val="24"/>
        </w:rPr>
        <w:t xml:space="preserve">. We then plotted these depths, per strategy, over a 24-hour timeframe. </w:t>
      </w:r>
    </w:p>
    <w:p w14:paraId="66DE0513" w14:textId="77777777" w:rsidR="00A12807" w:rsidRPr="00334360"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Next, we ran this simulation across the 7-day study window that we observed fish in enclosures, so that we could compare predicted to observed patterns of habitat use. Here we performed two separate analyses using the net pen array data from both cold-water alcoves. Once </w:t>
      </w:r>
      <w:proofErr w:type="gramStart"/>
      <w:r>
        <w:rPr>
          <w:rFonts w:ascii="Times New Roman" w:hAnsi="Times New Roman" w:cs="Times New Roman"/>
          <w:sz w:val="24"/>
          <w:szCs w:val="24"/>
        </w:rPr>
        <w:t>again</w:t>
      </w:r>
      <w:proofErr w:type="gramEnd"/>
      <w:r>
        <w:rPr>
          <w:rFonts w:ascii="Times New Roman" w:hAnsi="Times New Roman" w:cs="Times New Roman"/>
          <w:sz w:val="24"/>
          <w:szCs w:val="24"/>
        </w:rPr>
        <w:t xml:space="preserve"> we interpolated between logger depths to create a more fine-resolution prediction of temperature and DO across the full depth of the water column. Two of the temperature-DO loggers at the Blue Ruin site-4 net pen array (loggers at 1.55m and 0.5m depth) were fouled with algae during the study and frequently recorded excessively high and low DO concentrations (despite weekly cleaning of the sensors). The site-5 logger array (closest to the terminus of the alcove; Supplemental Figure 1), however, was within 10m of the site-4 net pen array and comparison of logger data between these two sites, as well as profile data from both locations, 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 described in further detail below. We also used these data to determine the </w:t>
      </w:r>
      <w:r>
        <w:rPr>
          <w:rFonts w:ascii="Times New Roman" w:hAnsi="Times New Roman" w:cs="Times New Roman"/>
          <w:sz w:val="24"/>
          <w:szCs w:val="24"/>
        </w:rPr>
        <w:lastRenderedPageBreak/>
        <w:t>maximum daily temperature and minimum daily DO encountered by simulated fish under the three different behavioral strategies, which we plotted using boxplots.</w:t>
      </w:r>
    </w:p>
    <w:p w14:paraId="4AB21CF9" w14:textId="1B917B19"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w:t>
      </w:r>
      <w:r w:rsidR="007C5612" w:rsidRPr="00A12807">
        <w:rPr>
          <w:rFonts w:ascii="Times New Roman" w:hAnsi="Times New Roman" w:cs="Times New Roman"/>
          <w:b/>
          <w:i/>
          <w:sz w:val="24"/>
          <w:szCs w:val="24"/>
        </w:rPr>
        <w:t>in situ</w:t>
      </w:r>
    </w:p>
    <w:p w14:paraId="01746A9C" w14:textId="77777777"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We sought to quantify the depths and associated temperature and oxygen conditions selected by fish in the wild. While pressure sensors on tags can estimate depth, they lack the accuracy needed for detecting sub-meter changes. Instead, we tagged fish with temperature loggers and inferred depth and oxygen from vertical profiles, following the approach of Barrett et al. (2024).</w:t>
      </w:r>
    </w:p>
    <w:p w14:paraId="6A2A8DE7" w14:textId="77777777"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In the summer of 2022, we externally tagged 31 cutthroat trout with waterproofed </w:t>
      </w:r>
      <w:proofErr w:type="spellStart"/>
      <w:r w:rsidRPr="00ED752A">
        <w:rPr>
          <w:rFonts w:ascii="Times New Roman" w:hAnsi="Times New Roman" w:cs="Times New Roman"/>
          <w:sz w:val="24"/>
          <w:szCs w:val="24"/>
        </w:rPr>
        <w:t>Thermocron</w:t>
      </w:r>
      <w:proofErr w:type="spellEnd"/>
      <w:r w:rsidRPr="00ED752A">
        <w:rPr>
          <w:rFonts w:ascii="Times New Roman" w:hAnsi="Times New Roman" w:cs="Times New Roman"/>
          <w:sz w:val="24"/>
          <w:szCs w:val="24"/>
        </w:rPr>
        <w:t xml:space="preserve"> high-resolution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(DS1922L-F5#, temperature accuracy ± 0.5°C). These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were modified to reduce weight following methods outlined by Lovegrove (2009) and set to record temperature at 12-minute intervals to maximize data resolution while ensuring adequate battery life and data storage capacity. Each modified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was mounted to a dark green 2.5 cm Peterson disc using marine grade epoxy (JB </w:t>
      </w:r>
      <w:proofErr w:type="spellStart"/>
      <w:r w:rsidRPr="00ED752A">
        <w:rPr>
          <w:rFonts w:ascii="Times New Roman" w:hAnsi="Times New Roman" w:cs="Times New Roman"/>
          <w:sz w:val="24"/>
          <w:szCs w:val="24"/>
        </w:rPr>
        <w:t>MarineWeld</w:t>
      </w:r>
      <w:proofErr w:type="spellEnd"/>
      <w:r w:rsidRPr="00ED752A">
        <w:rPr>
          <w:rFonts w:ascii="Times New Roman" w:hAnsi="Times New Roman" w:cs="Times New Roman"/>
          <w:sz w:val="24"/>
          <w:szCs w:val="24"/>
        </w:rPr>
        <w:t xml:space="preserve">™ syringe two-part adhesive). The Peterson discs had two small gauge holes drilled 3 mm apart and 3 mm in from the disk’s outer margin, which were used to suture the mounted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to each fish through their anterior dorsal musculature. Tag weights ranged from 3.4 g to 5.3 g (4.1 g ± 0.4, mean ± SD) and did not exceed 3.8% of fish body mass (empirical studies have shown tag burdens ≤6.7% do not negatively impact fish; Brown et al. 2010).</w:t>
      </w:r>
    </w:p>
    <w:p w14:paraId="7D92CFB3" w14:textId="77777777"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Cutthroat trout were captured via electrofishing on July 22 and 23, 2021. Anesthetization, handling, and recovery procedures followed Liedtke et al. (2012). Tags were attached through the anterior dorsal musculature of each fish approximately 5 mm ventral and 5 mm posterior of </w:t>
      </w:r>
      <w:r w:rsidRPr="00ED752A">
        <w:rPr>
          <w:rFonts w:ascii="Times New Roman" w:hAnsi="Times New Roman" w:cs="Times New Roman"/>
          <w:sz w:val="24"/>
          <w:szCs w:val="24"/>
        </w:rPr>
        <w:lastRenderedPageBreak/>
        <w:t>the first fin ray using a PDS® Plus 4-0 violet-dyed suture with a ½ circle 26-mm needle. After full recovery, the fish were transferred to net pens. We deployed three net pen enclosures, two in Blue Ruin alcove and one in Norwood alcove. Net pens were comprised of plastic mesh (1.27 cm x 1.27 cm) formed into a 1.68 m diameter cylinder that extended the full length of the water column (~1.8-2.5 m). The bottom of the pen was weighted to the benthos and sewn closed with a panel of mesh. The surface of the pen extended ~0.45 m above the water’s surface and was also capped with mesh. Floats were attached around the upper margins of the pen, creating a semi-rigid and secured cylindrical pen that extended the full depth of the water column.</w:t>
      </w:r>
    </w:p>
    <w:p w14:paraId="04370A34" w14:textId="77777777"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We placed 11 tagged fish in Norwood alcove and 20 in Blue Ruin. Stocking densities ranged from 0.8 to 0.87 kg/m³ to reduce fish stress and maintain welfare. Research on stocking densities in caged Atlantic salmon (</w:t>
      </w:r>
      <w:r w:rsidRPr="00ED752A">
        <w:rPr>
          <w:rFonts w:ascii="Times New Roman" w:hAnsi="Times New Roman" w:cs="Times New Roman"/>
          <w:i/>
          <w:iCs/>
          <w:sz w:val="24"/>
          <w:szCs w:val="24"/>
        </w:rPr>
        <w:t xml:space="preserve">Salmo </w:t>
      </w:r>
      <w:proofErr w:type="spellStart"/>
      <w:r w:rsidRPr="00ED752A">
        <w:rPr>
          <w:rFonts w:ascii="Times New Roman" w:hAnsi="Times New Roman" w:cs="Times New Roman"/>
          <w:i/>
          <w:iCs/>
          <w:sz w:val="24"/>
          <w:szCs w:val="24"/>
        </w:rPr>
        <w:t>salar</w:t>
      </w:r>
      <w:proofErr w:type="spellEnd"/>
      <w:r w:rsidRPr="00ED752A">
        <w:rPr>
          <w:rFonts w:ascii="Times New Roman" w:hAnsi="Times New Roman" w:cs="Times New Roman"/>
          <w:sz w:val="24"/>
          <w:szCs w:val="24"/>
        </w:rPr>
        <w:t xml:space="preserve">) found that fish welfare (determined by blood glucose, cortisol, and body condition) began to decrease at densities above 22 kg/m³ (Turnbull et al., 2008). In total, we collected data from 13 fish in Blue Ruin alcove and 8 fish in Norwood alcove. Nine fish escaped the net pens during the study, and two of the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recovered from Blue Ruin were corrupted.</w:t>
      </w:r>
    </w:p>
    <w:p w14:paraId="7C32FE84" w14:textId="5334BCA0"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outside of the net pen, within 1-meter.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w:t>
      </w:r>
      <w:r w:rsidRPr="002703D6">
        <w:rPr>
          <w:rFonts w:ascii="Times New Roman" w:hAnsi="Times New Roman" w:cs="Times New Roman"/>
          <w:sz w:val="24"/>
          <w:szCs w:val="24"/>
        </w:rPr>
        <w:lastRenderedPageBreak/>
        <w:t>(HOBO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buildup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7C645D8A"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pooled all array data from the summers of 2020 and 2021.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 xml:space="preserve">. </w:t>
      </w:r>
      <w:r w:rsidRPr="00D66F3D">
        <w:rPr>
          <w:rFonts w:ascii="Times New Roman" w:hAnsi="Times New Roman" w:cs="Times New Roman"/>
          <w:sz w:val="24"/>
          <w:szCs w:val="24"/>
        </w:rPr>
        <w:t xml:space="preserve">To characterize </w:t>
      </w:r>
      <w:commentRangeStart w:id="30"/>
      <w:r w:rsidRPr="00D66F3D">
        <w:rPr>
          <w:rFonts w:ascii="Times New Roman" w:hAnsi="Times New Roman" w:cs="Times New Roman"/>
          <w:sz w:val="24"/>
          <w:szCs w:val="24"/>
        </w:rPr>
        <w:t>trade-offs</w:t>
      </w:r>
      <w:ins w:id="31" w:author="Barrett, Hannah" w:date="2024-12-16T11:51:00Z" w16du:dateUtc="2024-12-16T19:51:00Z">
        <w:r w:rsidR="002603A7">
          <w:rPr>
            <w:rFonts w:ascii="Times New Roman" w:hAnsi="Times New Roman" w:cs="Times New Roman"/>
            <w:sz w:val="24"/>
            <w:szCs w:val="24"/>
          </w:rPr>
          <w:t xml:space="preserve"> in the relationship</w:t>
        </w:r>
      </w:ins>
      <w:r w:rsidRPr="00D66F3D">
        <w:rPr>
          <w:rFonts w:ascii="Times New Roman" w:hAnsi="Times New Roman" w:cs="Times New Roman"/>
          <w:sz w:val="24"/>
          <w:szCs w:val="24"/>
        </w:rPr>
        <w:t xml:space="preserve"> </w:t>
      </w:r>
      <w:commentRangeEnd w:id="30"/>
      <w:r w:rsidR="009D14BD">
        <w:rPr>
          <w:rStyle w:val="CommentReference"/>
        </w:rPr>
        <w:commentReference w:id="30"/>
      </w:r>
      <w:r w:rsidRPr="00D66F3D">
        <w:rPr>
          <w:rFonts w:ascii="Times New Roman" w:hAnsi="Times New Roman" w:cs="Times New Roman"/>
          <w:sz w:val="24"/>
          <w:szCs w:val="24"/>
        </w:rPr>
        <w:t xml:space="preserve">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Barrett et al. </w:t>
      </w:r>
      <w:r w:rsidR="007A752C">
        <w:rPr>
          <w:rFonts w:ascii="Times New Roman" w:hAnsi="Times New Roman" w:cs="Times New Roman"/>
          <w:sz w:val="24"/>
          <w:szCs w:val="24"/>
        </w:rPr>
        <w:t>(</w:t>
      </w:r>
      <w:r w:rsidR="00FB2F47">
        <w:rPr>
          <w:rFonts w:ascii="Times New Roman" w:hAnsi="Times New Roman" w:cs="Times New Roman"/>
          <w:sz w:val="24"/>
          <w:szCs w:val="24"/>
        </w:rPr>
        <w:t>2024</w:t>
      </w:r>
      <w:r w:rsidR="007A752C">
        <w:rPr>
          <w:rFonts w:ascii="Times New Roman" w:hAnsi="Times New Roman" w:cs="Times New Roman"/>
          <w:sz w:val="24"/>
          <w:szCs w:val="24"/>
        </w:rPr>
        <w:t>)</w:t>
      </w:r>
      <w:r w:rsidRPr="00D66F3D">
        <w:rPr>
          <w:rFonts w:ascii="Times New Roman" w:hAnsi="Times New Roman" w:cs="Times New Roman"/>
          <w:sz w:val="24"/>
          <w:szCs w:val="24"/>
        </w:rPr>
        <w:t xml:space="preserve">. To account for </w:t>
      </w:r>
      <w:commentRangeStart w:id="32"/>
      <w:r w:rsidRPr="00D66F3D">
        <w:rPr>
          <w:rFonts w:ascii="Times New Roman" w:hAnsi="Times New Roman" w:cs="Times New Roman"/>
          <w:sz w:val="24"/>
          <w:szCs w:val="24"/>
        </w:rPr>
        <w:t>ra</w:t>
      </w:r>
      <w:r>
        <w:rPr>
          <w:rFonts w:ascii="Times New Roman" w:hAnsi="Times New Roman" w:cs="Times New Roman"/>
          <w:sz w:val="24"/>
          <w:szCs w:val="24"/>
        </w:rPr>
        <w:t>ndom variation</w:t>
      </w:r>
      <w:ins w:id="33" w:author="Barrett, Hannah" w:date="2024-12-16T11:52:00Z" w16du:dateUtc="2024-12-16T19:52:00Z">
        <w:r w:rsidR="002603A7">
          <w:rPr>
            <w:rFonts w:ascii="Times New Roman" w:hAnsi="Times New Roman" w:cs="Times New Roman"/>
            <w:sz w:val="24"/>
            <w:szCs w:val="24"/>
          </w:rPr>
          <w:t xml:space="preserve"> </w:t>
        </w:r>
      </w:ins>
      <w:del w:id="34" w:author="Barrett, Hannah" w:date="2024-12-16T13:57:00Z" w16du:dateUtc="2024-12-16T21:57:00Z">
        <w:r w:rsidDel="00F45327">
          <w:rPr>
            <w:rFonts w:ascii="Times New Roman" w:hAnsi="Times New Roman" w:cs="Times New Roman"/>
            <w:sz w:val="24"/>
            <w:szCs w:val="24"/>
          </w:rPr>
          <w:delText xml:space="preserve"> </w:delText>
        </w:r>
        <w:commentRangeEnd w:id="32"/>
        <w:r w:rsidR="00B35BBE" w:rsidDel="00F45327">
          <w:rPr>
            <w:rStyle w:val="CommentReference"/>
          </w:rPr>
          <w:commentReference w:id="32"/>
        </w:r>
      </w:del>
      <w:r>
        <w:rPr>
          <w:rFonts w:ascii="Times New Roman" w:hAnsi="Times New Roman" w:cs="Times New Roman"/>
          <w:sz w:val="24"/>
          <w:szCs w:val="24"/>
        </w:rPr>
        <w:t xml:space="preserve">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w:t>
      </w:r>
      <w:ins w:id="35" w:author="Ruprecht, Joel" w:date="2024-12-04T15:32:00Z">
        <w:r w:rsidR="002B27EB">
          <w:rPr>
            <w:rFonts w:ascii="Times New Roman" w:hAnsi="Times New Roman" w:cs="Times New Roman"/>
            <w:sz w:val="24"/>
            <w:szCs w:val="24"/>
          </w:rPr>
          <w:t xml:space="preserve">in R </w:t>
        </w:r>
      </w:ins>
      <w:r w:rsidRPr="00D66F3D">
        <w:rPr>
          <w:rFonts w:ascii="Times New Roman" w:hAnsi="Times New Roman" w:cs="Times New Roman"/>
          <w:sz w:val="24"/>
          <w:szCs w:val="24"/>
        </w:rPr>
        <w:t>(Bates et al. 2014).</w:t>
      </w:r>
      <w:r>
        <w:rPr>
          <w:rFonts w:ascii="Times New Roman" w:hAnsi="Times New Roman" w:cs="Times New Roman"/>
          <w:sz w:val="24"/>
          <w:szCs w:val="24"/>
        </w:rPr>
        <w:t xml:space="preserv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2D97B221" w14:textId="5986F205" w:rsidR="00D059F0" w:rsidRDefault="00C42A4C" w:rsidP="00D059F0">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Fish with externally mounted </w:t>
      </w:r>
      <w:proofErr w:type="spellStart"/>
      <w:r>
        <w:rPr>
          <w:rFonts w:ascii="Times New Roman" w:hAnsi="Times New Roman" w:cs="Times New Roman"/>
          <w:sz w:val="24"/>
          <w:szCs w:val="24"/>
        </w:rPr>
        <w:t>iButtons</w:t>
      </w:r>
      <w:proofErr w:type="spellEnd"/>
      <w:r>
        <w:rPr>
          <w:rFonts w:ascii="Times New Roman" w:hAnsi="Times New Roman" w:cs="Times New Roman"/>
          <w:sz w:val="24"/>
          <w:szCs w:val="24"/>
        </w:rPr>
        <w:t xml:space="preserve">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w:t>
      </w:r>
      <w:r w:rsidR="00B35BBE">
        <w:rPr>
          <w:rFonts w:ascii="Times New Roman" w:hAnsi="Times New Roman" w:cs="Times New Roman"/>
          <w:sz w:val="24"/>
          <w:szCs w:val="24"/>
        </w:rPr>
        <w:t>We</w:t>
      </w:r>
      <w:r w:rsidR="007A1134">
        <w:rPr>
          <w:rFonts w:ascii="Times New Roman" w:hAnsi="Times New Roman" w:cs="Times New Roman"/>
          <w:sz w:val="24"/>
          <w:szCs w:val="24"/>
        </w:rPr>
        <w:t xml:space="preserve"> </w:t>
      </w:r>
      <w:r>
        <w:rPr>
          <w:rFonts w:ascii="Times New Roman" w:hAnsi="Times New Roman" w:cs="Times New Roman"/>
          <w:sz w:val="24"/>
          <w:szCs w:val="24"/>
        </w:rPr>
        <w:t xml:space="preserve">used linear interpolation to create a continuous estimation of temperature and DO (0.2m increments) for both net pen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w:t>
      </w:r>
      <w:proofErr w:type="spellStart"/>
      <w:r w:rsidRPr="006A576C">
        <w:rPr>
          <w:rFonts w:ascii="Times New Roman" w:hAnsi="Times New Roman" w:cs="Times New Roman"/>
          <w:sz w:val="24"/>
          <w:szCs w:val="24"/>
        </w:rPr>
        <w:t>i</w:t>
      </w:r>
      <w:r>
        <w:rPr>
          <w:rFonts w:ascii="Times New Roman" w:hAnsi="Times New Roman" w:cs="Times New Roman"/>
          <w:sz w:val="24"/>
          <w:szCs w:val="24"/>
        </w:rPr>
        <w:t>Button</w:t>
      </w:r>
      <w:proofErr w:type="spellEnd"/>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lastRenderedPageBreak/>
        <w:t>temperatures for each time step</w:t>
      </w:r>
      <w:r>
        <w:rPr>
          <w:rFonts w:ascii="Times New Roman" w:hAnsi="Times New Roman" w:cs="Times New Roman"/>
          <w:sz w:val="24"/>
          <w:szCs w:val="24"/>
        </w:rPr>
        <w:t xml:space="preserve"> and used linear interpolation to gain resolution in our fish-depth estimates (Barrett et al. </w:t>
      </w:r>
      <w:r w:rsidR="00387593" w:rsidRPr="00750AF8">
        <w:rPr>
          <w:rFonts w:ascii="Times New Roman" w:hAnsi="Times New Roman" w:cs="Times New Roman"/>
          <w:iCs/>
          <w:sz w:val="24"/>
          <w:szCs w:val="24"/>
        </w:rPr>
        <w:t>2024</w:t>
      </w:r>
      <w:r w:rsidRPr="00387593">
        <w:rPr>
          <w:rFonts w:ascii="Times New Roman" w:hAnsi="Times New Roman" w:cs="Times New Roman"/>
          <w:iCs/>
          <w:sz w:val="24"/>
          <w:szCs w:val="24"/>
        </w:rPr>
        <w:t>).</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w:t>
      </w:r>
      <w:r w:rsidR="00B35BBE">
        <w:rPr>
          <w:rFonts w:ascii="Times New Roman" w:eastAsiaTheme="minorEastAsia" w:hAnsi="Times New Roman" w:cs="Times New Roman"/>
          <w:sz w:val="24"/>
          <w:szCs w:val="24"/>
        </w:rPr>
        <w:t xml:space="preserve">approach </w:t>
      </w:r>
      <w:r>
        <w:rPr>
          <w:rFonts w:ascii="Times New Roman" w:eastAsiaTheme="minorEastAsia" w:hAnsi="Times New Roman" w:cs="Times New Roman"/>
          <w:sz w:val="24"/>
          <w:szCs w:val="24"/>
        </w:rPr>
        <w:t xml:space="preserve">to estimate the DO concentration for each calculated fish depth. </w:t>
      </w:r>
      <w:r w:rsidR="009E5788">
        <w:rPr>
          <w:rFonts w:ascii="Times New Roman" w:eastAsiaTheme="minorEastAsia" w:hAnsi="Times New Roman" w:cs="Times New Roman"/>
          <w:sz w:val="24"/>
          <w:szCs w:val="24"/>
        </w:rPr>
        <w:t>We used these data to</w:t>
      </w:r>
      <w:r w:rsidR="00811080">
        <w:rPr>
          <w:rFonts w:ascii="Times New Roman" w:eastAsiaTheme="minorEastAsia" w:hAnsi="Times New Roman" w:cs="Times New Roman"/>
          <w:sz w:val="24"/>
          <w:szCs w:val="24"/>
        </w:rPr>
        <w:t xml:space="preserve"> determine the maximum daily temperature and minimum daily DO encountered by tagged fish in each cold-water alcove habitat</w:t>
      </w:r>
      <w:r w:rsidR="00F8728F">
        <w:rPr>
          <w:rFonts w:ascii="Times New Roman" w:eastAsiaTheme="minorEastAsia" w:hAnsi="Times New Roman" w:cs="Times New Roman"/>
          <w:sz w:val="24"/>
          <w:szCs w:val="24"/>
        </w:rPr>
        <w:t>, which were plotted using boxplots</w:t>
      </w:r>
      <w:r w:rsidR="00811080">
        <w:rPr>
          <w:rFonts w:ascii="Times New Roman" w:eastAsiaTheme="minorEastAsia" w:hAnsi="Times New Roman" w:cs="Times New Roman"/>
          <w:sz w:val="24"/>
          <w:szCs w:val="24"/>
        </w:rPr>
        <w:t xml:space="preserve">. </w:t>
      </w:r>
      <w:r w:rsidR="00D059F0">
        <w:rPr>
          <w:rFonts w:ascii="Times New Roman" w:eastAsiaTheme="minorEastAsia" w:hAnsi="Times New Roman" w:cs="Times New Roman"/>
          <w:sz w:val="24"/>
          <w:szCs w:val="24"/>
        </w:rPr>
        <w:t>Our analysis was limited to</w:t>
      </w:r>
      <w:r w:rsidR="00D059F0" w:rsidRPr="00CD437D">
        <w:rPr>
          <w:rFonts w:ascii="Times New Roman" w:eastAsiaTheme="minorEastAsia" w:hAnsi="Times New Roman" w:cs="Times New Roman"/>
          <w:sz w:val="24"/>
          <w:szCs w:val="24"/>
        </w:rPr>
        <w:t xml:space="preserve"> data collected 5-days post fish capture to ensure cortisol levels and swimming behavior had returned to normal </w:t>
      </w:r>
      <w:sdt>
        <w:sdtPr>
          <w:rPr>
            <w:rFonts w:ascii="Times New Roman" w:eastAsiaTheme="minorEastAsia" w:hAnsi="Times New Roman" w:cs="Times New Roman"/>
            <w:color w:val="000000"/>
            <w:sz w:val="24"/>
            <w:szCs w:val="24"/>
          </w:rPr>
          <w:tag w:val="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
          <w:id w:val="2057118107"/>
          <w:placeholder>
            <w:docPart w:val="DefaultPlaceholder_-1854013440"/>
          </w:placeholder>
        </w:sdtPr>
        <w:sdtContent>
          <w:r w:rsidR="00223C12" w:rsidRPr="00223C12">
            <w:rPr>
              <w:rFonts w:ascii="Times New Roman" w:eastAsiaTheme="minorEastAsia" w:hAnsi="Times New Roman" w:cs="Times New Roman"/>
              <w:color w:val="000000"/>
              <w:sz w:val="24"/>
              <w:szCs w:val="24"/>
            </w:rPr>
            <w:t>(Jepsen et al., 2005)</w:t>
          </w:r>
        </w:sdtContent>
      </w:sdt>
      <w:r w:rsidR="00D059F0" w:rsidRPr="00CD437D">
        <w:rPr>
          <w:rFonts w:ascii="Times New Roman" w:eastAsiaTheme="minorEastAsia" w:hAnsi="Times New Roman" w:cs="Times New Roman"/>
          <w:sz w:val="24"/>
          <w:szCs w:val="24"/>
        </w:rPr>
        <w:t xml:space="preserve">.  </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3CBA4DBB" w14:textId="6156F07E" w:rsidR="00C42A4C" w:rsidRDefault="00062E1D" w:rsidP="00C449D6">
      <w:pPr>
        <w:spacing w:line="480" w:lineRule="auto"/>
        <w:ind w:firstLine="720"/>
        <w:rPr>
          <w:rFonts w:ascii="Times New Roman" w:hAnsi="Times New Roman" w:cs="Times New Roman"/>
          <w:sz w:val="24"/>
          <w:szCs w:val="24"/>
          <w:lang w:eastAsia="ja-JP"/>
        </w:rPr>
      </w:pPr>
      <w:r>
        <w:rPr>
          <w:rFonts w:ascii="Times New Roman" w:hAnsi="Times New Roman" w:cs="Times New Roman"/>
          <w:sz w:val="24"/>
          <w:szCs w:val="24"/>
        </w:rPr>
        <w:t>T</w:t>
      </w:r>
      <w:r w:rsidR="00F50482">
        <w:rPr>
          <w:rFonts w:ascii="Times New Roman" w:hAnsi="Times New Roman" w:cs="Times New Roman"/>
          <w:sz w:val="24"/>
          <w:szCs w:val="24"/>
        </w:rPr>
        <w:t xml:space="preserve">he cyclic </w:t>
      </w:r>
      <w:r w:rsidR="00F4773D">
        <w:rPr>
          <w:rFonts w:ascii="Times New Roman" w:hAnsi="Times New Roman" w:cs="Times New Roman"/>
          <w:sz w:val="24"/>
          <w:szCs w:val="24"/>
        </w:rPr>
        <w:t xml:space="preserve">and covarying </w:t>
      </w:r>
      <w:r w:rsidR="00F50482">
        <w:rPr>
          <w:rFonts w:ascii="Times New Roman" w:hAnsi="Times New Roman" w:cs="Times New Roman"/>
          <w:sz w:val="24"/>
          <w:szCs w:val="24"/>
        </w:rPr>
        <w:t>nature of t</w:t>
      </w:r>
      <w:r>
        <w:rPr>
          <w:rFonts w:ascii="Times New Roman" w:hAnsi="Times New Roman" w:cs="Times New Roman"/>
          <w:sz w:val="24"/>
          <w:szCs w:val="24"/>
        </w:rPr>
        <w:t xml:space="preserve">emperature and DO levels </w:t>
      </w:r>
      <w:r w:rsidR="00F50482">
        <w:rPr>
          <w:rFonts w:ascii="Times New Roman" w:hAnsi="Times New Roman" w:cs="Times New Roman"/>
          <w:sz w:val="24"/>
          <w:szCs w:val="24"/>
        </w:rPr>
        <w:t>within a 24-hour period</w:t>
      </w:r>
      <w:r>
        <w:rPr>
          <w:rFonts w:ascii="Times New Roman" w:hAnsi="Times New Roman" w:cs="Times New Roman"/>
          <w:sz w:val="24"/>
          <w:szCs w:val="24"/>
        </w:rPr>
        <w:t xml:space="preserve"> </w:t>
      </w:r>
      <w:r w:rsidR="00F50482">
        <w:rPr>
          <w:rFonts w:ascii="Times New Roman" w:hAnsi="Times New Roman" w:cs="Times New Roman"/>
          <w:sz w:val="24"/>
          <w:szCs w:val="24"/>
        </w:rPr>
        <w:t>means that</w:t>
      </w:r>
      <w:r>
        <w:rPr>
          <w:rFonts w:ascii="Times New Roman" w:hAnsi="Times New Roman" w:cs="Times New Roman"/>
          <w:sz w:val="24"/>
          <w:szCs w:val="24"/>
        </w:rPr>
        <w:t xml:space="preserve"> simply characterizing the </w:t>
      </w:r>
      <w:r w:rsidR="00F50482">
        <w:rPr>
          <w:rFonts w:ascii="Times New Roman" w:hAnsi="Times New Roman" w:cs="Times New Roman"/>
          <w:sz w:val="24"/>
          <w:szCs w:val="24"/>
        </w:rPr>
        <w:t>conditions that fish use</w:t>
      </w:r>
      <w:r>
        <w:rPr>
          <w:rFonts w:ascii="Times New Roman" w:hAnsi="Times New Roman" w:cs="Times New Roman"/>
          <w:sz w:val="24"/>
          <w:szCs w:val="24"/>
        </w:rPr>
        <w:t xml:space="preserve"> </w:t>
      </w:r>
      <w:r w:rsidR="009048F0">
        <w:rPr>
          <w:rFonts w:ascii="Times New Roman" w:hAnsi="Times New Roman" w:cs="Times New Roman"/>
          <w:sz w:val="24"/>
          <w:szCs w:val="24"/>
        </w:rPr>
        <w:t>provides</w:t>
      </w:r>
      <w:r>
        <w:rPr>
          <w:rFonts w:ascii="Times New Roman" w:hAnsi="Times New Roman" w:cs="Times New Roman"/>
          <w:sz w:val="24"/>
          <w:szCs w:val="24"/>
        </w:rPr>
        <w:t xml:space="preserve"> an incomplete understanding of how </w:t>
      </w:r>
      <w:r w:rsidR="00F50482">
        <w:rPr>
          <w:rFonts w:ascii="Times New Roman" w:hAnsi="Times New Roman" w:cs="Times New Roman"/>
          <w:sz w:val="24"/>
          <w:szCs w:val="24"/>
        </w:rPr>
        <w:t>changing conditions</w:t>
      </w:r>
      <w:r w:rsidR="009048F0">
        <w:rPr>
          <w:rFonts w:ascii="Times New Roman" w:hAnsi="Times New Roman" w:cs="Times New Roman"/>
          <w:sz w:val="24"/>
          <w:szCs w:val="24"/>
        </w:rPr>
        <w:t xml:space="preserve"> are mediated by behavioral adjustments such as diel vertical migration</w:t>
      </w:r>
      <w:r>
        <w:rPr>
          <w:rFonts w:ascii="Times New Roman" w:hAnsi="Times New Roman" w:cs="Times New Roman"/>
          <w:sz w:val="24"/>
          <w:szCs w:val="24"/>
        </w:rPr>
        <w:t xml:space="preserve">. </w:t>
      </w:r>
      <w:r w:rsidR="00F50482">
        <w:rPr>
          <w:rFonts w:ascii="Times New Roman" w:hAnsi="Times New Roman" w:cs="Times New Roman"/>
          <w:sz w:val="24"/>
          <w:szCs w:val="24"/>
        </w:rPr>
        <w:t xml:space="preserve">For example, observing that fish used areas in the water column </w:t>
      </w:r>
      <w:r w:rsidR="00F4773D">
        <w:rPr>
          <w:rFonts w:ascii="Times New Roman" w:hAnsi="Times New Roman" w:cs="Times New Roman"/>
          <w:sz w:val="24"/>
          <w:szCs w:val="24"/>
        </w:rPr>
        <w:t xml:space="preserve">with a temperature of </w:t>
      </w:r>
      <w:r w:rsidR="003374DF">
        <w:rPr>
          <w:rFonts w:ascii="Times New Roman" w:hAnsi="Times New Roman" w:cs="Times New Roman"/>
          <w:sz w:val="24"/>
          <w:szCs w:val="24"/>
        </w:rPr>
        <w:t>16°C</w:t>
      </w:r>
      <w:r w:rsidR="00F50482">
        <w:rPr>
          <w:rFonts w:ascii="Times New Roman" w:hAnsi="Times New Roman" w:cs="Times New Roman"/>
          <w:sz w:val="24"/>
          <w:szCs w:val="24"/>
        </w:rPr>
        <w:t xml:space="preserve"> tells us nothing about the preference of fish for certain temperatures until we </w:t>
      </w:r>
      <w:r w:rsidR="00F4773D">
        <w:rPr>
          <w:rFonts w:ascii="Times New Roman" w:hAnsi="Times New Roman" w:cs="Times New Roman"/>
          <w:sz w:val="24"/>
          <w:szCs w:val="24"/>
        </w:rPr>
        <w:t>compare</w:t>
      </w:r>
      <w:r w:rsidR="00F50482">
        <w:rPr>
          <w:rFonts w:ascii="Times New Roman" w:hAnsi="Times New Roman" w:cs="Times New Roman"/>
          <w:sz w:val="24"/>
          <w:szCs w:val="24"/>
        </w:rPr>
        <w:t xml:space="preserve"> </w:t>
      </w:r>
      <w:r w:rsidR="00F4773D">
        <w:rPr>
          <w:rFonts w:ascii="Times New Roman" w:hAnsi="Times New Roman" w:cs="Times New Roman"/>
          <w:sz w:val="24"/>
          <w:szCs w:val="24"/>
        </w:rPr>
        <w:t>the</w:t>
      </w:r>
      <w:r w:rsidR="004B2F7C">
        <w:rPr>
          <w:rFonts w:ascii="Times New Roman" w:hAnsi="Times New Roman" w:cs="Times New Roman"/>
          <w:sz w:val="24"/>
          <w:szCs w:val="24"/>
        </w:rPr>
        <w:t xml:space="preserve"> temperature</w:t>
      </w:r>
      <w:r w:rsidR="00F4773D">
        <w:rPr>
          <w:rFonts w:ascii="Times New Roman" w:hAnsi="Times New Roman" w:cs="Times New Roman"/>
          <w:sz w:val="24"/>
          <w:szCs w:val="24"/>
        </w:rPr>
        <w:t xml:space="preserve"> profiles</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chosen </w:t>
      </w:r>
      <w:r w:rsidR="00F50482">
        <w:rPr>
          <w:rFonts w:ascii="Times New Roman" w:hAnsi="Times New Roman" w:cs="Times New Roman"/>
          <w:sz w:val="24"/>
          <w:szCs w:val="24"/>
        </w:rPr>
        <w:t xml:space="preserve">to </w:t>
      </w:r>
      <w:r w:rsidR="004B2F7C">
        <w:rPr>
          <w:rFonts w:ascii="Times New Roman" w:hAnsi="Times New Roman" w:cs="Times New Roman"/>
          <w:sz w:val="24"/>
          <w:szCs w:val="24"/>
        </w:rPr>
        <w:t>what was available</w:t>
      </w:r>
      <w:r w:rsidR="00F50482">
        <w:rPr>
          <w:rFonts w:ascii="Times New Roman" w:hAnsi="Times New Roman" w:cs="Times New Roman"/>
          <w:sz w:val="24"/>
          <w:szCs w:val="24"/>
        </w:rPr>
        <w:t xml:space="preserve">, i.e. selection. </w:t>
      </w:r>
      <w:r w:rsidR="00B3149C">
        <w:rPr>
          <w:rFonts w:ascii="Times New Roman" w:hAnsi="Times New Roman" w:cs="Times New Roman"/>
          <w:sz w:val="24"/>
          <w:szCs w:val="24"/>
        </w:rPr>
        <w:t xml:space="preserve">We </w:t>
      </w:r>
      <w:r>
        <w:rPr>
          <w:rFonts w:ascii="Times New Roman" w:hAnsi="Times New Roman" w:cs="Times New Roman"/>
          <w:sz w:val="24"/>
          <w:szCs w:val="24"/>
        </w:rPr>
        <w:t xml:space="preserve">therefore </w:t>
      </w:r>
      <w:r w:rsidR="00B3149C">
        <w:rPr>
          <w:rFonts w:ascii="Times New Roman" w:hAnsi="Times New Roman" w:cs="Times New Roman"/>
          <w:sz w:val="24"/>
          <w:szCs w:val="24"/>
        </w:rPr>
        <w:t>sought</w:t>
      </w:r>
      <w:r>
        <w:rPr>
          <w:rFonts w:ascii="Times New Roman" w:hAnsi="Times New Roman" w:cs="Times New Roman"/>
          <w:sz w:val="24"/>
          <w:szCs w:val="24"/>
        </w:rPr>
        <w:t xml:space="preserve"> to quantify </w:t>
      </w:r>
      <w:r w:rsidR="004B2F7C">
        <w:rPr>
          <w:rFonts w:ascii="Times New Roman" w:hAnsi="Times New Roman" w:cs="Times New Roman"/>
          <w:sz w:val="24"/>
          <w:szCs w:val="24"/>
        </w:rPr>
        <w:t xml:space="preserve">what temperatures </w:t>
      </w:r>
      <w:r w:rsidR="00F50482">
        <w:rPr>
          <w:rFonts w:ascii="Times New Roman" w:hAnsi="Times New Roman" w:cs="Times New Roman"/>
          <w:sz w:val="24"/>
          <w:szCs w:val="24"/>
        </w:rPr>
        <w:t>fish selected for</w:t>
      </w:r>
      <w:r>
        <w:rPr>
          <w:rFonts w:ascii="Times New Roman" w:hAnsi="Times New Roman" w:cs="Times New Roman"/>
          <w:sz w:val="24"/>
          <w:szCs w:val="24"/>
        </w:rPr>
        <w:t xml:space="preserve"> </w:t>
      </w:r>
      <w:r w:rsidR="00F50482">
        <w:rPr>
          <w:rFonts w:ascii="Times New Roman" w:hAnsi="Times New Roman" w:cs="Times New Roman"/>
          <w:sz w:val="24"/>
          <w:szCs w:val="24"/>
        </w:rPr>
        <w:t xml:space="preserve">by quantifying </w:t>
      </w:r>
      <w:r w:rsidR="004B2F7C">
        <w:rPr>
          <w:rFonts w:ascii="Times New Roman" w:hAnsi="Times New Roman" w:cs="Times New Roman"/>
          <w:sz w:val="24"/>
          <w:szCs w:val="24"/>
        </w:rPr>
        <w:t xml:space="preserve">the temperatures fish </w:t>
      </w:r>
      <w:r w:rsidR="00F50482">
        <w:rPr>
          <w:rFonts w:ascii="Times New Roman" w:hAnsi="Times New Roman" w:cs="Times New Roman"/>
          <w:sz w:val="24"/>
          <w:szCs w:val="24"/>
        </w:rPr>
        <w:t>use</w:t>
      </w:r>
      <w:r w:rsidR="004B2F7C">
        <w:rPr>
          <w:rFonts w:ascii="Times New Roman" w:hAnsi="Times New Roman" w:cs="Times New Roman"/>
          <w:sz w:val="24"/>
          <w:szCs w:val="24"/>
        </w:rPr>
        <w:t>d</w:t>
      </w:r>
      <w:r w:rsidR="00F50482">
        <w:rPr>
          <w:rFonts w:ascii="Times New Roman" w:hAnsi="Times New Roman" w:cs="Times New Roman"/>
          <w:sz w:val="24"/>
          <w:szCs w:val="24"/>
        </w:rPr>
        <w:t xml:space="preserve"> </w:t>
      </w:r>
      <w:r w:rsidR="004B2F7C">
        <w:rPr>
          <w:rFonts w:ascii="Times New Roman" w:hAnsi="Times New Roman" w:cs="Times New Roman"/>
          <w:sz w:val="24"/>
          <w:szCs w:val="24"/>
        </w:rPr>
        <w:t xml:space="preserve">at a given time of day </w:t>
      </w:r>
      <w:r w:rsidR="00F50482">
        <w:rPr>
          <w:rFonts w:ascii="Times New Roman" w:hAnsi="Times New Roman" w:cs="Times New Roman"/>
          <w:sz w:val="24"/>
          <w:szCs w:val="24"/>
        </w:rPr>
        <w:t>in proportion to the available temperatures within the water column that a fish could choose from</w:t>
      </w:r>
      <w:r w:rsidR="004B2F7C">
        <w:rPr>
          <w:rFonts w:ascii="Times New Roman" w:hAnsi="Times New Roman" w:cs="Times New Roman"/>
          <w:sz w:val="24"/>
          <w:szCs w:val="24"/>
        </w:rPr>
        <w:t xml:space="preserve"> at the same moment in time</w:t>
      </w:r>
      <w:r w:rsidR="00F50482">
        <w:rPr>
          <w:rFonts w:ascii="Times New Roman" w:hAnsi="Times New Roman" w:cs="Times New Roman"/>
          <w:sz w:val="24"/>
          <w:szCs w:val="24"/>
        </w:rPr>
        <w:t>. To do this,</w:t>
      </w:r>
      <w:r w:rsidR="004B2F7C">
        <w:rPr>
          <w:rFonts w:ascii="Times New Roman" w:hAnsi="Times New Roman" w:cs="Times New Roman"/>
          <w:sz w:val="24"/>
          <w:szCs w:val="24"/>
        </w:rPr>
        <w:t xml:space="preserve"> we used resource selection function</w:t>
      </w:r>
      <w:r w:rsidR="00D50B14">
        <w:rPr>
          <w:rFonts w:ascii="Times New Roman" w:hAnsi="Times New Roman" w:cs="Times New Roman"/>
          <w:sz w:val="24"/>
          <w:szCs w:val="24"/>
        </w:rPr>
        <w:t>s</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in a ‘used-available’ design </w:t>
      </w:r>
      <w:r w:rsidR="004B2F7C">
        <w:rPr>
          <w:rFonts w:ascii="Times New Roman" w:hAnsi="Times New Roman" w:cs="Times New Roman"/>
          <w:sz w:val="24"/>
          <w:szCs w:val="24"/>
        </w:rPr>
        <w:t>as is routinely done in habitat selection studies in terrestrial systems</w:t>
      </w:r>
      <w:r w:rsidR="00F4773D">
        <w:rPr>
          <w:rFonts w:ascii="Times New Roman" w:hAnsi="Times New Roman" w:cs="Times New Roman"/>
          <w:sz w:val="24"/>
          <w:szCs w:val="24"/>
        </w:rPr>
        <w:t xml:space="preserve"> (Manly </w:t>
      </w:r>
      <w:r w:rsidR="003374DF">
        <w:rPr>
          <w:rFonts w:ascii="Times New Roman" w:hAnsi="Times New Roman" w:cs="Times New Roman"/>
          <w:sz w:val="24"/>
          <w:szCs w:val="24"/>
        </w:rPr>
        <w:t>et al. 2012</w:t>
      </w:r>
      <w:r w:rsidR="00F4773D">
        <w:rPr>
          <w:rFonts w:ascii="Times New Roman" w:hAnsi="Times New Roman" w:cs="Times New Roman"/>
          <w:sz w:val="24"/>
          <w:szCs w:val="24"/>
        </w:rPr>
        <w:t>)</w:t>
      </w:r>
      <w:r w:rsidR="004B2F7C">
        <w:rPr>
          <w:rFonts w:ascii="Times New Roman" w:hAnsi="Times New Roman" w:cs="Times New Roman"/>
          <w:sz w:val="24"/>
          <w:szCs w:val="24"/>
        </w:rPr>
        <w:t>. Specifically, we used conditional logistic regression (sometimes referred to as matched case-control logistic regression or discrete choice models</w:t>
      </w:r>
      <w:r w:rsidR="00F4773D">
        <w:rPr>
          <w:rFonts w:ascii="Times New Roman" w:hAnsi="Times New Roman" w:cs="Times New Roman"/>
          <w:sz w:val="24"/>
          <w:szCs w:val="24"/>
        </w:rPr>
        <w:t>)</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For each </w:t>
      </w:r>
      <w:proofErr w:type="spellStart"/>
      <w:r w:rsidR="00F4773D">
        <w:rPr>
          <w:rFonts w:ascii="Times New Roman" w:hAnsi="Times New Roman" w:cs="Times New Roman"/>
          <w:sz w:val="24"/>
          <w:szCs w:val="24"/>
        </w:rPr>
        <w:t>iButton</w:t>
      </w:r>
      <w:proofErr w:type="spellEnd"/>
      <w:r w:rsidR="00F4773D">
        <w:rPr>
          <w:rFonts w:ascii="Times New Roman" w:hAnsi="Times New Roman" w:cs="Times New Roman"/>
          <w:sz w:val="24"/>
          <w:szCs w:val="24"/>
        </w:rPr>
        <w:t xml:space="preserve"> reading, we</w:t>
      </w:r>
      <w:r w:rsidR="00075D49">
        <w:rPr>
          <w:rFonts w:ascii="Times New Roman" w:hAnsi="Times New Roman" w:cs="Times New Roman"/>
          <w:sz w:val="24"/>
          <w:szCs w:val="24"/>
        </w:rPr>
        <w:t xml:space="preserve"> compared </w:t>
      </w:r>
      <w:r w:rsidR="00F4773D">
        <w:rPr>
          <w:rFonts w:ascii="Times New Roman" w:hAnsi="Times New Roman" w:cs="Times New Roman"/>
          <w:sz w:val="24"/>
          <w:szCs w:val="24"/>
        </w:rPr>
        <w:t xml:space="preserve">the temperature and DO at these ‘used’ locations </w:t>
      </w:r>
      <w:r w:rsidR="00075D49">
        <w:rPr>
          <w:rFonts w:ascii="Times New Roman" w:hAnsi="Times New Roman" w:cs="Times New Roman"/>
          <w:sz w:val="24"/>
          <w:szCs w:val="24"/>
        </w:rPr>
        <w:t xml:space="preserve">to </w:t>
      </w:r>
      <w:r w:rsidR="00F4773D">
        <w:rPr>
          <w:rFonts w:ascii="Times New Roman" w:hAnsi="Times New Roman" w:cs="Times New Roman"/>
          <w:sz w:val="24"/>
          <w:szCs w:val="24"/>
        </w:rPr>
        <w:t>temperature and DO</w:t>
      </w:r>
      <w:r w:rsidR="00075D49">
        <w:rPr>
          <w:rFonts w:ascii="Times New Roman" w:hAnsi="Times New Roman" w:cs="Times New Roman"/>
          <w:sz w:val="24"/>
          <w:szCs w:val="24"/>
        </w:rPr>
        <w:t xml:space="preserve"> </w:t>
      </w:r>
      <w:r w:rsidR="00F4773D">
        <w:rPr>
          <w:rFonts w:ascii="Times New Roman" w:hAnsi="Times New Roman" w:cs="Times New Roman"/>
          <w:sz w:val="24"/>
          <w:szCs w:val="24"/>
        </w:rPr>
        <w:t xml:space="preserve">values </w:t>
      </w:r>
      <w:r w:rsidR="00075D49">
        <w:rPr>
          <w:rFonts w:ascii="Times New Roman" w:hAnsi="Times New Roman" w:cs="Times New Roman"/>
          <w:sz w:val="24"/>
          <w:szCs w:val="24"/>
        </w:rPr>
        <w:t xml:space="preserve">in 10 random locations </w:t>
      </w:r>
      <w:r w:rsidR="00154B9F">
        <w:rPr>
          <w:rFonts w:ascii="Times New Roman" w:hAnsi="Times New Roman" w:cs="Times New Roman"/>
          <w:sz w:val="24"/>
          <w:szCs w:val="24"/>
        </w:rPr>
        <w:t xml:space="preserve">(sampled from a uniform distribution spanning the entire depth of the </w:t>
      </w:r>
      <w:r w:rsidR="009048F0">
        <w:rPr>
          <w:rFonts w:ascii="Times New Roman" w:hAnsi="Times New Roman" w:cs="Times New Roman"/>
          <w:sz w:val="24"/>
          <w:szCs w:val="24"/>
        </w:rPr>
        <w:t>water column</w:t>
      </w:r>
      <w:r w:rsidR="00154B9F">
        <w:rPr>
          <w:rFonts w:ascii="Times New Roman" w:hAnsi="Times New Roman" w:cs="Times New Roman"/>
          <w:sz w:val="24"/>
          <w:szCs w:val="24"/>
        </w:rPr>
        <w:t>)</w:t>
      </w:r>
      <w:r w:rsidR="009048F0">
        <w:rPr>
          <w:rFonts w:ascii="Times New Roman" w:hAnsi="Times New Roman" w:cs="Times New Roman"/>
          <w:sz w:val="24"/>
          <w:szCs w:val="24"/>
        </w:rPr>
        <w:t xml:space="preserve"> </w:t>
      </w:r>
      <w:r w:rsidR="00075D49">
        <w:rPr>
          <w:rFonts w:ascii="Times New Roman" w:hAnsi="Times New Roman" w:cs="Times New Roman"/>
          <w:sz w:val="24"/>
          <w:szCs w:val="24"/>
        </w:rPr>
        <w:t xml:space="preserve">that were </w:t>
      </w:r>
      <w:r w:rsidR="00F4773D">
        <w:rPr>
          <w:rFonts w:ascii="Times New Roman" w:hAnsi="Times New Roman" w:cs="Times New Roman"/>
          <w:sz w:val="24"/>
          <w:szCs w:val="24"/>
        </w:rPr>
        <w:t>‘</w:t>
      </w:r>
      <w:r w:rsidR="00075D49">
        <w:rPr>
          <w:rFonts w:ascii="Times New Roman" w:hAnsi="Times New Roman" w:cs="Times New Roman"/>
          <w:sz w:val="24"/>
          <w:szCs w:val="24"/>
        </w:rPr>
        <w:t>available</w:t>
      </w:r>
      <w:r w:rsidR="00F4773D">
        <w:rPr>
          <w:rFonts w:ascii="Times New Roman" w:hAnsi="Times New Roman" w:cs="Times New Roman"/>
          <w:sz w:val="24"/>
          <w:szCs w:val="24"/>
        </w:rPr>
        <w:t>’</w:t>
      </w:r>
      <w:r w:rsidR="00075D49">
        <w:rPr>
          <w:rFonts w:ascii="Times New Roman" w:hAnsi="Times New Roman" w:cs="Times New Roman"/>
          <w:sz w:val="24"/>
          <w:szCs w:val="24"/>
        </w:rPr>
        <w:t xml:space="preserve"> for a fish to use at that moment in time, but were not selected. Therefore, the values of our response variable were 1 if the datapoint </w:t>
      </w:r>
      <w:r w:rsidR="00075D49">
        <w:rPr>
          <w:rFonts w:ascii="Times New Roman" w:hAnsi="Times New Roman" w:cs="Times New Roman"/>
          <w:sz w:val="24"/>
          <w:szCs w:val="24"/>
        </w:rPr>
        <w:lastRenderedPageBreak/>
        <w:t xml:space="preserve">corresponded to a used location, and 0 if corresponded to an available location. </w:t>
      </w:r>
      <w:r w:rsidR="00C42A4C">
        <w:rPr>
          <w:rFonts w:ascii="Times New Roman" w:hAnsi="Times New Roman" w:cs="Times New Roman"/>
          <w:sz w:val="24"/>
          <w:szCs w:val="24"/>
        </w:rPr>
        <w:t xml:space="preserve">We used these temperature-DO profile sets to calculate the relative probability of selection, given the range of temperature and DO available. </w:t>
      </w:r>
      <w:r w:rsidR="00154B9F">
        <w:rPr>
          <w:rFonts w:ascii="Times New Roman" w:hAnsi="Times New Roman" w:cs="Times New Roman"/>
          <w:sz w:val="24"/>
          <w:szCs w:val="24"/>
        </w:rPr>
        <w:t xml:space="preserve">We restricted our analysis to the two-hour periods of lowest and highest DO in Blue Ruin and Norwood alcoves and comprised 1-week of data (July 30 to August 6, commencing 5-days after fish were released into net pens). </w:t>
      </w:r>
      <w:r w:rsidR="00C25797" w:rsidRPr="00C25797">
        <w:rPr>
          <w:rFonts w:ascii="Times New Roman" w:hAnsi="Times New Roman" w:cs="Times New Roman"/>
          <w:sz w:val="24"/>
          <w:szCs w:val="24"/>
        </w:rPr>
        <w:t xml:space="preserve">The result was four model sets, one for each data subset. </w:t>
      </w:r>
      <w:r w:rsidR="00154B9F">
        <w:rPr>
          <w:rFonts w:ascii="Times New Roman" w:hAnsi="Times New Roman" w:cs="Times New Roman"/>
          <w:sz w:val="24"/>
          <w:szCs w:val="24"/>
        </w:rPr>
        <w:t xml:space="preserve">Temperature and DO were scaled to have mean = 0 and </w:t>
      </w:r>
      <w:proofErr w:type="spellStart"/>
      <w:r w:rsidR="00154B9F">
        <w:rPr>
          <w:rFonts w:ascii="Times New Roman" w:hAnsi="Times New Roman" w:cs="Times New Roman"/>
          <w:sz w:val="24"/>
          <w:szCs w:val="24"/>
        </w:rPr>
        <w:t>sd</w:t>
      </w:r>
      <w:proofErr w:type="spellEnd"/>
      <w:r w:rsidR="00154B9F">
        <w:rPr>
          <w:rFonts w:ascii="Times New Roman" w:hAnsi="Times New Roman" w:cs="Times New Roman"/>
          <w:sz w:val="24"/>
          <w:szCs w:val="24"/>
        </w:rPr>
        <w:t xml:space="preserve"> = 1 and were the sole predictors in the model given our objective was to assess how fish selected for temperature while controlling for both the available temperature and DO conditions. </w:t>
      </w:r>
      <w:r w:rsidR="00C449D6" w:rsidRPr="00C449D6">
        <w:rPr>
          <w:rFonts w:ascii="Times New Roman" w:hAnsi="Times New Roman" w:cs="Times New Roman"/>
          <w:sz w:val="24"/>
          <w:szCs w:val="24"/>
        </w:rPr>
        <w:t>Because we anticipated that the response of fish to changing conditions might be nonlinear, we did not want to constrain the relationship with a priori assumptions about its functional form. Therefore, we formulated our conditional logistic regression as a generalized additive model.</w:t>
      </w:r>
      <w:r w:rsidR="00154B9F">
        <w:rPr>
          <w:rFonts w:ascii="Times New Roman" w:hAnsi="Times New Roman" w:cs="Times New Roman"/>
          <w:sz w:val="24"/>
          <w:szCs w:val="24"/>
        </w:rPr>
        <w:t xml:space="preserve"> We fit models using the cox.ph function</w:t>
      </w:r>
      <w:r w:rsidR="00C25797">
        <w:rPr>
          <w:rFonts w:ascii="Times New Roman" w:hAnsi="Times New Roman" w:cs="Times New Roman"/>
          <w:sz w:val="24"/>
          <w:szCs w:val="24"/>
        </w:rPr>
        <w:t xml:space="preserve"> (using REML to estimate smoothing parameters, Wood (2004))</w:t>
      </w:r>
      <w:r w:rsidR="00154B9F">
        <w:rPr>
          <w:rFonts w:ascii="Times New Roman" w:hAnsi="Times New Roman" w:cs="Times New Roman"/>
          <w:sz w:val="24"/>
          <w:szCs w:val="24"/>
        </w:rPr>
        <w:t xml:space="preserve"> in the </w:t>
      </w:r>
      <w:r w:rsidR="00C25797">
        <w:rPr>
          <w:rFonts w:ascii="Times New Roman" w:hAnsi="Times New Roman" w:cs="Times New Roman"/>
          <w:sz w:val="24"/>
          <w:szCs w:val="24"/>
        </w:rPr>
        <w:t xml:space="preserve">R package </w:t>
      </w:r>
      <w:proofErr w:type="spellStart"/>
      <w:r w:rsidR="00154B9F">
        <w:rPr>
          <w:rFonts w:ascii="Times New Roman" w:hAnsi="Times New Roman" w:cs="Times New Roman"/>
          <w:sz w:val="24"/>
          <w:szCs w:val="24"/>
        </w:rPr>
        <w:t>mgcv</w:t>
      </w:r>
      <w:proofErr w:type="spellEnd"/>
      <w:r w:rsidR="00154B9F">
        <w:rPr>
          <w:rFonts w:ascii="Times New Roman" w:hAnsi="Times New Roman" w:cs="Times New Roman"/>
          <w:sz w:val="24"/>
          <w:szCs w:val="24"/>
        </w:rPr>
        <w:t xml:space="preserve"> </w:t>
      </w:r>
      <w:r w:rsidR="00C25797">
        <w:rPr>
          <w:rFonts w:ascii="Times New Roman" w:hAnsi="Times New Roman" w:cs="Times New Roman"/>
          <w:sz w:val="24"/>
          <w:szCs w:val="24"/>
        </w:rPr>
        <w:t xml:space="preserve">(Wood 2015) </w:t>
      </w:r>
      <w:r w:rsidR="00154B9F">
        <w:rPr>
          <w:rFonts w:ascii="Times New Roman" w:hAnsi="Times New Roman" w:cs="Times New Roman"/>
          <w:sz w:val="24"/>
          <w:szCs w:val="24"/>
        </w:rPr>
        <w:t xml:space="preserve">because conditional logistic regression has the same likelihood as a cox proportional hazards model (Manly et al. </w:t>
      </w:r>
      <w:r w:rsidR="003374DF">
        <w:rPr>
          <w:rFonts w:ascii="Times New Roman" w:hAnsi="Times New Roman" w:cs="Times New Roman"/>
          <w:sz w:val="24"/>
          <w:szCs w:val="24"/>
        </w:rPr>
        <w:t>2012</w:t>
      </w:r>
      <w:r w:rsidR="00154B9F">
        <w:rPr>
          <w:rFonts w:ascii="Times New Roman" w:hAnsi="Times New Roman" w:cs="Times New Roman"/>
          <w:sz w:val="24"/>
          <w:szCs w:val="24"/>
        </w:rPr>
        <w:t>).</w:t>
      </w:r>
      <w:r w:rsidR="00154B9F" w:rsidDel="00154B9F">
        <w:rPr>
          <w:rStyle w:val="CommentReference"/>
        </w:rPr>
        <w:t xml:space="preserve"> </w:t>
      </w:r>
    </w:p>
    <w:p w14:paraId="12C5CCF2" w14:textId="2E32A35E" w:rsidR="00267A04" w:rsidRDefault="00C42A4C" w:rsidP="00154B9F">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r w:rsidR="0012206B" w:rsidRPr="0012206B">
        <w:rPr>
          <w:rFonts w:ascii="Times New Roman" w:hAnsi="Times New Roman" w:cs="Times New Roman"/>
          <w:sz w:val="24"/>
          <w:szCs w:val="24"/>
        </w:rPr>
        <w:t>4</w:t>
      </w:r>
      <w:r w:rsidR="0012206B">
        <w:rPr>
          <w:rFonts w:ascii="Times New Roman" w:hAnsi="Times New Roman" w:cs="Times New Roman"/>
          <w:sz w:val="24"/>
          <w:szCs w:val="24"/>
        </w:rPr>
        <w:t>mg•L</w:t>
      </w:r>
      <w:r w:rsidR="0012206B">
        <w:rPr>
          <w:rFonts w:ascii="Times New Roman" w:hAnsi="Times New Roman" w:cs="Times New Roman"/>
          <w:sz w:val="24"/>
          <w:szCs w:val="24"/>
          <w:vertAlign w:val="superscript"/>
        </w:rPr>
        <w:t>-1</w:t>
      </w:r>
      <w:r w:rsidR="0012206B" w:rsidRPr="0012206B">
        <w:rPr>
          <w:rFonts w:ascii="Times New Roman" w:hAnsi="Times New Roman" w:cs="Times New Roman"/>
          <w:sz w:val="24"/>
          <w:szCs w:val="24"/>
        </w:rPr>
        <w:t xml:space="preserve">, a cutoff representing the EPA 24-hour minimum DO criteria for cold water fish (DO below this </w:t>
      </w:r>
      <w:r w:rsidR="009E5788">
        <w:rPr>
          <w:rFonts w:ascii="Times New Roman" w:hAnsi="Times New Roman" w:cs="Times New Roman"/>
          <w:sz w:val="24"/>
          <w:szCs w:val="24"/>
        </w:rPr>
        <w:t xml:space="preserve">threshold </w:t>
      </w:r>
      <w:r w:rsidR="0012206B" w:rsidRPr="0012206B">
        <w:rPr>
          <w:rFonts w:ascii="Times New Roman" w:hAnsi="Times New Roman" w:cs="Times New Roman"/>
          <w:sz w:val="24"/>
          <w:szCs w:val="24"/>
        </w:rPr>
        <w:t>becomes stressful</w:t>
      </w:r>
      <w:r w:rsidR="007A113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
          <w:id w:val="-1238089627"/>
          <w:placeholder>
            <w:docPart w:val="DefaultPlaceholder_-1854013440"/>
          </w:placeholder>
        </w:sdtPr>
        <w:sdtContent>
          <w:r w:rsidR="003E226A" w:rsidRPr="003E226A">
            <w:rPr>
              <w:rFonts w:ascii="Times New Roman" w:hAnsi="Times New Roman" w:cs="Times New Roman"/>
              <w:color w:val="000000"/>
              <w:sz w:val="24"/>
              <w:szCs w:val="24"/>
            </w:rPr>
            <w:t>USEPA, 1987)</w:t>
          </w:r>
        </w:sdtContent>
      </w:sdt>
      <w:r>
        <w:rPr>
          <w:rFonts w:ascii="Times New Roman" w:hAnsi="Times New Roman" w:cs="Times New Roman"/>
          <w:sz w:val="24"/>
          <w:szCs w:val="24"/>
        </w:rPr>
        <w:t>.</w:t>
      </w:r>
      <w:commentRangeStart w:id="36"/>
      <w:r>
        <w:rPr>
          <w:rFonts w:ascii="Times New Roman" w:hAnsi="Times New Roman" w:cs="Times New Roman"/>
          <w:sz w:val="24"/>
          <w:szCs w:val="24"/>
        </w:rPr>
        <w:t xml:space="preserve"> </w:t>
      </w:r>
      <w:commentRangeEnd w:id="36"/>
      <w:r w:rsidR="00C6236E">
        <w:rPr>
          <w:rStyle w:val="CommentReference"/>
        </w:rPr>
        <w:commentReference w:id="36"/>
      </w:r>
      <w:r>
        <w:rPr>
          <w:rFonts w:ascii="Times New Roman" w:hAnsi="Times New Roman" w:cs="Times New Roman"/>
          <w:sz w:val="24"/>
          <w:szCs w:val="24"/>
        </w:rPr>
        <w:t xml:space="preserve">Finally, we plotted predictions </w:t>
      </w:r>
      <w:r w:rsidR="00C6236E">
        <w:rPr>
          <w:rFonts w:ascii="Times New Roman" w:hAnsi="Times New Roman" w:cs="Times New Roman"/>
          <w:sz w:val="24"/>
          <w:szCs w:val="24"/>
        </w:rPr>
        <w:t xml:space="preserve">of the relative probability of selection </w:t>
      </w:r>
      <w:r w:rsidR="009048F0">
        <w:rPr>
          <w:rFonts w:ascii="Times New Roman" w:hAnsi="Times New Roman" w:cs="Times New Roman"/>
          <w:sz w:val="24"/>
          <w:szCs w:val="24"/>
        </w:rPr>
        <w:t xml:space="preserve">for temperature </w:t>
      </w:r>
      <w:r>
        <w:rPr>
          <w:rFonts w:ascii="Times New Roman" w:hAnsi="Times New Roman" w:cs="Times New Roman"/>
          <w:sz w:val="24"/>
          <w:szCs w:val="24"/>
        </w:rPr>
        <w:t>and their 95% confidence intervals</w:t>
      </w:r>
      <w:r w:rsidR="007A1134">
        <w:rPr>
          <w:rFonts w:ascii="Times New Roman" w:hAnsi="Times New Roman" w:cs="Times New Roman"/>
          <w:sz w:val="24"/>
          <w:szCs w:val="24"/>
        </w:rPr>
        <w:t xml:space="preserve"> </w:t>
      </w:r>
      <w:r w:rsidR="0020159F">
        <w:rPr>
          <w:rFonts w:ascii="Times New Roman" w:hAnsi="Times New Roman" w:cs="Times New Roman"/>
          <w:sz w:val="24"/>
          <w:szCs w:val="24"/>
        </w:rPr>
        <w:t>across the s</w:t>
      </w:r>
      <w:r>
        <w:rPr>
          <w:rFonts w:ascii="Times New Roman" w:hAnsi="Times New Roman" w:cs="Times New Roman"/>
          <w:sz w:val="24"/>
          <w:szCs w:val="24"/>
        </w:rPr>
        <w:t>pan of temperature-DO combinations</w:t>
      </w:r>
      <w:r w:rsidR="0020159F">
        <w:rPr>
          <w:rFonts w:ascii="Times New Roman" w:hAnsi="Times New Roman" w:cs="Times New Roman"/>
          <w:sz w:val="24"/>
          <w:szCs w:val="24"/>
        </w:rPr>
        <w:t xml:space="preserve"> selected by tagged fish.</w:t>
      </w:r>
      <w:r>
        <w:rPr>
          <w:rFonts w:ascii="Times New Roman" w:hAnsi="Times New Roman" w:cs="Times New Roman"/>
          <w:sz w:val="24"/>
          <w:szCs w:val="24"/>
        </w:rPr>
        <w:t xml:space="preserve"> </w:t>
      </w:r>
    </w:p>
    <w:p w14:paraId="64372F8B" w14:textId="5429E651" w:rsidR="00C42A4C" w:rsidRDefault="00C42A4C" w:rsidP="00154B9F">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46022629" w14:textId="3540D9AB" w:rsidR="000072FE" w:rsidRDefault="000072FE" w:rsidP="00154B9F">
      <w:pPr>
        <w:spacing w:line="480" w:lineRule="auto"/>
        <w:rPr>
          <w:rFonts w:ascii="Times New Roman" w:hAnsi="Times New Roman" w:cs="Times New Roman"/>
          <w:i/>
          <w:sz w:val="24"/>
          <w:szCs w:val="24"/>
        </w:rPr>
      </w:pPr>
      <w:r>
        <w:rPr>
          <w:rFonts w:ascii="Times New Roman" w:hAnsi="Times New Roman" w:cs="Times New Roman"/>
          <w:i/>
          <w:sz w:val="24"/>
          <w:szCs w:val="24"/>
        </w:rPr>
        <w:t>Vertical and diel variation in temperature and DO</w:t>
      </w:r>
    </w:p>
    <w:p w14:paraId="6675887E" w14:textId="0D3616CF" w:rsidR="000072FE" w:rsidRPr="00A24D79" w:rsidRDefault="00A77F12" w:rsidP="00154B9F">
      <w:pPr>
        <w:pStyle w:val="CommentText"/>
        <w:spacing w:line="480" w:lineRule="auto"/>
        <w:ind w:firstLine="720"/>
      </w:pPr>
      <w:r>
        <w:rPr>
          <w:rFonts w:ascii="Times New Roman" w:hAnsi="Times New Roman" w:cs="Times New Roman"/>
          <w:sz w:val="24"/>
          <w:szCs w:val="24"/>
        </w:rPr>
        <w:lastRenderedPageBreak/>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0501C4">
        <w:rPr>
          <w:rStyle w:val="CommentReference"/>
        </w:rPr>
        <w:annotationRef/>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 xml:space="preserve">bottom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similar to </w:t>
      </w:r>
      <w:r w:rsidR="007A752C">
        <w:rPr>
          <w:rFonts w:ascii="Times New Roman" w:hAnsi="Times New Roman" w:cs="Times New Roman"/>
          <w:sz w:val="24"/>
          <w:szCs w:val="24"/>
        </w:rPr>
        <w:t xml:space="preserve">or slightly warmer than </w:t>
      </w:r>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w:t>
      </w:r>
      <w:commentRangeStart w:id="37"/>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commentRangeEnd w:id="37"/>
      <w:r w:rsidR="00456C18">
        <w:rPr>
          <w:rStyle w:val="CommentReference"/>
        </w:rPr>
        <w:commentReference w:id="37"/>
      </w:r>
      <w:r w:rsidR="00602E6F" w:rsidRPr="00602E6F">
        <w:rPr>
          <w:sz w:val="22"/>
          <w:szCs w:val="22"/>
        </w:rPr>
        <w:t xml:space="preserve"> </w:t>
      </w:r>
      <w:r w:rsidR="00602E6F" w:rsidRPr="00602E6F">
        <w:rPr>
          <w:rFonts w:ascii="Times New Roman" w:hAnsi="Times New Roman" w:cs="Times New Roman"/>
          <w:sz w:val="24"/>
          <w:szCs w:val="24"/>
        </w:rPr>
        <w:t>The vertical range of DO differed between sites. At night in Blue Ruin, DO ranged from ~2.5 mg•L⁻¹ at the bottom to 3.5 mg•L⁻¹ at the surface. At night in Norwood, DO was more vertically variable, ranging from 0.79 mg•L⁻¹ at the bottom to 7.0 mg•L⁻¹ at the surface.</w:t>
      </w:r>
      <w:r w:rsidR="00602E6F">
        <w:rPr>
          <w:rFonts w:ascii="Times New Roman" w:hAnsi="Times New Roman" w:cs="Times New Roman"/>
          <w:sz w:val="24"/>
          <w:szCs w:val="24"/>
        </w:rPr>
        <w:t xml:space="preserve"> </w:t>
      </w:r>
      <w:r w:rsidR="00131C77">
        <w:rPr>
          <w:rFonts w:ascii="Times New Roman" w:hAnsi="Times New Roman" w:cs="Times New Roman"/>
          <w:sz w:val="24"/>
          <w:szCs w:val="24"/>
        </w:rPr>
        <w:t>During</w:t>
      </w:r>
      <w:r w:rsidR="002E6ADE">
        <w:rPr>
          <w:rFonts w:ascii="Times New Roman" w:hAnsi="Times New Roman" w:cs="Times New Roman"/>
          <w:sz w:val="24"/>
          <w:szCs w:val="24"/>
        </w:rPr>
        <w:t xml:space="preserve"> the day </w:t>
      </w:r>
      <w:r w:rsidR="00131C77">
        <w:rPr>
          <w:rFonts w:ascii="Times New Roman" w:hAnsi="Times New Roman" w:cs="Times New Roman"/>
          <w:sz w:val="24"/>
          <w:szCs w:val="24"/>
        </w:rPr>
        <w:t xml:space="preserve">DO spanned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602E6F" w:rsidRPr="00602E6F">
        <w:rPr>
          <w:rFonts w:ascii="Times New Roman" w:hAnsi="Times New Roman" w:cs="Times New Roman"/>
          <w:sz w:val="24"/>
          <w:szCs w:val="24"/>
        </w:rPr>
        <w:t xml:space="preserve">Vertical temperature profiles taken along the Blue Ruin alcove </w:t>
      </w:r>
      <w:commentRangeStart w:id="38"/>
      <w:r w:rsidR="00602E6F" w:rsidRPr="00602E6F">
        <w:rPr>
          <w:rFonts w:ascii="Times New Roman" w:hAnsi="Times New Roman" w:cs="Times New Roman"/>
          <w:sz w:val="24"/>
          <w:szCs w:val="24"/>
        </w:rPr>
        <w:t>thalweg</w:t>
      </w:r>
      <w:commentRangeEnd w:id="38"/>
      <w:r w:rsidR="00C6236E">
        <w:rPr>
          <w:rStyle w:val="CommentReference"/>
        </w:rPr>
        <w:commentReference w:id="38"/>
      </w:r>
      <w:r w:rsidR="00602E6F" w:rsidRPr="00602E6F">
        <w:rPr>
          <w:rFonts w:ascii="Times New Roman" w:hAnsi="Times New Roman" w:cs="Times New Roman"/>
          <w:sz w:val="24"/>
          <w:szCs w:val="24"/>
        </w:rPr>
        <w:t xml:space="preserve"> were consistently similar, but the DO profiles varied more across the alcove. For instance, at night, maximum </w:t>
      </w:r>
      <w:proofErr w:type="spellStart"/>
      <w:r w:rsidR="00602E6F" w:rsidRPr="00602E6F">
        <w:rPr>
          <w:rFonts w:ascii="Times New Roman" w:hAnsi="Times New Roman" w:cs="Times New Roman"/>
          <w:sz w:val="24"/>
          <w:szCs w:val="24"/>
        </w:rPr>
        <w:t>epilimnetic</w:t>
      </w:r>
      <w:proofErr w:type="spellEnd"/>
      <w:r w:rsidR="00602E6F" w:rsidRPr="00602E6F">
        <w:rPr>
          <w:rFonts w:ascii="Times New Roman" w:hAnsi="Times New Roman" w:cs="Times New Roman"/>
          <w:sz w:val="24"/>
          <w:szCs w:val="24"/>
        </w:rPr>
        <w:t xml:space="preserve"> DO ranged from 3.7 to 6.7 mg•L⁻¹, while minimum hypolimnetic DO dropped as low as 0.3 mg•L⁻¹ in certain areas.</w:t>
      </w:r>
    </w:p>
    <w:p w14:paraId="6C0C5BD4" w14:textId="5BB582C7"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1, Supplemental Figure 2 &amp; 3). In both alcoves, a DO 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(‘night’)</w:t>
      </w:r>
      <w:r>
        <w:rPr>
          <w:rFonts w:ascii="Times New Roman" w:hAnsi="Times New Roman" w:cs="Times New Roman"/>
          <w:sz w:val="24"/>
          <w:szCs w:val="24"/>
        </w:rPr>
        <w:t xml:space="preserve"> 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567789">
        <w:rPr>
          <w:rFonts w:ascii="Times New Roman" w:hAnsi="Times New Roman" w:cs="Times New Roman"/>
          <w:sz w:val="24"/>
          <w:szCs w:val="24"/>
        </w:rPr>
        <w:t xml:space="preserve"> (‘day’)</w:t>
      </w:r>
      <w:r>
        <w:rPr>
          <w:rFonts w:ascii="Times New Roman" w:hAnsi="Times New Roman" w:cs="Times New Roman"/>
          <w:sz w:val="24"/>
          <w:szCs w:val="24"/>
        </w:rPr>
        <w:t xml:space="preserve">, 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5E54BEE3"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2). However, the shape of the trade-off differed between day and night. In all alcoves there was a contracted range </w:t>
      </w:r>
      <w:r w:rsidR="00A60C73">
        <w:rPr>
          <w:rFonts w:ascii="Times New Roman" w:hAnsi="Times New Roman" w:cs="Times New Roman"/>
          <w:sz w:val="24"/>
          <w:szCs w:val="24"/>
        </w:rPr>
        <w:t xml:space="preserve">of both </w:t>
      </w:r>
      <w:r>
        <w:rPr>
          <w:rFonts w:ascii="Times New Roman" w:hAnsi="Times New Roman" w:cs="Times New Roman"/>
          <w:sz w:val="24"/>
          <w:szCs w:val="24"/>
        </w:rPr>
        <w:t>temperature</w:t>
      </w:r>
      <w:r w:rsidR="00A60C73">
        <w:rPr>
          <w:rFonts w:ascii="Times New Roman" w:hAnsi="Times New Roman" w:cs="Times New Roman"/>
          <w:sz w:val="24"/>
          <w:szCs w:val="24"/>
        </w:rPr>
        <w:t xml:space="preserve"> </w:t>
      </w:r>
      <w:r w:rsidR="00A60C73">
        <w:rPr>
          <w:rFonts w:ascii="Times New Roman" w:hAnsi="Times New Roman" w:cs="Times New Roman"/>
          <w:sz w:val="24"/>
          <w:szCs w:val="24"/>
        </w:rPr>
        <w:lastRenderedPageBreak/>
        <w:t>and DO</w:t>
      </w:r>
      <w:r>
        <w:rPr>
          <w:rFonts w:ascii="Times New Roman" w:hAnsi="Times New Roman" w:cs="Times New Roman"/>
          <w:sz w:val="24"/>
          <w:szCs w:val="24"/>
        </w:rPr>
        <w:t xml:space="preserve">, meaning fish had reduced potential to trade-off cool temperature for higher DO. At five of the six alcoves, the slope was also more positive at night,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at night, was more homogenously low in temperature and DO. This meant that fish had limited potential to trade off temperature for oxygen during the period of DO minimum.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4444727A"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w:t>
      </w:r>
      <w:r w:rsidR="00EA4047">
        <w:rPr>
          <w:rFonts w:ascii="Times New Roman" w:hAnsi="Times New Roman" w:cs="Times New Roman"/>
          <w:sz w:val="24"/>
          <w:szCs w:val="24"/>
        </w:rPr>
        <w:t>Figure</w:t>
      </w:r>
      <w:r w:rsidR="00154085">
        <w:rPr>
          <w:rFonts w:ascii="Times New Roman" w:hAnsi="Times New Roman" w:cs="Times New Roman"/>
          <w:sz w:val="24"/>
          <w:szCs w:val="24"/>
        </w:rPr>
        <w:t xml:space="preserve"> 4).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r w:rsidRPr="003173CB">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 xml:space="preserve">and </w:t>
      </w:r>
      <w:r>
        <w:rPr>
          <w:rFonts w:ascii="Times New Roman" w:hAnsi="Times New Roman" w:cs="Times New Roman"/>
          <w:sz w:val="24"/>
          <w:szCs w:val="24"/>
        </w:rPr>
        <w:t>then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Thus, our simple simulation demonstrated how DVM is an emergent property in systems where temperature and DO 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549BED4" w14:textId="79933954" w:rsidR="00F27282" w:rsidRDefault="00CA4870" w:rsidP="007156B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trout monitored </w:t>
      </w:r>
      <w:r w:rsidRPr="00A8767D">
        <w:rPr>
          <w:rFonts w:ascii="Times New Roman" w:hAnsi="Times New Roman" w:cs="Times New Roman"/>
          <w:i/>
          <w:iCs/>
          <w:sz w:val="24"/>
          <w:szCs w:val="24"/>
        </w:rPr>
        <w:t>in situ</w:t>
      </w:r>
      <w:r>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Pr>
          <w:rFonts w:ascii="Times New Roman" w:hAnsi="Times New Roman" w:cs="Times New Roman"/>
          <w:sz w:val="24"/>
          <w:szCs w:val="24"/>
        </w:rPr>
        <w:t>exhibited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w:t>
      </w:r>
      <w:r w:rsidRPr="00314932">
        <w:rPr>
          <w:rFonts w:ascii="Times New Roman" w:hAnsi="Times New Roman" w:cs="Times New Roman"/>
          <w:sz w:val="24"/>
          <w:szCs w:val="24"/>
        </w:rPr>
        <w:t xml:space="preserve"> </w:t>
      </w:r>
      <w:r w:rsidR="00620E5F">
        <w:rPr>
          <w:rFonts w:ascii="Times New Roman" w:hAnsi="Times New Roman" w:cs="Times New Roman"/>
          <w:sz w:val="24"/>
          <w:szCs w:val="24"/>
        </w:rPr>
        <w:t xml:space="preserve">analogous </w:t>
      </w:r>
      <w:r>
        <w:rPr>
          <w:rFonts w:ascii="Times New Roman" w:hAnsi="Times New Roman" w:cs="Times New Roman"/>
          <w:sz w:val="24"/>
          <w:szCs w:val="24"/>
        </w:rPr>
        <w:t xml:space="preserve">to that </w:t>
      </w:r>
      <w:r w:rsidR="00620E5F">
        <w:rPr>
          <w:rFonts w:ascii="Times New Roman" w:hAnsi="Times New Roman" w:cs="Times New Roman"/>
          <w:sz w:val="24"/>
          <w:szCs w:val="24"/>
        </w:rPr>
        <w:t>predicted in our simulation</w:t>
      </w:r>
      <w:r>
        <w:rPr>
          <w:rFonts w:ascii="Times New Roman" w:hAnsi="Times New Roman" w:cs="Times New Roman"/>
          <w:sz w:val="24"/>
          <w:szCs w:val="24"/>
        </w:rPr>
        <w:t xml:space="preserve"> (Figure 4b).</w:t>
      </w:r>
      <w:r w:rsidR="00F33AC1">
        <w:rPr>
          <w:rFonts w:ascii="Times New Roman" w:hAnsi="Times New Roman" w:cs="Times New Roman"/>
          <w:sz w:val="24"/>
          <w:szCs w:val="24"/>
        </w:rPr>
        <w:t xml:space="preserve"> </w:t>
      </w:r>
      <w:r w:rsidR="00D059F0" w:rsidRPr="00D059F0">
        <w:rPr>
          <w:rFonts w:ascii="Times New Roman" w:hAnsi="Times New Roman" w:cs="Times New Roman"/>
          <w:sz w:val="24"/>
          <w:szCs w:val="24"/>
        </w:rPr>
        <w:t xml:space="preserve">All individuals expressed DVM, </w:t>
      </w:r>
      <w:r w:rsidR="00BF7E1A">
        <w:rPr>
          <w:rFonts w:ascii="Times New Roman" w:hAnsi="Times New Roman" w:cs="Times New Roman"/>
          <w:sz w:val="24"/>
          <w:szCs w:val="24"/>
        </w:rPr>
        <w:t>shifting</w:t>
      </w:r>
      <w:r w:rsidR="00D059F0" w:rsidRPr="00D059F0">
        <w:rPr>
          <w:rFonts w:ascii="Times New Roman" w:hAnsi="Times New Roman" w:cs="Times New Roman"/>
          <w:sz w:val="24"/>
          <w:szCs w:val="24"/>
        </w:rPr>
        <w:t xml:space="preserve"> 0.2</w:t>
      </w:r>
      <w:r w:rsidR="00B75519">
        <w:rPr>
          <w:rFonts w:ascii="Times New Roman" w:hAnsi="Times New Roman" w:cs="Times New Roman"/>
          <w:sz w:val="24"/>
          <w:szCs w:val="24"/>
        </w:rPr>
        <w:t>-1</w:t>
      </w:r>
      <w:r w:rsidR="00D059F0" w:rsidRPr="00D059F0">
        <w:rPr>
          <w:rFonts w:ascii="Times New Roman" w:hAnsi="Times New Roman" w:cs="Times New Roman"/>
          <w:sz w:val="24"/>
          <w:szCs w:val="24"/>
        </w:rPr>
        <w:t xml:space="preserve">.3m </w:t>
      </w:r>
      <w:r w:rsidR="00BF7E1A">
        <w:rPr>
          <w:rFonts w:ascii="Times New Roman" w:hAnsi="Times New Roman" w:cs="Times New Roman"/>
          <w:sz w:val="24"/>
          <w:szCs w:val="24"/>
        </w:rPr>
        <w:t>shallower during the night</w:t>
      </w:r>
      <w:r w:rsidR="00D059F0" w:rsidRPr="00D059F0">
        <w:rPr>
          <w:rFonts w:ascii="Times New Roman" w:hAnsi="Times New Roman" w:cs="Times New Roman"/>
          <w:sz w:val="24"/>
          <w:szCs w:val="24"/>
        </w:rPr>
        <w:t xml:space="preserve">. </w:t>
      </w:r>
      <w:r w:rsidR="00F33AC1">
        <w:rPr>
          <w:rFonts w:ascii="Times New Roman" w:hAnsi="Times New Roman" w:cs="Times New Roman"/>
          <w:sz w:val="24"/>
          <w:szCs w:val="24"/>
        </w:rPr>
        <w:t>A</w:t>
      </w:r>
      <w:r>
        <w:rPr>
          <w:rFonts w:ascii="Times New Roman" w:hAnsi="Times New Roman" w:cs="Times New Roman"/>
          <w:sz w:val="24"/>
          <w:szCs w:val="24"/>
        </w:rPr>
        <w:t xml:space="preserve"> </w:t>
      </w:r>
      <w:r w:rsidRPr="00540265">
        <w:rPr>
          <w:rFonts w:ascii="Times New Roman" w:hAnsi="Times New Roman" w:cs="Times New Roman"/>
          <w:sz w:val="24"/>
          <w:szCs w:val="24"/>
        </w:rPr>
        <w:t>smoothed fit of fis</w:t>
      </w:r>
      <w:r>
        <w:rPr>
          <w:rFonts w:ascii="Times New Roman" w:hAnsi="Times New Roman" w:cs="Times New Roman"/>
          <w:sz w:val="24"/>
          <w:szCs w:val="24"/>
        </w:rPr>
        <w:t xml:space="preserve">h depth versus time-of-day, pooled across all </w:t>
      </w:r>
      <w:r w:rsidRPr="00540265">
        <w:rPr>
          <w:rFonts w:ascii="Times New Roman" w:hAnsi="Times New Roman" w:cs="Times New Roman"/>
          <w:sz w:val="24"/>
          <w:szCs w:val="24"/>
        </w:rPr>
        <w:t>individuals</w:t>
      </w:r>
      <w:r>
        <w:rPr>
          <w:rFonts w:ascii="Times New Roman" w:hAnsi="Times New Roman" w:cs="Times New Roman"/>
          <w:sz w:val="24"/>
          <w:szCs w:val="24"/>
        </w:rPr>
        <w:t>,</w:t>
      </w:r>
      <w:r w:rsidRPr="00540265">
        <w:rPr>
          <w:rFonts w:ascii="Times New Roman" w:hAnsi="Times New Roman" w:cs="Times New Roman"/>
          <w:sz w:val="24"/>
          <w:szCs w:val="24"/>
        </w:rPr>
        <w:t xml:space="preserve"> </w:t>
      </w:r>
      <w:r>
        <w:rPr>
          <w:rFonts w:ascii="Times New Roman" w:hAnsi="Times New Roman" w:cs="Times New Roman"/>
          <w:sz w:val="24"/>
          <w:szCs w:val="24"/>
        </w:rPr>
        <w:t xml:space="preserve">yielded a distinct vertical movement pattern </w:t>
      </w:r>
      <w:r>
        <w:rPr>
          <w:rFonts w:ascii="Times New Roman" w:hAnsi="Times New Roman" w:cs="Times New Roman"/>
          <w:sz w:val="24"/>
          <w:szCs w:val="24"/>
        </w:rPr>
        <w:lastRenderedPageBreak/>
        <w:t>(Figure 4c)</w:t>
      </w:r>
      <w:r w:rsidR="00F33AC1">
        <w:rPr>
          <w:rFonts w:ascii="Times New Roman" w:hAnsi="Times New Roman" w:cs="Times New Roman"/>
          <w:sz w:val="24"/>
          <w:szCs w:val="24"/>
        </w:rPr>
        <w:t>.</w:t>
      </w:r>
      <w:r>
        <w:rPr>
          <w:rFonts w:ascii="Times New Roman" w:hAnsi="Times New Roman" w:cs="Times New Roman"/>
          <w:sz w:val="24"/>
          <w:szCs w:val="24"/>
        </w:rPr>
        <w:t xml:space="preserve"> Fish shifted deeper in the water column </w:t>
      </w:r>
      <w:r w:rsidR="00D059F0">
        <w:rPr>
          <w:rFonts w:ascii="Times New Roman" w:hAnsi="Times New Roman" w:cs="Times New Roman"/>
          <w:sz w:val="24"/>
          <w:szCs w:val="24"/>
        </w:rPr>
        <w:t>during the morning</w:t>
      </w:r>
      <w:r>
        <w:rPr>
          <w:rFonts w:ascii="Times New Roman" w:hAnsi="Times New Roman" w:cs="Times New Roman"/>
          <w:sz w:val="24"/>
          <w:szCs w:val="24"/>
        </w:rPr>
        <w:t xml:space="preserve"> (~6:00</w:t>
      </w:r>
      <w:r w:rsidR="00387593">
        <w:rPr>
          <w:rFonts w:ascii="Times New Roman" w:hAnsi="Times New Roman" w:cs="Times New Roman"/>
          <w:sz w:val="24"/>
          <w:szCs w:val="24"/>
        </w:rPr>
        <w:t>) and</w:t>
      </w:r>
      <w:r>
        <w:rPr>
          <w:rFonts w:ascii="Times New Roman" w:hAnsi="Times New Roman" w:cs="Times New Roman"/>
          <w:sz w:val="24"/>
          <w:szCs w:val="24"/>
        </w:rPr>
        <w:t xml:space="preserve"> held at depth until early evening (~18:00). </w:t>
      </w:r>
      <w:commentRangeStart w:id="39"/>
      <w:r w:rsidR="00620E5F">
        <w:rPr>
          <w:rFonts w:ascii="Times New Roman" w:hAnsi="Times New Roman" w:cs="Times New Roman"/>
          <w:sz w:val="24"/>
          <w:szCs w:val="24"/>
        </w:rPr>
        <w:t>Interestingly, t</w:t>
      </w:r>
      <w:r w:rsidR="00F8728F">
        <w:rPr>
          <w:rFonts w:ascii="Times New Roman" w:hAnsi="Times New Roman" w:cs="Times New Roman"/>
          <w:sz w:val="24"/>
          <w:szCs w:val="24"/>
        </w:rPr>
        <w:t xml:space="preserve">hese vertical movements did not </w:t>
      </w:r>
      <w:r w:rsidR="00620E5F">
        <w:rPr>
          <w:rFonts w:ascii="Times New Roman" w:hAnsi="Times New Roman" w:cs="Times New Roman"/>
          <w:sz w:val="24"/>
          <w:szCs w:val="24"/>
        </w:rPr>
        <w:t xml:space="preserve">span </w:t>
      </w:r>
      <w:r w:rsidR="00F8728F">
        <w:rPr>
          <w:rFonts w:ascii="Times New Roman" w:hAnsi="Times New Roman" w:cs="Times New Roman"/>
          <w:sz w:val="24"/>
          <w:szCs w:val="24"/>
        </w:rPr>
        <w:t xml:space="preserve">the entire water </w:t>
      </w:r>
      <w:r w:rsidR="00387593">
        <w:rPr>
          <w:rFonts w:ascii="Times New Roman" w:hAnsi="Times New Roman" w:cs="Times New Roman"/>
          <w:sz w:val="24"/>
          <w:szCs w:val="24"/>
        </w:rPr>
        <w:t>column and</w:t>
      </w:r>
      <w:r w:rsidR="00F8728F">
        <w:rPr>
          <w:rFonts w:ascii="Times New Roman" w:hAnsi="Times New Roman" w:cs="Times New Roman"/>
          <w:sz w:val="24"/>
          <w:szCs w:val="24"/>
        </w:rPr>
        <w:t xml:space="preserve"> were constrained roughly to the hypo- and metalimnion</w:t>
      </w:r>
      <w:commentRangeEnd w:id="39"/>
      <w:r w:rsidR="00D946C3">
        <w:rPr>
          <w:rStyle w:val="CommentReference"/>
        </w:rPr>
        <w:commentReference w:id="39"/>
      </w:r>
      <w:r w:rsidR="007156B0">
        <w:rPr>
          <w:rFonts w:ascii="Times New Roman" w:hAnsi="Times New Roman" w:cs="Times New Roman"/>
          <w:sz w:val="24"/>
          <w:szCs w:val="24"/>
        </w:rPr>
        <w:t xml:space="preserve">. </w:t>
      </w:r>
      <w:r w:rsidR="004C1E6A">
        <w:rPr>
          <w:rFonts w:ascii="Times New Roman" w:hAnsi="Times New Roman" w:cs="Times New Roman"/>
          <w:sz w:val="24"/>
          <w:szCs w:val="24"/>
        </w:rPr>
        <w:t xml:space="preserve">By avoiding the warmer epilimnion, tagged fish encountered </w:t>
      </w:r>
      <w:r w:rsidR="00F27282">
        <w:rPr>
          <w:rFonts w:ascii="Times New Roman" w:hAnsi="Times New Roman" w:cs="Times New Roman"/>
          <w:sz w:val="24"/>
          <w:szCs w:val="24"/>
        </w:rPr>
        <w:t>maximum daily temperature</w:t>
      </w:r>
      <w:r w:rsidR="004C1E6A">
        <w:rPr>
          <w:rFonts w:ascii="Times New Roman" w:hAnsi="Times New Roman" w:cs="Times New Roman"/>
          <w:sz w:val="24"/>
          <w:szCs w:val="24"/>
        </w:rPr>
        <w:t>s</w:t>
      </w:r>
      <w:r w:rsidR="00F27282">
        <w:rPr>
          <w:rFonts w:ascii="Times New Roman" w:hAnsi="Times New Roman" w:cs="Times New Roman"/>
          <w:sz w:val="24"/>
          <w:szCs w:val="24"/>
        </w:rPr>
        <w:t xml:space="preserve"> and minimum daily DO</w:t>
      </w:r>
      <w:r w:rsidR="00620E5F">
        <w:rPr>
          <w:rFonts w:ascii="Times New Roman" w:hAnsi="Times New Roman" w:cs="Times New Roman"/>
          <w:sz w:val="24"/>
          <w:szCs w:val="24"/>
        </w:rPr>
        <w:t xml:space="preserve"> that fell between those</w:t>
      </w:r>
      <w:r w:rsidR="00F27282">
        <w:rPr>
          <w:rFonts w:ascii="Times New Roman" w:hAnsi="Times New Roman" w:cs="Times New Roman"/>
          <w:sz w:val="24"/>
          <w:szCs w:val="24"/>
        </w:rPr>
        <w:t xml:space="preserve"> selected by </w:t>
      </w:r>
      <w:proofErr w:type="spellStart"/>
      <w:proofErr w:type="gramStart"/>
      <w:r w:rsidR="00F27282">
        <w:rPr>
          <w:rFonts w:ascii="Times New Roman" w:hAnsi="Times New Roman" w:cs="Times New Roman"/>
          <w:sz w:val="24"/>
          <w:szCs w:val="24"/>
        </w:rPr>
        <w:t>TDO</w:t>
      </w:r>
      <w:r w:rsidR="00F27282" w:rsidRPr="007156B0">
        <w:rPr>
          <w:rFonts w:ascii="Times New Roman" w:hAnsi="Times New Roman" w:cs="Times New Roman"/>
          <w:sz w:val="24"/>
          <w:szCs w:val="24"/>
          <w:vertAlign w:val="subscript"/>
        </w:rPr>
        <w:t>opt</w:t>
      </w:r>
      <w:proofErr w:type="spellEnd"/>
      <w:r w:rsidR="00F27282" w:rsidRPr="007156B0">
        <w:rPr>
          <w:rFonts w:ascii="Times New Roman" w:hAnsi="Times New Roman" w:cs="Times New Roman"/>
          <w:sz w:val="24"/>
          <w:szCs w:val="24"/>
          <w:vertAlign w:val="subscript"/>
        </w:rPr>
        <w:t xml:space="preserve"> </w:t>
      </w:r>
      <w:r w:rsidR="00223C12">
        <w:rPr>
          <w:rFonts w:ascii="Times New Roman" w:hAnsi="Times New Roman" w:cs="Times New Roman"/>
          <w:sz w:val="24"/>
          <w:szCs w:val="24"/>
          <w:vertAlign w:val="subscript"/>
        </w:rPr>
        <w:t xml:space="preserve"> </w:t>
      </w:r>
      <w:r w:rsidR="00F27282">
        <w:rPr>
          <w:rFonts w:ascii="Times New Roman" w:hAnsi="Times New Roman" w:cs="Times New Roman"/>
          <w:sz w:val="24"/>
          <w:szCs w:val="24"/>
        </w:rPr>
        <w:t>and</w:t>
      </w:r>
      <w:proofErr w:type="gramEnd"/>
      <w:r w:rsidR="00F27282">
        <w:rPr>
          <w:rFonts w:ascii="Times New Roman" w:hAnsi="Times New Roman" w:cs="Times New Roman"/>
          <w:sz w:val="24"/>
          <w:szCs w:val="24"/>
        </w:rPr>
        <w:t xml:space="preserve"> </w:t>
      </w:r>
      <w:proofErr w:type="spellStart"/>
      <w:r w:rsidR="00F27282">
        <w:rPr>
          <w:rFonts w:ascii="Times New Roman" w:hAnsi="Times New Roman" w:cs="Times New Roman"/>
          <w:sz w:val="24"/>
          <w:szCs w:val="24"/>
        </w:rPr>
        <w:t>T</w:t>
      </w:r>
      <w:r w:rsidR="00F27282" w:rsidRPr="007156B0">
        <w:rPr>
          <w:rFonts w:ascii="Times New Roman" w:hAnsi="Times New Roman" w:cs="Times New Roman"/>
          <w:sz w:val="24"/>
          <w:szCs w:val="24"/>
          <w:vertAlign w:val="subscript"/>
        </w:rPr>
        <w:t>min</w:t>
      </w:r>
      <w:proofErr w:type="spellEnd"/>
      <w:r w:rsidR="00F27282">
        <w:rPr>
          <w:rFonts w:ascii="Times New Roman" w:hAnsi="Times New Roman" w:cs="Times New Roman"/>
          <w:sz w:val="24"/>
          <w:szCs w:val="24"/>
        </w:rPr>
        <w:t xml:space="preserve"> simulated fish (Figure 5).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4111422E" w:rsidR="00267A04" w:rsidRDefault="00C42A4C" w:rsidP="00F56768">
      <w:pPr>
        <w:spacing w:line="480" w:lineRule="auto"/>
        <w:ind w:firstLine="720"/>
      </w:pPr>
      <w:r>
        <w:rPr>
          <w:rFonts w:ascii="Times New Roman" w:hAnsi="Times New Roman" w:cs="Times New Roman"/>
          <w:sz w:val="24"/>
          <w:szCs w:val="24"/>
        </w:rPr>
        <w:t xml:space="preserve">Our </w:t>
      </w:r>
      <w:r w:rsidR="00B35BBE">
        <w:rPr>
          <w:rFonts w:ascii="Times New Roman" w:hAnsi="Times New Roman" w:cs="Times New Roman"/>
          <w:sz w:val="24"/>
          <w:szCs w:val="24"/>
        </w:rPr>
        <w:t>resource selection</w:t>
      </w:r>
      <w:r w:rsidR="0012206B">
        <w:rPr>
          <w:rFonts w:ascii="Times New Roman" w:hAnsi="Times New Roman" w:cs="Times New Roman"/>
          <w:sz w:val="24"/>
          <w:szCs w:val="24"/>
        </w:rPr>
        <w:t xml:space="preserve"> </w:t>
      </w:r>
      <w:commentRangeStart w:id="40"/>
      <w:r w:rsidR="0012206B">
        <w:rPr>
          <w:rFonts w:ascii="Times New Roman" w:hAnsi="Times New Roman" w:cs="Times New Roman"/>
          <w:sz w:val="24"/>
          <w:szCs w:val="24"/>
        </w:rPr>
        <w:t>models</w:t>
      </w:r>
      <w:commentRangeEnd w:id="40"/>
      <w:r w:rsidR="003851F1">
        <w:rPr>
          <w:rStyle w:val="CommentReference"/>
        </w:rPr>
        <w:commentReference w:id="40"/>
      </w:r>
      <w:r w:rsidR="0012206B">
        <w:rPr>
          <w:rFonts w:ascii="Times New Roman" w:hAnsi="Times New Roman" w:cs="Times New Roman"/>
          <w:sz w:val="24"/>
          <w:szCs w:val="24"/>
        </w:rPr>
        <w:t xml:space="preserve"> </w:t>
      </w:r>
      <w:r>
        <w:rPr>
          <w:rFonts w:ascii="Times New Roman" w:hAnsi="Times New Roman" w:cs="Times New Roman"/>
          <w:sz w:val="24"/>
          <w:szCs w:val="24"/>
        </w:rPr>
        <w:t xml:space="preserve">supported </w:t>
      </w:r>
      <w:r w:rsidR="00EC5384">
        <w:rPr>
          <w:rFonts w:ascii="Times New Roman" w:hAnsi="Times New Roman" w:cs="Times New Roman"/>
          <w:sz w:val="24"/>
          <w:szCs w:val="24"/>
        </w:rPr>
        <w:t>disparate responses to selection for the thermal environment between</w:t>
      </w:r>
      <w:r>
        <w:rPr>
          <w:rFonts w:ascii="Times New Roman" w:hAnsi="Times New Roman" w:cs="Times New Roman"/>
          <w:sz w:val="24"/>
          <w:szCs w:val="24"/>
        </w:rPr>
        <w:t xml:space="preserve"> the windows of maximum and minimum DO. </w:t>
      </w:r>
      <w:r w:rsidR="00EC5384">
        <w:rPr>
          <w:rFonts w:ascii="Times New Roman" w:hAnsi="Times New Roman" w:cs="Times New Roman"/>
          <w:sz w:val="24"/>
          <w:szCs w:val="24"/>
        </w:rPr>
        <w:t>After controlling for changing availability of both temperature and DO</w:t>
      </w:r>
      <w:r w:rsidR="00AD001A">
        <w:rPr>
          <w:rFonts w:ascii="Times New Roman" w:hAnsi="Times New Roman" w:cs="Times New Roman"/>
          <w:sz w:val="24"/>
          <w:szCs w:val="24"/>
        </w:rPr>
        <w:t xml:space="preserve">, </w:t>
      </w:r>
      <w:commentRangeStart w:id="41"/>
      <w:r w:rsidR="00AD001A">
        <w:rPr>
          <w:rFonts w:ascii="Times New Roman" w:hAnsi="Times New Roman" w:cs="Times New Roman"/>
          <w:sz w:val="24"/>
          <w:szCs w:val="24"/>
        </w:rPr>
        <w:t>t</w:t>
      </w:r>
      <w:r>
        <w:rPr>
          <w:rFonts w:ascii="Times New Roman" w:hAnsi="Times New Roman" w:cs="Times New Roman"/>
          <w:sz w:val="24"/>
          <w:szCs w:val="24"/>
        </w:rPr>
        <w:t>agged fish</w:t>
      </w:r>
      <w:r w:rsidR="00EC5384">
        <w:rPr>
          <w:rFonts w:ascii="Times New Roman" w:hAnsi="Times New Roman" w:cs="Times New Roman"/>
          <w:sz w:val="24"/>
          <w:szCs w:val="24"/>
        </w:rPr>
        <w:t xml:space="preserve"> in both cold-water alcoves</w:t>
      </w:r>
      <w:r w:rsidR="005C7418">
        <w:rPr>
          <w:rFonts w:ascii="Times New Roman" w:hAnsi="Times New Roman" w:cs="Times New Roman"/>
          <w:sz w:val="24"/>
          <w:szCs w:val="24"/>
        </w:rPr>
        <w:t xml:space="preserve"> selected </w:t>
      </w:r>
      <w:r w:rsidR="00EC5384">
        <w:rPr>
          <w:rFonts w:ascii="Times New Roman" w:hAnsi="Times New Roman" w:cs="Times New Roman"/>
          <w:sz w:val="24"/>
          <w:szCs w:val="24"/>
        </w:rPr>
        <w:t xml:space="preserve">for </w:t>
      </w:r>
      <w:r w:rsidR="005C7418">
        <w:rPr>
          <w:rFonts w:ascii="Times New Roman" w:hAnsi="Times New Roman" w:cs="Times New Roman"/>
          <w:sz w:val="24"/>
          <w:szCs w:val="24"/>
        </w:rPr>
        <w:t>warmer temperatures during the night and cooler temperatures during the day</w:t>
      </w:r>
      <w:r w:rsidR="00EC5384">
        <w:rPr>
          <w:rFonts w:ascii="Times New Roman" w:hAnsi="Times New Roman" w:cs="Times New Roman"/>
          <w:sz w:val="24"/>
          <w:szCs w:val="24"/>
        </w:rPr>
        <w:t>, relative to what was available during those periods</w:t>
      </w:r>
      <w:r>
        <w:rPr>
          <w:rFonts w:ascii="Times New Roman" w:hAnsi="Times New Roman" w:cs="Times New Roman"/>
          <w:sz w:val="24"/>
          <w:szCs w:val="24"/>
        </w:rPr>
        <w:t xml:space="preserve"> (Figur</w:t>
      </w:r>
      <w:commentRangeEnd w:id="41"/>
      <w:r w:rsidR="003C1EEF">
        <w:rPr>
          <w:rStyle w:val="CommentReference"/>
        </w:rPr>
        <w:commentReference w:id="41"/>
      </w:r>
      <w:r>
        <w:rPr>
          <w:rFonts w:ascii="Times New Roman" w:hAnsi="Times New Roman" w:cs="Times New Roman"/>
          <w:sz w:val="24"/>
          <w:szCs w:val="24"/>
        </w:rPr>
        <w:t>e 6</w:t>
      </w:r>
      <w:r w:rsidR="0012206B">
        <w:rPr>
          <w:rFonts w:ascii="Times New Roman" w:hAnsi="Times New Roman" w:cs="Times New Roman"/>
          <w:sz w:val="24"/>
          <w:szCs w:val="24"/>
        </w:rPr>
        <w:t>).</w:t>
      </w:r>
      <w:r>
        <w:rPr>
          <w:rFonts w:ascii="Times New Roman" w:hAnsi="Times New Roman" w:cs="Times New Roman"/>
          <w:sz w:val="24"/>
          <w:szCs w:val="24"/>
        </w:rPr>
        <w:t xml:space="preserve"> </w:t>
      </w:r>
      <w:r w:rsidR="00BC500E">
        <w:rPr>
          <w:rFonts w:ascii="Times New Roman" w:hAnsi="Times New Roman" w:cs="Times New Roman"/>
          <w:sz w:val="24"/>
          <w:szCs w:val="24"/>
        </w:rPr>
        <w:t xml:space="preserve">These results </w:t>
      </w:r>
      <w:r w:rsidR="00183EAC">
        <w:rPr>
          <w:rFonts w:ascii="Times New Roman" w:hAnsi="Times New Roman" w:cs="Times New Roman"/>
          <w:sz w:val="24"/>
          <w:szCs w:val="24"/>
        </w:rPr>
        <w:t xml:space="preserve">provide additional evidence </w:t>
      </w:r>
      <w:r w:rsidR="00BC500E">
        <w:rPr>
          <w:rFonts w:ascii="Times New Roman" w:hAnsi="Times New Roman" w:cs="Times New Roman"/>
          <w:sz w:val="24"/>
          <w:szCs w:val="24"/>
        </w:rPr>
        <w:t xml:space="preserve">that fish </w:t>
      </w:r>
      <w:r w:rsidR="00183EAC">
        <w:rPr>
          <w:rFonts w:ascii="Times New Roman" w:hAnsi="Times New Roman" w:cs="Times New Roman"/>
          <w:sz w:val="24"/>
          <w:szCs w:val="24"/>
        </w:rPr>
        <w:t xml:space="preserve">exhibited </w:t>
      </w:r>
      <w:r w:rsidR="00BC500E">
        <w:rPr>
          <w:rFonts w:ascii="Times New Roman" w:hAnsi="Times New Roman" w:cs="Times New Roman"/>
          <w:sz w:val="24"/>
          <w:szCs w:val="24"/>
        </w:rPr>
        <w:t xml:space="preserve">DVM </w:t>
      </w:r>
      <w:r w:rsidR="00FB3FAB">
        <w:rPr>
          <w:rFonts w:ascii="Times New Roman" w:hAnsi="Times New Roman" w:cs="Times New Roman"/>
          <w:sz w:val="24"/>
          <w:szCs w:val="24"/>
        </w:rPr>
        <w:t xml:space="preserve">to </w:t>
      </w:r>
      <w:r w:rsidR="00183EAC">
        <w:rPr>
          <w:rFonts w:ascii="Times New Roman" w:hAnsi="Times New Roman" w:cs="Times New Roman"/>
          <w:sz w:val="24"/>
          <w:szCs w:val="24"/>
        </w:rPr>
        <w:t>exploit asynchrony between temperature maximums and DO minimums</w:t>
      </w:r>
      <w:r w:rsidR="00BC500E">
        <w:rPr>
          <w:rFonts w:ascii="Times New Roman" w:hAnsi="Times New Roman" w:cs="Times New Roman"/>
          <w:sz w:val="24"/>
          <w:szCs w:val="24"/>
        </w:rPr>
        <w:t xml:space="preserve">. </w:t>
      </w:r>
      <w:r w:rsidR="00A24D79">
        <w:t xml:space="preserve"> </w:t>
      </w:r>
      <w:r>
        <w:rPr>
          <w:rFonts w:ascii="Times New Roman" w:hAnsi="Times New Roman" w:cs="Times New Roman"/>
          <w:sz w:val="24"/>
          <w:szCs w:val="24"/>
        </w:rPr>
        <w:t>There was high correlation between the temperature and DO covariates (≥ 0.8), however this level of correlation was unavoidable as these two variables fluctuate in rough synchrony</w:t>
      </w:r>
      <w:r w:rsidR="00B35BBE">
        <w:rPr>
          <w:rFonts w:ascii="Times New Roman" w:hAnsi="Times New Roman" w:cs="Times New Roman"/>
          <w:sz w:val="24"/>
          <w:szCs w:val="24"/>
        </w:rPr>
        <w:t xml:space="preserve"> and are the cause of the tradeoffs (Fig</w:t>
      </w:r>
      <w:r w:rsidR="00B425D0">
        <w:rPr>
          <w:rFonts w:ascii="Times New Roman" w:hAnsi="Times New Roman" w:cs="Times New Roman"/>
          <w:sz w:val="24"/>
          <w:szCs w:val="24"/>
        </w:rPr>
        <w:t>ure</w:t>
      </w:r>
      <w:r w:rsidR="00B35BBE">
        <w:rPr>
          <w:rFonts w:ascii="Times New Roman" w:hAnsi="Times New Roman" w:cs="Times New Roman"/>
          <w:sz w:val="24"/>
          <w:szCs w:val="24"/>
        </w:rPr>
        <w:t xml:space="preserve"> 3)</w:t>
      </w:r>
      <w:r>
        <w:rPr>
          <w:rFonts w:ascii="Times New Roman" w:hAnsi="Times New Roman" w:cs="Times New Roman"/>
          <w:sz w:val="24"/>
          <w:szCs w:val="24"/>
        </w:rPr>
        <w:t>.</w:t>
      </w:r>
      <w:r w:rsidR="00B35BBE">
        <w:rPr>
          <w:rFonts w:ascii="Times New Roman" w:hAnsi="Times New Roman" w:cs="Times New Roman"/>
          <w:sz w:val="24"/>
          <w:szCs w:val="24"/>
        </w:rPr>
        <w:t xml:space="preserve"> We mitigated this correlation structure by focusing our inference on model predictions using marginal plots (Fig</w:t>
      </w:r>
      <w:r w:rsidR="00B425D0">
        <w:rPr>
          <w:rFonts w:ascii="Times New Roman" w:hAnsi="Times New Roman" w:cs="Times New Roman"/>
          <w:sz w:val="24"/>
          <w:szCs w:val="24"/>
        </w:rPr>
        <w:t>ure</w:t>
      </w:r>
      <w:r w:rsidR="00B35BBE">
        <w:rPr>
          <w:rFonts w:ascii="Times New Roman" w:hAnsi="Times New Roman" w:cs="Times New Roman"/>
          <w:sz w:val="24"/>
          <w:szCs w:val="24"/>
        </w:rPr>
        <w:t xml:space="preserve"> 6).</w:t>
      </w:r>
    </w:p>
    <w:p w14:paraId="2BB8FE77" w14:textId="77777777" w:rsidR="005B0834" w:rsidRPr="005B0834" w:rsidRDefault="005B0834" w:rsidP="005B0834">
      <w:pPr>
        <w:pStyle w:val="Default"/>
        <w:spacing w:line="480" w:lineRule="auto"/>
        <w:rPr>
          <w:b/>
        </w:rPr>
      </w:pPr>
      <w:r w:rsidRPr="005B0834">
        <w:rPr>
          <w:b/>
        </w:rPr>
        <w:t>Discussion</w:t>
      </w:r>
    </w:p>
    <w:p w14:paraId="45F0A429" w14:textId="199BAFB8" w:rsidR="002366EE" w:rsidRDefault="00160B1A" w:rsidP="004B55FC">
      <w:pPr>
        <w:pStyle w:val="Default"/>
        <w:spacing w:line="480" w:lineRule="auto"/>
        <w:ind w:firstLine="720"/>
        <w:rPr>
          <w:ins w:id="42" w:author="Ruprecht, Joel" w:date="2024-12-11T13:19:00Z"/>
        </w:rPr>
      </w:pPr>
      <w:r w:rsidRPr="00160B1A">
        <w:t xml:space="preserve">There is growing interest in how </w:t>
      </w:r>
      <w:r w:rsidR="00EF238B">
        <w:t>organism</w:t>
      </w:r>
      <w:r w:rsidR="00EF238B" w:rsidRPr="00160B1A">
        <w:t xml:space="preserve">s </w:t>
      </w:r>
      <w:r w:rsidRPr="00160B1A">
        <w:t>track spatiotemporal variation in resource</w:t>
      </w:r>
      <w:r w:rsidR="00EC5384">
        <w:t xml:space="preserve"> availability</w:t>
      </w:r>
      <w:r w:rsidRPr="00160B1A">
        <w:t xml:space="preserve"> </w:t>
      </w:r>
      <w:r w:rsidR="00F03EDC">
        <w:t>(Abrams and Ginzburg, 2000)</w:t>
      </w:r>
      <w:r w:rsidRPr="00160B1A">
        <w:t xml:space="preserve">, </w:t>
      </w:r>
      <w:r w:rsidR="006959BF">
        <w:t>yet</w:t>
      </w:r>
      <w:r w:rsidR="006959BF" w:rsidRPr="00160B1A">
        <w:t xml:space="preserve"> </w:t>
      </w:r>
      <w:proofErr w:type="gramStart"/>
      <w:r w:rsidR="00EC5384">
        <w:t>the overwhelming majority</w:t>
      </w:r>
      <w:r w:rsidR="00EC5384" w:rsidRPr="00160B1A">
        <w:t xml:space="preserve"> </w:t>
      </w:r>
      <w:r w:rsidRPr="00160B1A">
        <w:t>of</w:t>
      </w:r>
      <w:proofErr w:type="gramEnd"/>
      <w:r w:rsidRPr="00160B1A">
        <w:t xml:space="preserve"> this research focuses on individual resources </w:t>
      </w:r>
      <w:r w:rsidR="00EC5384">
        <w:t xml:space="preserve">that change </w:t>
      </w:r>
      <w:r w:rsidRPr="00160B1A">
        <w:t>in isolation.</w:t>
      </w:r>
      <w:r w:rsidR="00EC5384">
        <w:t xml:space="preserve"> A much more complex situation arises when two critical resources vary spatiotemporally and asynchronously such that</w:t>
      </w:r>
      <w:r w:rsidR="00EF238B">
        <w:t xml:space="preserve"> </w:t>
      </w:r>
      <w:r w:rsidR="00EC5384">
        <w:t xml:space="preserve">constant behavioral modifications </w:t>
      </w:r>
      <w:r w:rsidR="00EF238B">
        <w:t>are required to stay within conditions suitable for maintaining basic physiological functions.</w:t>
      </w:r>
      <w:r w:rsidR="00EC5384">
        <w:t xml:space="preserve"> </w:t>
      </w:r>
      <w:r w:rsidR="006959BF">
        <w:t>Therefore</w:t>
      </w:r>
      <w:r w:rsidR="00EF238B">
        <w:t xml:space="preserve">, as climate change continues to </w:t>
      </w:r>
      <w:r w:rsidR="006959BF">
        <w:t>produce</w:t>
      </w:r>
      <w:r w:rsidR="00EF238B">
        <w:t xml:space="preserve"> stressful conditions </w:t>
      </w:r>
      <w:r w:rsidR="00EF238B">
        <w:lastRenderedPageBreak/>
        <w:t xml:space="preserve">for </w:t>
      </w:r>
      <w:proofErr w:type="gramStart"/>
      <w:r w:rsidR="00EF238B">
        <w:t>thermal</w:t>
      </w:r>
      <w:r w:rsidR="00B425D0">
        <w:t>ly</w:t>
      </w:r>
      <w:r w:rsidR="00EF238B">
        <w:t>-intolerant</w:t>
      </w:r>
      <w:proofErr w:type="gramEnd"/>
      <w:r w:rsidR="00EF238B">
        <w:t xml:space="preserve"> species, </w:t>
      </w:r>
      <w:r w:rsidR="006959BF">
        <w:t>it will be increasingly important to understand how organisms respond not only to changing temperatures, but also the suite of fac</w:t>
      </w:r>
      <w:r w:rsidR="00EF238B">
        <w:t xml:space="preserve">tors that covary with </w:t>
      </w:r>
      <w:r w:rsidR="006959BF">
        <w:t>thermal conditions and may be equally</w:t>
      </w:r>
      <w:r w:rsidR="00EF238B">
        <w:t xml:space="preserve"> important for maintaining fitness</w:t>
      </w:r>
      <w:r w:rsidR="006959BF">
        <w:t>.</w:t>
      </w:r>
      <w:r w:rsidR="00EF238B">
        <w:t xml:space="preserve"> </w:t>
      </w:r>
      <w:r w:rsidR="00336332">
        <w:t xml:space="preserve">Here we characterized diel variation in trade-offs between temperature and </w:t>
      </w:r>
      <w:r w:rsidR="00FB3FAB">
        <w:t>DO</w:t>
      </w:r>
      <w:r w:rsidR="00336332">
        <w:t xml:space="preserve"> </w:t>
      </w:r>
      <w:r w:rsidR="006959BF">
        <w:t xml:space="preserve">in a heat-sensitive species </w:t>
      </w:r>
      <w:r w:rsidR="00336332">
        <w:t xml:space="preserve">across six floodplain thermal refuges on a seasonally warm river. During the day, when temperature increased </w:t>
      </w:r>
      <w:commentRangeStart w:id="43"/>
      <w:commentRangeStart w:id="44"/>
      <w:r w:rsidR="00336332">
        <w:t xml:space="preserve">toward its maximum and photosynthesis </w:t>
      </w:r>
      <w:r w:rsidR="00E940C2">
        <w:t>increased DO concentrations</w:t>
      </w:r>
      <w:r w:rsidR="00336332">
        <w:t xml:space="preserve">, the temperature-DO trade-off was flatter and there was more oxygen overall. During the night, temperatures were cooler </w:t>
      </w:r>
      <w:commentRangeEnd w:id="43"/>
      <w:r w:rsidR="007B16A6">
        <w:rPr>
          <w:rStyle w:val="CommentReference"/>
          <w:rFonts w:asciiTheme="minorHAnsi" w:hAnsiTheme="minorHAnsi" w:cstheme="minorBidi"/>
          <w:color w:val="auto"/>
        </w:rPr>
        <w:commentReference w:id="43"/>
      </w:r>
      <w:commentRangeEnd w:id="44"/>
      <w:r w:rsidR="002F0029">
        <w:rPr>
          <w:rStyle w:val="CommentReference"/>
          <w:rFonts w:asciiTheme="minorHAnsi" w:hAnsiTheme="minorHAnsi" w:cstheme="minorBidi"/>
          <w:color w:val="auto"/>
        </w:rPr>
        <w:commentReference w:id="44"/>
      </w:r>
      <w:r w:rsidR="00336332">
        <w:t xml:space="preserve">but respiration continually decreased DO, generating a steeper </w:t>
      </w:r>
      <w:r w:rsidR="004315B5">
        <w:t>temperature</w:t>
      </w:r>
      <w:r w:rsidR="00A97F6B">
        <w:t>-</w:t>
      </w:r>
      <w:commentRangeStart w:id="45"/>
      <w:r w:rsidR="00A97F6B">
        <w:t xml:space="preserve">DO </w:t>
      </w:r>
      <w:r w:rsidR="00336332">
        <w:t xml:space="preserve">trade-off </w:t>
      </w:r>
      <w:commentRangeEnd w:id="45"/>
      <w:r w:rsidR="002F0029">
        <w:rPr>
          <w:rStyle w:val="CommentReference"/>
          <w:rFonts w:asciiTheme="minorHAnsi" w:hAnsiTheme="minorHAnsi" w:cstheme="minorBidi"/>
          <w:color w:val="auto"/>
        </w:rPr>
        <w:commentReference w:id="45"/>
      </w:r>
      <w:r w:rsidR="004315B5">
        <w:t xml:space="preserve">with </w:t>
      </w:r>
      <w:r w:rsidR="00336332">
        <w:t xml:space="preserve">less oxygen </w:t>
      </w:r>
      <w:commentRangeStart w:id="46"/>
      <w:r w:rsidR="00336332">
        <w:t>overall</w:t>
      </w:r>
      <w:commentRangeEnd w:id="46"/>
      <w:r w:rsidR="002F0029">
        <w:rPr>
          <w:rStyle w:val="CommentReference"/>
          <w:rFonts w:asciiTheme="minorHAnsi" w:hAnsiTheme="minorHAnsi" w:cstheme="minorBidi"/>
          <w:color w:val="auto"/>
        </w:rPr>
        <w:commentReference w:id="46"/>
      </w:r>
      <w:r w:rsidR="00336332">
        <w:t>.</w:t>
      </w:r>
      <w:r w:rsidR="00A97F6B">
        <w:t xml:space="preserve"> Thus</w:t>
      </w:r>
      <w:r w:rsidR="00430B7C">
        <w:t>,</w:t>
      </w:r>
      <w:r w:rsidR="00A97F6B">
        <w:t xml:space="preserve"> the threats of hypoxia and heat stress were asynchronous</w:t>
      </w:r>
      <w:r w:rsidR="002366EE">
        <w:t xml:space="preserve"> and suggest that fish had to constantly adjust to the changing conditions</w:t>
      </w:r>
      <w:r w:rsidR="00A97F6B">
        <w:t>.</w:t>
      </w:r>
      <w:r w:rsidR="00336332">
        <w:t xml:space="preserve"> </w:t>
      </w:r>
    </w:p>
    <w:p w14:paraId="7E0EE89D" w14:textId="6ECA3A33" w:rsidR="00A97F6B" w:rsidRDefault="00B425D0" w:rsidP="004B55FC">
      <w:pPr>
        <w:pStyle w:val="Default"/>
        <w:spacing w:line="480" w:lineRule="auto"/>
        <w:ind w:firstLine="720"/>
      </w:pPr>
      <w:r w:rsidRPr="00B425D0">
        <w:t>By simulating behavior under alternative strategies, we showed that fish in systems characterized by asynchronous risk in heat stress and hypoxia should respond to the emergent temperature-oxygen constraints by utilizing DVM</w:t>
      </w:r>
      <w:r w:rsidR="00336332">
        <w:t xml:space="preserve">. We empirically corroborated this hypothesis in wild cutthroat trout held </w:t>
      </w:r>
      <w:r w:rsidR="00336332" w:rsidRPr="00E940C2">
        <w:rPr>
          <w:i/>
          <w:iCs/>
        </w:rPr>
        <w:t>in situ</w:t>
      </w:r>
      <w:r w:rsidR="00336332">
        <w:t>. Fish exhibited fine-scale DVM</w:t>
      </w:r>
      <w:r w:rsidR="00E940C2">
        <w:t>,</w:t>
      </w:r>
      <w:r w:rsidR="00336332">
        <w:t xml:space="preserve"> moving shallower during the day and deeper at night. Statistical modeling confirmed that fish in these thermal refuges were avoiding cooler temperatures at night, when hypoxia was most severe, </w:t>
      </w:r>
      <w:r w:rsidR="00A97F6B">
        <w:t>but were selecting cooler temperatures during the day, when DO was higher. Thus, diel variation, and adaptive fish behavior</w:t>
      </w:r>
      <w:r w:rsidR="003C1EEF">
        <w:t xml:space="preserve"> (DVM)</w:t>
      </w:r>
      <w:r w:rsidR="007D1052">
        <w:t>,</w:t>
      </w:r>
      <w:r w:rsidR="00A97F6B">
        <w:t xml:space="preserve"> soften the constraints of </w:t>
      </w:r>
      <w:r w:rsidR="00FB3FAB">
        <w:t xml:space="preserve">DO </w:t>
      </w:r>
      <w:r w:rsidR="00A97F6B">
        <w:t xml:space="preserve">on thermal refuge use, also known as the ‘temperature-oxygen squeeze’. Temperature-DO trade-offs are common in freshwater ecosystems and our results are supported by first principles, so they are likely generalizable to other aquatic ecosystems. </w:t>
      </w:r>
    </w:p>
    <w:p w14:paraId="4B0A015A" w14:textId="18873444" w:rsidR="00430B7C" w:rsidRDefault="0057388B" w:rsidP="00C56B0A">
      <w:pPr>
        <w:pStyle w:val="Default"/>
        <w:spacing w:line="480" w:lineRule="auto"/>
      </w:pPr>
      <w:r>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found that fish held at constant depth if considering</w:t>
      </w:r>
      <w:r w:rsidR="00470B5B">
        <w:t xml:space="preserve"> temperature</w:t>
      </w:r>
      <w:r w:rsidR="00430B7C">
        <w:t xml:space="preserve"> or</w:t>
      </w:r>
      <w:r w:rsidR="00470B5B">
        <w:t xml:space="preserve"> </w:t>
      </w:r>
      <w:r w:rsidR="00BD7F9A">
        <w:t>DO</w:t>
      </w:r>
      <w:r w:rsidR="00430B7C">
        <w:t xml:space="preserve"> in </w:t>
      </w:r>
      <w:r w:rsidR="00387593">
        <w:t>isolation but</w:t>
      </w:r>
      <w:r w:rsidR="00430B7C">
        <w:t xml:space="preserve"> switched to diel vertical movement when </w:t>
      </w:r>
      <w:r w:rsidR="00430B7C">
        <w:lastRenderedPageBreak/>
        <w:t>considering temperature and DO together (</w:t>
      </w:r>
      <w:r w:rsidR="00E55F00">
        <w:t>Figure 4a</w:t>
      </w:r>
      <w:r w:rsidR="00430B7C">
        <w:t xml:space="preserve">). Tagged fish held </w:t>
      </w:r>
      <w:r w:rsidR="00430B7C" w:rsidRPr="00894FD6">
        <w:rPr>
          <w:i/>
          <w:iCs/>
        </w:rPr>
        <w:t>in situ</w:t>
      </w:r>
      <w:r w:rsidR="00430B7C">
        <w:t xml:space="preserve"> exhibited analogous DVM with similar timing, </w:t>
      </w:r>
      <w:r w:rsidR="009E5AF1">
        <w:t xml:space="preserve">but </w:t>
      </w:r>
      <w:r w:rsidR="00413F74">
        <w:t xml:space="preserve">at </w:t>
      </w:r>
      <w:r w:rsidR="00430B7C">
        <w:t>a smaller</w:t>
      </w:r>
      <w:r w:rsidR="009E5AF1">
        <w:t xml:space="preserve"> amplitud</w:t>
      </w:r>
      <w:r w:rsidR="00430B7C">
        <w:t xml:space="preserve">e than in our simulation. We did not expect our simulation to accurately predict fish depths in the wild, because the </w:t>
      </w:r>
      <w:r w:rsidR="00430B7C">
        <w:rPr>
          <w:noProof/>
        </w:rPr>
        <w:t>TDO</w:t>
      </w:r>
      <w:r w:rsidR="00430B7C" w:rsidRPr="00F91A6A">
        <w:rPr>
          <w:noProof/>
          <w:vertAlign w:val="subscript"/>
        </w:rPr>
        <w:t>opt</w:t>
      </w:r>
      <w:r w:rsidR="00430B7C">
        <w:rPr>
          <w:noProof/>
          <w:vertAlign w:val="subscript"/>
        </w:rPr>
        <w:t xml:space="preserve"> </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 xml:space="preserve">hypoxia tolerance </w:t>
      </w:r>
      <w:sdt>
        <w:sdtPr>
          <w:rPr>
            <w:noProof/>
          </w:rPr>
          <w:tag w:val="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
          <w:id w:val="188501602"/>
          <w:placeholder>
            <w:docPart w:val="DefaultPlaceholder_-1854013440"/>
          </w:placeholder>
        </w:sdtPr>
        <w:sdtContent>
          <w:r w:rsidR="003E226A" w:rsidRPr="003E226A">
            <w:rPr>
              <w:noProof/>
            </w:rPr>
            <w:t>(Faust et al., 2004; Metcalfe et al., 2016)</w:t>
          </w:r>
        </w:sdtContent>
      </w:sdt>
      <w:r w:rsidR="004E549D">
        <w:rPr>
          <w:noProof/>
        </w:rPr>
        <w:t>.</w:t>
      </w:r>
      <w:r w:rsidR="00AD57CC">
        <w:rPr>
          <w:noProof/>
        </w:rPr>
        <w:t xml:space="preserve"> </w:t>
      </w:r>
      <w:r w:rsidR="00430B7C">
        <w:rPr>
          <w:noProof/>
        </w:rPr>
        <w:t>H</w:t>
      </w:r>
      <w:commentRangeStart w:id="47"/>
      <w:commentRangeStart w:id="48"/>
      <w:r w:rsidR="00430B7C">
        <w:rPr>
          <w:noProof/>
        </w:rPr>
        <w:t>owever, the fish in our study appear to be relatively tolerant of tempory exposure to low DO. Though they avoided the lowest DO levels in the water column, they could have experienced higher DO minimums by moving farther above the thermocline. For example, the EPA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mg•L</w:t>
      </w:r>
      <w:r w:rsidR="003668A0">
        <w:rPr>
          <w:vertAlign w:val="superscript"/>
        </w:rPr>
        <w:t>-1</w:t>
      </w:r>
      <w:r w:rsidR="00D66F44">
        <w:rPr>
          <w:vertAlign w:val="superscript"/>
        </w:rPr>
        <w:t xml:space="preserve"> </w:t>
      </w:r>
      <w:sdt>
        <w:sdtPr>
          <w:tag w:val="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
          <w:id w:val="430089022"/>
          <w:placeholder>
            <w:docPart w:val="AF080BE83284469F88ECCEBAFEF3D6B0"/>
          </w:placeholder>
        </w:sdtPr>
        <w:sdtContent>
          <w:r w:rsidR="00D66F44">
            <w:t>(</w:t>
          </w:r>
          <w:r w:rsidR="00D66F44" w:rsidRPr="003E226A">
            <w:t>USEPA, 1987)</w:t>
          </w:r>
        </w:sdtContent>
      </w:sdt>
      <w:r w:rsidR="00430B7C">
        <w:rPr>
          <w:noProof/>
        </w:rPr>
        <w:t xml:space="preserve">, the cutthroat </w:t>
      </w:r>
      <w:commentRangeEnd w:id="47"/>
      <w:r w:rsidR="009964FA">
        <w:rPr>
          <w:rStyle w:val="CommentReference"/>
          <w:rFonts w:asciiTheme="minorHAnsi" w:hAnsiTheme="minorHAnsi" w:cstheme="minorBidi"/>
          <w:color w:val="auto"/>
        </w:rPr>
        <w:commentReference w:id="47"/>
      </w:r>
      <w:commentRangeEnd w:id="48"/>
      <w:r w:rsidR="009964FA">
        <w:rPr>
          <w:rStyle w:val="CommentReference"/>
          <w:rFonts w:asciiTheme="minorHAnsi" w:hAnsiTheme="minorHAnsi" w:cstheme="minorBidi"/>
          <w:color w:val="auto"/>
        </w:rPr>
        <w:commentReference w:id="48"/>
      </w:r>
      <w:r w:rsidR="00430B7C">
        <w:rPr>
          <w:noProof/>
        </w:rPr>
        <w:t>in our study could have stayed above this level by selecting</w:t>
      </w:r>
      <w:r w:rsidR="00406E37">
        <w:rPr>
          <w:noProof/>
        </w:rPr>
        <w:t xml:space="preserve"> ~2-3</w:t>
      </w:r>
      <w:r w:rsidR="00430B7C">
        <w:rPr>
          <w:noProof/>
        </w:rPr>
        <w:sym w:font="Symbol" w:char="F0B0"/>
      </w:r>
      <w:r w:rsidR="00430B7C">
        <w:rPr>
          <w:noProof/>
        </w:rPr>
        <w:t xml:space="preserve"> C warmer water, but they did not. </w:t>
      </w:r>
      <w:r w:rsidR="00F3507F" w:rsidRPr="00F3507F">
        <w:rPr>
          <w:noProof/>
        </w:rPr>
        <w:t>Matthews and Berg (1997) found similar patterns where rainbow trout aggregated near groundwater seeps, which provided cooler water with lower DO in stratified pools. Despite the availability of warmer surface waters with higher DO, the trout preferred cooler, oxygen-poor refugia</w:t>
      </w:r>
      <w:r w:rsidR="00F3507F">
        <w:rPr>
          <w:noProof/>
        </w:rPr>
        <w:t>.</w:t>
      </w:r>
    </w:p>
    <w:p w14:paraId="70F1D7AF" w14:textId="16DB2473" w:rsidR="00146C88" w:rsidRDefault="00146C88" w:rsidP="00146C88">
      <w:pPr>
        <w:pStyle w:val="Default"/>
        <w:spacing w:line="480" w:lineRule="auto"/>
        <w:rPr>
          <w:noProof/>
        </w:rPr>
      </w:pPr>
      <w:r>
        <w:tab/>
        <w:t xml:space="preserve">We were surprised that fish did not select for temperatures </w:t>
      </w:r>
      <w:r w:rsidR="0070073F">
        <w:t xml:space="preserve">warmer than what we observed </w:t>
      </w:r>
      <w:r>
        <w:t>in favor of higher DO, because recent physiological work on our focal species found that temperatures up to 19</w:t>
      </w:r>
      <w:r>
        <w:sym w:font="Symbol" w:char="F0B0"/>
      </w:r>
      <w:r>
        <w:t xml:space="preserve">C did not decrease aerobic scope </w:t>
      </w:r>
      <w:sdt>
        <w:sdtPr>
          <w:tag w:val="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
          <w:id w:val="-793362926"/>
          <w:placeholder>
            <w:docPart w:val="DefaultPlaceholder_-1854013440"/>
          </w:placeholder>
        </w:sdtPr>
        <w:sdtContent>
          <w:r w:rsidR="003E226A" w:rsidRPr="003E226A">
            <w:t>(Anlauf-Dunn et al., 2022)</w:t>
          </w:r>
        </w:sdtContent>
      </w:sdt>
      <w:ins w:id="49" w:author="Ruprecht, Joel" w:date="2024-12-11T08:44:00Z">
        <w:r w:rsidR="00713E93">
          <w:t xml:space="preserve">, yet the maximum temperature selected by fish in our study was X even though </w:t>
        </w:r>
      </w:ins>
      <w:ins w:id="50" w:author="Ruprecht, Joel" w:date="2024-12-11T08:45:00Z">
        <w:r w:rsidR="00713E93">
          <w:t>available temperatures reached Y and would have provided higher DO</w:t>
        </w:r>
      </w:ins>
      <w:r>
        <w:t xml:space="preserve">. While short-term </w:t>
      </w:r>
      <w:commentRangeStart w:id="51"/>
      <w:commentRangeStart w:id="52"/>
      <w:r w:rsidR="009964FA">
        <w:t xml:space="preserve">thermal </w:t>
      </w:r>
      <w:r>
        <w:t xml:space="preserve">stress does not </w:t>
      </w:r>
      <w:r w:rsidR="009964FA">
        <w:t xml:space="preserve">appear to </w:t>
      </w:r>
      <w:r>
        <w:t xml:space="preserve">explain the observed behavior in our fish, we believe cumulative effects on energetics </w:t>
      </w:r>
      <w:commentRangeEnd w:id="51"/>
      <w:r w:rsidR="002F0029">
        <w:rPr>
          <w:rStyle w:val="CommentReference"/>
          <w:rFonts w:asciiTheme="minorHAnsi" w:hAnsiTheme="minorHAnsi" w:cstheme="minorBidi"/>
          <w:color w:val="auto"/>
        </w:rPr>
        <w:commentReference w:id="51"/>
      </w:r>
      <w:commentRangeEnd w:id="52"/>
      <w:r w:rsidR="002F0029">
        <w:rPr>
          <w:rStyle w:val="CommentReference"/>
          <w:rFonts w:asciiTheme="minorHAnsi" w:hAnsiTheme="minorHAnsi" w:cstheme="minorBidi"/>
          <w:color w:val="auto"/>
        </w:rPr>
        <w:commentReference w:id="52"/>
      </w:r>
      <w:r>
        <w:t>do</w:t>
      </w:r>
      <w:r>
        <w:rPr>
          <w:noProof/>
        </w:rPr>
        <w:t>. While sampling fish o</w:t>
      </w:r>
      <w:ins w:id="53" w:author="Ruprecht, Joel" w:date="2024-12-11T08:46:00Z">
        <w:r w:rsidR="00713E93">
          <w:rPr>
            <w:noProof/>
          </w:rPr>
          <w:t>i</w:t>
        </w:r>
      </w:ins>
      <w:r>
        <w:rPr>
          <w:noProof/>
        </w:rPr>
        <w:t xml:space="preserve">n cold-water alcoves as part of a separate study, we observed high densities of fish with small ration sizes </w:t>
      </w:r>
      <w:r w:rsidR="009037B5">
        <w:rPr>
          <w:noProof/>
        </w:rPr>
        <w:t xml:space="preserve">comprised </w:t>
      </w:r>
      <w:r>
        <w:rPr>
          <w:noProof/>
        </w:rPr>
        <w:t xml:space="preserve">of low energy density prey items (Barrett unpublished data). When fish are starving, cooler temperatures reduce rates of energy loss (by </w:t>
      </w:r>
      <w:r>
        <w:rPr>
          <w:noProof/>
        </w:rPr>
        <w:lastRenderedPageBreak/>
        <w:t>reducing metabolic costs) and increase the duration over which fish can survive without foraging</w:t>
      </w:r>
      <w:r w:rsidR="009964FA">
        <w:rPr>
          <w:noProof/>
        </w:rPr>
        <w:t xml:space="preserve"> (ref, classic fry paper)</w:t>
      </w:r>
      <w:r>
        <w:rPr>
          <w:noProof/>
        </w:rPr>
        <w:t xml:space="preserve">. Thus, when fish balance temperature-DO trade-offs on thermal refuges, where negative energy budgets are typical </w:t>
      </w:r>
      <w:sdt>
        <w:sdtPr>
          <w:rPr>
            <w:noProof/>
          </w:rPr>
          <w:tag w:val="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
          <w:id w:val="1905411701"/>
          <w:placeholder>
            <w:docPart w:val="DefaultPlaceholder_-1854013440"/>
          </w:placeholder>
        </w:sdtPr>
        <w:sdtContent>
          <w:r w:rsidR="003E226A" w:rsidRPr="003E226A">
            <w:rPr>
              <w:noProof/>
            </w:rPr>
            <w:t>(Hahlbeck et al., 2022)</w:t>
          </w:r>
        </w:sdtContent>
      </w:sdt>
      <w:r>
        <w:rPr>
          <w:noProof/>
        </w:rPr>
        <w:t xml:space="preserve">, incurring some level of hypoxia may reduce the risk of starving to death </w:t>
      </w:r>
      <w:r w:rsidR="00B425D0">
        <w:rPr>
          <w:noProof/>
        </w:rPr>
        <w:t>during periods of thermal stress</w:t>
      </w:r>
      <w:r>
        <w:rPr>
          <w:noProof/>
        </w:rPr>
        <w:t xml:space="preserve">. Rainbow trout can display metabolic depression in response to diel hypoxia cycling </w:t>
      </w:r>
      <w:sdt>
        <w:sdtPr>
          <w:rPr>
            <w:noProof/>
          </w:rPr>
          <w:tag w:val="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
          <w:id w:val="2024120567"/>
          <w:placeholder>
            <w:docPart w:val="DefaultPlaceholder_-1854013440"/>
          </w:placeholder>
        </w:sdtPr>
        <w:sdtContent>
          <w:r w:rsidR="003E226A" w:rsidRPr="003E226A">
            <w:rPr>
              <w:noProof/>
            </w:rPr>
            <w:t>(Williams et al., 2019)</w:t>
          </w:r>
        </w:sdtContent>
      </w:sdt>
      <w:r>
        <w:rPr>
          <w:noProof/>
        </w:rPr>
        <w:t xml:space="preserve">, and repeated exposure to thermal cycling can alter fish metabolic phenotype and increase energy sequestration in the liver </w:t>
      </w:r>
      <w:sdt>
        <w:sdtPr>
          <w:rPr>
            <w:noProof/>
          </w:rPr>
          <w:tag w:val="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
          <w:id w:val="1451441340"/>
          <w:placeholder>
            <w:docPart w:val="DefaultPlaceholder_-1854013440"/>
          </w:placeholder>
        </w:sdtPr>
        <w:sdtContent>
          <w:r w:rsidR="003E226A" w:rsidRPr="003E226A">
            <w:rPr>
              <w:noProof/>
            </w:rPr>
            <w:t>(Callaghan et al., 2016)</w:t>
          </w:r>
        </w:sdtContent>
      </w:sdt>
      <w:r>
        <w:rPr>
          <w:noProof/>
        </w:rPr>
        <w:t xml:space="preserve">. </w:t>
      </w:r>
      <w:r w:rsidR="003C1EEF">
        <w:rPr>
          <w:noProof/>
        </w:rPr>
        <w:t>These physiological tactics may further reduce energy loss</w:t>
      </w:r>
      <w:r w:rsidR="00136FB1">
        <w:rPr>
          <w:noProof/>
        </w:rPr>
        <w:t>, but more work on the energetics of refuge use is needed</w:t>
      </w:r>
      <w:r w:rsidR="008E5751">
        <w:rPr>
          <w:noProof/>
        </w:rPr>
        <w:t xml:space="preserve"> before this can be established as a general phenomenon</w:t>
      </w:r>
      <w:r w:rsidR="00136FB1">
        <w:rPr>
          <w:noProof/>
        </w:rPr>
        <w:t>.</w:t>
      </w:r>
      <w:r>
        <w:rPr>
          <w:noProof/>
        </w:rPr>
        <w:t xml:space="preserve"> </w:t>
      </w:r>
    </w:p>
    <w:p w14:paraId="14788945" w14:textId="4D30F349" w:rsidR="00284B74" w:rsidRDefault="005C7858" w:rsidP="005C7858">
      <w:pPr>
        <w:pStyle w:val="Default"/>
        <w:spacing w:line="480" w:lineRule="auto"/>
        <w:ind w:firstLine="720"/>
        <w:rPr>
          <w:noProof/>
        </w:rPr>
      </w:pPr>
      <w:r>
        <w:t>Tagged fish displayed high individual and intra-individual variation in their vertical movements, however</w:t>
      </w:r>
      <w:r w:rsidR="007D1052">
        <w:t>,</w:t>
      </w:r>
      <w:r>
        <w:t xml:space="preserve"> the central tendency was consistent with a vertically cycling movement pattern constrained to ~20% of the water column, ranging between the metalimnion and upper hypolimnion (Figure 4c). This behavioral variation </w:t>
      </w:r>
      <w:r w:rsidR="00136FB1">
        <w:t xml:space="preserve">could reflect variation in genetics </w:t>
      </w:r>
      <w:sdt>
        <w:sdtPr>
          <w:tag w:val="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
          <w:id w:val="2093744468"/>
          <w:placeholder>
            <w:docPart w:val="DefaultPlaceholder_-1854013440"/>
          </w:placeholder>
        </w:sdtPr>
        <w:sdtContent>
          <w:r w:rsidR="003E226A" w:rsidRPr="003E226A">
            <w:t>(Alonzo, 2015)</w:t>
          </w:r>
        </w:sdtContent>
      </w:sdt>
      <w:r>
        <w:t xml:space="preserve">, individual thermal tolerance </w:t>
      </w:r>
      <w:sdt>
        <w:sdtPr>
          <w:tag w:val="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
          <w:id w:val="1920442209"/>
          <w:placeholder>
            <w:docPart w:val="DefaultPlaceholder_-1854013440"/>
          </w:placeholder>
        </w:sdtPr>
        <w:sdtContent>
          <w:r w:rsidR="003E226A" w:rsidRPr="003E226A">
            <w:t>(Anlauf-Dunn et al., 2022)</w:t>
          </w:r>
        </w:sdtContent>
      </w:sdt>
      <w:r>
        <w:t xml:space="preserve"> or energy reserves </w:t>
      </w:r>
      <w:sdt>
        <w:sdtPr>
          <w:tag w:val="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
          <w:id w:val="1626430035"/>
          <w:placeholder>
            <w:docPart w:val="DefaultPlaceholder_-1854013440"/>
          </w:placeholder>
        </w:sdtPr>
        <w:sdtContent>
          <w:r w:rsidR="003E226A" w:rsidRPr="003E226A">
            <w:t>(Moran et al., 2021)</w:t>
          </w:r>
        </w:sdtContent>
      </w:sdt>
      <w:r>
        <w:t xml:space="preserve">. Fish ration size affects </w:t>
      </w:r>
      <w:r w:rsidR="00DA0F16">
        <w:t xml:space="preserve">the </w:t>
      </w:r>
      <w:r>
        <w:t xml:space="preserve">optimal temperature for growth and could influence habitat selection by fish </w:t>
      </w:r>
      <w:sdt>
        <w:sdtPr>
          <w:tag w:val="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
          <w:id w:val="435029525"/>
          <w:placeholder>
            <w:docPart w:val="DefaultPlaceholder_-1854013440"/>
          </w:placeholder>
        </w:sdtPr>
        <w:sdtContent>
          <w:r w:rsidR="003E226A">
            <w:rPr>
              <w:rFonts w:eastAsia="Times New Roman"/>
            </w:rPr>
            <w:t>(Mac, 1985; Sogard &amp; Olla, 1996)</w:t>
          </w:r>
        </w:sdtContent>
      </w:sdt>
      <w:r>
        <w:t xml:space="preserve">. However, previous data collected in these alcoves suggest that fish in alcoves barely feed and do not meet energetic demands (Barrett unpublished data), so captive fish (which likely had reduced access to food or may cease feeding due to captivity) likely did not have substantially lower energy intake compared to fish in the wild, and thus should have similar thermal habitat selection in the context of ration. </w:t>
      </w:r>
    </w:p>
    <w:p w14:paraId="1D2F9338" w14:textId="74BD8214" w:rsidR="00430B7C" w:rsidRDefault="00CC56E6" w:rsidP="006708B1">
      <w:pPr>
        <w:pStyle w:val="Default"/>
        <w:spacing w:line="480" w:lineRule="auto"/>
        <w:ind w:firstLine="720"/>
      </w:pPr>
      <w:r w:rsidRPr="00CC56E6">
        <w:t xml:space="preserve">In lotic systems, spatiotemporal variation in temperature and DO is driven by both external drivers like atmospheric conditions (Caissie, 2006), and internal structures like hydrologic connectivity (Poole &amp; Berman, 2001; Palmer &amp; Ruhi, 2019), topography (Isaak &amp; </w:t>
      </w:r>
      <w:r w:rsidRPr="00CC56E6">
        <w:lastRenderedPageBreak/>
        <w:t xml:space="preserve">Hubert, 2001), and vegetation (Beschta, 1997). In cold-water alcoves, the patterns of DO and temperature can vary both within </w:t>
      </w:r>
      <w:r w:rsidR="00D36937">
        <w:t xml:space="preserve">and among </w:t>
      </w:r>
      <w:r w:rsidRPr="00CC56E6">
        <w:t xml:space="preserve">habitats. While diel variation and vertical stratification were common to all sites, there was variation in both the maximum and minimum values of temperature and oxygen. </w:t>
      </w:r>
      <w:commentRangeStart w:id="54"/>
      <w:commentRangeStart w:id="55"/>
      <w:r w:rsidRPr="00CC56E6">
        <w:t xml:space="preserve">For example, 15 of our 22 logger arrays recorded average minimum hypolimnetic DO of &lt;2 mg•L⁻¹ at night, whereas during the day, average maximum hypolimnetic DO levels at those same sites ranged from 3.9 mg•L⁻¹ to 12.4 mg•L⁻¹. This variability indicates that fish may encounter severely hypoxic conditions at night, while daytime conditions offer a wider range of oxygen levels. </w:t>
      </w:r>
      <w:r w:rsidR="000D5DC8">
        <w:t>However, t</w:t>
      </w:r>
      <w:r w:rsidR="00D36937" w:rsidRPr="00D36937">
        <w:t xml:space="preserve">he magnitude and nature of these trade-offs </w:t>
      </w:r>
      <w:r w:rsidR="000D5DC8">
        <w:t xml:space="preserve">also </w:t>
      </w:r>
      <w:r w:rsidR="00D36937" w:rsidRPr="00D36937">
        <w:t xml:space="preserve">differed </w:t>
      </w:r>
      <w:r w:rsidR="00D36937">
        <w:t xml:space="preserve">substantially </w:t>
      </w:r>
      <w:r w:rsidR="00D36937" w:rsidRPr="00D36937">
        <w:t>between sites</w:t>
      </w:r>
      <w:r w:rsidR="00D36937">
        <w:t>. Indeed, there was notable variation in the severity of these trade-offs among our two primary study sites, Norwood and Blue Ruin.</w:t>
      </w:r>
      <w:commentRangeEnd w:id="54"/>
      <w:r w:rsidR="000D5DC8">
        <w:rPr>
          <w:rStyle w:val="CommentReference"/>
          <w:rFonts w:asciiTheme="minorHAnsi" w:hAnsiTheme="minorHAnsi" w:cstheme="minorBidi"/>
          <w:color w:val="auto"/>
        </w:rPr>
        <w:commentReference w:id="54"/>
      </w:r>
      <w:commentRangeEnd w:id="55"/>
      <w:r w:rsidR="002F0029">
        <w:rPr>
          <w:rStyle w:val="CommentReference"/>
          <w:rFonts w:asciiTheme="minorHAnsi" w:hAnsiTheme="minorHAnsi" w:cstheme="minorBidi"/>
          <w:color w:val="auto"/>
        </w:rPr>
        <w:commentReference w:id="55"/>
      </w:r>
    </w:p>
    <w:p w14:paraId="377C4110" w14:textId="5379945C" w:rsidR="0057388B" w:rsidRDefault="005C7858" w:rsidP="005C7858">
      <w:pPr>
        <w:pStyle w:val="Default"/>
        <w:spacing w:line="480" w:lineRule="auto"/>
        <w:ind w:firstLine="720"/>
      </w:pPr>
      <w:r>
        <w:t xml:space="preserve">In both Norwood and Blue Ruin </w:t>
      </w:r>
      <w:r w:rsidR="000632A6">
        <w:t>alcove</w:t>
      </w:r>
      <w:r w:rsidR="0057388B" w:rsidRPr="00D3471B">
        <w:t xml:space="preserve">, </w:t>
      </w:r>
      <w:r w:rsidR="0057388B">
        <w:t xml:space="preserve">there was a </w:t>
      </w:r>
      <w:r w:rsidR="0057388B" w:rsidRPr="00D3471B">
        <w:t xml:space="preserve">high probability of </w:t>
      </w:r>
      <w:r w:rsidR="0057388B">
        <w:t xml:space="preserve">fish </w:t>
      </w:r>
      <w:r w:rsidR="0057388B" w:rsidRPr="00D3471B">
        <w:t xml:space="preserve">selecting </w:t>
      </w:r>
      <w:r w:rsidR="0057388B">
        <w:t xml:space="preserve">the </w:t>
      </w:r>
      <w:r w:rsidR="0057388B" w:rsidRPr="00D3471B">
        <w:t xml:space="preserve">coolest temperatures (at </w:t>
      </w:r>
      <w:r w:rsidR="0057388B">
        <w:t xml:space="preserve">the </w:t>
      </w:r>
      <w:r w:rsidR="0057388B" w:rsidRPr="00D3471B">
        <w:t>greatest depth</w:t>
      </w:r>
      <w:r w:rsidR="0057388B">
        <w:t>s</w:t>
      </w:r>
      <w:r w:rsidR="0057388B" w:rsidRPr="00D3471B">
        <w:t xml:space="preserve">) </w:t>
      </w:r>
      <w:r w:rsidR="00284B74">
        <w:t xml:space="preserve">during the day, </w:t>
      </w:r>
      <w:r w:rsidR="0057388B" w:rsidRPr="00D3471B">
        <w:t xml:space="preserve">when DO </w:t>
      </w:r>
      <w:r w:rsidR="0057388B">
        <w:t>was</w:t>
      </w:r>
      <w:r w:rsidR="0057388B" w:rsidRPr="00D3471B">
        <w:t xml:space="preserve"> </w:t>
      </w:r>
      <w:r w:rsidR="0057388B">
        <w:t>high (Figure 6)</w:t>
      </w:r>
      <w:r w:rsidR="0057388B" w:rsidRPr="00D3471B">
        <w:t xml:space="preserve">. </w:t>
      </w:r>
      <w:r w:rsidR="00284B74">
        <w:t>At night, during the</w:t>
      </w:r>
      <w:r w:rsidR="0057388B" w:rsidRPr="00D3471B">
        <w:t xml:space="preserve"> DO minima, the probability of selection switche</w:t>
      </w:r>
      <w:r w:rsidR="0057388B">
        <w:t>d</w:t>
      </w:r>
      <w:r w:rsidR="0057388B" w:rsidRPr="00D3471B">
        <w:t xml:space="preserve"> to </w:t>
      </w:r>
      <w:commentRangeStart w:id="56"/>
      <w:r w:rsidR="0057388B" w:rsidRPr="00D3471B">
        <w:t>warm</w:t>
      </w:r>
      <w:r w:rsidR="0057388B">
        <w:t>er</w:t>
      </w:r>
      <w:r w:rsidR="0057388B" w:rsidRPr="00D3471B">
        <w:t xml:space="preserve"> water </w:t>
      </w:r>
      <w:commentRangeEnd w:id="56"/>
      <w:r w:rsidR="002F0029">
        <w:rPr>
          <w:rStyle w:val="CommentReference"/>
          <w:rFonts w:asciiTheme="minorHAnsi" w:hAnsiTheme="minorHAnsi" w:cstheme="minorBidi"/>
          <w:color w:val="auto"/>
        </w:rPr>
        <w:commentReference w:id="56"/>
      </w:r>
      <w:r w:rsidR="0057388B" w:rsidRPr="00D3471B">
        <w:t>(</w:t>
      </w:r>
      <w:r w:rsidR="0057388B">
        <w:t>towards</w:t>
      </w:r>
      <w:r w:rsidR="0057388B" w:rsidRPr="00D3471B">
        <w:t xml:space="preserve"> the surface)</w:t>
      </w:r>
      <w:r w:rsidR="0057388B">
        <w:t xml:space="preserve"> where DO was also higher</w:t>
      </w:r>
      <w:r w:rsidR="0057388B" w:rsidRPr="00D3471B">
        <w:t>.</w:t>
      </w:r>
      <w:r w:rsidR="0057388B">
        <w:t xml:space="preserve"> Site-specific variation in temperature and DO may explain the varied strength (slope) of selection probability. For example, the diel amplitude of h</w:t>
      </w:r>
      <w:r w:rsidR="0057388B" w:rsidRPr="00D3471B">
        <w:t>ypolim</w:t>
      </w:r>
      <w:r w:rsidR="0057388B">
        <w:t>netic</w:t>
      </w:r>
      <w:r w:rsidR="0057388B" w:rsidRPr="00D3471B">
        <w:t xml:space="preserve"> DO </w:t>
      </w:r>
      <w:r w:rsidR="0057388B">
        <w:t xml:space="preserve">was much </w:t>
      </w:r>
      <w:r w:rsidR="00430B7C">
        <w:t>higher</w:t>
      </w:r>
      <w:r w:rsidR="00430B7C" w:rsidRPr="00D3471B">
        <w:t xml:space="preserve"> </w:t>
      </w:r>
      <w:r w:rsidR="0057388B" w:rsidRPr="00D3471B">
        <w:t xml:space="preserve">in </w:t>
      </w:r>
      <w:r w:rsidR="00430B7C">
        <w:t xml:space="preserve">the </w:t>
      </w:r>
      <w:r w:rsidR="0057388B" w:rsidRPr="00D3471B">
        <w:t>Norwood</w:t>
      </w:r>
      <w:r w:rsidR="0057388B">
        <w:t xml:space="preserve"> alcove, while </w:t>
      </w:r>
      <w:proofErr w:type="spellStart"/>
      <w:r w:rsidR="0057388B">
        <w:t>epilimnetic</w:t>
      </w:r>
      <w:proofErr w:type="spellEnd"/>
      <w:r w:rsidR="0057388B">
        <w:t xml:space="preserve"> DO stayed relatively high across that timeframe (</w:t>
      </w:r>
      <w:r w:rsidR="00783E76">
        <w:t xml:space="preserve">Supplemental </w:t>
      </w:r>
      <w:r w:rsidR="0057388B">
        <w:t xml:space="preserve">Table 1, Supplemental Figure 2). However, </w:t>
      </w:r>
      <w:r w:rsidR="000F558D">
        <w:t>surface</w:t>
      </w:r>
      <w:r w:rsidR="0057388B">
        <w:t xml:space="preserve"> temperatures in Norwood remained high even at night. These surface temperatures may have been suboptimally warm to fish, thereby reducing the strength of selection towards</w:t>
      </w:r>
      <w:r w:rsidR="00991472">
        <w:t xml:space="preserve"> the</w:t>
      </w:r>
      <w:r w:rsidR="0057388B">
        <w:t xml:space="preserve"> warmer </w:t>
      </w:r>
      <w:r w:rsidR="00991472">
        <w:t xml:space="preserve">and more oxygenated </w:t>
      </w:r>
      <w:r w:rsidR="0057388B">
        <w:t>surface temperatures (Figure 6b). I</w:t>
      </w:r>
      <w:r w:rsidR="0057388B" w:rsidRPr="00D3471B">
        <w:t>n Blue Ruin</w:t>
      </w:r>
      <w:r w:rsidR="0057388B">
        <w:t>,</w:t>
      </w:r>
      <w:r w:rsidR="0057388B" w:rsidRPr="00D3471B">
        <w:t xml:space="preserve"> </w:t>
      </w:r>
      <w:r w:rsidR="0057388B">
        <w:t xml:space="preserve">temperatures in the epilimnion were much lower at night (and DO remained adequate; </w:t>
      </w:r>
      <w:r w:rsidR="00783E76">
        <w:t xml:space="preserve">Supplemental </w:t>
      </w:r>
      <w:r w:rsidR="0057388B">
        <w:t xml:space="preserve">Table 1), which may explain the greater selection strength towards warmer (and shallower) temperatures when compared to Norwood (Figure 6b, 6d). </w:t>
      </w:r>
      <w:r w:rsidR="002C7D03">
        <w:t xml:space="preserve">Thus, </w:t>
      </w:r>
      <w:r w:rsidR="008F703A">
        <w:t xml:space="preserve">not only did our fish display DVM, but they </w:t>
      </w:r>
      <w:r w:rsidR="008F703A">
        <w:lastRenderedPageBreak/>
        <w:t xml:space="preserve">also exhibited flexibility in their movement patterns based on site-specific combinations of temperature and oxygen. </w:t>
      </w:r>
    </w:p>
    <w:p w14:paraId="47493CF3" w14:textId="5CA51247" w:rsidR="00AB3B4C" w:rsidRDefault="003A59E8" w:rsidP="00D36937">
      <w:pPr>
        <w:pStyle w:val="Default"/>
        <w:spacing w:line="480" w:lineRule="auto"/>
        <w:ind w:firstLine="720"/>
        <w:rPr>
          <w:noProof/>
        </w:rPr>
      </w:pPr>
      <w:commentRangeStart w:id="57"/>
      <w:r w:rsidRPr="003A59E8">
        <w:rPr>
          <w:noProof/>
        </w:rPr>
        <w:t>Here</w:t>
      </w:r>
      <w:commentRangeEnd w:id="57"/>
      <w:r w:rsidR="00D7683C">
        <w:rPr>
          <w:rStyle w:val="CommentReference"/>
          <w:rFonts w:asciiTheme="minorHAnsi" w:hAnsiTheme="minorHAnsi" w:cstheme="minorBidi"/>
          <w:color w:val="auto"/>
        </w:rPr>
        <w:commentReference w:id="57"/>
      </w:r>
      <w:r w:rsidRPr="003A59E8">
        <w:rPr>
          <w:noProof/>
        </w:rPr>
        <w:t xml:space="preserve">, we show that DO availability in floodplain thermal refuge habitats constrains </w:t>
      </w:r>
      <w:r w:rsidR="00DD7776">
        <w:rPr>
          <w:noProof/>
        </w:rPr>
        <w:t xml:space="preserve">vertical </w:t>
      </w:r>
      <w:r w:rsidRPr="003A59E8">
        <w:rPr>
          <w:noProof/>
        </w:rPr>
        <w:t>habitat use by a cold-water fish</w:t>
      </w:r>
      <w:r w:rsidR="00DF4A69">
        <w:rPr>
          <w:noProof/>
        </w:rPr>
        <w:t xml:space="preserve">, adding to </w:t>
      </w:r>
      <w:r w:rsidR="00DD7776">
        <w:rPr>
          <w:noProof/>
        </w:rPr>
        <w:t xml:space="preserve">a growing body of work demonstrating similar habitat compression </w:t>
      </w:r>
      <w:r w:rsidR="00E5741D">
        <w:rPr>
          <w:noProof/>
        </w:rPr>
        <w:t>due to</w:t>
      </w:r>
      <w:r w:rsidR="00DD7776">
        <w:rPr>
          <w:noProof/>
        </w:rPr>
        <w:t xml:space="preserve"> temperature-oxygen constraints </w:t>
      </w:r>
      <w:r w:rsidR="00DD7776" w:rsidRPr="003A59E8">
        <w:rPr>
          <w:noProof/>
        </w:rPr>
        <w:t>in lakes and reservoirs (Coutant, 1985; McLaren et al., 2023; Swales, 2006), lentic habitats on a river floodplain (Barrett et al., 2024)</w:t>
      </w:r>
      <w:r w:rsidR="00DD7776">
        <w:rPr>
          <w:noProof/>
        </w:rPr>
        <w:t>, and i</w:t>
      </w:r>
      <w:r w:rsidRPr="003A59E8">
        <w:rPr>
          <w:noProof/>
        </w:rPr>
        <w:t xml:space="preserve">n </w:t>
      </w:r>
      <w:r w:rsidR="00DD7776">
        <w:rPr>
          <w:noProof/>
        </w:rPr>
        <w:t xml:space="preserve">some </w:t>
      </w:r>
      <w:r w:rsidRPr="003A59E8">
        <w:rPr>
          <w:noProof/>
        </w:rPr>
        <w:t xml:space="preserve">marine habitats, </w:t>
      </w:r>
      <w:r w:rsidR="00DD7776">
        <w:rPr>
          <w:noProof/>
        </w:rPr>
        <w:t>where</w:t>
      </w:r>
      <w:r w:rsidR="00DD7776" w:rsidRPr="003A59E8">
        <w:rPr>
          <w:noProof/>
        </w:rPr>
        <w:t xml:space="preserve"> </w:t>
      </w:r>
      <w:r w:rsidR="00DD7776">
        <w:rPr>
          <w:noProof/>
        </w:rPr>
        <w:t>species</w:t>
      </w:r>
      <w:r w:rsidRPr="003A59E8">
        <w:rPr>
          <w:noProof/>
        </w:rPr>
        <w:t xml:space="preserve"> </w:t>
      </w:r>
      <w:r w:rsidR="00DD7776">
        <w:rPr>
          <w:noProof/>
        </w:rPr>
        <w:t xml:space="preserve">distributions are expected to </w:t>
      </w:r>
      <w:r w:rsidRPr="003A59E8">
        <w:rPr>
          <w:noProof/>
        </w:rPr>
        <w:t xml:space="preserve">latitudinally shift </w:t>
      </w:r>
      <w:r w:rsidR="00DD7776">
        <w:rPr>
          <w:noProof/>
        </w:rPr>
        <w:t>in addition to vertical compression</w:t>
      </w:r>
      <w:r w:rsidRPr="003A59E8">
        <w:rPr>
          <w:noProof/>
        </w:rPr>
        <w:t xml:space="preserve"> (Deutsch et al., 2023). </w:t>
      </w:r>
      <w:r w:rsidR="00E5741D">
        <w:rPr>
          <w:noProof/>
        </w:rPr>
        <w:t>We encourage future research to address</w:t>
      </w:r>
      <w:r w:rsidRPr="003A59E8">
        <w:rPr>
          <w:noProof/>
        </w:rPr>
        <w:t xml:space="preserve"> how diel variation in temperature and DO, and behavior</w:t>
      </w:r>
      <w:r w:rsidR="00DF4A69">
        <w:rPr>
          <w:noProof/>
        </w:rPr>
        <w:t xml:space="preserve"> such as DVM</w:t>
      </w:r>
      <w:r w:rsidRPr="003A59E8">
        <w:rPr>
          <w:noProof/>
        </w:rPr>
        <w:t xml:space="preserve">, could potentially mitigate these synergistic constraints </w:t>
      </w:r>
      <w:r w:rsidR="00E5741D">
        <w:rPr>
          <w:noProof/>
        </w:rPr>
        <w:t>in other species and systems</w:t>
      </w:r>
      <w:r w:rsidRPr="003A59E8">
        <w:rPr>
          <w:noProof/>
        </w:rPr>
        <w:t xml:space="preserve">. </w:t>
      </w:r>
      <w:r w:rsidR="00DF4A69">
        <w:rPr>
          <w:noProof/>
        </w:rPr>
        <w:t>Our</w:t>
      </w:r>
      <w:r w:rsidR="00E5741D">
        <w:rPr>
          <w:noProof/>
        </w:rPr>
        <w:t xml:space="preserve"> </w:t>
      </w:r>
      <w:r w:rsidRPr="003A59E8">
        <w:rPr>
          <w:noProof/>
        </w:rPr>
        <w:t xml:space="preserve">novel continuous monitoring approach to </w:t>
      </w:r>
      <w:r w:rsidR="00E5741D">
        <w:rPr>
          <w:noProof/>
        </w:rPr>
        <w:t xml:space="preserve">could be applied in other studies to </w:t>
      </w:r>
      <w:r w:rsidR="00DF4A69">
        <w:rPr>
          <w:noProof/>
        </w:rPr>
        <w:t>demonstrate</w:t>
      </w:r>
      <w:r w:rsidR="00DF4A69" w:rsidRPr="003A59E8">
        <w:rPr>
          <w:noProof/>
        </w:rPr>
        <w:t xml:space="preserve"> </w:t>
      </w:r>
      <w:r w:rsidR="00E5741D">
        <w:rPr>
          <w:noProof/>
        </w:rPr>
        <w:t>whether</w:t>
      </w:r>
      <w:r w:rsidR="00E5741D" w:rsidRPr="003A59E8">
        <w:rPr>
          <w:noProof/>
        </w:rPr>
        <w:t xml:space="preserve"> </w:t>
      </w:r>
      <w:r w:rsidRPr="003A59E8">
        <w:rPr>
          <w:noProof/>
        </w:rPr>
        <w:t xml:space="preserve">diel variability in habitat conditions can cause trade-offs that drive cyclical habitat use in </w:t>
      </w:r>
      <w:r w:rsidR="00E5741D">
        <w:rPr>
          <w:noProof/>
        </w:rPr>
        <w:t xml:space="preserve">other systems besides </w:t>
      </w:r>
      <w:r w:rsidRPr="003A59E8">
        <w:rPr>
          <w:noProof/>
        </w:rPr>
        <w:t xml:space="preserve">floodplain thermal refuge habitats. </w:t>
      </w:r>
      <w:r w:rsidR="00E5741D">
        <w:rPr>
          <w:noProof/>
        </w:rPr>
        <w:t>Our work used</w:t>
      </w:r>
      <w:r w:rsidR="00DF4A69">
        <w:rPr>
          <w:noProof/>
        </w:rPr>
        <w:t xml:space="preserve"> both simulation and empirical data</w:t>
      </w:r>
      <w:r w:rsidR="00E5741D">
        <w:rPr>
          <w:noProof/>
        </w:rPr>
        <w:t xml:space="preserve"> to</w:t>
      </w:r>
      <w:r w:rsidRPr="003A59E8">
        <w:rPr>
          <w:noProof/>
        </w:rPr>
        <w:t xml:space="preserve"> address key questions about the temporal dynamics of vertical habitat compression and emphasizes the importance of considering how fine-scale diel fluctuation may impact the viability of thermal refuges </w:t>
      </w:r>
      <w:r w:rsidR="00DF4A69">
        <w:rPr>
          <w:noProof/>
        </w:rPr>
        <w:t>under threat from</w:t>
      </w:r>
      <w:r w:rsidRPr="003A59E8">
        <w:rPr>
          <w:noProof/>
        </w:rPr>
        <w:t xml:space="preserve"> climate change.</w:t>
      </w:r>
    </w:p>
    <w:p w14:paraId="10C20695" w14:textId="77777777" w:rsidR="00DE3A9C" w:rsidRDefault="00DE3A9C" w:rsidP="00750AF8">
      <w:pPr>
        <w:pStyle w:val="Default"/>
        <w:spacing w:line="480" w:lineRule="auto"/>
        <w:rPr>
          <w:noProof/>
        </w:rPr>
      </w:pPr>
    </w:p>
    <w:p w14:paraId="3B7E0582" w14:textId="40EB86AB" w:rsidR="00AB3B4C" w:rsidRDefault="00AB3B4C" w:rsidP="00132F8D">
      <w:pPr>
        <w:pStyle w:val="Default"/>
        <w:spacing w:line="480" w:lineRule="auto"/>
        <w:rPr>
          <w:b/>
        </w:rPr>
      </w:pPr>
      <w:r>
        <w:rPr>
          <w:b/>
        </w:rPr>
        <w:t>Citations</w:t>
      </w:r>
    </w:p>
    <w:p w14:paraId="6F3CDB12" w14:textId="77777777" w:rsidR="00F03EDC" w:rsidRPr="00F03EDC" w:rsidRDefault="00F03EDC" w:rsidP="000D5DC8">
      <w:pPr>
        <w:pStyle w:val="Default"/>
        <w:tabs>
          <w:tab w:val="left" w:pos="540"/>
        </w:tabs>
        <w:rPr>
          <w:bCs/>
        </w:rPr>
      </w:pPr>
    </w:p>
    <w:sdt>
      <w:sdtPr>
        <w:rPr>
          <w:rFonts w:ascii="Times New Roman" w:hAnsi="Times New Roman" w:cs="Times New Roman"/>
          <w:color w:val="000000"/>
          <w:sz w:val="24"/>
          <w:szCs w:val="24"/>
        </w:rPr>
        <w:tag w:val="MENDELEY_BIBLIOGRAPHY"/>
        <w:id w:val="-1619438605"/>
        <w:placeholder>
          <w:docPart w:val="DefaultPlaceholder_-1854013440"/>
        </w:placeholder>
      </w:sdtPr>
      <w:sdtContent>
        <w:p w14:paraId="5A837A73" w14:textId="065F029F" w:rsidR="00DE3A9C" w:rsidRDefault="00DE3A9C">
          <w:pPr>
            <w:autoSpaceDE w:val="0"/>
            <w:autoSpaceDN w:val="0"/>
            <w:ind w:hanging="480"/>
            <w:divId w:val="96869661"/>
            <w:rPr>
              <w:rFonts w:ascii="Times New Roman" w:hAnsi="Times New Roman" w:cs="Times New Roman"/>
              <w:color w:val="000000"/>
              <w:sz w:val="24"/>
              <w:szCs w:val="24"/>
            </w:rPr>
          </w:pPr>
          <w:r w:rsidRPr="00DE3A9C">
            <w:rPr>
              <w:rFonts w:ascii="Times New Roman" w:hAnsi="Times New Roman" w:cs="Times New Roman"/>
              <w:color w:val="000000"/>
              <w:sz w:val="24"/>
              <w:szCs w:val="24"/>
            </w:rPr>
            <w:t xml:space="preserve">Abrams, P. A., &amp; Ginzburg, L. R. (2000). The nature of predation: prey dependent, ratio dependent or </w:t>
          </w:r>
          <w:proofErr w:type="gramStart"/>
          <w:r w:rsidRPr="00DE3A9C">
            <w:rPr>
              <w:rFonts w:ascii="Times New Roman" w:hAnsi="Times New Roman" w:cs="Times New Roman"/>
              <w:color w:val="000000"/>
              <w:sz w:val="24"/>
              <w:szCs w:val="24"/>
            </w:rPr>
            <w:t>neither?.</w:t>
          </w:r>
          <w:proofErr w:type="gramEnd"/>
          <w:r w:rsidRPr="00DE3A9C">
            <w:rPr>
              <w:rFonts w:ascii="Times New Roman" w:hAnsi="Times New Roman" w:cs="Times New Roman"/>
              <w:color w:val="000000"/>
              <w:sz w:val="24"/>
              <w:szCs w:val="24"/>
            </w:rPr>
            <w:t xml:space="preserve"> Trends in Ecology &amp; Evolution, 15(8), 337-341.</w:t>
          </w:r>
        </w:p>
        <w:p w14:paraId="3DB8FE94" w14:textId="5B0E9BFF" w:rsidR="00AB3B4C" w:rsidRPr="00132F8D" w:rsidRDefault="00AB3B4C">
          <w:pPr>
            <w:autoSpaceDE w:val="0"/>
            <w:autoSpaceDN w:val="0"/>
            <w:ind w:hanging="480"/>
            <w:divId w:val="9686966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Alonzo, S. H. (2015). Integrating the how and why of within-individual and among-individual variation and plasticity in behavior. </w:t>
          </w:r>
          <w:r w:rsidRPr="00132F8D">
            <w:rPr>
              <w:rFonts w:ascii="Times New Roman" w:eastAsia="Times New Roman" w:hAnsi="Times New Roman" w:cs="Times New Roman"/>
              <w:i/>
              <w:iCs/>
              <w:sz w:val="24"/>
              <w:szCs w:val="24"/>
            </w:rPr>
            <w:t>Current Opinion in Behavioral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w:t>
          </w:r>
          <w:r w:rsidRPr="00132F8D">
            <w:rPr>
              <w:rFonts w:ascii="Times New Roman" w:eastAsia="Times New Roman" w:hAnsi="Times New Roman" w:cs="Times New Roman"/>
              <w:sz w:val="24"/>
              <w:szCs w:val="24"/>
            </w:rPr>
            <w:t>, 69–75. https://doi.org/10.1016/J.COBEHA.2015.09.008</w:t>
          </w:r>
        </w:p>
        <w:p w14:paraId="7D0B5937" w14:textId="77777777" w:rsidR="00AB3B4C" w:rsidRPr="00132F8D" w:rsidRDefault="00AB3B4C">
          <w:pPr>
            <w:autoSpaceDE w:val="0"/>
            <w:autoSpaceDN w:val="0"/>
            <w:ind w:hanging="480"/>
            <w:divId w:val="191223579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Andersen, M. R., Kragh, T., &amp; Sand-Jensen, K. (2017). Extreme diel dissolved oxygen and carbon cycles in shallow vegetated lakes. </w:t>
          </w:r>
          <w:r w:rsidRPr="00132F8D">
            <w:rPr>
              <w:rFonts w:ascii="Times New Roman" w:eastAsia="Times New Roman" w:hAnsi="Times New Roman" w:cs="Times New Roman"/>
              <w:i/>
              <w:iCs/>
              <w:sz w:val="24"/>
              <w:szCs w:val="24"/>
            </w:rPr>
            <w:t>Proceedings of the Royal Society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284</w:t>
          </w:r>
          <w:r w:rsidRPr="00132F8D">
            <w:rPr>
              <w:rFonts w:ascii="Times New Roman" w:eastAsia="Times New Roman" w:hAnsi="Times New Roman" w:cs="Times New Roman"/>
              <w:sz w:val="24"/>
              <w:szCs w:val="24"/>
            </w:rPr>
            <w:t>(1862). https://doi.org/10.1098/RSPB.2017.1427</w:t>
          </w:r>
        </w:p>
        <w:p w14:paraId="376A90F0" w14:textId="77777777" w:rsidR="00AB3B4C" w:rsidRPr="00132F8D" w:rsidRDefault="00AB3B4C">
          <w:pPr>
            <w:autoSpaceDE w:val="0"/>
            <w:autoSpaceDN w:val="0"/>
            <w:ind w:hanging="480"/>
            <w:divId w:val="129875338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Anlauf-Dunn, K., </w:t>
          </w:r>
          <w:proofErr w:type="spellStart"/>
          <w:r w:rsidRPr="00132F8D">
            <w:rPr>
              <w:rFonts w:ascii="Times New Roman" w:eastAsia="Times New Roman" w:hAnsi="Times New Roman" w:cs="Times New Roman"/>
              <w:sz w:val="24"/>
              <w:szCs w:val="24"/>
            </w:rPr>
            <w:t>Kraskura</w:t>
          </w:r>
          <w:proofErr w:type="spellEnd"/>
          <w:r w:rsidRPr="00132F8D">
            <w:rPr>
              <w:rFonts w:ascii="Times New Roman" w:eastAsia="Times New Roman" w:hAnsi="Times New Roman" w:cs="Times New Roman"/>
              <w:sz w:val="24"/>
              <w:szCs w:val="24"/>
            </w:rPr>
            <w:t xml:space="preserve">, K., &amp; Eliason, E. J. (2022). Intraspecific variability in thermal tolerance: a case study with coastal cutthroat trout. </w:t>
          </w:r>
          <w:r w:rsidRPr="00132F8D">
            <w:rPr>
              <w:rFonts w:ascii="Times New Roman" w:eastAsia="Times New Roman" w:hAnsi="Times New Roman" w:cs="Times New Roman"/>
              <w:i/>
              <w:iCs/>
              <w:sz w:val="24"/>
              <w:szCs w:val="24"/>
            </w:rPr>
            <w:t>Conservation Physiology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10</w:t>
          </w:r>
          <w:r w:rsidRPr="00132F8D">
            <w:rPr>
              <w:rFonts w:ascii="Times New Roman" w:eastAsia="Times New Roman" w:hAnsi="Times New Roman" w:cs="Times New Roman"/>
              <w:sz w:val="24"/>
              <w:szCs w:val="24"/>
            </w:rPr>
            <w:t>(1). https://doi.org/10.1093/conphys/coac029</w:t>
          </w:r>
        </w:p>
        <w:p w14:paraId="0E4707B4" w14:textId="77777777" w:rsidR="00AB3B4C" w:rsidRPr="00132F8D" w:rsidRDefault="00AB3B4C">
          <w:pPr>
            <w:autoSpaceDE w:val="0"/>
            <w:autoSpaceDN w:val="0"/>
            <w:ind w:hanging="480"/>
            <w:divId w:val="19796023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Armstrong, J. B., &amp; Schindler, D. E. (2013). Going with the Flow: Spatial Distributions of Juvenile Coho Salmon Track an Annually Shifting Mosaic of Water Temperature. </w:t>
          </w:r>
          <w:r w:rsidRPr="00132F8D">
            <w:rPr>
              <w:rFonts w:ascii="Times New Roman" w:eastAsia="Times New Roman" w:hAnsi="Times New Roman" w:cs="Times New Roman"/>
              <w:i/>
              <w:iCs/>
              <w:sz w:val="24"/>
              <w:szCs w:val="24"/>
            </w:rPr>
            <w:t>Ecosystems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w:t>
          </w:r>
          <w:r w:rsidRPr="00132F8D">
            <w:rPr>
              <w:rFonts w:ascii="Times New Roman" w:eastAsia="Times New Roman" w:hAnsi="Times New Roman" w:cs="Times New Roman"/>
              <w:sz w:val="24"/>
              <w:szCs w:val="24"/>
            </w:rPr>
            <w:t>(8), 1429–1441. https://doi.org/10.1007/s10021-013-9693-9</w:t>
          </w:r>
        </w:p>
        <w:p w14:paraId="55FF46ED" w14:textId="77777777" w:rsidR="00AB3B4C" w:rsidRPr="00132F8D" w:rsidRDefault="00AB3B4C">
          <w:pPr>
            <w:autoSpaceDE w:val="0"/>
            <w:autoSpaceDN w:val="0"/>
            <w:ind w:hanging="480"/>
            <w:divId w:val="4114387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Baker, J. P., Hulse, D. W., Gregory, S. V, White, D., Van Sickle, J., Berger, P. A., Dole, D., &amp; Schumaker, N. H. (2004). Alternative futures for the Willamette River Basin, Oregon. </w:t>
          </w:r>
          <w:r w:rsidRPr="00132F8D">
            <w:rPr>
              <w:rFonts w:ascii="Times New Roman" w:eastAsia="Times New Roman" w:hAnsi="Times New Roman" w:cs="Times New Roman"/>
              <w:i/>
              <w:iCs/>
              <w:sz w:val="24"/>
              <w:szCs w:val="24"/>
            </w:rPr>
            <w:t>Ecological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14</w:t>
          </w:r>
          <w:r w:rsidRPr="00132F8D">
            <w:rPr>
              <w:rFonts w:ascii="Times New Roman" w:eastAsia="Times New Roman" w:hAnsi="Times New Roman" w:cs="Times New Roman"/>
              <w:sz w:val="24"/>
              <w:szCs w:val="24"/>
            </w:rPr>
            <w:t>(2), 313–324. https://doi.org/10.1890/02-5011</w:t>
          </w:r>
        </w:p>
        <w:p w14:paraId="3D50D754" w14:textId="77777777" w:rsidR="00AB3B4C" w:rsidRPr="00132F8D" w:rsidRDefault="00AB3B4C">
          <w:pPr>
            <w:autoSpaceDE w:val="0"/>
            <w:autoSpaceDN w:val="0"/>
            <w:ind w:hanging="480"/>
            <w:divId w:val="128738974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Beechie, T., </w:t>
          </w:r>
          <w:proofErr w:type="spellStart"/>
          <w:r w:rsidRPr="00132F8D">
            <w:rPr>
              <w:rFonts w:ascii="Times New Roman" w:eastAsia="Times New Roman" w:hAnsi="Times New Roman" w:cs="Times New Roman"/>
              <w:sz w:val="24"/>
              <w:szCs w:val="24"/>
            </w:rPr>
            <w:t>Imaki</w:t>
          </w:r>
          <w:proofErr w:type="spellEnd"/>
          <w:r w:rsidRPr="00132F8D">
            <w:rPr>
              <w:rFonts w:ascii="Times New Roman" w:eastAsia="Times New Roman" w:hAnsi="Times New Roman" w:cs="Times New Roman"/>
              <w:sz w:val="24"/>
              <w:szCs w:val="24"/>
            </w:rPr>
            <w:t xml:space="preserve">, H., Greene, J., Wade, A., Wu, H., Pess, G., Roni, P., Kimball, J., Stanford, J., </w:t>
          </w:r>
          <w:proofErr w:type="spellStart"/>
          <w:r w:rsidRPr="00132F8D">
            <w:rPr>
              <w:rFonts w:ascii="Times New Roman" w:eastAsia="Times New Roman" w:hAnsi="Times New Roman" w:cs="Times New Roman"/>
              <w:sz w:val="24"/>
              <w:szCs w:val="24"/>
            </w:rPr>
            <w:t>Kiffney</w:t>
          </w:r>
          <w:proofErr w:type="spellEnd"/>
          <w:r w:rsidRPr="00132F8D">
            <w:rPr>
              <w:rFonts w:ascii="Times New Roman" w:eastAsia="Times New Roman" w:hAnsi="Times New Roman" w:cs="Times New Roman"/>
              <w:sz w:val="24"/>
              <w:szCs w:val="24"/>
            </w:rPr>
            <w:t xml:space="preserve">, P., &amp; Mantua, N. (2013). Restoring salmon habitat for a changing climate. </w:t>
          </w:r>
          <w:r w:rsidRPr="00132F8D">
            <w:rPr>
              <w:rFonts w:ascii="Times New Roman" w:eastAsia="Times New Roman" w:hAnsi="Times New Roman" w:cs="Times New Roman"/>
              <w:i/>
              <w:iCs/>
              <w:sz w:val="24"/>
              <w:szCs w:val="24"/>
            </w:rPr>
            <w:t>River Research and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29</w:t>
          </w:r>
          <w:r w:rsidRPr="00132F8D">
            <w:rPr>
              <w:rFonts w:ascii="Times New Roman" w:eastAsia="Times New Roman" w:hAnsi="Times New Roman" w:cs="Times New Roman"/>
              <w:sz w:val="24"/>
              <w:szCs w:val="24"/>
            </w:rPr>
            <w:t>(8), 939–960. https://doi.org/10.1002/RRA.2590</w:t>
          </w:r>
        </w:p>
        <w:p w14:paraId="61617433" w14:textId="77777777" w:rsidR="00AB3B4C" w:rsidRPr="00132F8D" w:rsidRDefault="00AB3B4C">
          <w:pPr>
            <w:autoSpaceDE w:val="0"/>
            <w:autoSpaceDN w:val="0"/>
            <w:ind w:hanging="480"/>
            <w:divId w:val="76141861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Berman, C. H., &amp; Quinn, T. P. (1991). Behavioral thermoregulation and homing by spring chinook salmon, Oncorhynchus tshawytscha (Walbaum), in the Yakama River. </w:t>
          </w:r>
          <w:r w:rsidRPr="00132F8D">
            <w:rPr>
              <w:rFonts w:ascii="Times New Roman" w:eastAsia="Times New Roman" w:hAnsi="Times New Roman" w:cs="Times New Roman"/>
              <w:i/>
              <w:iCs/>
              <w:sz w:val="24"/>
              <w:szCs w:val="24"/>
            </w:rPr>
            <w:t>Journal of Fish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39</w:t>
          </w:r>
          <w:r w:rsidRPr="00132F8D">
            <w:rPr>
              <w:rFonts w:ascii="Times New Roman" w:eastAsia="Times New Roman" w:hAnsi="Times New Roman" w:cs="Times New Roman"/>
              <w:sz w:val="24"/>
              <w:szCs w:val="24"/>
            </w:rPr>
            <w:t>, 301–312.</w:t>
          </w:r>
        </w:p>
        <w:p w14:paraId="72B3BBB0" w14:textId="77777777" w:rsidR="00AB3B4C" w:rsidRPr="00132F8D" w:rsidRDefault="00AB3B4C">
          <w:pPr>
            <w:autoSpaceDE w:val="0"/>
            <w:autoSpaceDN w:val="0"/>
            <w:ind w:hanging="480"/>
            <w:divId w:val="16470976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Beschta, R. L. (1997). Riparian Shade and Stream Temperature: An Alternative Perspective. </w:t>
          </w:r>
          <w:r w:rsidRPr="00132F8D">
            <w:rPr>
              <w:rFonts w:ascii="Times New Roman" w:eastAsia="Times New Roman" w:hAnsi="Times New Roman" w:cs="Times New Roman"/>
              <w:i/>
              <w:iCs/>
              <w:sz w:val="24"/>
              <w:szCs w:val="24"/>
            </w:rPr>
            <w:t>Rangelands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19</w:t>
          </w:r>
          <w:r w:rsidRPr="00132F8D">
            <w:rPr>
              <w:rFonts w:ascii="Times New Roman" w:eastAsia="Times New Roman" w:hAnsi="Times New Roman" w:cs="Times New Roman"/>
              <w:sz w:val="24"/>
              <w:szCs w:val="24"/>
            </w:rPr>
            <w:t>(2), 25.</w:t>
          </w:r>
        </w:p>
        <w:p w14:paraId="7434561B" w14:textId="77777777" w:rsidR="00AB3B4C" w:rsidRPr="00132F8D" w:rsidRDefault="00AB3B4C">
          <w:pPr>
            <w:autoSpaceDE w:val="0"/>
            <w:autoSpaceDN w:val="0"/>
            <w:ind w:hanging="480"/>
            <w:divId w:val="17479957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Brewitt, K. S., Danner, E. M., &amp; Moore, J. W. (2017). Hot eats and cool creeks: Juvenile pacific Salmonids use mainstem prey while in thermal refuges. </w:t>
          </w:r>
          <w:r w:rsidRPr="00132F8D">
            <w:rPr>
              <w:rFonts w:ascii="Times New Roman" w:eastAsia="Times New Roman" w:hAnsi="Times New Roman" w:cs="Times New Roman"/>
              <w:i/>
              <w:iCs/>
              <w:sz w:val="24"/>
              <w:szCs w:val="24"/>
            </w:rPr>
            <w:t>Canadian Journal of Fisheries and Aquatic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74</w:t>
          </w:r>
          <w:r w:rsidRPr="00132F8D">
            <w:rPr>
              <w:rFonts w:ascii="Times New Roman" w:eastAsia="Times New Roman" w:hAnsi="Times New Roman" w:cs="Times New Roman"/>
              <w:sz w:val="24"/>
              <w:szCs w:val="24"/>
            </w:rPr>
            <w:t>(10), 1588–1602. https://doi.org/10.1139/cjfas-2016-0395</w:t>
          </w:r>
        </w:p>
        <w:p w14:paraId="16D83DBA" w14:textId="77777777" w:rsidR="00AB3B4C" w:rsidRPr="00132F8D" w:rsidRDefault="00AB3B4C">
          <w:pPr>
            <w:autoSpaceDE w:val="0"/>
            <w:autoSpaceDN w:val="0"/>
            <w:ind w:hanging="480"/>
            <w:divId w:val="104290619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Brill, R. W., Block, B. A., Boggs, C. H., Bigelow, K. A., Freund, E. V., &amp; Marcinek, D. J. (1999). Horizontal movements and depth distribution of large adult yellowfin tuna (Thunnus </w:t>
          </w:r>
          <w:proofErr w:type="spellStart"/>
          <w:r w:rsidRPr="00132F8D">
            <w:rPr>
              <w:rFonts w:ascii="Times New Roman" w:eastAsia="Times New Roman" w:hAnsi="Times New Roman" w:cs="Times New Roman"/>
              <w:sz w:val="24"/>
              <w:szCs w:val="24"/>
            </w:rPr>
            <w:t>albacares</w:t>
          </w:r>
          <w:proofErr w:type="spellEnd"/>
          <w:r w:rsidRPr="00132F8D">
            <w:rPr>
              <w:rFonts w:ascii="Times New Roman" w:eastAsia="Times New Roman" w:hAnsi="Times New Roman" w:cs="Times New Roman"/>
              <w:sz w:val="24"/>
              <w:szCs w:val="24"/>
            </w:rPr>
            <w:t xml:space="preserve">) near the Hawaiian Islands, recorded using ultrasonic telemetry: Implications for the physiological ecology of pelagic fishes. </w:t>
          </w:r>
          <w:r w:rsidRPr="00132F8D">
            <w:rPr>
              <w:rFonts w:ascii="Times New Roman" w:eastAsia="Times New Roman" w:hAnsi="Times New Roman" w:cs="Times New Roman"/>
              <w:i/>
              <w:iCs/>
              <w:sz w:val="24"/>
              <w:szCs w:val="24"/>
            </w:rPr>
            <w:t>Marine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133</w:t>
          </w:r>
          <w:r w:rsidRPr="00132F8D">
            <w:rPr>
              <w:rFonts w:ascii="Times New Roman" w:eastAsia="Times New Roman" w:hAnsi="Times New Roman" w:cs="Times New Roman"/>
              <w:sz w:val="24"/>
              <w:szCs w:val="24"/>
            </w:rPr>
            <w:t>(3), 395–408. https://doi.org/10.1007/S002270050478/METRICS</w:t>
          </w:r>
        </w:p>
        <w:p w14:paraId="00C4BC0D" w14:textId="77777777" w:rsidR="00AB3B4C" w:rsidRPr="00132F8D" w:rsidRDefault="00AB3B4C">
          <w:pPr>
            <w:autoSpaceDE w:val="0"/>
            <w:autoSpaceDN w:val="0"/>
            <w:ind w:hanging="480"/>
            <w:divId w:val="201866872"/>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Brownscombe</w:t>
          </w:r>
          <w:proofErr w:type="spellEnd"/>
          <w:r w:rsidRPr="00132F8D">
            <w:rPr>
              <w:rFonts w:ascii="Times New Roman" w:eastAsia="Times New Roman" w:hAnsi="Times New Roman" w:cs="Times New Roman"/>
              <w:sz w:val="24"/>
              <w:szCs w:val="24"/>
            </w:rPr>
            <w:t xml:space="preserve">, J. W., </w:t>
          </w:r>
          <w:proofErr w:type="spellStart"/>
          <w:r w:rsidRPr="00132F8D">
            <w:rPr>
              <w:rFonts w:ascii="Times New Roman" w:eastAsia="Times New Roman" w:hAnsi="Times New Roman" w:cs="Times New Roman"/>
              <w:sz w:val="24"/>
              <w:szCs w:val="24"/>
            </w:rPr>
            <w:t>Lédée</w:t>
          </w:r>
          <w:proofErr w:type="spellEnd"/>
          <w:r w:rsidRPr="00132F8D">
            <w:rPr>
              <w:rFonts w:ascii="Times New Roman" w:eastAsia="Times New Roman" w:hAnsi="Times New Roman" w:cs="Times New Roman"/>
              <w:sz w:val="24"/>
              <w:szCs w:val="24"/>
            </w:rPr>
            <w:t xml:space="preserve">, E. J. I., Raby, G. D., Struthers, D. P., Gutowsky, L. F. G., Nguyen, V. M., Young, N., </w:t>
          </w:r>
          <w:proofErr w:type="spellStart"/>
          <w:r w:rsidRPr="00132F8D">
            <w:rPr>
              <w:rFonts w:ascii="Times New Roman" w:eastAsia="Times New Roman" w:hAnsi="Times New Roman" w:cs="Times New Roman"/>
              <w:sz w:val="24"/>
              <w:szCs w:val="24"/>
            </w:rPr>
            <w:t>Stokesbury</w:t>
          </w:r>
          <w:proofErr w:type="spellEnd"/>
          <w:r w:rsidRPr="00132F8D">
            <w:rPr>
              <w:rFonts w:ascii="Times New Roman" w:eastAsia="Times New Roman" w:hAnsi="Times New Roman" w:cs="Times New Roman"/>
              <w:sz w:val="24"/>
              <w:szCs w:val="24"/>
            </w:rPr>
            <w:t xml:space="preserve">, M. J. W., Holbrook, C. M., Brenden, T. O., </w:t>
          </w:r>
          <w:proofErr w:type="spellStart"/>
          <w:r w:rsidRPr="00132F8D">
            <w:rPr>
              <w:rFonts w:ascii="Times New Roman" w:eastAsia="Times New Roman" w:hAnsi="Times New Roman" w:cs="Times New Roman"/>
              <w:sz w:val="24"/>
              <w:szCs w:val="24"/>
            </w:rPr>
            <w:t>Vandergoot</w:t>
          </w:r>
          <w:proofErr w:type="spellEnd"/>
          <w:r w:rsidRPr="00132F8D">
            <w:rPr>
              <w:rFonts w:ascii="Times New Roman" w:eastAsia="Times New Roman" w:hAnsi="Times New Roman" w:cs="Times New Roman"/>
              <w:sz w:val="24"/>
              <w:szCs w:val="24"/>
            </w:rPr>
            <w:t xml:space="preserve">, C. S., Murchie, K. J., Whoriskey, K., Mills Flemming, J., Kessel, S. T., Krueger, C. C., &amp; Cooke, S. J. (2019). Conducting and interpreting fish telemetry studies: considerations for researchers and resource managers. In </w:t>
          </w:r>
          <w:r w:rsidRPr="00132F8D">
            <w:rPr>
              <w:rFonts w:ascii="Times New Roman" w:eastAsia="Times New Roman" w:hAnsi="Times New Roman" w:cs="Times New Roman"/>
              <w:i/>
              <w:iCs/>
              <w:sz w:val="24"/>
              <w:szCs w:val="24"/>
            </w:rPr>
            <w:t>Reviews in Fish Biology and Fisheries</w:t>
          </w:r>
          <w:r w:rsidRPr="00132F8D">
            <w:rPr>
              <w:rFonts w:ascii="Times New Roman" w:eastAsia="Times New Roman" w:hAnsi="Times New Roman" w:cs="Times New Roman"/>
              <w:sz w:val="24"/>
              <w:szCs w:val="24"/>
            </w:rPr>
            <w:t xml:space="preserve"> (Vol. 29, Issue 2). https://doi.org/10.1007/s11160-019-09560-4</w:t>
          </w:r>
        </w:p>
        <w:p w14:paraId="166EEA09" w14:textId="77777777" w:rsidR="00AB3B4C" w:rsidRPr="00132F8D" w:rsidRDefault="00AB3B4C">
          <w:pPr>
            <w:autoSpaceDE w:val="0"/>
            <w:autoSpaceDN w:val="0"/>
            <w:ind w:hanging="480"/>
            <w:divId w:val="26319282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Caissie, D. (2006). The thermal regime of rivers: A review. </w:t>
          </w:r>
          <w:r w:rsidRPr="00132F8D">
            <w:rPr>
              <w:rFonts w:ascii="Times New Roman" w:eastAsia="Times New Roman" w:hAnsi="Times New Roman" w:cs="Times New Roman"/>
              <w:i/>
              <w:iCs/>
              <w:sz w:val="24"/>
              <w:szCs w:val="24"/>
            </w:rPr>
            <w:t>Freshwater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51</w:t>
          </w:r>
          <w:r w:rsidRPr="00132F8D">
            <w:rPr>
              <w:rFonts w:ascii="Times New Roman" w:eastAsia="Times New Roman" w:hAnsi="Times New Roman" w:cs="Times New Roman"/>
              <w:sz w:val="24"/>
              <w:szCs w:val="24"/>
            </w:rPr>
            <w:t>(8), 1389–1406. https://doi.org/10.1111/j.1365-2427.2006.01597.x</w:t>
          </w:r>
        </w:p>
        <w:p w14:paraId="38150E4C" w14:textId="77777777" w:rsidR="00AB3B4C" w:rsidRPr="00132F8D" w:rsidRDefault="00AB3B4C">
          <w:pPr>
            <w:autoSpaceDE w:val="0"/>
            <w:autoSpaceDN w:val="0"/>
            <w:ind w:hanging="480"/>
            <w:divId w:val="74010500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Callaghan, N. I., Tunnah, L., Currie, S., &amp; MacCormack, T. J. (2016). Metabolic adjustments to short-term diurnal temperature fluctuation in the rainbow trout (Oncorhynchus mykiss). </w:t>
          </w:r>
          <w:r w:rsidRPr="00132F8D">
            <w:rPr>
              <w:rFonts w:ascii="Times New Roman" w:eastAsia="Times New Roman" w:hAnsi="Times New Roman" w:cs="Times New Roman"/>
              <w:i/>
              <w:iCs/>
              <w:sz w:val="24"/>
              <w:szCs w:val="24"/>
            </w:rPr>
            <w:t>Physiological and Biochemical Zoology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89</w:t>
          </w:r>
          <w:r w:rsidRPr="00132F8D">
            <w:rPr>
              <w:rFonts w:ascii="Times New Roman" w:eastAsia="Times New Roman" w:hAnsi="Times New Roman" w:cs="Times New Roman"/>
              <w:sz w:val="24"/>
              <w:szCs w:val="24"/>
            </w:rPr>
            <w:t>(6), 498–510. https://doi.org/10.1086/688680</w:t>
          </w:r>
        </w:p>
        <w:p w14:paraId="1AD25357" w14:textId="77777777" w:rsidR="00AB3B4C" w:rsidRPr="00132F8D" w:rsidRDefault="00AB3B4C">
          <w:pPr>
            <w:autoSpaceDE w:val="0"/>
            <w:autoSpaceDN w:val="0"/>
            <w:ind w:hanging="480"/>
            <w:divId w:val="204147132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Clark, C. W., &amp; Levy, D. A. (1988). Diel vertical migrations by juvenile sockeye salmon and the antipredation window. </w:t>
          </w:r>
          <w:r w:rsidRPr="00132F8D">
            <w:rPr>
              <w:rFonts w:ascii="Times New Roman" w:eastAsia="Times New Roman" w:hAnsi="Times New Roman" w:cs="Times New Roman"/>
              <w:i/>
              <w:iCs/>
              <w:sz w:val="24"/>
              <w:szCs w:val="24"/>
            </w:rPr>
            <w:t>Nat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131</w:t>
          </w:r>
          <w:r w:rsidRPr="00132F8D">
            <w:rPr>
              <w:rFonts w:ascii="Times New Roman" w:eastAsia="Times New Roman" w:hAnsi="Times New Roman" w:cs="Times New Roman"/>
              <w:sz w:val="24"/>
              <w:szCs w:val="24"/>
            </w:rPr>
            <w:t>(2Am), 271–290.</w:t>
          </w:r>
        </w:p>
        <w:p w14:paraId="11D3E49C" w14:textId="77777777" w:rsidR="00AB3B4C" w:rsidRPr="00132F8D" w:rsidRDefault="00AB3B4C">
          <w:pPr>
            <w:autoSpaceDE w:val="0"/>
            <w:autoSpaceDN w:val="0"/>
            <w:ind w:hanging="480"/>
            <w:divId w:val="200685804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Coutant, C. C. (1985). Striped Bass, Temperature, and Dissolved Oxygen: A Speculative Hypothesis for Environmental Risk. </w:t>
          </w:r>
          <w:r w:rsidRPr="00132F8D">
            <w:rPr>
              <w:rFonts w:ascii="Times New Roman" w:eastAsia="Times New Roman" w:hAnsi="Times New Roman" w:cs="Times New Roman"/>
              <w:i/>
              <w:iCs/>
              <w:sz w:val="24"/>
              <w:szCs w:val="24"/>
            </w:rPr>
            <w:t>Transactions of the American Fisheries Society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114</w:t>
          </w:r>
          <w:r w:rsidRPr="00132F8D">
            <w:rPr>
              <w:rFonts w:ascii="Times New Roman" w:eastAsia="Times New Roman" w:hAnsi="Times New Roman" w:cs="Times New Roman"/>
              <w:sz w:val="24"/>
              <w:szCs w:val="24"/>
            </w:rPr>
            <w:t>(1), 31–61. https://doi.org/10.1577/1548-8659(1985)114&lt;</w:t>
          </w:r>
          <w:proofErr w:type="gramStart"/>
          <w:r w:rsidRPr="00132F8D">
            <w:rPr>
              <w:rFonts w:ascii="Times New Roman" w:eastAsia="Times New Roman" w:hAnsi="Times New Roman" w:cs="Times New Roman"/>
              <w:sz w:val="24"/>
              <w:szCs w:val="24"/>
            </w:rPr>
            <w:t>31:SBTADO</w:t>
          </w:r>
          <w:proofErr w:type="gramEnd"/>
          <w:r w:rsidRPr="00132F8D">
            <w:rPr>
              <w:rFonts w:ascii="Times New Roman" w:eastAsia="Times New Roman" w:hAnsi="Times New Roman" w:cs="Times New Roman"/>
              <w:sz w:val="24"/>
              <w:szCs w:val="24"/>
            </w:rPr>
            <w:t>&gt;2.0.CO;2</w:t>
          </w:r>
        </w:p>
        <w:p w14:paraId="08F5EA66" w14:textId="77777777" w:rsidR="00AB3B4C" w:rsidRPr="00132F8D" w:rsidRDefault="00AB3B4C">
          <w:pPr>
            <w:autoSpaceDE w:val="0"/>
            <w:autoSpaceDN w:val="0"/>
            <w:ind w:hanging="480"/>
            <w:divId w:val="129397496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Deutsch, C., Penn, J. L., &amp; Lucey, N. (2023). Climate, Oxygen, and the Future of Marine Biodiversity. </w:t>
          </w:r>
          <w:r w:rsidRPr="00132F8D">
            <w:rPr>
              <w:rFonts w:ascii="Times New Roman" w:eastAsia="Times New Roman" w:hAnsi="Times New Roman" w:cs="Times New Roman"/>
              <w:i/>
              <w:iCs/>
              <w:sz w:val="24"/>
              <w:szCs w:val="24"/>
            </w:rPr>
            <w:t>Annual Review of Marine Science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w:t>
          </w:r>
          <w:r w:rsidRPr="00132F8D">
            <w:rPr>
              <w:rFonts w:ascii="Times New Roman" w:eastAsia="Times New Roman" w:hAnsi="Times New Roman" w:cs="Times New Roman"/>
              <w:sz w:val="24"/>
              <w:szCs w:val="24"/>
            </w:rPr>
            <w:t>. https://doi.org/10.1146/annurev-marine-040323</w:t>
          </w:r>
        </w:p>
        <w:p w14:paraId="5D2E0798" w14:textId="77777777" w:rsidR="00AB3B4C" w:rsidRPr="00132F8D" w:rsidRDefault="00AB3B4C">
          <w:pPr>
            <w:autoSpaceDE w:val="0"/>
            <w:autoSpaceDN w:val="0"/>
            <w:ind w:hanging="480"/>
            <w:divId w:val="91824782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Eckmann, M., Dunham, J., Connor, E. J., &amp; Welch, C. A. (2016). Bioenergetic evaluation of diel vertical migration by bull trout (Salvelinus </w:t>
          </w:r>
          <w:proofErr w:type="spellStart"/>
          <w:r w:rsidRPr="00132F8D">
            <w:rPr>
              <w:rFonts w:ascii="Times New Roman" w:eastAsia="Times New Roman" w:hAnsi="Times New Roman" w:cs="Times New Roman"/>
              <w:sz w:val="24"/>
              <w:szCs w:val="24"/>
            </w:rPr>
            <w:t>confluentus</w:t>
          </w:r>
          <w:proofErr w:type="spellEnd"/>
          <w:r w:rsidRPr="00132F8D">
            <w:rPr>
              <w:rFonts w:ascii="Times New Roman" w:eastAsia="Times New Roman" w:hAnsi="Times New Roman" w:cs="Times New Roman"/>
              <w:sz w:val="24"/>
              <w:szCs w:val="24"/>
            </w:rPr>
            <w:t xml:space="preserve">) in a thermally stratified reservoir.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27</w:t>
          </w:r>
          <w:r w:rsidRPr="00132F8D">
            <w:rPr>
              <w:rFonts w:ascii="Times New Roman" w:eastAsia="Times New Roman" w:hAnsi="Times New Roman" w:cs="Times New Roman"/>
              <w:sz w:val="24"/>
              <w:szCs w:val="24"/>
            </w:rPr>
            <w:t>(1), 30–43. https://doi.org/10.1111/eff.12321</w:t>
          </w:r>
        </w:p>
        <w:p w14:paraId="49E6496E" w14:textId="77777777" w:rsidR="00AB3B4C" w:rsidRPr="00132F8D" w:rsidRDefault="00AB3B4C">
          <w:pPr>
            <w:autoSpaceDE w:val="0"/>
            <w:autoSpaceDN w:val="0"/>
            <w:ind w:hanging="480"/>
            <w:divId w:val="209027385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Faust, H. A., Kurt Gamperl, A., &amp; </w:t>
          </w:r>
          <w:proofErr w:type="spellStart"/>
          <w:r w:rsidRPr="00132F8D">
            <w:rPr>
              <w:rFonts w:ascii="Times New Roman" w:eastAsia="Times New Roman" w:hAnsi="Times New Roman" w:cs="Times New Roman"/>
              <w:sz w:val="24"/>
              <w:szCs w:val="24"/>
            </w:rPr>
            <w:t>Rodnick</w:t>
          </w:r>
          <w:proofErr w:type="spellEnd"/>
          <w:r w:rsidRPr="00132F8D">
            <w:rPr>
              <w:rFonts w:ascii="Times New Roman" w:eastAsia="Times New Roman" w:hAnsi="Times New Roman" w:cs="Times New Roman"/>
              <w:sz w:val="24"/>
              <w:szCs w:val="24"/>
            </w:rPr>
            <w:t xml:space="preserve">, K. J. (2004). All rainbow trout (Oncorhynchus mykiss) are not created </w:t>
          </w:r>
          <w:proofErr w:type="spellStart"/>
          <w:proofErr w:type="gramStart"/>
          <w:r w:rsidRPr="00132F8D">
            <w:rPr>
              <w:rFonts w:ascii="Times New Roman" w:eastAsia="Times New Roman" w:hAnsi="Times New Roman" w:cs="Times New Roman"/>
              <w:sz w:val="24"/>
              <w:szCs w:val="24"/>
            </w:rPr>
            <w:t>equal:intra</w:t>
          </w:r>
          <w:proofErr w:type="gramEnd"/>
          <w:r w:rsidRPr="00132F8D">
            <w:rPr>
              <w:rFonts w:ascii="Times New Roman" w:eastAsia="Times New Roman" w:hAnsi="Times New Roman" w:cs="Times New Roman"/>
              <w:sz w:val="24"/>
              <w:szCs w:val="24"/>
            </w:rPr>
            <w:t>-specific</w:t>
          </w:r>
          <w:proofErr w:type="spellEnd"/>
          <w:r w:rsidRPr="00132F8D">
            <w:rPr>
              <w:rFonts w:ascii="Times New Roman" w:eastAsia="Times New Roman" w:hAnsi="Times New Roman" w:cs="Times New Roman"/>
              <w:sz w:val="24"/>
              <w:szCs w:val="24"/>
            </w:rPr>
            <w:t xml:space="preserve"> variation in cardiac hypoxia tolerance. </w:t>
          </w:r>
          <w:r w:rsidRPr="00132F8D">
            <w:rPr>
              <w:rFonts w:ascii="Times New Roman" w:eastAsia="Times New Roman" w:hAnsi="Times New Roman" w:cs="Times New Roman"/>
              <w:i/>
              <w:iCs/>
              <w:sz w:val="24"/>
              <w:szCs w:val="24"/>
            </w:rPr>
            <w:t>Journal of Experimental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207</w:t>
          </w:r>
          <w:r w:rsidRPr="00132F8D">
            <w:rPr>
              <w:rFonts w:ascii="Times New Roman" w:eastAsia="Times New Roman" w:hAnsi="Times New Roman" w:cs="Times New Roman"/>
              <w:sz w:val="24"/>
              <w:szCs w:val="24"/>
            </w:rPr>
            <w:t>(6), 1005–1015. https://doi.org/10.1242/JEB.00824</w:t>
          </w:r>
        </w:p>
        <w:p w14:paraId="229BDA6D" w14:textId="77777777" w:rsidR="00AB3B4C" w:rsidRPr="00132F8D" w:rsidRDefault="00AB3B4C">
          <w:pPr>
            <w:autoSpaceDE w:val="0"/>
            <w:autoSpaceDN w:val="0"/>
            <w:ind w:hanging="480"/>
            <w:divId w:val="156960615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Flitcroft, R., Whitman, L., White, J., Wallick, R., Stratton Garvin, L., Smith, C., </w:t>
          </w:r>
          <w:proofErr w:type="spellStart"/>
          <w:r w:rsidRPr="00132F8D">
            <w:rPr>
              <w:rFonts w:ascii="Times New Roman" w:eastAsia="Times New Roman" w:hAnsi="Times New Roman" w:cs="Times New Roman"/>
              <w:sz w:val="24"/>
              <w:szCs w:val="24"/>
            </w:rPr>
            <w:t>Plotnikoff</w:t>
          </w:r>
          <w:proofErr w:type="spellEnd"/>
          <w:r w:rsidRPr="00132F8D">
            <w:rPr>
              <w:rFonts w:ascii="Times New Roman" w:eastAsia="Times New Roman" w:hAnsi="Times New Roman" w:cs="Times New Roman"/>
              <w:sz w:val="24"/>
              <w:szCs w:val="24"/>
            </w:rPr>
            <w:t xml:space="preserve">, R., Mulvey, M., Kock, T., Jones, K., </w:t>
          </w:r>
          <w:proofErr w:type="spellStart"/>
          <w:r w:rsidRPr="00132F8D">
            <w:rPr>
              <w:rFonts w:ascii="Times New Roman" w:eastAsia="Times New Roman" w:hAnsi="Times New Roman" w:cs="Times New Roman"/>
              <w:sz w:val="24"/>
              <w:szCs w:val="24"/>
            </w:rPr>
            <w:t>Gruendike</w:t>
          </w:r>
          <w:proofErr w:type="spellEnd"/>
          <w:r w:rsidRPr="00132F8D">
            <w:rPr>
              <w:rFonts w:ascii="Times New Roman" w:eastAsia="Times New Roman" w:hAnsi="Times New Roman" w:cs="Times New Roman"/>
              <w:sz w:val="24"/>
              <w:szCs w:val="24"/>
            </w:rPr>
            <w:t xml:space="preserve">, P., Gombert, C., Giannico, G., Dutterer, A., Brown, D., Barrett, H., Bangs, B., &amp; Hughes, R. M. (2023). Science to support conservation action in a large river system: The Willamette River, Oregon, USA. </w:t>
          </w:r>
          <w:r w:rsidRPr="00132F8D">
            <w:rPr>
              <w:rFonts w:ascii="Times New Roman" w:eastAsia="Times New Roman" w:hAnsi="Times New Roman" w:cs="Times New Roman"/>
              <w:i/>
              <w:iCs/>
              <w:sz w:val="24"/>
              <w:szCs w:val="24"/>
            </w:rPr>
            <w:t>Water Biology and Security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w:t>
          </w:r>
          <w:r w:rsidRPr="00132F8D">
            <w:rPr>
              <w:rFonts w:ascii="Times New Roman" w:eastAsia="Times New Roman" w:hAnsi="Times New Roman" w:cs="Times New Roman"/>
              <w:sz w:val="24"/>
              <w:szCs w:val="24"/>
            </w:rPr>
            <w:t>(4), 100203. https://doi.org/10.1016/J.WATBS.2023.100203</w:t>
          </w:r>
        </w:p>
        <w:p w14:paraId="50175CCA" w14:textId="77777777" w:rsidR="00AB3B4C" w:rsidRPr="00132F8D" w:rsidRDefault="00AB3B4C">
          <w:pPr>
            <w:autoSpaceDE w:val="0"/>
            <w:autoSpaceDN w:val="0"/>
            <w:ind w:hanging="480"/>
            <w:divId w:val="19487332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Frechette, D. M., Dugdale, S. J., Dodson, J. J., &amp; Bergeron, N. E. (2018). Understanding summertime thermal refuge use by adult Atlantic salmon using remote sensing, river temperature monitoring, and acoustic telemetry1. </w:t>
          </w:r>
          <w:r w:rsidRPr="00132F8D">
            <w:rPr>
              <w:rFonts w:ascii="Times New Roman" w:eastAsia="Times New Roman" w:hAnsi="Times New Roman" w:cs="Times New Roman"/>
              <w:i/>
              <w:iCs/>
              <w:sz w:val="24"/>
              <w:szCs w:val="24"/>
            </w:rPr>
            <w:t>Canadian Journal of Fisheries and Aquatic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75</w:t>
          </w:r>
          <w:r w:rsidRPr="00132F8D">
            <w:rPr>
              <w:rFonts w:ascii="Times New Roman" w:eastAsia="Times New Roman" w:hAnsi="Times New Roman" w:cs="Times New Roman"/>
              <w:sz w:val="24"/>
              <w:szCs w:val="24"/>
            </w:rPr>
            <w:t>(11), 1999–2010. https://doi.org/10.1139/cjfas-2017-0422</w:t>
          </w:r>
        </w:p>
        <w:p w14:paraId="2B4F9F61" w14:textId="77777777" w:rsidR="00AB3B4C" w:rsidRPr="00132F8D" w:rsidRDefault="00AB3B4C">
          <w:pPr>
            <w:autoSpaceDE w:val="0"/>
            <w:autoSpaceDN w:val="0"/>
            <w:ind w:hanging="480"/>
            <w:divId w:val="106615063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Gombert, C. E., Lancaster, S. T., Grant, G. E., &amp; Flitcroft, R. L. (2022). Novel dimensionless index for physically based assessment of thermal refugia characterizes off-channel habitat on gravel bed river. </w:t>
          </w:r>
          <w:r w:rsidRPr="00132F8D">
            <w:rPr>
              <w:rFonts w:ascii="Times New Roman" w:eastAsia="Times New Roman" w:hAnsi="Times New Roman" w:cs="Times New Roman"/>
              <w:i/>
              <w:iCs/>
              <w:sz w:val="24"/>
              <w:szCs w:val="24"/>
            </w:rPr>
            <w:t>JARWA Journal of the American Water Resources Association</w:t>
          </w:r>
          <w:r w:rsidRPr="00132F8D">
            <w:rPr>
              <w:rFonts w:ascii="Times New Roman" w:eastAsia="Times New Roman" w:hAnsi="Times New Roman" w:cs="Times New Roman"/>
              <w:sz w:val="24"/>
              <w:szCs w:val="24"/>
            </w:rPr>
            <w:t>. https://doi.org/10.1111/1752-1688.13096</w:t>
          </w:r>
        </w:p>
        <w:p w14:paraId="28A21898" w14:textId="77777777" w:rsidR="00AB3B4C" w:rsidRPr="00132F8D" w:rsidRDefault="00AB3B4C">
          <w:pPr>
            <w:autoSpaceDE w:val="0"/>
            <w:autoSpaceDN w:val="0"/>
            <w:ind w:hanging="480"/>
            <w:divId w:val="4586479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Gregory, S., Wildman, R., Hulse, D., </w:t>
          </w:r>
          <w:proofErr w:type="spellStart"/>
          <w:r w:rsidRPr="00132F8D">
            <w:rPr>
              <w:rFonts w:ascii="Times New Roman" w:eastAsia="Times New Roman" w:hAnsi="Times New Roman" w:cs="Times New Roman"/>
              <w:sz w:val="24"/>
              <w:szCs w:val="24"/>
            </w:rPr>
            <w:t>Ashkenas</w:t>
          </w:r>
          <w:proofErr w:type="spellEnd"/>
          <w:r w:rsidRPr="00132F8D">
            <w:rPr>
              <w:rFonts w:ascii="Times New Roman" w:eastAsia="Times New Roman" w:hAnsi="Times New Roman" w:cs="Times New Roman"/>
              <w:sz w:val="24"/>
              <w:szCs w:val="24"/>
            </w:rPr>
            <w:t xml:space="preserve">, L., &amp; Boyer, K. (2019). Historical changes in hydrology, geomorphology, and floodplain vegetation of the Willamette River, Oregon. </w:t>
          </w:r>
          <w:r w:rsidRPr="00132F8D">
            <w:rPr>
              <w:rFonts w:ascii="Times New Roman" w:eastAsia="Times New Roman" w:hAnsi="Times New Roman" w:cs="Times New Roman"/>
              <w:i/>
              <w:iCs/>
              <w:sz w:val="24"/>
              <w:szCs w:val="24"/>
            </w:rPr>
            <w:t>River Research and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35</w:t>
          </w:r>
          <w:r w:rsidRPr="00132F8D">
            <w:rPr>
              <w:rFonts w:ascii="Times New Roman" w:eastAsia="Times New Roman" w:hAnsi="Times New Roman" w:cs="Times New Roman"/>
              <w:sz w:val="24"/>
              <w:szCs w:val="24"/>
            </w:rPr>
            <w:t>(8), 1279–1290. https://doi.org/10.1002/RRA.3495</w:t>
          </w:r>
        </w:p>
        <w:p w14:paraId="6D963637" w14:textId="77777777" w:rsidR="00AB3B4C" w:rsidRPr="00132F8D" w:rsidRDefault="00AB3B4C">
          <w:pPr>
            <w:autoSpaceDE w:val="0"/>
            <w:autoSpaceDN w:val="0"/>
            <w:ind w:hanging="480"/>
            <w:divId w:val="19393081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Hahlbeck, N., Tinniswood, W. R., Sloat, M. R., Ortega, J. D., Wyatt, M. A., Hereford, M. E., Ramirez, B. S., Crook, D. A., Anlauf-Dunn, K. J., &amp; Armstrong, J. B. (2022). Contribution of warm habitat to cold-water fisheries. </w:t>
          </w:r>
          <w:r w:rsidRPr="00132F8D">
            <w:rPr>
              <w:rFonts w:ascii="Times New Roman" w:eastAsia="Times New Roman" w:hAnsi="Times New Roman" w:cs="Times New Roman"/>
              <w:i/>
              <w:iCs/>
              <w:sz w:val="24"/>
              <w:szCs w:val="24"/>
            </w:rPr>
            <w:t>Conservation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36</w:t>
          </w:r>
          <w:r w:rsidRPr="00132F8D">
            <w:rPr>
              <w:rFonts w:ascii="Times New Roman" w:eastAsia="Times New Roman" w:hAnsi="Times New Roman" w:cs="Times New Roman"/>
              <w:sz w:val="24"/>
              <w:szCs w:val="24"/>
            </w:rPr>
            <w:t>(3), e13857. https://doi.org/10.1111/cobi.13857</w:t>
          </w:r>
        </w:p>
        <w:p w14:paraId="36AAC242" w14:textId="77777777" w:rsidR="00AB3B4C" w:rsidRPr="00132F8D" w:rsidRDefault="00AB3B4C">
          <w:pPr>
            <w:autoSpaceDE w:val="0"/>
            <w:autoSpaceDN w:val="0"/>
            <w:ind w:hanging="480"/>
            <w:divId w:val="19445279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Houston, A. I., </w:t>
          </w:r>
          <w:proofErr w:type="spellStart"/>
          <w:r w:rsidRPr="00132F8D">
            <w:rPr>
              <w:rFonts w:ascii="Times New Roman" w:eastAsia="Times New Roman" w:hAnsi="Times New Roman" w:cs="Times New Roman"/>
              <w:sz w:val="24"/>
              <w:szCs w:val="24"/>
            </w:rPr>
            <w:t>Mcnamara</w:t>
          </w:r>
          <w:proofErr w:type="spellEnd"/>
          <w:r w:rsidRPr="00132F8D">
            <w:rPr>
              <w:rFonts w:ascii="Times New Roman" w:eastAsia="Times New Roman" w:hAnsi="Times New Roman" w:cs="Times New Roman"/>
              <w:sz w:val="24"/>
              <w:szCs w:val="24"/>
            </w:rPr>
            <w:t xml:space="preserve">, J. M., &amp; Hutchinson, J. M. C. (1993). General results concerning the trade-off between gaining energy and avoiding predation. </w:t>
          </w:r>
          <w:r w:rsidRPr="00132F8D">
            <w:rPr>
              <w:rFonts w:ascii="Times New Roman" w:eastAsia="Times New Roman" w:hAnsi="Times New Roman" w:cs="Times New Roman"/>
              <w:i/>
              <w:iCs/>
              <w:sz w:val="24"/>
              <w:szCs w:val="24"/>
            </w:rPr>
            <w:t>Philosophical Transactions of the Royal Society of London. Series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341</w:t>
          </w:r>
          <w:r w:rsidRPr="00132F8D">
            <w:rPr>
              <w:rFonts w:ascii="Times New Roman" w:eastAsia="Times New Roman" w:hAnsi="Times New Roman" w:cs="Times New Roman"/>
              <w:sz w:val="24"/>
              <w:szCs w:val="24"/>
            </w:rPr>
            <w:t>(1298), 375–397. https://doi.org/10.1098/RSTB.1993.0123</w:t>
          </w:r>
        </w:p>
        <w:p w14:paraId="4FEB3591" w14:textId="77777777" w:rsidR="00AB3B4C" w:rsidRPr="00132F8D" w:rsidRDefault="00AB3B4C">
          <w:pPr>
            <w:autoSpaceDE w:val="0"/>
            <w:autoSpaceDN w:val="0"/>
            <w:ind w:hanging="480"/>
            <w:divId w:val="49912622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Isaak, D. J., &amp; Hubert, W. A. (2001). A hypothesis about factors that affect maximum summer stream temperatures across montane landscapes. </w:t>
          </w:r>
          <w:r w:rsidRPr="00132F8D">
            <w:rPr>
              <w:rFonts w:ascii="Times New Roman" w:eastAsia="Times New Roman" w:hAnsi="Times New Roman" w:cs="Times New Roman"/>
              <w:i/>
              <w:iCs/>
              <w:sz w:val="24"/>
              <w:szCs w:val="24"/>
            </w:rPr>
            <w:t>JAWRA Journal of the American Water Resources Association</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37</w:t>
          </w:r>
          <w:r w:rsidRPr="00132F8D">
            <w:rPr>
              <w:rFonts w:ascii="Times New Roman" w:eastAsia="Times New Roman" w:hAnsi="Times New Roman" w:cs="Times New Roman"/>
              <w:sz w:val="24"/>
              <w:szCs w:val="24"/>
            </w:rPr>
            <w:t>(2), 351–366. https://doi.org/10.1111/J.1752-1688.2001.TB00974.X</w:t>
          </w:r>
        </w:p>
        <w:p w14:paraId="0D72E27B" w14:textId="77777777" w:rsidR="00AB3B4C" w:rsidRPr="00132F8D" w:rsidRDefault="00AB3B4C">
          <w:pPr>
            <w:autoSpaceDE w:val="0"/>
            <w:autoSpaceDN w:val="0"/>
            <w:ind w:hanging="480"/>
            <w:divId w:val="88895743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Ivanova, Y. M., </w:t>
          </w:r>
          <w:proofErr w:type="spellStart"/>
          <w:r w:rsidRPr="00132F8D">
            <w:rPr>
              <w:rFonts w:ascii="Times New Roman" w:eastAsia="Times New Roman" w:hAnsi="Times New Roman" w:cs="Times New Roman"/>
              <w:sz w:val="24"/>
              <w:szCs w:val="24"/>
            </w:rPr>
            <w:t>Pallubinsky</w:t>
          </w:r>
          <w:proofErr w:type="spellEnd"/>
          <w:r w:rsidRPr="00132F8D">
            <w:rPr>
              <w:rFonts w:ascii="Times New Roman" w:eastAsia="Times New Roman" w:hAnsi="Times New Roman" w:cs="Times New Roman"/>
              <w:sz w:val="24"/>
              <w:szCs w:val="24"/>
            </w:rPr>
            <w:t xml:space="preserve">, H., Kramer, R., &amp; van Marken </w:t>
          </w:r>
          <w:proofErr w:type="spellStart"/>
          <w:r w:rsidRPr="00132F8D">
            <w:rPr>
              <w:rFonts w:ascii="Times New Roman" w:eastAsia="Times New Roman" w:hAnsi="Times New Roman" w:cs="Times New Roman"/>
              <w:sz w:val="24"/>
              <w:szCs w:val="24"/>
            </w:rPr>
            <w:t>Lichtenbelt</w:t>
          </w:r>
          <w:proofErr w:type="spellEnd"/>
          <w:r w:rsidRPr="00132F8D">
            <w:rPr>
              <w:rFonts w:ascii="Times New Roman" w:eastAsia="Times New Roman" w:hAnsi="Times New Roman" w:cs="Times New Roman"/>
              <w:sz w:val="24"/>
              <w:szCs w:val="24"/>
            </w:rPr>
            <w:t xml:space="preserve">, W. (2021). The influence of a moderate temperature drift on thermal physiology and perception. </w:t>
          </w:r>
          <w:r w:rsidRPr="00132F8D">
            <w:rPr>
              <w:rFonts w:ascii="Times New Roman" w:eastAsia="Times New Roman" w:hAnsi="Times New Roman" w:cs="Times New Roman"/>
              <w:i/>
              <w:iCs/>
              <w:sz w:val="24"/>
              <w:szCs w:val="24"/>
            </w:rPr>
            <w:t>Physiology &amp; Behavior</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229</w:t>
          </w:r>
          <w:r w:rsidRPr="00132F8D">
            <w:rPr>
              <w:rFonts w:ascii="Times New Roman" w:eastAsia="Times New Roman" w:hAnsi="Times New Roman" w:cs="Times New Roman"/>
              <w:sz w:val="24"/>
              <w:szCs w:val="24"/>
            </w:rPr>
            <w:t>, 113257. https://doi.org/10.1016/J.PHYSBEH.2020.113257</w:t>
          </w:r>
        </w:p>
        <w:p w14:paraId="0B674441" w14:textId="77777777" w:rsidR="00AB3B4C" w:rsidRPr="00132F8D" w:rsidRDefault="00AB3B4C">
          <w:pPr>
            <w:autoSpaceDE w:val="0"/>
            <w:autoSpaceDN w:val="0"/>
            <w:ind w:hanging="480"/>
            <w:divId w:val="36969437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Jepsen, N., Schreck, C., Clements S., &amp; Thorstad, E. B. (2005). A brief discussion of the 2% tag/</w:t>
          </w:r>
          <w:proofErr w:type="spellStart"/>
          <w:r w:rsidRPr="00132F8D">
            <w:rPr>
              <w:rFonts w:ascii="Times New Roman" w:eastAsia="Times New Roman" w:hAnsi="Times New Roman" w:cs="Times New Roman"/>
              <w:sz w:val="24"/>
              <w:szCs w:val="24"/>
            </w:rPr>
            <w:t>bodymass</w:t>
          </w:r>
          <w:proofErr w:type="spellEnd"/>
          <w:r w:rsidRPr="00132F8D">
            <w:rPr>
              <w:rFonts w:ascii="Times New Roman" w:eastAsia="Times New Roman" w:hAnsi="Times New Roman" w:cs="Times New Roman"/>
              <w:sz w:val="24"/>
              <w:szCs w:val="24"/>
            </w:rPr>
            <w:t xml:space="preserve"> rule of thumb. </w:t>
          </w:r>
          <w:r w:rsidRPr="00132F8D">
            <w:rPr>
              <w:rFonts w:ascii="Times New Roman" w:eastAsia="Times New Roman" w:hAnsi="Times New Roman" w:cs="Times New Roman"/>
              <w:i/>
              <w:iCs/>
              <w:sz w:val="24"/>
              <w:szCs w:val="24"/>
            </w:rPr>
            <w:t>Aquatic Telemetry: Advances and Applications</w:t>
          </w:r>
          <w:r w:rsidRPr="00132F8D">
            <w:rPr>
              <w:rFonts w:ascii="Times New Roman" w:eastAsia="Times New Roman" w:hAnsi="Times New Roman" w:cs="Times New Roman"/>
              <w:sz w:val="24"/>
              <w:szCs w:val="24"/>
            </w:rPr>
            <w:t>, 255–259. https://www.researchgate.net/publication/259573199</w:t>
          </w:r>
        </w:p>
        <w:p w14:paraId="13B2349A" w14:textId="77777777" w:rsidR="00AB3B4C" w:rsidRPr="00132F8D" w:rsidRDefault="00AB3B4C">
          <w:pPr>
            <w:autoSpaceDE w:val="0"/>
            <w:autoSpaceDN w:val="0"/>
            <w:ind w:hanging="480"/>
            <w:divId w:val="81737983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Kaya, C. M., Kaeding, L. R., &amp; Burkhalter, D. E. (1977). Use of a Cold-Water Refuge by Rainbow and Brown Trout in a Geothermally Heated Stream. </w:t>
          </w:r>
          <w:r w:rsidRPr="00132F8D">
            <w:rPr>
              <w:rFonts w:ascii="Times New Roman" w:eastAsia="Times New Roman" w:hAnsi="Times New Roman" w:cs="Times New Roman"/>
              <w:i/>
              <w:iCs/>
              <w:sz w:val="24"/>
              <w:szCs w:val="24"/>
            </w:rPr>
            <w:t>The Progressive Fish-Culturist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39</w:t>
          </w:r>
          <w:r w:rsidRPr="00132F8D">
            <w:rPr>
              <w:rFonts w:ascii="Times New Roman" w:eastAsia="Times New Roman" w:hAnsi="Times New Roman" w:cs="Times New Roman"/>
              <w:sz w:val="24"/>
              <w:szCs w:val="24"/>
            </w:rPr>
            <w:t>, 37–39.</w:t>
          </w:r>
        </w:p>
        <w:p w14:paraId="3698BA42" w14:textId="77777777" w:rsidR="00AB3B4C" w:rsidRPr="00132F8D" w:rsidRDefault="00AB3B4C">
          <w:pPr>
            <w:autoSpaceDE w:val="0"/>
            <w:autoSpaceDN w:val="0"/>
            <w:ind w:hanging="480"/>
            <w:divId w:val="118281858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Krause, J., Loader, S. P., </w:t>
          </w:r>
          <w:proofErr w:type="spellStart"/>
          <w:r w:rsidRPr="00132F8D">
            <w:rPr>
              <w:rFonts w:ascii="Times New Roman" w:eastAsia="Times New Roman" w:hAnsi="Times New Roman" w:cs="Times New Roman"/>
              <w:sz w:val="24"/>
              <w:szCs w:val="24"/>
            </w:rPr>
            <w:t>Mcdermott</w:t>
          </w:r>
          <w:proofErr w:type="spellEnd"/>
          <w:r w:rsidRPr="00132F8D">
            <w:rPr>
              <w:rFonts w:ascii="Times New Roman" w:eastAsia="Times New Roman" w:hAnsi="Times New Roman" w:cs="Times New Roman"/>
              <w:sz w:val="24"/>
              <w:szCs w:val="24"/>
            </w:rPr>
            <w:t xml:space="preserve">, J., &amp; Ruxton, G. D. (1998). Refuge use by fish as a function of body length-related metabolic expenditure and predation risks. </w:t>
          </w:r>
          <w:r w:rsidRPr="00132F8D">
            <w:rPr>
              <w:rFonts w:ascii="Times New Roman" w:eastAsia="Times New Roman" w:hAnsi="Times New Roman" w:cs="Times New Roman"/>
              <w:i/>
              <w:iCs/>
              <w:sz w:val="24"/>
              <w:szCs w:val="24"/>
            </w:rPr>
            <w:t>Proceedings of the Royal Society of London. Series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265</w:t>
          </w:r>
          <w:r w:rsidRPr="00132F8D">
            <w:rPr>
              <w:rFonts w:ascii="Times New Roman" w:eastAsia="Times New Roman" w:hAnsi="Times New Roman" w:cs="Times New Roman"/>
              <w:sz w:val="24"/>
              <w:szCs w:val="24"/>
            </w:rPr>
            <w:t>(1413), 2373–2379. https://royalsocietypublishing.org/</w:t>
          </w:r>
        </w:p>
        <w:p w14:paraId="1C2E464D" w14:textId="77777777" w:rsidR="00AB3B4C" w:rsidRPr="00132F8D" w:rsidRDefault="00AB3B4C">
          <w:pPr>
            <w:autoSpaceDE w:val="0"/>
            <w:autoSpaceDN w:val="0"/>
            <w:ind w:hanging="480"/>
            <w:divId w:val="1974209302"/>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Kurylyk</w:t>
          </w:r>
          <w:proofErr w:type="spellEnd"/>
          <w:r w:rsidRPr="00132F8D">
            <w:rPr>
              <w:rFonts w:ascii="Times New Roman" w:eastAsia="Times New Roman" w:hAnsi="Times New Roman" w:cs="Times New Roman"/>
              <w:sz w:val="24"/>
              <w:szCs w:val="24"/>
            </w:rPr>
            <w:t xml:space="preserve">, B. L., </w:t>
          </w:r>
          <w:proofErr w:type="spellStart"/>
          <w:r w:rsidRPr="00132F8D">
            <w:rPr>
              <w:rFonts w:ascii="Times New Roman" w:eastAsia="Times New Roman" w:hAnsi="Times New Roman" w:cs="Times New Roman"/>
              <w:sz w:val="24"/>
              <w:szCs w:val="24"/>
            </w:rPr>
            <w:t>Macquarrie</w:t>
          </w:r>
          <w:proofErr w:type="spellEnd"/>
          <w:r w:rsidRPr="00132F8D">
            <w:rPr>
              <w:rFonts w:ascii="Times New Roman" w:eastAsia="Times New Roman" w:hAnsi="Times New Roman" w:cs="Times New Roman"/>
              <w:sz w:val="24"/>
              <w:szCs w:val="24"/>
            </w:rPr>
            <w:t xml:space="preserve">, K. T. B., </w:t>
          </w:r>
          <w:proofErr w:type="spellStart"/>
          <w:r w:rsidRPr="00132F8D">
            <w:rPr>
              <w:rFonts w:ascii="Times New Roman" w:eastAsia="Times New Roman" w:hAnsi="Times New Roman" w:cs="Times New Roman"/>
              <w:sz w:val="24"/>
              <w:szCs w:val="24"/>
            </w:rPr>
            <w:t>Linnansaari</w:t>
          </w:r>
          <w:proofErr w:type="spellEnd"/>
          <w:r w:rsidRPr="00132F8D">
            <w:rPr>
              <w:rFonts w:ascii="Times New Roman" w:eastAsia="Times New Roman" w:hAnsi="Times New Roman" w:cs="Times New Roman"/>
              <w:sz w:val="24"/>
              <w:szCs w:val="24"/>
            </w:rPr>
            <w:t xml:space="preserve">, T., </w:t>
          </w:r>
          <w:proofErr w:type="spellStart"/>
          <w:r w:rsidRPr="00132F8D">
            <w:rPr>
              <w:rFonts w:ascii="Times New Roman" w:eastAsia="Times New Roman" w:hAnsi="Times New Roman" w:cs="Times New Roman"/>
              <w:sz w:val="24"/>
              <w:szCs w:val="24"/>
            </w:rPr>
            <w:t>Cunjak</w:t>
          </w:r>
          <w:proofErr w:type="spellEnd"/>
          <w:r w:rsidRPr="00132F8D">
            <w:rPr>
              <w:rFonts w:ascii="Times New Roman" w:eastAsia="Times New Roman" w:hAnsi="Times New Roman" w:cs="Times New Roman"/>
              <w:sz w:val="24"/>
              <w:szCs w:val="24"/>
            </w:rPr>
            <w:t xml:space="preserve">, R. A., &amp; Curry, R. A. (2015). Preserving, augmenting, and creating cold-water thermal refugia in rivers: concepts derived from research on the Miramichi River, New Brunswick (Canada). </w:t>
          </w:r>
          <w:r w:rsidRPr="00132F8D">
            <w:rPr>
              <w:rFonts w:ascii="Times New Roman" w:eastAsia="Times New Roman" w:hAnsi="Times New Roman" w:cs="Times New Roman"/>
              <w:i/>
              <w:iCs/>
              <w:sz w:val="24"/>
              <w:szCs w:val="24"/>
            </w:rPr>
            <w:t>Ecohydrology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w:t>
          </w:r>
          <w:r w:rsidRPr="00132F8D">
            <w:rPr>
              <w:rFonts w:ascii="Times New Roman" w:eastAsia="Times New Roman" w:hAnsi="Times New Roman" w:cs="Times New Roman"/>
              <w:sz w:val="24"/>
              <w:szCs w:val="24"/>
            </w:rPr>
            <w:t>(6), 1095–1108. https://doi.org/10.1002/ECO.1566</w:t>
          </w:r>
        </w:p>
        <w:p w14:paraId="364BC706" w14:textId="77777777" w:rsidR="00AB3B4C" w:rsidRPr="00132F8D" w:rsidRDefault="00AB3B4C">
          <w:pPr>
            <w:autoSpaceDE w:val="0"/>
            <w:autoSpaceDN w:val="0"/>
            <w:ind w:hanging="480"/>
            <w:divId w:val="133503711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Liedtke, T. L., Beeman, J. W., &amp; Gee, L. P. (2012). A standard operating procedure for the surgical implantation of transmitters in juvenile salmonids. US Geological Survey Open-File Report 2012-1267. </w:t>
          </w:r>
          <w:r w:rsidRPr="00132F8D">
            <w:rPr>
              <w:rFonts w:ascii="Times New Roman" w:eastAsia="Times New Roman" w:hAnsi="Times New Roman" w:cs="Times New Roman"/>
              <w:i/>
              <w:iCs/>
              <w:sz w:val="24"/>
              <w:szCs w:val="24"/>
            </w:rPr>
            <w:t>Open-File Report</w:t>
          </w:r>
          <w:r w:rsidRPr="00132F8D">
            <w:rPr>
              <w:rFonts w:ascii="Times New Roman" w:eastAsia="Times New Roman" w:hAnsi="Times New Roman" w:cs="Times New Roman"/>
              <w:sz w:val="24"/>
              <w:szCs w:val="24"/>
            </w:rPr>
            <w:t>. https://doi.org/10.3133/ofr20121267</w:t>
          </w:r>
        </w:p>
        <w:p w14:paraId="141EFCDC" w14:textId="77777777" w:rsidR="00AB3B4C" w:rsidRPr="00132F8D" w:rsidRDefault="00AB3B4C">
          <w:pPr>
            <w:autoSpaceDE w:val="0"/>
            <w:autoSpaceDN w:val="0"/>
            <w:ind w:hanging="480"/>
            <w:divId w:val="159096111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Logan, R. K., Vaudo, J. J., Wetherbee, B. M., &amp; Shivji, M. S. (2023). Patrolling the border: Billfish exploit the hypoxic boundary created by the world’s largest oxygen minimum zone. </w:t>
          </w:r>
          <w:r w:rsidRPr="00132F8D">
            <w:rPr>
              <w:rFonts w:ascii="Times New Roman" w:eastAsia="Times New Roman" w:hAnsi="Times New Roman" w:cs="Times New Roman"/>
              <w:i/>
              <w:iCs/>
              <w:sz w:val="24"/>
              <w:szCs w:val="24"/>
            </w:rPr>
            <w:t>Journal of Animal 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92</w:t>
          </w:r>
          <w:r w:rsidRPr="00132F8D">
            <w:rPr>
              <w:rFonts w:ascii="Times New Roman" w:eastAsia="Times New Roman" w:hAnsi="Times New Roman" w:cs="Times New Roman"/>
              <w:sz w:val="24"/>
              <w:szCs w:val="24"/>
            </w:rPr>
            <w:t>(8), 1658–1671. https://doi.org/10.1111/1365-2656.13940</w:t>
          </w:r>
        </w:p>
        <w:p w14:paraId="03D748EF" w14:textId="77777777" w:rsidR="00AB3B4C" w:rsidRPr="00132F8D" w:rsidRDefault="00AB3B4C">
          <w:pPr>
            <w:autoSpaceDE w:val="0"/>
            <w:autoSpaceDN w:val="0"/>
            <w:ind w:hanging="480"/>
            <w:divId w:val="154089477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Lovegrove, B. G. (2009). Modification and miniaturization of </w:t>
          </w:r>
          <w:proofErr w:type="spellStart"/>
          <w:r w:rsidRPr="00132F8D">
            <w:rPr>
              <w:rFonts w:ascii="Times New Roman" w:eastAsia="Times New Roman" w:hAnsi="Times New Roman" w:cs="Times New Roman"/>
              <w:sz w:val="24"/>
              <w:szCs w:val="24"/>
            </w:rPr>
            <w:t>Thermochron</w:t>
          </w:r>
          <w:proofErr w:type="spellEnd"/>
          <w:r w:rsidRPr="00132F8D">
            <w:rPr>
              <w:rFonts w:ascii="Times New Roman" w:eastAsia="Times New Roman" w:hAnsi="Times New Roman" w:cs="Times New Roman"/>
              <w:sz w:val="24"/>
              <w:szCs w:val="24"/>
            </w:rPr>
            <w:t xml:space="preserve"> </w:t>
          </w:r>
          <w:proofErr w:type="spellStart"/>
          <w:r w:rsidRPr="00132F8D">
            <w:rPr>
              <w:rFonts w:ascii="Times New Roman" w:eastAsia="Times New Roman" w:hAnsi="Times New Roman" w:cs="Times New Roman"/>
              <w:sz w:val="24"/>
              <w:szCs w:val="24"/>
            </w:rPr>
            <w:t>iButtons</w:t>
          </w:r>
          <w:proofErr w:type="spellEnd"/>
          <w:r w:rsidRPr="00132F8D">
            <w:rPr>
              <w:rFonts w:ascii="Times New Roman" w:eastAsia="Times New Roman" w:hAnsi="Times New Roman" w:cs="Times New Roman"/>
              <w:sz w:val="24"/>
              <w:szCs w:val="24"/>
            </w:rPr>
            <w:t xml:space="preserve"> for surgical implantation into small animals. </w:t>
          </w:r>
          <w:r w:rsidRPr="00132F8D">
            <w:rPr>
              <w:rFonts w:ascii="Times New Roman" w:eastAsia="Times New Roman" w:hAnsi="Times New Roman" w:cs="Times New Roman"/>
              <w:i/>
              <w:iCs/>
              <w:sz w:val="24"/>
              <w:szCs w:val="24"/>
            </w:rPr>
            <w:t>Journal of Comparative Physiology B: Biochemical, Systemic, and Environmental Physiology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179</w:t>
          </w:r>
          <w:r w:rsidRPr="00132F8D">
            <w:rPr>
              <w:rFonts w:ascii="Times New Roman" w:eastAsia="Times New Roman" w:hAnsi="Times New Roman" w:cs="Times New Roman"/>
              <w:sz w:val="24"/>
              <w:szCs w:val="24"/>
            </w:rPr>
            <w:t>(4), 451–458. https://doi.org/10.1007/s00360-008-0329-x</w:t>
          </w:r>
        </w:p>
        <w:p w14:paraId="7515B776" w14:textId="77777777" w:rsidR="00AB3B4C" w:rsidRPr="00132F8D" w:rsidRDefault="00AB3B4C">
          <w:pPr>
            <w:autoSpaceDE w:val="0"/>
            <w:autoSpaceDN w:val="0"/>
            <w:ind w:hanging="480"/>
            <w:divId w:val="115464235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Mac, M. J. (1985). Effects of ration size on preferred temperature of lake charr Salvelinus </w:t>
          </w:r>
          <w:proofErr w:type="spellStart"/>
          <w:r w:rsidRPr="00132F8D">
            <w:rPr>
              <w:rFonts w:ascii="Times New Roman" w:eastAsia="Times New Roman" w:hAnsi="Times New Roman" w:cs="Times New Roman"/>
              <w:sz w:val="24"/>
              <w:szCs w:val="24"/>
            </w:rPr>
            <w:t>namaycush</w:t>
          </w:r>
          <w:proofErr w:type="spellEnd"/>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Environmental Biology of Fishes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14</w:t>
          </w:r>
          <w:r w:rsidRPr="00132F8D">
            <w:rPr>
              <w:rFonts w:ascii="Times New Roman" w:eastAsia="Times New Roman" w:hAnsi="Times New Roman" w:cs="Times New Roman"/>
              <w:sz w:val="24"/>
              <w:szCs w:val="24"/>
            </w:rPr>
            <w:t>, 227–231. https://doi.org/10.1007/BF00000830/METRICS</w:t>
          </w:r>
        </w:p>
        <w:p w14:paraId="5D2C2460" w14:textId="77777777" w:rsidR="00AB3B4C" w:rsidRDefault="00AB3B4C">
          <w:pPr>
            <w:autoSpaceDE w:val="0"/>
            <w:autoSpaceDN w:val="0"/>
            <w:ind w:hanging="480"/>
            <w:divId w:val="56263788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Manly, B. F. J., McDonald, L. L., Thomas, D. L., McDonald, T. L., &amp; Erickson, W. P. (2012). Introduction to resource selection studies. </w:t>
          </w:r>
          <w:r w:rsidRPr="00132F8D">
            <w:rPr>
              <w:rFonts w:ascii="Times New Roman" w:eastAsia="Times New Roman" w:hAnsi="Times New Roman" w:cs="Times New Roman"/>
              <w:i/>
              <w:iCs/>
              <w:sz w:val="24"/>
              <w:szCs w:val="24"/>
            </w:rPr>
            <w:t>Resource Selection by Animals: Statistical Design and Analysis for Field Studies</w:t>
          </w:r>
          <w:r w:rsidRPr="00132F8D">
            <w:rPr>
              <w:rFonts w:ascii="Times New Roman" w:eastAsia="Times New Roman" w:hAnsi="Times New Roman" w:cs="Times New Roman"/>
              <w:sz w:val="24"/>
              <w:szCs w:val="24"/>
            </w:rPr>
            <w:t>, 1–15.</w:t>
          </w:r>
        </w:p>
        <w:p w14:paraId="1A807FDA" w14:textId="77A8093D" w:rsidR="00F3507F" w:rsidRPr="00132F8D" w:rsidRDefault="00F3507F">
          <w:pPr>
            <w:autoSpaceDE w:val="0"/>
            <w:autoSpaceDN w:val="0"/>
            <w:ind w:hanging="480"/>
            <w:divId w:val="562637881"/>
            <w:rPr>
              <w:rFonts w:ascii="Times New Roman" w:eastAsia="Times New Roman" w:hAnsi="Times New Roman" w:cs="Times New Roman"/>
              <w:sz w:val="24"/>
              <w:szCs w:val="24"/>
            </w:rPr>
          </w:pPr>
          <w:r w:rsidRPr="00F3507F">
            <w:rPr>
              <w:rFonts w:ascii="Times New Roman" w:eastAsia="Times New Roman" w:hAnsi="Times New Roman" w:cs="Times New Roman"/>
              <w:sz w:val="24"/>
              <w:szCs w:val="24"/>
            </w:rPr>
            <w:lastRenderedPageBreak/>
            <w:t>Matthews, K. R., &amp; Berg, N. H. (1997). Rainbow trout responses to water temperature and dissolved oxygen stress in two southern California stream pools. </w:t>
          </w:r>
          <w:r w:rsidRPr="00F3507F">
            <w:rPr>
              <w:rFonts w:ascii="Times New Roman" w:eastAsia="Times New Roman" w:hAnsi="Times New Roman" w:cs="Times New Roman"/>
              <w:i/>
              <w:iCs/>
              <w:sz w:val="24"/>
              <w:szCs w:val="24"/>
            </w:rPr>
            <w:t>Journal of Fish Biology</w:t>
          </w:r>
          <w:r w:rsidRPr="00F3507F">
            <w:rPr>
              <w:rFonts w:ascii="Times New Roman" w:eastAsia="Times New Roman" w:hAnsi="Times New Roman" w:cs="Times New Roman"/>
              <w:sz w:val="24"/>
              <w:szCs w:val="24"/>
            </w:rPr>
            <w:t>, </w:t>
          </w:r>
          <w:r w:rsidRPr="00F3507F">
            <w:rPr>
              <w:rFonts w:ascii="Times New Roman" w:eastAsia="Times New Roman" w:hAnsi="Times New Roman" w:cs="Times New Roman"/>
              <w:i/>
              <w:iCs/>
              <w:sz w:val="24"/>
              <w:szCs w:val="24"/>
            </w:rPr>
            <w:t>50</w:t>
          </w:r>
          <w:r w:rsidRPr="00F3507F">
            <w:rPr>
              <w:rFonts w:ascii="Times New Roman" w:eastAsia="Times New Roman" w:hAnsi="Times New Roman" w:cs="Times New Roman"/>
              <w:sz w:val="24"/>
              <w:szCs w:val="24"/>
            </w:rPr>
            <w:t>(1), 50-67.</w:t>
          </w:r>
        </w:p>
        <w:p w14:paraId="017C501E" w14:textId="77777777" w:rsidR="00AB3B4C" w:rsidRPr="00132F8D" w:rsidRDefault="00AB3B4C">
          <w:pPr>
            <w:autoSpaceDE w:val="0"/>
            <w:autoSpaceDN w:val="0"/>
            <w:ind w:hanging="480"/>
            <w:divId w:val="2740951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McLaren, J. S., Van Kirk, R. W., </w:t>
          </w:r>
          <w:proofErr w:type="spellStart"/>
          <w:r w:rsidRPr="00132F8D">
            <w:rPr>
              <w:rFonts w:ascii="Times New Roman" w:eastAsia="Times New Roman" w:hAnsi="Times New Roman" w:cs="Times New Roman"/>
              <w:sz w:val="24"/>
              <w:szCs w:val="24"/>
            </w:rPr>
            <w:t>Mabaka</w:t>
          </w:r>
          <w:proofErr w:type="spellEnd"/>
          <w:r w:rsidRPr="00132F8D">
            <w:rPr>
              <w:rFonts w:ascii="Times New Roman" w:eastAsia="Times New Roman" w:hAnsi="Times New Roman" w:cs="Times New Roman"/>
              <w:sz w:val="24"/>
              <w:szCs w:val="24"/>
            </w:rPr>
            <w:t xml:space="preserve">, A. J., Brothers, S., &amp; Budy, P. (2023). Drawdown, Habitat, and Kokanee Populations in a Western U.S. Reservoir. </w:t>
          </w:r>
          <w:r w:rsidRPr="00132F8D">
            <w:rPr>
              <w:rFonts w:ascii="Times New Roman" w:eastAsia="Times New Roman" w:hAnsi="Times New Roman" w:cs="Times New Roman"/>
              <w:i/>
              <w:iCs/>
              <w:sz w:val="24"/>
              <w:szCs w:val="24"/>
            </w:rPr>
            <w:t>North American Journal of Fisheries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43</w:t>
          </w:r>
          <w:r w:rsidRPr="00132F8D">
            <w:rPr>
              <w:rFonts w:ascii="Times New Roman" w:eastAsia="Times New Roman" w:hAnsi="Times New Roman" w:cs="Times New Roman"/>
              <w:sz w:val="24"/>
              <w:szCs w:val="24"/>
            </w:rPr>
            <w:t>(2), 339–351. https://doi.org/10.1002/NAFM.10879</w:t>
          </w:r>
        </w:p>
        <w:p w14:paraId="191A4F31" w14:textId="77777777" w:rsidR="00AB3B4C" w:rsidRPr="00132F8D" w:rsidRDefault="00AB3B4C">
          <w:pPr>
            <w:autoSpaceDE w:val="0"/>
            <w:autoSpaceDN w:val="0"/>
            <w:ind w:hanging="480"/>
            <w:divId w:val="109316550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Metcalfe, N. B., Van Leeuwen, T. E., &amp; Killen, S. S. (2016). Does individual variation in metabolic phenotype predict fish </w:t>
          </w:r>
          <w:proofErr w:type="spellStart"/>
          <w:r w:rsidRPr="00132F8D">
            <w:rPr>
              <w:rFonts w:ascii="Times New Roman" w:eastAsia="Times New Roman" w:hAnsi="Times New Roman" w:cs="Times New Roman"/>
              <w:sz w:val="24"/>
              <w:szCs w:val="24"/>
            </w:rPr>
            <w:t>behaviour</w:t>
          </w:r>
          <w:proofErr w:type="spellEnd"/>
          <w:r w:rsidRPr="00132F8D">
            <w:rPr>
              <w:rFonts w:ascii="Times New Roman" w:eastAsia="Times New Roman" w:hAnsi="Times New Roman" w:cs="Times New Roman"/>
              <w:sz w:val="24"/>
              <w:szCs w:val="24"/>
            </w:rPr>
            <w:t xml:space="preserve"> and performance? </w:t>
          </w:r>
          <w:r w:rsidRPr="00132F8D">
            <w:rPr>
              <w:rFonts w:ascii="Times New Roman" w:eastAsia="Times New Roman" w:hAnsi="Times New Roman" w:cs="Times New Roman"/>
              <w:i/>
              <w:iCs/>
              <w:sz w:val="24"/>
              <w:szCs w:val="24"/>
            </w:rPr>
            <w:t>Journal of Fish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88</w:t>
          </w:r>
          <w:r w:rsidRPr="00132F8D">
            <w:rPr>
              <w:rFonts w:ascii="Times New Roman" w:eastAsia="Times New Roman" w:hAnsi="Times New Roman" w:cs="Times New Roman"/>
              <w:sz w:val="24"/>
              <w:szCs w:val="24"/>
            </w:rPr>
            <w:t>(1), 298–321. https://doi.org/10.1111/JFB.12699</w:t>
          </w:r>
        </w:p>
        <w:p w14:paraId="215CB86F" w14:textId="77777777" w:rsidR="00AB3B4C" w:rsidRPr="00132F8D" w:rsidRDefault="00AB3B4C">
          <w:pPr>
            <w:autoSpaceDE w:val="0"/>
            <w:autoSpaceDN w:val="0"/>
            <w:ind w:hanging="480"/>
            <w:divId w:val="129035456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Moran, N. P., Sánchez-</w:t>
          </w:r>
          <w:proofErr w:type="spellStart"/>
          <w:r w:rsidRPr="00132F8D">
            <w:rPr>
              <w:rFonts w:ascii="Times New Roman" w:eastAsia="Times New Roman" w:hAnsi="Times New Roman" w:cs="Times New Roman"/>
              <w:sz w:val="24"/>
              <w:szCs w:val="24"/>
            </w:rPr>
            <w:t>Tójar</w:t>
          </w:r>
          <w:proofErr w:type="spellEnd"/>
          <w:r w:rsidRPr="00132F8D">
            <w:rPr>
              <w:rFonts w:ascii="Times New Roman" w:eastAsia="Times New Roman" w:hAnsi="Times New Roman" w:cs="Times New Roman"/>
              <w:sz w:val="24"/>
              <w:szCs w:val="24"/>
            </w:rPr>
            <w:t xml:space="preserve">, A., </w:t>
          </w:r>
          <w:proofErr w:type="spellStart"/>
          <w:r w:rsidRPr="00132F8D">
            <w:rPr>
              <w:rFonts w:ascii="Times New Roman" w:eastAsia="Times New Roman" w:hAnsi="Times New Roman" w:cs="Times New Roman"/>
              <w:sz w:val="24"/>
              <w:szCs w:val="24"/>
            </w:rPr>
            <w:t>Schielzeth</w:t>
          </w:r>
          <w:proofErr w:type="spellEnd"/>
          <w:r w:rsidRPr="00132F8D">
            <w:rPr>
              <w:rFonts w:ascii="Times New Roman" w:eastAsia="Times New Roman" w:hAnsi="Times New Roman" w:cs="Times New Roman"/>
              <w:sz w:val="24"/>
              <w:szCs w:val="24"/>
            </w:rPr>
            <w:t xml:space="preserve">, H., &amp; Reinhold, K. (2021). Poor nutritional condition promotes high-risk </w:t>
          </w:r>
          <w:proofErr w:type="spellStart"/>
          <w:r w:rsidRPr="00132F8D">
            <w:rPr>
              <w:rFonts w:ascii="Times New Roman" w:eastAsia="Times New Roman" w:hAnsi="Times New Roman" w:cs="Times New Roman"/>
              <w:sz w:val="24"/>
              <w:szCs w:val="24"/>
            </w:rPr>
            <w:t>behaviours</w:t>
          </w:r>
          <w:proofErr w:type="spellEnd"/>
          <w:r w:rsidRPr="00132F8D">
            <w:rPr>
              <w:rFonts w:ascii="Times New Roman" w:eastAsia="Times New Roman" w:hAnsi="Times New Roman" w:cs="Times New Roman"/>
              <w:sz w:val="24"/>
              <w:szCs w:val="24"/>
            </w:rPr>
            <w:t xml:space="preserve">: a systematic review and meta-analysis. </w:t>
          </w:r>
          <w:r w:rsidRPr="00132F8D">
            <w:rPr>
              <w:rFonts w:ascii="Times New Roman" w:eastAsia="Times New Roman" w:hAnsi="Times New Roman" w:cs="Times New Roman"/>
              <w:i/>
              <w:iCs/>
              <w:sz w:val="24"/>
              <w:szCs w:val="24"/>
            </w:rPr>
            <w:t>Biological Reviews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96</w:t>
          </w:r>
          <w:r w:rsidRPr="00132F8D">
            <w:rPr>
              <w:rFonts w:ascii="Times New Roman" w:eastAsia="Times New Roman" w:hAnsi="Times New Roman" w:cs="Times New Roman"/>
              <w:sz w:val="24"/>
              <w:szCs w:val="24"/>
            </w:rPr>
            <w:t>(1), 269–288. https://doi.org/10.1111/brv.12655</w:t>
          </w:r>
        </w:p>
        <w:p w14:paraId="7D1C510D" w14:textId="77777777" w:rsidR="00AB3B4C" w:rsidRPr="00132F8D" w:rsidRDefault="00AB3B4C">
          <w:pPr>
            <w:autoSpaceDE w:val="0"/>
            <w:autoSpaceDN w:val="0"/>
            <w:ind w:hanging="480"/>
            <w:divId w:val="29479592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Moss, J. L. (1985). Summer selection of thermal refuges by striped bass in Alabama reservoirs and tailwaters. </w:t>
          </w:r>
          <w:r w:rsidRPr="00132F8D">
            <w:rPr>
              <w:rFonts w:ascii="Times New Roman" w:eastAsia="Times New Roman" w:hAnsi="Times New Roman" w:cs="Times New Roman"/>
              <w:i/>
              <w:iCs/>
              <w:sz w:val="24"/>
              <w:szCs w:val="24"/>
            </w:rPr>
            <w:t>Transactions of the American Fisheries Society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114</w:t>
          </w:r>
          <w:r w:rsidRPr="00132F8D">
            <w:rPr>
              <w:rFonts w:ascii="Times New Roman" w:eastAsia="Times New Roman" w:hAnsi="Times New Roman" w:cs="Times New Roman"/>
              <w:sz w:val="24"/>
              <w:szCs w:val="24"/>
            </w:rPr>
            <w:t>(1), 77–83. https://doi.org/10.1577/1548-8659(1985)114&lt;</w:t>
          </w:r>
          <w:proofErr w:type="gramStart"/>
          <w:r w:rsidRPr="00132F8D">
            <w:rPr>
              <w:rFonts w:ascii="Times New Roman" w:eastAsia="Times New Roman" w:hAnsi="Times New Roman" w:cs="Times New Roman"/>
              <w:sz w:val="24"/>
              <w:szCs w:val="24"/>
            </w:rPr>
            <w:t>77:SSOTRB</w:t>
          </w:r>
          <w:proofErr w:type="gramEnd"/>
          <w:r w:rsidRPr="00132F8D">
            <w:rPr>
              <w:rFonts w:ascii="Times New Roman" w:eastAsia="Times New Roman" w:hAnsi="Times New Roman" w:cs="Times New Roman"/>
              <w:sz w:val="24"/>
              <w:szCs w:val="24"/>
            </w:rPr>
            <w:t>&gt;2.0.CO;2</w:t>
          </w:r>
        </w:p>
        <w:p w14:paraId="425E564C" w14:textId="77777777" w:rsidR="00AB3B4C" w:rsidRPr="00132F8D" w:rsidRDefault="00AB3B4C">
          <w:pPr>
            <w:autoSpaceDE w:val="0"/>
            <w:autoSpaceDN w:val="0"/>
            <w:ind w:hanging="480"/>
            <w:divId w:val="210731062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Ohman, M. D. (1990). The Demographic Benefits of Diel Vertical Migration by Zooplankton. </w:t>
          </w:r>
          <w:r w:rsidRPr="00132F8D">
            <w:rPr>
              <w:rFonts w:ascii="Times New Roman" w:eastAsia="Times New Roman" w:hAnsi="Times New Roman" w:cs="Times New Roman"/>
              <w:i/>
              <w:iCs/>
              <w:sz w:val="24"/>
              <w:szCs w:val="24"/>
            </w:rPr>
            <w:t>Ecological Monographs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60</w:t>
          </w:r>
          <w:r w:rsidRPr="00132F8D">
            <w:rPr>
              <w:rFonts w:ascii="Times New Roman" w:eastAsia="Times New Roman" w:hAnsi="Times New Roman" w:cs="Times New Roman"/>
              <w:sz w:val="24"/>
              <w:szCs w:val="24"/>
            </w:rPr>
            <w:t>(3), 257–281. https://doi.org/10.2307/1943058</w:t>
          </w:r>
        </w:p>
        <w:p w14:paraId="38217980" w14:textId="77777777" w:rsidR="00AB3B4C" w:rsidRPr="00132F8D" w:rsidRDefault="00AB3B4C">
          <w:pPr>
            <w:autoSpaceDE w:val="0"/>
            <w:autoSpaceDN w:val="0"/>
            <w:ind w:hanging="480"/>
            <w:divId w:val="21019367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Oregon Department of Environmental Quality. (2007). </w:t>
          </w:r>
          <w:r w:rsidRPr="00132F8D">
            <w:rPr>
              <w:rFonts w:ascii="Times New Roman" w:eastAsia="Times New Roman" w:hAnsi="Times New Roman" w:cs="Times New Roman"/>
              <w:i/>
              <w:iCs/>
              <w:sz w:val="24"/>
              <w:szCs w:val="24"/>
            </w:rPr>
            <w:t>340-041-0028: Water Quality Standards: Beneficial Uses, Policies, and Criteria for Oregon—Temperature</w:t>
          </w:r>
          <w:r w:rsidRPr="00132F8D">
            <w:rPr>
              <w:rFonts w:ascii="Times New Roman" w:eastAsia="Times New Roman" w:hAnsi="Times New Roman" w:cs="Times New Roman"/>
              <w:sz w:val="24"/>
              <w:szCs w:val="24"/>
            </w:rPr>
            <w:t>.</w:t>
          </w:r>
        </w:p>
        <w:p w14:paraId="773EFFCF" w14:textId="77777777" w:rsidR="00AB3B4C" w:rsidRPr="00132F8D" w:rsidRDefault="00AB3B4C">
          <w:pPr>
            <w:autoSpaceDE w:val="0"/>
            <w:autoSpaceDN w:val="0"/>
            <w:ind w:hanging="480"/>
            <w:divId w:val="97198444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Orrock, J. L., Preisser, E. L., Grabowski, J. H., &amp; Trussell, G. C. (2013). The cost of safety: Refuges increase the impact of predation risk in aquatic systems.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94</w:t>
          </w:r>
          <w:r w:rsidRPr="00132F8D">
            <w:rPr>
              <w:rFonts w:ascii="Times New Roman" w:eastAsia="Times New Roman" w:hAnsi="Times New Roman" w:cs="Times New Roman"/>
              <w:sz w:val="24"/>
              <w:szCs w:val="24"/>
            </w:rPr>
            <w:t>(3), 573–579. https://doi.org/10.1890/12-0502.1</w:t>
          </w:r>
        </w:p>
        <w:p w14:paraId="46E8A002" w14:textId="77777777" w:rsidR="00AB3B4C" w:rsidRPr="00132F8D" w:rsidRDefault="00AB3B4C">
          <w:pPr>
            <w:autoSpaceDE w:val="0"/>
            <w:autoSpaceDN w:val="0"/>
            <w:ind w:hanging="480"/>
            <w:divId w:val="23606282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Palmer, M., &amp; Ruhi, A. (2019). Linkages between flow regime, biota, and ecosystem processes: Implications for river restoration. </w:t>
          </w:r>
          <w:r w:rsidRPr="00132F8D">
            <w:rPr>
              <w:rFonts w:ascii="Times New Roman" w:eastAsia="Times New Roman" w:hAnsi="Times New Roman" w:cs="Times New Roman"/>
              <w:i/>
              <w:iCs/>
              <w:sz w:val="24"/>
              <w:szCs w:val="24"/>
            </w:rPr>
            <w:t>Science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365</w:t>
          </w:r>
          <w:r w:rsidRPr="00132F8D">
            <w:rPr>
              <w:rFonts w:ascii="Times New Roman" w:eastAsia="Times New Roman" w:hAnsi="Times New Roman" w:cs="Times New Roman"/>
              <w:sz w:val="24"/>
              <w:szCs w:val="24"/>
            </w:rPr>
            <w:t>(6459). https://doi.org/10.1126/science.aaw2087</w:t>
          </w:r>
        </w:p>
        <w:p w14:paraId="654F57A6" w14:textId="77777777" w:rsidR="00AB3B4C" w:rsidRPr="00132F8D" w:rsidRDefault="00AB3B4C">
          <w:pPr>
            <w:autoSpaceDE w:val="0"/>
            <w:autoSpaceDN w:val="0"/>
            <w:ind w:hanging="480"/>
            <w:divId w:val="172910752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Penaluna, B. E., Abadía-Cardoso, A., Dunham, J. B., García-</w:t>
          </w:r>
          <w:proofErr w:type="spellStart"/>
          <w:r w:rsidRPr="00132F8D">
            <w:rPr>
              <w:rFonts w:ascii="Times New Roman" w:eastAsia="Times New Roman" w:hAnsi="Times New Roman" w:cs="Times New Roman"/>
              <w:sz w:val="24"/>
              <w:szCs w:val="24"/>
            </w:rPr>
            <w:t>Dé</w:t>
          </w:r>
          <w:proofErr w:type="spellEnd"/>
          <w:r w:rsidRPr="00132F8D">
            <w:rPr>
              <w:rFonts w:ascii="Times New Roman" w:eastAsia="Times New Roman" w:hAnsi="Times New Roman" w:cs="Times New Roman"/>
              <w:sz w:val="24"/>
              <w:szCs w:val="24"/>
            </w:rPr>
            <w:t xml:space="preserve"> León, F. J., Gresswell, R. E., Luna, A. R., Taylor, E. B., Shepard, B. B., Muhlfeld, C. C., Bestgen, K. R., Rogers, K., Escalante, M. A., Keeley, E. R., Temple, G. M., Williams, J. E., Matthews, K. R., Pierce, R., Mayden, R. L., Kovach, R. P., … Fausch, K. D. (2016). Conservation of Native Pacific Trout Diversity in Western North America. </w:t>
          </w:r>
          <w:r w:rsidRPr="00132F8D">
            <w:rPr>
              <w:rFonts w:ascii="Times New Roman" w:eastAsia="Times New Roman" w:hAnsi="Times New Roman" w:cs="Times New Roman"/>
              <w:i/>
              <w:iCs/>
              <w:sz w:val="24"/>
              <w:szCs w:val="24"/>
            </w:rPr>
            <w:t>Fisheries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41</w:t>
          </w:r>
          <w:r w:rsidRPr="00132F8D">
            <w:rPr>
              <w:rFonts w:ascii="Times New Roman" w:eastAsia="Times New Roman" w:hAnsi="Times New Roman" w:cs="Times New Roman"/>
              <w:sz w:val="24"/>
              <w:szCs w:val="24"/>
            </w:rPr>
            <w:t>(6), 286–300. https://doi.org/10.1080/03632415.2016.1175888</w:t>
          </w:r>
        </w:p>
        <w:p w14:paraId="2FE25CDD" w14:textId="77777777" w:rsidR="00AB3B4C" w:rsidRPr="00132F8D" w:rsidRDefault="00AB3B4C">
          <w:pPr>
            <w:autoSpaceDE w:val="0"/>
            <w:autoSpaceDN w:val="0"/>
            <w:ind w:hanging="480"/>
            <w:divId w:val="586160600"/>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Pépino</w:t>
          </w:r>
          <w:proofErr w:type="spellEnd"/>
          <w:r w:rsidRPr="00132F8D">
            <w:rPr>
              <w:rFonts w:ascii="Times New Roman" w:eastAsia="Times New Roman" w:hAnsi="Times New Roman" w:cs="Times New Roman"/>
              <w:sz w:val="24"/>
              <w:szCs w:val="24"/>
            </w:rPr>
            <w:t xml:space="preserve">, M., Goyer, K., &amp; Magnan, P. (2015). Heat transfer in fish: are short excursions between habitats a thermoregulatory </w:t>
          </w:r>
          <w:proofErr w:type="spellStart"/>
          <w:r w:rsidRPr="00132F8D">
            <w:rPr>
              <w:rFonts w:ascii="Times New Roman" w:eastAsia="Times New Roman" w:hAnsi="Times New Roman" w:cs="Times New Roman"/>
              <w:sz w:val="24"/>
              <w:szCs w:val="24"/>
            </w:rPr>
            <w:t>behaviour</w:t>
          </w:r>
          <w:proofErr w:type="spellEnd"/>
          <w:r w:rsidRPr="00132F8D">
            <w:rPr>
              <w:rFonts w:ascii="Times New Roman" w:eastAsia="Times New Roman" w:hAnsi="Times New Roman" w:cs="Times New Roman"/>
              <w:sz w:val="24"/>
              <w:szCs w:val="24"/>
            </w:rPr>
            <w:t xml:space="preserve"> to exploit resources in an </w:t>
          </w:r>
          <w:proofErr w:type="spellStart"/>
          <w:r w:rsidRPr="00132F8D">
            <w:rPr>
              <w:rFonts w:ascii="Times New Roman" w:eastAsia="Times New Roman" w:hAnsi="Times New Roman" w:cs="Times New Roman"/>
              <w:sz w:val="24"/>
              <w:szCs w:val="24"/>
            </w:rPr>
            <w:t>unfavourable</w:t>
          </w:r>
          <w:proofErr w:type="spellEnd"/>
          <w:r w:rsidRPr="00132F8D">
            <w:rPr>
              <w:rFonts w:ascii="Times New Roman" w:eastAsia="Times New Roman" w:hAnsi="Times New Roman" w:cs="Times New Roman"/>
              <w:sz w:val="24"/>
              <w:szCs w:val="24"/>
            </w:rPr>
            <w:t xml:space="preserve"> thermal environment? </w:t>
          </w:r>
          <w:r w:rsidRPr="00132F8D">
            <w:rPr>
              <w:rFonts w:ascii="Times New Roman" w:eastAsia="Times New Roman" w:hAnsi="Times New Roman" w:cs="Times New Roman"/>
              <w:i/>
              <w:iCs/>
              <w:sz w:val="24"/>
              <w:szCs w:val="24"/>
            </w:rPr>
            <w:t>Journal of Experimental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218</w:t>
          </w:r>
          <w:r w:rsidRPr="00132F8D">
            <w:rPr>
              <w:rFonts w:ascii="Times New Roman" w:eastAsia="Times New Roman" w:hAnsi="Times New Roman" w:cs="Times New Roman"/>
              <w:sz w:val="24"/>
              <w:szCs w:val="24"/>
            </w:rPr>
            <w:t>(21), 3461–3467. https://doi.org/10.1242/jeb.126466</w:t>
          </w:r>
        </w:p>
        <w:p w14:paraId="1A1150CC" w14:textId="77777777" w:rsidR="00AB3B4C" w:rsidRPr="00132F8D" w:rsidRDefault="00AB3B4C">
          <w:pPr>
            <w:autoSpaceDE w:val="0"/>
            <w:autoSpaceDN w:val="0"/>
            <w:ind w:hanging="480"/>
            <w:divId w:val="211170516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Persson, L., &amp; Eklov, P. (1995). Prey Refuges Affecting Interactions Between Piscivorous Perch and Juvenile Perch and Roach.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76</w:t>
          </w:r>
          <w:r w:rsidRPr="00132F8D">
            <w:rPr>
              <w:rFonts w:ascii="Times New Roman" w:eastAsia="Times New Roman" w:hAnsi="Times New Roman" w:cs="Times New Roman"/>
              <w:sz w:val="24"/>
              <w:szCs w:val="24"/>
            </w:rPr>
            <w:t>(1), 70–81. https://doi.org/10.2307/1940632</w:t>
          </w:r>
        </w:p>
        <w:p w14:paraId="255552AA" w14:textId="77777777" w:rsidR="00AB3B4C" w:rsidRPr="00132F8D" w:rsidRDefault="00AB3B4C">
          <w:pPr>
            <w:autoSpaceDE w:val="0"/>
            <w:autoSpaceDN w:val="0"/>
            <w:ind w:hanging="480"/>
            <w:divId w:val="9544595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Poole, G. C., &amp; Berman, C. H. (2001). An Ecological Perspective on In-Stream Temperature: Natural Heat Dynamics and Mechanisms of Human-Caused Thermal Degradation. </w:t>
          </w:r>
          <w:r w:rsidRPr="00132F8D">
            <w:rPr>
              <w:rFonts w:ascii="Times New Roman" w:eastAsia="Times New Roman" w:hAnsi="Times New Roman" w:cs="Times New Roman"/>
              <w:i/>
              <w:iCs/>
              <w:sz w:val="24"/>
              <w:szCs w:val="24"/>
            </w:rPr>
            <w:t>Environmental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27</w:t>
          </w:r>
          <w:r w:rsidRPr="00132F8D">
            <w:rPr>
              <w:rFonts w:ascii="Times New Roman" w:eastAsia="Times New Roman" w:hAnsi="Times New Roman" w:cs="Times New Roman"/>
              <w:sz w:val="24"/>
              <w:szCs w:val="24"/>
            </w:rPr>
            <w:t>(6), 787–802. https://doi.org/10.1007/s002670010188</w:t>
          </w:r>
        </w:p>
        <w:p w14:paraId="55511235" w14:textId="77777777" w:rsidR="00AB3B4C" w:rsidRPr="00132F8D" w:rsidRDefault="00AB3B4C">
          <w:pPr>
            <w:autoSpaceDE w:val="0"/>
            <w:autoSpaceDN w:val="0"/>
            <w:ind w:hanging="480"/>
            <w:divId w:val="313265370"/>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Pörtner</w:t>
          </w:r>
          <w:proofErr w:type="spellEnd"/>
          <w:r w:rsidRPr="00132F8D">
            <w:rPr>
              <w:rFonts w:ascii="Times New Roman" w:eastAsia="Times New Roman" w:hAnsi="Times New Roman" w:cs="Times New Roman"/>
              <w:sz w:val="24"/>
              <w:szCs w:val="24"/>
            </w:rPr>
            <w:t xml:space="preserve">, H. (2001). Climate change and temperature-dependent biogeography: Oxygen limitation of thermal tolerance in animals. </w:t>
          </w:r>
          <w:proofErr w:type="spellStart"/>
          <w:r w:rsidRPr="00132F8D">
            <w:rPr>
              <w:rFonts w:ascii="Times New Roman" w:eastAsia="Times New Roman" w:hAnsi="Times New Roman" w:cs="Times New Roman"/>
              <w:i/>
              <w:iCs/>
              <w:sz w:val="24"/>
              <w:szCs w:val="24"/>
            </w:rPr>
            <w:t>Naturwissenschaften</w:t>
          </w:r>
          <w:proofErr w:type="spellEnd"/>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88</w:t>
          </w:r>
          <w:r w:rsidRPr="00132F8D">
            <w:rPr>
              <w:rFonts w:ascii="Times New Roman" w:eastAsia="Times New Roman" w:hAnsi="Times New Roman" w:cs="Times New Roman"/>
              <w:sz w:val="24"/>
              <w:szCs w:val="24"/>
            </w:rPr>
            <w:t>(4), 137–146. https://doi.org/10.1007/S001140100216/METRICS</w:t>
          </w:r>
        </w:p>
        <w:p w14:paraId="22345BEA" w14:textId="77777777" w:rsidR="00AB3B4C" w:rsidRPr="00132F8D" w:rsidRDefault="00AB3B4C">
          <w:pPr>
            <w:autoSpaceDE w:val="0"/>
            <w:autoSpaceDN w:val="0"/>
            <w:ind w:hanging="480"/>
            <w:divId w:val="28693311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Power, M. E. (1984). Depth Distributions of Armored Catfish: Predator-Induced Resource Avoidance?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65</w:t>
          </w:r>
          <w:r w:rsidRPr="00132F8D">
            <w:rPr>
              <w:rFonts w:ascii="Times New Roman" w:eastAsia="Times New Roman" w:hAnsi="Times New Roman" w:cs="Times New Roman"/>
              <w:sz w:val="24"/>
              <w:szCs w:val="24"/>
            </w:rPr>
            <w:t>(2), 523–528. https://doi.org/10.2307/1941414</w:t>
          </w:r>
        </w:p>
        <w:p w14:paraId="4DB6DF9F" w14:textId="77777777" w:rsidR="00AB3B4C" w:rsidRPr="00132F8D" w:rsidRDefault="00AB3B4C">
          <w:pPr>
            <w:autoSpaceDE w:val="0"/>
            <w:autoSpaceDN w:val="0"/>
            <w:ind w:hanging="480"/>
            <w:divId w:val="63537910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Rajesh, M., &amp; Rehana, S. (2022). Impact of climate change on river water temperature and dissolved oxygen: Indian riverine thermal regimes. </w:t>
          </w:r>
          <w:r w:rsidRPr="00132F8D">
            <w:rPr>
              <w:rFonts w:ascii="Times New Roman" w:eastAsia="Times New Roman" w:hAnsi="Times New Roman" w:cs="Times New Roman"/>
              <w:i/>
              <w:iCs/>
              <w:sz w:val="24"/>
              <w:szCs w:val="24"/>
            </w:rPr>
            <w:t>Scientific Reports 2022 12:1</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12</w:t>
          </w:r>
          <w:r w:rsidRPr="00132F8D">
            <w:rPr>
              <w:rFonts w:ascii="Times New Roman" w:eastAsia="Times New Roman" w:hAnsi="Times New Roman" w:cs="Times New Roman"/>
              <w:sz w:val="24"/>
              <w:szCs w:val="24"/>
            </w:rPr>
            <w:t>(1), 9222. https://doi.org/10.1038/s41598-022-12996-7</w:t>
          </w:r>
        </w:p>
        <w:p w14:paraId="7BADB8C4" w14:textId="77777777" w:rsidR="00AB3B4C" w:rsidRPr="00132F8D" w:rsidRDefault="00AB3B4C">
          <w:pPr>
            <w:autoSpaceDE w:val="0"/>
            <w:autoSpaceDN w:val="0"/>
            <w:ind w:hanging="480"/>
            <w:divId w:val="39454761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Rhode, S. C., Pawlowski, M., &amp; </w:t>
          </w:r>
          <w:proofErr w:type="spellStart"/>
          <w:r w:rsidRPr="00132F8D">
            <w:rPr>
              <w:rFonts w:ascii="Times New Roman" w:eastAsia="Times New Roman" w:hAnsi="Times New Roman" w:cs="Times New Roman"/>
              <w:sz w:val="24"/>
              <w:szCs w:val="24"/>
            </w:rPr>
            <w:t>Tollrian</w:t>
          </w:r>
          <w:proofErr w:type="spellEnd"/>
          <w:r w:rsidRPr="00132F8D">
            <w:rPr>
              <w:rFonts w:ascii="Times New Roman" w:eastAsia="Times New Roman" w:hAnsi="Times New Roman" w:cs="Times New Roman"/>
              <w:sz w:val="24"/>
              <w:szCs w:val="24"/>
            </w:rPr>
            <w:t xml:space="preserve">, R. (2001). The impact of ultraviolet radiation on the vertical distribution of zooplankton of the genus Daphnia. </w:t>
          </w:r>
          <w:r w:rsidRPr="00132F8D">
            <w:rPr>
              <w:rFonts w:ascii="Times New Roman" w:eastAsia="Times New Roman" w:hAnsi="Times New Roman" w:cs="Times New Roman"/>
              <w:i/>
              <w:iCs/>
              <w:sz w:val="24"/>
              <w:szCs w:val="24"/>
            </w:rPr>
            <w:t>Nature 2001 412:6842</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412</w:t>
          </w:r>
          <w:r w:rsidRPr="00132F8D">
            <w:rPr>
              <w:rFonts w:ascii="Times New Roman" w:eastAsia="Times New Roman" w:hAnsi="Times New Roman" w:cs="Times New Roman"/>
              <w:sz w:val="24"/>
              <w:szCs w:val="24"/>
            </w:rPr>
            <w:t>(6842), 69–72. https://doi.org/10.1038/35083567</w:t>
          </w:r>
        </w:p>
        <w:p w14:paraId="52962785" w14:textId="77777777" w:rsidR="00AB3B4C" w:rsidRPr="00132F8D" w:rsidRDefault="00AB3B4C">
          <w:pPr>
            <w:autoSpaceDE w:val="0"/>
            <w:autoSpaceDN w:val="0"/>
            <w:ind w:hanging="480"/>
            <w:divId w:val="151788811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Scheuerell, M. D., &amp; Schindler, D. E. (2003). Diel vertical migration by juvenile sockeye salmon: empirical evidence for the antipredation window.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84</w:t>
          </w:r>
          <w:r w:rsidRPr="00132F8D">
            <w:rPr>
              <w:rFonts w:ascii="Times New Roman" w:eastAsia="Times New Roman" w:hAnsi="Times New Roman" w:cs="Times New Roman"/>
              <w:sz w:val="24"/>
              <w:szCs w:val="24"/>
            </w:rPr>
            <w:t>(7), 1713–1720. https://doi.org/10.1890/0012-9658(2003)084[</w:t>
          </w:r>
          <w:proofErr w:type="gramStart"/>
          <w:r w:rsidRPr="00132F8D">
            <w:rPr>
              <w:rFonts w:ascii="Times New Roman" w:eastAsia="Times New Roman" w:hAnsi="Times New Roman" w:cs="Times New Roman"/>
              <w:sz w:val="24"/>
              <w:szCs w:val="24"/>
            </w:rPr>
            <w:t>1713:DVMBJS</w:t>
          </w:r>
          <w:proofErr w:type="gramEnd"/>
          <w:r w:rsidRPr="00132F8D">
            <w:rPr>
              <w:rFonts w:ascii="Times New Roman" w:eastAsia="Times New Roman" w:hAnsi="Times New Roman" w:cs="Times New Roman"/>
              <w:sz w:val="24"/>
              <w:szCs w:val="24"/>
            </w:rPr>
            <w:t>]2.0.CO;2</w:t>
          </w:r>
        </w:p>
        <w:p w14:paraId="6576FDF1" w14:textId="77777777" w:rsidR="00AB3B4C" w:rsidRPr="00132F8D" w:rsidRDefault="00AB3B4C">
          <w:pPr>
            <w:autoSpaceDE w:val="0"/>
            <w:autoSpaceDN w:val="0"/>
            <w:ind w:hanging="480"/>
            <w:divId w:val="129368148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Sims, D. W., Wearmouth, V. J., Southall, E. J., Hill, J. M., Moore, P., Rawlinson, K., Hutchinson, N., Budd, G. C., Righton, D., Metcalfe, J. D., Nash, J. P., &amp; Morritt, D. (2006). Hunt Warm, Rest Cool: Bioenergetic Strategy Underlying Diel Vertical Migration of a. </w:t>
          </w:r>
          <w:r w:rsidRPr="00132F8D">
            <w:rPr>
              <w:rFonts w:ascii="Times New Roman" w:eastAsia="Times New Roman" w:hAnsi="Times New Roman" w:cs="Times New Roman"/>
              <w:i/>
              <w:iCs/>
              <w:sz w:val="24"/>
              <w:szCs w:val="24"/>
            </w:rPr>
            <w:t>Source: Journal of Animal 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75</w:t>
          </w:r>
          <w:r w:rsidRPr="00132F8D">
            <w:rPr>
              <w:rFonts w:ascii="Times New Roman" w:eastAsia="Times New Roman" w:hAnsi="Times New Roman" w:cs="Times New Roman"/>
              <w:sz w:val="24"/>
              <w:szCs w:val="24"/>
            </w:rPr>
            <w:t>(1), 176–190. https://doi.org/10.1111/j.1365-2656.2005.01033.x</w:t>
          </w:r>
        </w:p>
        <w:p w14:paraId="20F90495" w14:textId="77777777" w:rsidR="00AB3B4C" w:rsidRPr="00132F8D" w:rsidRDefault="00AB3B4C">
          <w:pPr>
            <w:autoSpaceDE w:val="0"/>
            <w:autoSpaceDN w:val="0"/>
            <w:ind w:hanging="480"/>
            <w:divId w:val="78847707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Sogard, S. M., &amp; Olla, B. L. (1996). Food deprivation affects vertical distribution and activity of a marine fish in a thermal gradient: potential energy-conserving mechanisms. </w:t>
          </w:r>
          <w:r w:rsidRPr="00132F8D">
            <w:rPr>
              <w:rFonts w:ascii="Times New Roman" w:eastAsia="Times New Roman" w:hAnsi="Times New Roman" w:cs="Times New Roman"/>
              <w:i/>
              <w:iCs/>
              <w:sz w:val="24"/>
              <w:szCs w:val="24"/>
            </w:rPr>
            <w:t>Marine Ecology Progress Series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133</w:t>
          </w:r>
          <w:r w:rsidRPr="00132F8D">
            <w:rPr>
              <w:rFonts w:ascii="Times New Roman" w:eastAsia="Times New Roman" w:hAnsi="Times New Roman" w:cs="Times New Roman"/>
              <w:sz w:val="24"/>
              <w:szCs w:val="24"/>
            </w:rPr>
            <w:t>(1–3), 43–55. https://doi.org/10.3354/MEPS133043</w:t>
          </w:r>
        </w:p>
        <w:p w14:paraId="0C318F8A" w14:textId="77777777" w:rsidR="00AB3B4C" w:rsidRPr="00132F8D" w:rsidRDefault="00AB3B4C">
          <w:pPr>
            <w:autoSpaceDE w:val="0"/>
            <w:autoSpaceDN w:val="0"/>
            <w:ind w:hanging="480"/>
            <w:divId w:val="109886854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Steel, E. A., Beechie, T. J., Torgersen, C. E., &amp; Fullerton, A. H. (2017). Envisioning, Quantifying, and Managing Thermal Regimes on River Networks. In </w:t>
          </w:r>
          <w:proofErr w:type="spellStart"/>
          <w:r w:rsidRPr="00132F8D">
            <w:rPr>
              <w:rFonts w:ascii="Times New Roman" w:eastAsia="Times New Roman" w:hAnsi="Times New Roman" w:cs="Times New Roman"/>
              <w:i/>
              <w:iCs/>
              <w:sz w:val="24"/>
              <w:szCs w:val="24"/>
            </w:rPr>
            <w:t>BioScience</w:t>
          </w:r>
          <w:proofErr w:type="spellEnd"/>
          <w:r w:rsidRPr="00132F8D">
            <w:rPr>
              <w:rFonts w:ascii="Times New Roman" w:eastAsia="Times New Roman" w:hAnsi="Times New Roman" w:cs="Times New Roman"/>
              <w:sz w:val="24"/>
              <w:szCs w:val="24"/>
            </w:rPr>
            <w:t xml:space="preserve"> (Vol. 67, Issue 6, pp. 506–522). https://doi.org/10.1093/biosci/bix047</w:t>
          </w:r>
        </w:p>
        <w:p w14:paraId="645C5894" w14:textId="77777777" w:rsidR="00AB3B4C" w:rsidRPr="00132F8D" w:rsidRDefault="00AB3B4C">
          <w:pPr>
            <w:autoSpaceDE w:val="0"/>
            <w:autoSpaceDN w:val="0"/>
            <w:ind w:hanging="480"/>
            <w:divId w:val="21026874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Stich, H.-B., &amp; Lampert, W. (1981). Predator evasion as an explanation of diurnal vertical migration by zooplankton. </w:t>
          </w:r>
          <w:r w:rsidRPr="00132F8D">
            <w:rPr>
              <w:rFonts w:ascii="Times New Roman" w:eastAsia="Times New Roman" w:hAnsi="Times New Roman" w:cs="Times New Roman"/>
              <w:i/>
              <w:iCs/>
              <w:sz w:val="24"/>
              <w:szCs w:val="24"/>
            </w:rPr>
            <w:t>Nature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293</w:t>
          </w:r>
          <w:r w:rsidRPr="00132F8D">
            <w:rPr>
              <w:rFonts w:ascii="Times New Roman" w:eastAsia="Times New Roman" w:hAnsi="Times New Roman" w:cs="Times New Roman"/>
              <w:sz w:val="24"/>
              <w:szCs w:val="24"/>
            </w:rPr>
            <w:t>(5831), 396–398.</w:t>
          </w:r>
        </w:p>
        <w:p w14:paraId="45BF0F7D" w14:textId="77777777" w:rsidR="00AB3B4C" w:rsidRPr="00132F8D" w:rsidRDefault="00AB3B4C">
          <w:pPr>
            <w:autoSpaceDE w:val="0"/>
            <w:autoSpaceDN w:val="0"/>
            <w:ind w:hanging="480"/>
            <w:divId w:val="198877822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Sullivan, A. B., Jager, H. I., &amp; Myers, R. (2003). Modeling white sturgeon movement in a reservoir: The effect of water quality and sturgeon density. </w:t>
          </w:r>
          <w:r w:rsidRPr="00132F8D">
            <w:rPr>
              <w:rFonts w:ascii="Times New Roman" w:eastAsia="Times New Roman" w:hAnsi="Times New Roman" w:cs="Times New Roman"/>
              <w:i/>
              <w:iCs/>
              <w:sz w:val="24"/>
              <w:szCs w:val="24"/>
            </w:rPr>
            <w:t>Ecological Modelling</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167</w:t>
          </w:r>
          <w:r w:rsidRPr="00132F8D">
            <w:rPr>
              <w:rFonts w:ascii="Times New Roman" w:eastAsia="Times New Roman" w:hAnsi="Times New Roman" w:cs="Times New Roman"/>
              <w:sz w:val="24"/>
              <w:szCs w:val="24"/>
            </w:rPr>
            <w:t>(1–2), 97–114. https://doi.org/10.1016/S0304-3800(03)00169-8</w:t>
          </w:r>
        </w:p>
        <w:p w14:paraId="4DC21390" w14:textId="77777777" w:rsidR="00AB3B4C" w:rsidRPr="00132F8D" w:rsidRDefault="00AB3B4C">
          <w:pPr>
            <w:autoSpaceDE w:val="0"/>
            <w:autoSpaceDN w:val="0"/>
            <w:ind w:hanging="480"/>
            <w:divId w:val="207280273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Swales, S. (2006). A Review of Factors Affecting the Distribution and Abundance of Rainbow Trout (Oncorhynchus mykiss Walbaum) in Lake and Reservoir Systems, Lake and Reservoir Management. </w:t>
          </w:r>
          <w:r w:rsidRPr="00132F8D">
            <w:rPr>
              <w:rFonts w:ascii="Times New Roman" w:eastAsia="Times New Roman" w:hAnsi="Times New Roman" w:cs="Times New Roman"/>
              <w:i/>
              <w:iCs/>
              <w:sz w:val="24"/>
              <w:szCs w:val="24"/>
            </w:rPr>
            <w:t>Lake and Reservoir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22</w:t>
          </w:r>
          <w:r w:rsidRPr="00132F8D">
            <w:rPr>
              <w:rFonts w:ascii="Times New Roman" w:eastAsia="Times New Roman" w:hAnsi="Times New Roman" w:cs="Times New Roman"/>
              <w:sz w:val="24"/>
              <w:szCs w:val="24"/>
            </w:rPr>
            <w:t>(2), 167–178. https://doi.org/10.1080/07438140609353894</w:t>
          </w:r>
        </w:p>
        <w:p w14:paraId="29755D65" w14:textId="77777777" w:rsidR="00AB3B4C" w:rsidRPr="00132F8D" w:rsidRDefault="00AB3B4C">
          <w:pPr>
            <w:autoSpaceDE w:val="0"/>
            <w:autoSpaceDN w:val="0"/>
            <w:ind w:hanging="480"/>
            <w:divId w:val="82505080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Thomas, Z. R., Beauchamp, D. A., Clark, C. P., &amp; Quinn, T. P. (2023). Seasonal shifts in diel vertical migrations by lake-dwelling coastal cutthroat trout, Oncorhynchus clarkii </w:t>
          </w:r>
          <w:proofErr w:type="spellStart"/>
          <w:r w:rsidRPr="00132F8D">
            <w:rPr>
              <w:rFonts w:ascii="Times New Roman" w:eastAsia="Times New Roman" w:hAnsi="Times New Roman" w:cs="Times New Roman"/>
              <w:sz w:val="24"/>
              <w:szCs w:val="24"/>
            </w:rPr>
            <w:t>clarkii</w:t>
          </w:r>
          <w:proofErr w:type="spellEnd"/>
          <w:r w:rsidRPr="00132F8D">
            <w:rPr>
              <w:rFonts w:ascii="Times New Roman" w:eastAsia="Times New Roman" w:hAnsi="Times New Roman" w:cs="Times New Roman"/>
              <w:sz w:val="24"/>
              <w:szCs w:val="24"/>
            </w:rPr>
            <w:t xml:space="preserve">, reflect thermal regimes and prey distributions.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32</w:t>
          </w:r>
          <w:r w:rsidRPr="00132F8D">
            <w:rPr>
              <w:rFonts w:ascii="Times New Roman" w:eastAsia="Times New Roman" w:hAnsi="Times New Roman" w:cs="Times New Roman"/>
              <w:sz w:val="24"/>
              <w:szCs w:val="24"/>
            </w:rPr>
            <w:t>(4), 842–851. https://doi.org/10.1111/EFF.12725</w:t>
          </w:r>
        </w:p>
        <w:p w14:paraId="168CBC9E" w14:textId="77777777" w:rsidR="00AB3B4C" w:rsidRPr="00132F8D" w:rsidRDefault="00AB3B4C">
          <w:pPr>
            <w:autoSpaceDE w:val="0"/>
            <w:autoSpaceDN w:val="0"/>
            <w:ind w:hanging="480"/>
            <w:divId w:val="90625852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Turnbull, J. F., North, B. P., Ellis, T., Adams, C. E., Bron, J., </w:t>
          </w:r>
          <w:proofErr w:type="spellStart"/>
          <w:r w:rsidRPr="00132F8D">
            <w:rPr>
              <w:rFonts w:ascii="Times New Roman" w:eastAsia="Times New Roman" w:hAnsi="Times New Roman" w:cs="Times New Roman"/>
              <w:sz w:val="24"/>
              <w:szCs w:val="24"/>
            </w:rPr>
            <w:t>MacIntyre</w:t>
          </w:r>
          <w:proofErr w:type="spellEnd"/>
          <w:r w:rsidRPr="00132F8D">
            <w:rPr>
              <w:rFonts w:ascii="Times New Roman" w:eastAsia="Times New Roman" w:hAnsi="Times New Roman" w:cs="Times New Roman"/>
              <w:sz w:val="24"/>
              <w:szCs w:val="24"/>
            </w:rPr>
            <w:t xml:space="preserve">, C. M., &amp; </w:t>
          </w:r>
          <w:proofErr w:type="spellStart"/>
          <w:r w:rsidRPr="00132F8D">
            <w:rPr>
              <w:rFonts w:ascii="Times New Roman" w:eastAsia="Times New Roman" w:hAnsi="Times New Roman" w:cs="Times New Roman"/>
              <w:sz w:val="24"/>
              <w:szCs w:val="24"/>
            </w:rPr>
            <w:t>Huntingford</w:t>
          </w:r>
          <w:proofErr w:type="spellEnd"/>
          <w:r w:rsidRPr="00132F8D">
            <w:rPr>
              <w:rFonts w:ascii="Times New Roman" w:eastAsia="Times New Roman" w:hAnsi="Times New Roman" w:cs="Times New Roman"/>
              <w:sz w:val="24"/>
              <w:szCs w:val="24"/>
            </w:rPr>
            <w:t xml:space="preserve">, F. A. (2008). Stocking density and the welfare of farmed salmonids. </w:t>
          </w:r>
          <w:r w:rsidRPr="00132F8D">
            <w:rPr>
              <w:rFonts w:ascii="Times New Roman" w:eastAsia="Times New Roman" w:hAnsi="Times New Roman" w:cs="Times New Roman"/>
              <w:i/>
              <w:iCs/>
              <w:sz w:val="24"/>
              <w:szCs w:val="24"/>
            </w:rPr>
            <w:t>Fish Welfare</w:t>
          </w:r>
          <w:r w:rsidRPr="00132F8D">
            <w:rPr>
              <w:rFonts w:ascii="Times New Roman" w:eastAsia="Times New Roman" w:hAnsi="Times New Roman" w:cs="Times New Roman"/>
              <w:sz w:val="24"/>
              <w:szCs w:val="24"/>
            </w:rPr>
            <w:t>, 111–120.</w:t>
          </w:r>
        </w:p>
        <w:p w14:paraId="302CB378" w14:textId="206C08EA" w:rsidR="00AB3B4C" w:rsidRDefault="00AB3B4C">
          <w:pPr>
            <w:autoSpaceDE w:val="0"/>
            <w:autoSpaceDN w:val="0"/>
            <w:ind w:hanging="480"/>
            <w:divId w:val="434523598"/>
            <w:rPr>
              <w:ins w:id="58" w:author="Barrett, Hannah" w:date="2024-12-13T10:43:00Z" w16du:dateUtc="2024-12-13T18:43:00Z"/>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USEPA. (1987). Quality Criteria for Water 1986: The Gold Book. In </w:t>
          </w:r>
          <w:r w:rsidRPr="00132F8D">
            <w:rPr>
              <w:rFonts w:ascii="Times New Roman" w:eastAsia="Times New Roman" w:hAnsi="Times New Roman" w:cs="Times New Roman"/>
              <w:i/>
              <w:iCs/>
              <w:sz w:val="24"/>
              <w:szCs w:val="24"/>
            </w:rPr>
            <w:t>EPA - Environmental Protection Agency</w:t>
          </w:r>
          <w:r w:rsidRPr="00132F8D">
            <w:rPr>
              <w:rFonts w:ascii="Times New Roman" w:eastAsia="Times New Roman" w:hAnsi="Times New Roman" w:cs="Times New Roman"/>
              <w:sz w:val="24"/>
              <w:szCs w:val="24"/>
            </w:rPr>
            <w:t xml:space="preserve">. </w:t>
          </w:r>
          <w:ins w:id="59" w:author="Barrett, Hannah" w:date="2024-12-13T10:43:00Z" w16du:dateUtc="2024-12-13T18:43:00Z">
            <w:r w:rsidR="006E5475">
              <w:rPr>
                <w:rFonts w:ascii="Times New Roman" w:eastAsia="Times New Roman" w:hAnsi="Times New Roman" w:cs="Times New Roman"/>
                <w:sz w:val="24"/>
                <w:szCs w:val="24"/>
              </w:rPr>
              <w:fldChar w:fldCharType="begin"/>
            </w:r>
            <w:r w:rsidR="006E5475">
              <w:rPr>
                <w:rFonts w:ascii="Times New Roman" w:eastAsia="Times New Roman" w:hAnsi="Times New Roman" w:cs="Times New Roman"/>
                <w:sz w:val="24"/>
                <w:szCs w:val="24"/>
              </w:rPr>
              <w:instrText>HYPERLINK "</w:instrText>
            </w:r>
          </w:ins>
          <w:r w:rsidR="006E5475" w:rsidRPr="00132F8D">
            <w:rPr>
              <w:rFonts w:ascii="Times New Roman" w:eastAsia="Times New Roman" w:hAnsi="Times New Roman" w:cs="Times New Roman"/>
              <w:sz w:val="24"/>
              <w:szCs w:val="24"/>
            </w:rPr>
            <w:instrText>https://www.epa.gov/sites/default/files/2018-10/documents/quality-criteria-water-1986.pdf</w:instrText>
          </w:r>
          <w:ins w:id="60" w:author="Barrett, Hannah" w:date="2024-12-13T10:43:00Z" w16du:dateUtc="2024-12-13T18:43:00Z">
            <w:r w:rsidR="006E5475">
              <w:rPr>
                <w:rFonts w:ascii="Times New Roman" w:eastAsia="Times New Roman" w:hAnsi="Times New Roman" w:cs="Times New Roman"/>
                <w:sz w:val="24"/>
                <w:szCs w:val="24"/>
              </w:rPr>
              <w:instrText>"</w:instrText>
            </w:r>
            <w:r w:rsidR="006E5475">
              <w:rPr>
                <w:rFonts w:ascii="Times New Roman" w:eastAsia="Times New Roman" w:hAnsi="Times New Roman" w:cs="Times New Roman"/>
                <w:sz w:val="24"/>
                <w:szCs w:val="24"/>
              </w:rPr>
            </w:r>
            <w:r w:rsidR="006E5475">
              <w:rPr>
                <w:rFonts w:ascii="Times New Roman" w:eastAsia="Times New Roman" w:hAnsi="Times New Roman" w:cs="Times New Roman"/>
                <w:sz w:val="24"/>
                <w:szCs w:val="24"/>
              </w:rPr>
              <w:fldChar w:fldCharType="separate"/>
            </w:r>
          </w:ins>
          <w:r w:rsidR="006E5475" w:rsidRPr="00E7356D">
            <w:rPr>
              <w:rStyle w:val="Hyperlink"/>
              <w:rFonts w:ascii="Times New Roman" w:eastAsia="Times New Roman" w:hAnsi="Times New Roman" w:cs="Times New Roman"/>
              <w:sz w:val="24"/>
              <w:szCs w:val="24"/>
            </w:rPr>
            <w:t>https://www.epa.gov/sites/default/files/2018-10/documents/quality-criteria-water-1986.pdf</w:t>
          </w:r>
          <w:ins w:id="61" w:author="Barrett, Hannah" w:date="2024-12-13T10:43:00Z" w16du:dateUtc="2024-12-13T18:43:00Z">
            <w:r w:rsidR="006E5475">
              <w:rPr>
                <w:rFonts w:ascii="Times New Roman" w:eastAsia="Times New Roman" w:hAnsi="Times New Roman" w:cs="Times New Roman"/>
                <w:sz w:val="24"/>
                <w:szCs w:val="24"/>
              </w:rPr>
              <w:fldChar w:fldCharType="end"/>
            </w:r>
          </w:ins>
        </w:p>
        <w:p w14:paraId="4041FFE7" w14:textId="50703758" w:rsidR="006E5475" w:rsidRPr="00132F8D" w:rsidRDefault="006E5475">
          <w:pPr>
            <w:autoSpaceDE w:val="0"/>
            <w:autoSpaceDN w:val="0"/>
            <w:ind w:hanging="480"/>
            <w:divId w:val="434523598"/>
            <w:rPr>
              <w:rFonts w:ascii="Times New Roman" w:eastAsia="Times New Roman" w:hAnsi="Times New Roman" w:cs="Times New Roman"/>
              <w:sz w:val="24"/>
              <w:szCs w:val="24"/>
            </w:rPr>
          </w:pPr>
          <w:ins w:id="62" w:author="Barrett, Hannah" w:date="2024-12-13T10:43:00Z">
            <w:r w:rsidRPr="006E5475">
              <w:rPr>
                <w:rFonts w:ascii="Times New Roman" w:eastAsia="Times New Roman" w:hAnsi="Times New Roman" w:cs="Times New Roman"/>
                <w:sz w:val="24"/>
                <w:szCs w:val="24"/>
              </w:rPr>
              <w:t>Van der Graaf, A. J., et al. "Surfing on a green wave-how plant growth drives spring migration in the Barnacle Goose Branta leucopsis." </w:t>
            </w:r>
            <w:r w:rsidRPr="006E5475">
              <w:rPr>
                <w:rFonts w:ascii="Times New Roman" w:eastAsia="Times New Roman" w:hAnsi="Times New Roman" w:cs="Times New Roman"/>
                <w:i/>
                <w:iCs/>
                <w:sz w:val="24"/>
                <w:szCs w:val="24"/>
              </w:rPr>
              <w:t>Ardea-Wageningen-</w:t>
            </w:r>
            <w:r w:rsidRPr="006E5475">
              <w:rPr>
                <w:rFonts w:ascii="Times New Roman" w:eastAsia="Times New Roman" w:hAnsi="Times New Roman" w:cs="Times New Roman"/>
                <w:sz w:val="24"/>
                <w:szCs w:val="24"/>
              </w:rPr>
              <w:t> 94.3 (2006): 567.</w:t>
            </w:r>
          </w:ins>
        </w:p>
        <w:p w14:paraId="3DEDD3AB" w14:textId="77777777" w:rsidR="00AB3B4C" w:rsidRPr="00132F8D" w:rsidRDefault="00AB3B4C">
          <w:pPr>
            <w:autoSpaceDE w:val="0"/>
            <w:autoSpaceDN w:val="0"/>
            <w:ind w:hanging="480"/>
            <w:divId w:val="7759998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Wallick, J. R., Jones, K. L., O’Connor, J. E., Keith, M. K., Hulse, D., &amp; Gregory, S. V. (2013). Geomorphic and vegetation processes of the Willamette River floodplain, Oregon: current understanding and unanswered science questions. No. 2013-1246. </w:t>
          </w:r>
          <w:r w:rsidRPr="00132F8D">
            <w:rPr>
              <w:rFonts w:ascii="Times New Roman" w:eastAsia="Times New Roman" w:hAnsi="Times New Roman" w:cs="Times New Roman"/>
              <w:i/>
              <w:iCs/>
              <w:sz w:val="24"/>
              <w:szCs w:val="24"/>
            </w:rPr>
            <w:t>US Geological Survey</w:t>
          </w:r>
          <w:r w:rsidRPr="00132F8D">
            <w:rPr>
              <w:rFonts w:ascii="Times New Roman" w:eastAsia="Times New Roman" w:hAnsi="Times New Roman" w:cs="Times New Roman"/>
              <w:sz w:val="24"/>
              <w:szCs w:val="24"/>
            </w:rPr>
            <w:t>. https://doi.org/10.3133/OFR20131246</w:t>
          </w:r>
        </w:p>
        <w:p w14:paraId="67DE0F20" w14:textId="77777777" w:rsidR="00AB3B4C" w:rsidRPr="00132F8D" w:rsidRDefault="00AB3B4C">
          <w:pPr>
            <w:autoSpaceDE w:val="0"/>
            <w:autoSpaceDN w:val="0"/>
            <w:ind w:hanging="480"/>
            <w:divId w:val="142357350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Westhoff, J. T., Paukert, C., Ettinger-Dietzel, S., Dodd, H., &amp; Siepker, M. (2016). </w:t>
          </w:r>
          <w:proofErr w:type="spellStart"/>
          <w:r w:rsidRPr="00132F8D">
            <w:rPr>
              <w:rFonts w:ascii="Times New Roman" w:eastAsia="Times New Roman" w:hAnsi="Times New Roman" w:cs="Times New Roman"/>
              <w:sz w:val="24"/>
              <w:szCs w:val="24"/>
            </w:rPr>
            <w:t>Behavioural</w:t>
          </w:r>
          <w:proofErr w:type="spellEnd"/>
          <w:r w:rsidRPr="00132F8D">
            <w:rPr>
              <w:rFonts w:ascii="Times New Roman" w:eastAsia="Times New Roman" w:hAnsi="Times New Roman" w:cs="Times New Roman"/>
              <w:sz w:val="24"/>
              <w:szCs w:val="24"/>
            </w:rPr>
            <w:t xml:space="preserve"> thermoregulation and bioenergetics of riverine smallmouth bass associated with ambient cold-period thermal refuge.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25</w:t>
          </w:r>
          <w:r w:rsidRPr="00132F8D">
            <w:rPr>
              <w:rFonts w:ascii="Times New Roman" w:eastAsia="Times New Roman" w:hAnsi="Times New Roman" w:cs="Times New Roman"/>
              <w:sz w:val="24"/>
              <w:szCs w:val="24"/>
            </w:rPr>
            <w:t>(1), 72–85. https://doi.org/10.1111/eff.12192</w:t>
          </w:r>
        </w:p>
        <w:p w14:paraId="4CF72DD1" w14:textId="77777777" w:rsidR="00AB3B4C" w:rsidRPr="00132F8D" w:rsidRDefault="00AB3B4C">
          <w:pPr>
            <w:autoSpaceDE w:val="0"/>
            <w:autoSpaceDN w:val="0"/>
            <w:ind w:hanging="480"/>
            <w:divId w:val="27356482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Williams, K. J., Cassidy, A. A., </w:t>
          </w:r>
          <w:proofErr w:type="spellStart"/>
          <w:r w:rsidRPr="00132F8D">
            <w:rPr>
              <w:rFonts w:ascii="Times New Roman" w:eastAsia="Times New Roman" w:hAnsi="Times New Roman" w:cs="Times New Roman"/>
              <w:sz w:val="24"/>
              <w:szCs w:val="24"/>
            </w:rPr>
            <w:t>Verhille</w:t>
          </w:r>
          <w:proofErr w:type="spellEnd"/>
          <w:r w:rsidRPr="00132F8D">
            <w:rPr>
              <w:rFonts w:ascii="Times New Roman" w:eastAsia="Times New Roman" w:hAnsi="Times New Roman" w:cs="Times New Roman"/>
              <w:sz w:val="24"/>
              <w:szCs w:val="24"/>
            </w:rPr>
            <w:t xml:space="preserve">, C. E., Lamarre, S. G., &amp; Maccormack, T. J. (2019). </w:t>
          </w:r>
          <w:r w:rsidRPr="00132F8D">
            <w:rPr>
              <w:rFonts w:ascii="Times New Roman" w:eastAsia="Times New Roman" w:hAnsi="Times New Roman" w:cs="Times New Roman"/>
              <w:i/>
              <w:iCs/>
              <w:sz w:val="24"/>
              <w:szCs w:val="24"/>
            </w:rPr>
            <w:t>Diel cycling hypoxia enhances hypoxia tolerance in rainbow trout (Oncorhynchus mykiss): evidence of physiological and metabolic plasticity</w:t>
          </w:r>
          <w:r w:rsidRPr="00132F8D">
            <w:rPr>
              <w:rFonts w:ascii="Times New Roman" w:eastAsia="Times New Roman" w:hAnsi="Times New Roman" w:cs="Times New Roman"/>
              <w:sz w:val="24"/>
              <w:szCs w:val="24"/>
            </w:rPr>
            <w:t>. https://doi.org/10.1242/jeb.206045</w:t>
          </w:r>
        </w:p>
        <w:p w14:paraId="41A59A0B" w14:textId="77777777" w:rsidR="00AB3B4C" w:rsidRPr="00132F8D" w:rsidRDefault="00AB3B4C">
          <w:pPr>
            <w:autoSpaceDE w:val="0"/>
            <w:autoSpaceDN w:val="0"/>
            <w:ind w:hanging="480"/>
            <w:divId w:val="59135912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Wood, S. (2015). Package “</w:t>
          </w:r>
          <w:proofErr w:type="spellStart"/>
          <w:r w:rsidRPr="00132F8D">
            <w:rPr>
              <w:rFonts w:ascii="Times New Roman" w:eastAsia="Times New Roman" w:hAnsi="Times New Roman" w:cs="Times New Roman"/>
              <w:sz w:val="24"/>
              <w:szCs w:val="24"/>
            </w:rPr>
            <w:t>mgcv</w:t>
          </w:r>
          <w:proofErr w:type="spellEnd"/>
          <w:r w:rsidRPr="00132F8D">
            <w:rPr>
              <w:rFonts w:ascii="Times New Roman" w:eastAsia="Times New Roman" w:hAnsi="Times New Roman" w:cs="Times New Roman"/>
              <w:sz w:val="24"/>
              <w:szCs w:val="24"/>
            </w:rPr>
            <w:t xml:space="preserve">.” In </w:t>
          </w:r>
          <w:r w:rsidRPr="00132F8D">
            <w:rPr>
              <w:rFonts w:ascii="Times New Roman" w:eastAsia="Times New Roman" w:hAnsi="Times New Roman" w:cs="Times New Roman"/>
              <w:i/>
              <w:iCs/>
              <w:sz w:val="24"/>
              <w:szCs w:val="24"/>
            </w:rPr>
            <w:t>R package version 1.29</w:t>
          </w:r>
          <w:r w:rsidRPr="00132F8D">
            <w:rPr>
              <w:rFonts w:ascii="Times New Roman" w:eastAsia="Times New Roman" w:hAnsi="Times New Roman" w:cs="Times New Roman"/>
              <w:sz w:val="24"/>
              <w:szCs w:val="24"/>
            </w:rPr>
            <w:t xml:space="preserve"> (Vol. 1, Issue 29, p. 729).</w:t>
          </w:r>
        </w:p>
        <w:p w14:paraId="09138026" w14:textId="77777777" w:rsidR="00AB3B4C" w:rsidRPr="00132F8D" w:rsidRDefault="00AB3B4C">
          <w:pPr>
            <w:autoSpaceDE w:val="0"/>
            <w:autoSpaceDN w:val="0"/>
            <w:ind w:hanging="480"/>
            <w:divId w:val="162877774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Wood, S. N. (2004). Stable and Efficient Multiple Smoothing Parameter Estimation for Generalized Additive Models. </w:t>
          </w:r>
          <w:r w:rsidRPr="00132F8D">
            <w:rPr>
              <w:rFonts w:ascii="Times New Roman" w:eastAsia="Times New Roman" w:hAnsi="Times New Roman" w:cs="Times New Roman"/>
              <w:i/>
              <w:iCs/>
              <w:sz w:val="24"/>
              <w:szCs w:val="24"/>
            </w:rPr>
            <w:t>Journal of the American Statistical Association</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99</w:t>
          </w:r>
          <w:r w:rsidRPr="00132F8D">
            <w:rPr>
              <w:rFonts w:ascii="Times New Roman" w:eastAsia="Times New Roman" w:hAnsi="Times New Roman" w:cs="Times New Roman"/>
              <w:sz w:val="24"/>
              <w:szCs w:val="24"/>
            </w:rPr>
            <w:t>(467), 673–686. https://doi.org/10.1198/016214504000000980</w:t>
          </w:r>
        </w:p>
        <w:p w14:paraId="4C27F7B6" w14:textId="77777777" w:rsidR="00AB3B4C" w:rsidRPr="00132F8D" w:rsidRDefault="00AB3B4C">
          <w:pPr>
            <w:autoSpaceDE w:val="0"/>
            <w:autoSpaceDN w:val="0"/>
            <w:ind w:hanging="480"/>
            <w:divId w:val="73508125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Wurtsbaugh, W. A., &amp; Neverman, D. (1988). Post-feeding thermotaxis and daily vertical migration in a larval fish. </w:t>
          </w:r>
          <w:r w:rsidRPr="00132F8D">
            <w:rPr>
              <w:rFonts w:ascii="Times New Roman" w:eastAsia="Times New Roman" w:hAnsi="Times New Roman" w:cs="Times New Roman"/>
              <w:i/>
              <w:iCs/>
              <w:sz w:val="24"/>
              <w:szCs w:val="24"/>
            </w:rPr>
            <w:t>Nature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333</w:t>
          </w:r>
          <w:r w:rsidRPr="00132F8D">
            <w:rPr>
              <w:rFonts w:ascii="Times New Roman" w:eastAsia="Times New Roman" w:hAnsi="Times New Roman" w:cs="Times New Roman"/>
              <w:sz w:val="24"/>
              <w:szCs w:val="24"/>
            </w:rPr>
            <w:t>(6176), 846–848. https://doi.org/10.1038/333846a0</w:t>
          </w:r>
        </w:p>
        <w:p w14:paraId="3456ED04" w14:textId="77777777" w:rsidR="00AB3B4C" w:rsidRPr="00132F8D" w:rsidRDefault="00AB3B4C">
          <w:pPr>
            <w:autoSpaceDE w:val="0"/>
            <w:autoSpaceDN w:val="0"/>
            <w:ind w:hanging="480"/>
            <w:divId w:val="1658849606"/>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Zarnetske</w:t>
          </w:r>
          <w:proofErr w:type="spellEnd"/>
          <w:r w:rsidRPr="00132F8D">
            <w:rPr>
              <w:rFonts w:ascii="Times New Roman" w:eastAsia="Times New Roman" w:hAnsi="Times New Roman" w:cs="Times New Roman"/>
              <w:sz w:val="24"/>
              <w:szCs w:val="24"/>
            </w:rPr>
            <w:t xml:space="preserve">, J. P., Haggerty, R., </w:t>
          </w:r>
          <w:proofErr w:type="spellStart"/>
          <w:r w:rsidRPr="00132F8D">
            <w:rPr>
              <w:rFonts w:ascii="Times New Roman" w:eastAsia="Times New Roman" w:hAnsi="Times New Roman" w:cs="Times New Roman"/>
              <w:sz w:val="24"/>
              <w:szCs w:val="24"/>
            </w:rPr>
            <w:t>Wondzell</w:t>
          </w:r>
          <w:proofErr w:type="spellEnd"/>
          <w:r w:rsidRPr="00132F8D">
            <w:rPr>
              <w:rFonts w:ascii="Times New Roman" w:eastAsia="Times New Roman" w:hAnsi="Times New Roman" w:cs="Times New Roman"/>
              <w:sz w:val="24"/>
              <w:szCs w:val="24"/>
            </w:rPr>
            <w:t xml:space="preserve">, S. M., &amp; Baker, M. A. (2011). </w:t>
          </w:r>
          <w:r w:rsidRPr="00132F8D">
            <w:rPr>
              <w:rFonts w:ascii="Times New Roman" w:eastAsia="Times New Roman" w:hAnsi="Times New Roman" w:cs="Times New Roman"/>
              <w:i/>
              <w:iCs/>
              <w:sz w:val="24"/>
              <w:szCs w:val="24"/>
            </w:rPr>
            <w:t>Dynamics of nitrate production and removal as a function of residence time in the hyporheic zone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116</w:t>
          </w:r>
          <w:r w:rsidRPr="00132F8D">
            <w:rPr>
              <w:rFonts w:ascii="Times New Roman" w:eastAsia="Times New Roman" w:hAnsi="Times New Roman" w:cs="Times New Roman"/>
              <w:sz w:val="24"/>
              <w:szCs w:val="24"/>
            </w:rPr>
            <w:t>(March 2010), 1–12. https://doi.org/10.1029/2010JG001356</w:t>
          </w:r>
        </w:p>
        <w:p w14:paraId="14D72642" w14:textId="77777777" w:rsidR="006B369A" w:rsidRDefault="00AB3B4C" w:rsidP="00132F8D">
          <w:pPr>
            <w:pStyle w:val="Default"/>
            <w:spacing w:line="480" w:lineRule="auto"/>
          </w:pPr>
          <w:r w:rsidRPr="00AB3B4C">
            <w:rPr>
              <w:rFonts w:eastAsia="Times New Roman"/>
            </w:rPr>
            <w:t> </w:t>
          </w:r>
        </w:p>
      </w:sdtContent>
    </w:sdt>
    <w:p w14:paraId="269A2BC9" w14:textId="4B8A5477" w:rsidR="00AB3B4C" w:rsidRPr="00AB3B4C" w:rsidRDefault="006B369A" w:rsidP="00132F8D">
      <w:pPr>
        <w:pStyle w:val="Default"/>
        <w:spacing w:line="480" w:lineRule="auto"/>
      </w:pPr>
      <w:ins w:id="63" w:author="Barrett, Hannah" w:date="2024-12-13T12:43:00Z" w16du:dateUtc="2024-12-13T20:43:00Z">
        <w:r w:rsidRPr="006B369A">
          <w:rPr>
            <w:rFonts w:ascii="Arial" w:hAnsi="Arial" w:cs="Arial"/>
            <w:color w:val="222222"/>
            <w:sz w:val="20"/>
            <w:szCs w:val="20"/>
            <w:shd w:val="clear" w:color="auto" w:fill="FFFFFF"/>
          </w:rPr>
          <w:t xml:space="preserve"> </w:t>
        </w:r>
      </w:ins>
      <w:ins w:id="64" w:author="Barrett, Hannah" w:date="2024-12-13T12:43:00Z">
        <w:r w:rsidRPr="006B369A">
          <w:t xml:space="preserve">Johnson, A. C., Acreman, M. C., Dunbar, M. J., Feist, S. W., </w:t>
        </w:r>
        <w:proofErr w:type="spellStart"/>
        <w:r w:rsidRPr="006B369A">
          <w:t>Giacomello</w:t>
        </w:r>
        <w:proofErr w:type="spellEnd"/>
        <w:r w:rsidRPr="006B369A">
          <w:t xml:space="preserve">, A. M., </w:t>
        </w:r>
        <w:proofErr w:type="spellStart"/>
        <w:r w:rsidRPr="006B369A">
          <w:t>Gozlan</w:t>
        </w:r>
        <w:proofErr w:type="spellEnd"/>
        <w:r w:rsidRPr="006B369A">
          <w:t xml:space="preserve">, R. E., ... &amp; Williams, R. J. (2009). The British river of the future: how climate change and human </w:t>
        </w:r>
        <w:r w:rsidRPr="006B369A">
          <w:lastRenderedPageBreak/>
          <w:t>activity might affect two contrasting river ecosystems in England. </w:t>
        </w:r>
        <w:r w:rsidRPr="006B369A">
          <w:rPr>
            <w:i/>
            <w:iCs/>
          </w:rPr>
          <w:t>Science of the Total Environment</w:t>
        </w:r>
        <w:r w:rsidRPr="006B369A">
          <w:t>, </w:t>
        </w:r>
        <w:r w:rsidRPr="006B369A">
          <w:rPr>
            <w:i/>
            <w:iCs/>
          </w:rPr>
          <w:t>407</w:t>
        </w:r>
        <w:r w:rsidRPr="006B369A">
          <w:t>(17), 4787-4798.</w:t>
        </w:r>
      </w:ins>
    </w:p>
    <w:sectPr w:rsidR="00AB3B4C" w:rsidRPr="00AB3B4C" w:rsidSect="000525A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Ruprecht, Joel" w:date="2024-12-11T11:30:00Z" w:initials="RJ">
    <w:p w14:paraId="75FA6862" w14:textId="14A4E2D4" w:rsidR="002D632E" w:rsidRDefault="002D632E">
      <w:pPr>
        <w:pStyle w:val="CommentText"/>
      </w:pPr>
      <w:r>
        <w:rPr>
          <w:rStyle w:val="CommentReference"/>
        </w:rPr>
        <w:annotationRef/>
      </w:r>
      <w:r>
        <w:t>Great title</w:t>
      </w:r>
      <w:r w:rsidR="00D7683C">
        <w:t>.</w:t>
      </w:r>
      <w:r>
        <w:t xml:space="preserve"> I did wonder if another word would sound better than “generates”… but then I couldn’t think of anything better. “induces” and “motivates” came to mind</w:t>
      </w:r>
    </w:p>
  </w:comment>
  <w:comment w:id="1" w:author="Levi, Taal" w:date="2024-10-24T08:20:00Z" w:initials="TL">
    <w:p w14:paraId="0CFFEFD9" w14:textId="77777777" w:rsidR="00062E1D" w:rsidRDefault="00062E1D" w:rsidP="009B3D66">
      <w:r>
        <w:rPr>
          <w:rStyle w:val="CommentReference"/>
        </w:rPr>
        <w:annotationRef/>
      </w:r>
      <w:r>
        <w:rPr>
          <w:color w:val="000000"/>
          <w:sz w:val="20"/>
          <w:szCs w:val="20"/>
        </w:rPr>
        <w:t>Not formatted for JAE yet</w:t>
      </w:r>
    </w:p>
  </w:comment>
  <w:comment w:id="2" w:author="Armstrong, Jonathan B" w:date="2024-06-27T13:08:00Z" w:initials="JA">
    <w:p w14:paraId="39521CC6" w14:textId="52689C3A" w:rsidR="00062E1D" w:rsidRDefault="00062E1D" w:rsidP="00424221">
      <w:r>
        <w:rPr>
          <w:rStyle w:val="CommentReference"/>
        </w:rPr>
        <w:annotationRef/>
      </w:r>
      <w:r>
        <w:rPr>
          <w:color w:val="000000"/>
          <w:sz w:val="20"/>
          <w:szCs w:val="20"/>
        </w:rPr>
        <w:t>For general ecology journal — do not narrow to fish in first paragraph, add Fey ref on thermoregulation</w:t>
      </w:r>
    </w:p>
  </w:comment>
  <w:comment w:id="3" w:author="Jessi Kershner" w:date="2024-09-23T10:22:00Z" w:initials="JMK">
    <w:p w14:paraId="7376E066" w14:textId="77777777" w:rsidR="00062E1D" w:rsidRDefault="00062E1D">
      <w:pPr>
        <w:pStyle w:val="CommentText"/>
      </w:pPr>
      <w:r>
        <w:rPr>
          <w:rStyle w:val="CommentReference"/>
        </w:rPr>
        <w:annotationRef/>
      </w:r>
      <w:r>
        <w:t>Add older ref too</w:t>
      </w:r>
    </w:p>
    <w:p w14:paraId="157EF31B" w14:textId="4D9571AC" w:rsidR="00062E1D" w:rsidRDefault="00062E1D">
      <w:pPr>
        <w:pStyle w:val="CommentText"/>
      </w:pPr>
      <w:hyperlink r:id="rId1" w:history="1">
        <w:r w:rsidRPr="008B794A">
          <w:rPr>
            <w:rStyle w:val="Hyperlink"/>
          </w:rPr>
          <w:t>https://climate.fas.harvard.edu/files/climate/files/dobrowski_gcb_11_0.pdf</w:t>
        </w:r>
      </w:hyperlink>
    </w:p>
    <w:p w14:paraId="045FEBA6" w14:textId="634CD472" w:rsidR="00062E1D" w:rsidRDefault="00062E1D">
      <w:pPr>
        <w:pStyle w:val="CommentText"/>
      </w:pPr>
    </w:p>
  </w:comment>
  <w:comment w:id="4" w:author="Jessi Kershner" w:date="2024-09-23T10:24:00Z" w:initials="JMK">
    <w:p w14:paraId="5A99D1FD" w14:textId="77777777" w:rsidR="00062E1D" w:rsidRDefault="00062E1D">
      <w:pPr>
        <w:pStyle w:val="CommentText"/>
      </w:pPr>
      <w:r>
        <w:rPr>
          <w:rStyle w:val="CommentReference"/>
        </w:rPr>
        <w:annotationRef/>
      </w:r>
      <w:r>
        <w:t xml:space="preserve">Ahabrams TREE paper on resource tracking, </w:t>
      </w:r>
    </w:p>
    <w:p w14:paraId="61CCF035" w14:textId="5D324F5B" w:rsidR="00062E1D" w:rsidRDefault="00062E1D">
      <w:pPr>
        <w:pStyle w:val="CommentText"/>
      </w:pPr>
      <w:r>
        <w:rPr>
          <w:rFonts w:ascii="Arial" w:hAnsi="Arial" w:cs="Arial"/>
          <w:color w:val="222222"/>
          <w:shd w:val="clear" w:color="auto" w:fill="FFFFFF"/>
        </w:rPr>
        <w:t>Van der Graaf, A. J., et al. "Surfing on a green wave-how plant growth drives spring migration in the Barnacle Goose Branta leucopsis." </w:t>
      </w:r>
      <w:r>
        <w:rPr>
          <w:rFonts w:ascii="Arial" w:hAnsi="Arial" w:cs="Arial"/>
          <w:i/>
          <w:iCs/>
          <w:color w:val="222222"/>
          <w:shd w:val="clear" w:color="auto" w:fill="FFFFFF"/>
        </w:rPr>
        <w:t>Ardea-Wageningen-</w:t>
      </w:r>
      <w:r>
        <w:rPr>
          <w:rFonts w:ascii="Arial" w:hAnsi="Arial" w:cs="Arial"/>
          <w:color w:val="222222"/>
          <w:shd w:val="clear" w:color="auto" w:fill="FFFFFF"/>
        </w:rPr>
        <w:t> 94.3 (2006): 567.</w:t>
      </w:r>
    </w:p>
  </w:comment>
  <w:comment w:id="5" w:author="Levi, Taal" w:date="2024-10-24T08:30:00Z" w:initials="TL">
    <w:p w14:paraId="50F1537F" w14:textId="77777777" w:rsidR="00062E1D" w:rsidRDefault="00062E1D" w:rsidP="009B3D66">
      <w:r>
        <w:rPr>
          <w:rStyle w:val="CommentReference"/>
        </w:rPr>
        <w:annotationRef/>
      </w:r>
      <w:r>
        <w:rPr>
          <w:color w:val="000000"/>
          <w:sz w:val="20"/>
          <w:szCs w:val="20"/>
        </w:rPr>
        <w:t>Fish come abruptly. Introduce idea that we’re talking about aquatic systems first, maybe concept like riverscape or otherwise</w:t>
      </w:r>
    </w:p>
  </w:comment>
  <w:comment w:id="6" w:author="Ruprecht, Joel" w:date="2024-12-11T11:22:00Z" w:initials="RJ">
    <w:p w14:paraId="7CB3C51D" w14:textId="470FBE47" w:rsidR="00AF3719" w:rsidRDefault="00AF3719">
      <w:pPr>
        <w:pStyle w:val="CommentText"/>
      </w:pPr>
      <w:r>
        <w:rPr>
          <w:rStyle w:val="CommentReference"/>
        </w:rPr>
        <w:annotationRef/>
      </w:r>
      <w:r>
        <w:t>Maybe as simple as changing “fish” to a more general term</w:t>
      </w:r>
    </w:p>
  </w:comment>
  <w:comment w:id="7" w:author="Levi, Taal" w:date="2024-10-24T08:40:00Z" w:initials="LT">
    <w:p w14:paraId="2E2EB793" w14:textId="77777777" w:rsidR="00062E1D" w:rsidRDefault="00062E1D" w:rsidP="009B3D66">
      <w:r>
        <w:rPr>
          <w:rStyle w:val="CommentReference"/>
        </w:rPr>
        <w:annotationRef/>
      </w:r>
      <w:r>
        <w:rPr>
          <w:color w:val="000000"/>
          <w:sz w:val="20"/>
          <w:szCs w:val="20"/>
        </w:rPr>
        <w:t>I think current framing is good, but you could really ramp up climate change and animal response in the first paragraph as part of the framing of why this is so important to understand — IF your results can speak to that</w:t>
      </w:r>
    </w:p>
  </w:comment>
  <w:comment w:id="8" w:author="Ruprecht, Joel" w:date="2024-12-11T10:17:00Z" w:initials="RJ">
    <w:p w14:paraId="1BE191AB" w14:textId="4CD10409" w:rsidR="00CD51C4" w:rsidRDefault="00CD51C4">
      <w:pPr>
        <w:pStyle w:val="CommentText"/>
      </w:pPr>
      <w:r>
        <w:rPr>
          <w:rStyle w:val="CommentReference"/>
        </w:rPr>
        <w:annotationRef/>
      </w:r>
      <w:r>
        <w:t xml:space="preserve">I wonder if part of the climate change story could be that, as your results demonstrate, fish make short term (daily) behavioral adjustments to changes in temps that are quite variable both within and among individuals. </w:t>
      </w:r>
      <w:r w:rsidR="00CF1B58">
        <w:t>This suggests there isn’t just one strategy that works to balance rising temperatures</w:t>
      </w:r>
      <w:r w:rsidR="00D7683C">
        <w:t>,</w:t>
      </w:r>
      <w:r w:rsidR="00CF1B58">
        <w:t xml:space="preserve"> and the diversity of individual responses bodes well as long term changes in climate (temperature) occur. Maybe that’s discussion material though</w:t>
      </w:r>
    </w:p>
  </w:comment>
  <w:comment w:id="9" w:author="Levi, Taal" w:date="2024-10-24T08:38:00Z" w:initials="LT">
    <w:p w14:paraId="16371FEE" w14:textId="4BF7EA64" w:rsidR="00062E1D" w:rsidRDefault="00062E1D" w:rsidP="009B3D66">
      <w:r>
        <w:rPr>
          <w:rStyle w:val="CommentReference"/>
        </w:rPr>
        <w:annotationRef/>
      </w:r>
      <w:r>
        <w:rPr>
          <w:sz w:val="20"/>
          <w:szCs w:val="20"/>
        </w:rPr>
        <w:t>Maybe first paragraph can be more broad and less aquatic focused and then only now get more specific to aquatics? You want to go from general to specific, but first paragraph seems rather specific before the general has been established</w:t>
      </w:r>
    </w:p>
  </w:comment>
  <w:comment w:id="10" w:author="Levi, Taal" w:date="2024-10-24T08:44:00Z" w:initials="LT">
    <w:p w14:paraId="7FBF2BED" w14:textId="77777777" w:rsidR="00062E1D" w:rsidRDefault="00062E1D" w:rsidP="009B3D66">
      <w:r>
        <w:rPr>
          <w:rStyle w:val="CommentReference"/>
        </w:rPr>
        <w:annotationRef/>
      </w:r>
      <w:r>
        <w:rPr>
          <w:color w:val="000000"/>
          <w:sz w:val="20"/>
          <w:szCs w:val="20"/>
        </w:rPr>
        <w:t>Can you explain the mechanism for the vertical stratification of DO  with an earlier sentence?</w:t>
      </w:r>
    </w:p>
  </w:comment>
  <w:comment w:id="11" w:author="Jessi Kershner" w:date="2024-09-23T10:50:00Z" w:initials="JMK">
    <w:p w14:paraId="49934CA5" w14:textId="530CB531" w:rsidR="00062E1D" w:rsidRDefault="00062E1D">
      <w:pPr>
        <w:pStyle w:val="CommentText"/>
        <w:rPr>
          <w:rFonts w:ascii="Arial" w:hAnsi="Arial" w:cs="Arial"/>
          <w:color w:val="222222"/>
          <w:shd w:val="clear" w:color="auto" w:fill="FFFFFF"/>
        </w:rPr>
      </w:pPr>
      <w:r>
        <w:rPr>
          <w:rStyle w:val="CommentReference"/>
        </w:rPr>
        <w:annotationRef/>
      </w:r>
      <w:r>
        <w:rPr>
          <w:rFonts w:ascii="Arial" w:hAnsi="Arial" w:cs="Arial"/>
          <w:color w:val="222222"/>
          <w:shd w:val="clear" w:color="auto" w:fill="FFFFFF"/>
        </w:rPr>
        <w:t>Caissie, Daniel. "The thermal regime of rivers: a review." </w:t>
      </w:r>
      <w:r>
        <w:rPr>
          <w:rFonts w:ascii="Arial" w:hAnsi="Arial" w:cs="Arial"/>
          <w:i/>
          <w:iCs/>
          <w:color w:val="222222"/>
          <w:shd w:val="clear" w:color="auto" w:fill="FFFFFF"/>
        </w:rPr>
        <w:t>Freshwater biology</w:t>
      </w:r>
      <w:r>
        <w:rPr>
          <w:rFonts w:ascii="Arial" w:hAnsi="Arial" w:cs="Arial"/>
          <w:color w:val="222222"/>
          <w:shd w:val="clear" w:color="auto" w:fill="FFFFFF"/>
        </w:rPr>
        <w:t> 51.8 (2006): 1389-1406.</w:t>
      </w:r>
    </w:p>
    <w:p w14:paraId="063E1671" w14:textId="463F2E42" w:rsidR="00062E1D" w:rsidRDefault="00062E1D">
      <w:pPr>
        <w:pStyle w:val="CommentText"/>
      </w:pPr>
      <w:r>
        <w:rPr>
          <w:rFonts w:ascii="Arial" w:hAnsi="Arial" w:cs="Arial"/>
          <w:color w:val="222222"/>
          <w:shd w:val="clear" w:color="auto" w:fill="FFFFFF"/>
        </w:rPr>
        <w:t>Is there a ref for ocean/lake?</w:t>
      </w:r>
    </w:p>
  </w:comment>
  <w:comment w:id="12" w:author="Barrett, Hannah" w:date="2024-10-08T11:44:00Z" w:initials="HB">
    <w:p w14:paraId="008DFB54" w14:textId="77777777" w:rsidR="00062E1D" w:rsidRDefault="00062E1D" w:rsidP="009E1702">
      <w:pPr>
        <w:pStyle w:val="CommentText"/>
      </w:pPr>
      <w:r>
        <w:rPr>
          <w:rStyle w:val="CommentReference"/>
        </w:rPr>
        <w:annotationRef/>
      </w:r>
      <w:r>
        <w:rPr>
          <w:color w:val="222222"/>
          <w:highlight w:val="white"/>
        </w:rPr>
        <w:t>Maasri, A., Schechner, A. E., Erdenee, B., Dodds, W. K., Chandra, S., Gelhaus, J. K., &amp; Thorp, J. H. (2019). Does diel variation in oxygen influence taxonomic and functional diversity of stream macroinvertebrates?. </w:t>
      </w:r>
      <w:r>
        <w:rPr>
          <w:i/>
          <w:iCs/>
          <w:color w:val="222222"/>
          <w:highlight w:val="white"/>
        </w:rPr>
        <w:t>Freshwater science</w:t>
      </w:r>
      <w:r>
        <w:rPr>
          <w:color w:val="222222"/>
          <w:highlight w:val="white"/>
        </w:rPr>
        <w:t>, </w:t>
      </w:r>
      <w:r>
        <w:rPr>
          <w:i/>
          <w:iCs/>
          <w:color w:val="222222"/>
          <w:highlight w:val="white"/>
        </w:rPr>
        <w:t>38</w:t>
      </w:r>
      <w:r>
        <w:rPr>
          <w:color w:val="222222"/>
          <w:highlight w:val="white"/>
        </w:rPr>
        <w:t>(4), 692-701.</w:t>
      </w:r>
      <w:r>
        <w:t xml:space="preserve"> </w:t>
      </w:r>
    </w:p>
  </w:comment>
  <w:comment w:id="13" w:author="Ruprecht, Joel" w:date="2024-12-11T11:24:00Z" w:initials="RJ">
    <w:p w14:paraId="42037432" w14:textId="1C39A28B" w:rsidR="00AF3719" w:rsidRDefault="00AF3719">
      <w:pPr>
        <w:pStyle w:val="CommentText"/>
      </w:pPr>
      <w:r>
        <w:rPr>
          <w:rStyle w:val="CommentReference"/>
        </w:rPr>
        <w:annotationRef/>
      </w:r>
      <w:r>
        <w:t xml:space="preserve">Maybe one more sentence here to explain how climate change could alter temp-DO dynamics. </w:t>
      </w:r>
      <w:r w:rsidR="002D632E">
        <w:t>Presumably you expect something like climate change will increase temps (bad) and increase DO (good), but the ability for organisms to balance these opposing tradeoffs is not understood</w:t>
      </w:r>
    </w:p>
  </w:comment>
  <w:comment w:id="14" w:author="Barrett, Hannah" w:date="2024-12-13T12:45:00Z" w:initials="HB">
    <w:p w14:paraId="2ABB00A0" w14:textId="77777777" w:rsidR="006B369A" w:rsidRDefault="006B369A" w:rsidP="006B369A">
      <w:pPr>
        <w:pStyle w:val="CommentText"/>
      </w:pPr>
      <w:r>
        <w:rPr>
          <w:rStyle w:val="CommentReference"/>
        </w:rPr>
        <w:annotationRef/>
      </w:r>
      <w:r>
        <w:t>In rivers might also decrease DO due to increased bacterial respiration/increased nutrient load/decrease water flow</w:t>
      </w:r>
    </w:p>
  </w:comment>
  <w:comment w:id="16" w:author="Jessi Kershner" w:date="2024-09-23T11:06:00Z" w:initials="JMK">
    <w:p w14:paraId="12765FFA" w14:textId="786AA611" w:rsidR="00062E1D" w:rsidRDefault="00062E1D">
      <w:pPr>
        <w:pStyle w:val="CommentText"/>
      </w:pPr>
      <w:r>
        <w:rPr>
          <w:rStyle w:val="CommentReference"/>
        </w:rPr>
        <w:annotationRef/>
      </w:r>
      <w:r>
        <w:t>Took emphasis off of refuges to make this more broad</w:t>
      </w:r>
    </w:p>
  </w:comment>
  <w:comment w:id="17" w:author="Levi, Taal" w:date="2024-10-24T10:00:00Z" w:initials="LT">
    <w:p w14:paraId="2387F449" w14:textId="77777777" w:rsidR="00062E1D" w:rsidRDefault="00062E1D" w:rsidP="009B3D66">
      <w:r>
        <w:rPr>
          <w:rStyle w:val="CommentReference"/>
        </w:rPr>
        <w:annotationRef/>
      </w:r>
      <w:r>
        <w:rPr>
          <w:color w:val="000000"/>
          <w:sz w:val="20"/>
          <w:szCs w:val="20"/>
        </w:rPr>
        <w:t>can you make this even cooler by mentioning how?</w:t>
      </w:r>
    </w:p>
  </w:comment>
  <w:comment w:id="20" w:author="Levi, Taal" w:date="2024-10-24T10:01:00Z" w:initials="LT">
    <w:p w14:paraId="1CDCDDDC" w14:textId="77777777" w:rsidR="00062E1D" w:rsidRDefault="00062E1D" w:rsidP="009B3D66">
      <w:r>
        <w:rPr>
          <w:rStyle w:val="CommentReference"/>
        </w:rPr>
        <w:annotationRef/>
      </w:r>
      <w:r>
        <w:rPr>
          <w:color w:val="000000"/>
          <w:sz w:val="20"/>
          <w:szCs w:val="20"/>
        </w:rPr>
        <w:t>Rather than summarize your result, this would be a good place to elaborate on your questions/hypothesis/approach.</w:t>
      </w:r>
    </w:p>
  </w:comment>
  <w:comment w:id="21" w:author="Ruprecht, Joel" w:date="2024-12-04T12:48:00Z" w:initials="RJ">
    <w:p w14:paraId="67619CDD" w14:textId="2241D4E6" w:rsidR="00062E1D" w:rsidRDefault="00062E1D">
      <w:pPr>
        <w:pStyle w:val="CommentText"/>
      </w:pPr>
      <w:r>
        <w:rPr>
          <w:rStyle w:val="CommentReference"/>
        </w:rPr>
        <w:annotationRef/>
      </w:r>
      <w:r>
        <w:t>Since the paragraph is currently only 2 sentences (1 if you remove this as Taal suggests), you have room to both state your hypotheses and elaborate on why your approach is unique, is important to understand because of climate change, etc</w:t>
      </w:r>
      <w:r w:rsidR="002D632E">
        <w:t xml:space="preserve">. I like Taal’s idea of presenting alternative hypotheses that are </w:t>
      </w:r>
      <w:r w:rsidR="008566CE">
        <w:t xml:space="preserve">currently </w:t>
      </w:r>
      <w:r w:rsidR="002D632E">
        <w:t xml:space="preserve">first mentioned </w:t>
      </w:r>
      <w:r w:rsidR="008566CE">
        <w:t>later</w:t>
      </w:r>
      <w:r>
        <w:t xml:space="preserve"> </w:t>
      </w:r>
    </w:p>
  </w:comment>
  <w:comment w:id="23" w:author="Ruprecht, Joel" w:date="2024-12-04T12:53:00Z" w:initials="RJ">
    <w:p w14:paraId="19A3DAAA" w14:textId="03253B72" w:rsidR="00062E1D" w:rsidRDefault="00062E1D">
      <w:pPr>
        <w:pStyle w:val="CommentText"/>
      </w:pPr>
      <w:r>
        <w:rPr>
          <w:rStyle w:val="CommentReference"/>
        </w:rPr>
        <w:annotationRef/>
      </w:r>
      <w:r>
        <w:t xml:space="preserve">May or may not be necessary to include here, but I’m  curious what factors determine whether they are cold or not </w:t>
      </w:r>
    </w:p>
  </w:comment>
  <w:comment w:id="24" w:author="Barrett, Hannah" w:date="2024-12-13T12:57:00Z" w:initials="HB">
    <w:p w14:paraId="053DCBE1" w14:textId="77777777" w:rsidR="006F12A2" w:rsidRDefault="006F12A2" w:rsidP="006F12A2">
      <w:pPr>
        <w:pStyle w:val="CommentText"/>
      </w:pPr>
      <w:r>
        <w:rPr>
          <w:rStyle w:val="CommentReference"/>
        </w:rPr>
        <w:annotationRef/>
      </w:r>
      <w:r>
        <w:t>Added sentence in intro explaining why</w:t>
      </w:r>
    </w:p>
  </w:comment>
  <w:comment w:id="25" w:author="Levi, Taal" w:date="2024-10-24T10:07:00Z" w:initials="LT">
    <w:p w14:paraId="78830716" w14:textId="2DEBB33D" w:rsidR="00062E1D" w:rsidRDefault="00062E1D" w:rsidP="00B35BBE">
      <w:r>
        <w:rPr>
          <w:rStyle w:val="CommentReference"/>
        </w:rPr>
        <w:annotationRef/>
      </w:r>
      <w:r>
        <w:rPr>
          <w:sz w:val="20"/>
          <w:szCs w:val="20"/>
        </w:rPr>
        <w:t>I think the mechanism for DO stratification and diel fluctuation really needs to be in the intro. Possibly also reiterated here. I wrote something potentially clunky here, but this is what could be described in the intro</w:t>
      </w:r>
    </w:p>
  </w:comment>
  <w:comment w:id="26" w:author="Barrett, Hannah" w:date="2024-12-13T12:59:00Z" w:initials="HB">
    <w:p w14:paraId="0A814E63" w14:textId="77777777" w:rsidR="006F12A2" w:rsidRDefault="006F12A2" w:rsidP="006F12A2">
      <w:pPr>
        <w:pStyle w:val="CommentText"/>
      </w:pPr>
      <w:r>
        <w:rPr>
          <w:rStyle w:val="CommentReference"/>
        </w:rPr>
        <w:annotationRef/>
      </w:r>
      <w:r>
        <w:t>Added in intro (solar absorption, photosynthesis)</w:t>
      </w:r>
    </w:p>
  </w:comment>
  <w:comment w:id="27" w:author="Jessi Kershner" w:date="2024-09-23T11:17:00Z" w:initials="JMK">
    <w:p w14:paraId="588444F1" w14:textId="3536D430" w:rsidR="00062E1D" w:rsidRDefault="00062E1D">
      <w:pPr>
        <w:pStyle w:val="CommentText"/>
      </w:pPr>
      <w:r>
        <w:rPr>
          <w:rStyle w:val="CommentReference"/>
        </w:rPr>
        <w:annotationRef/>
      </w:r>
      <w:r>
        <w:t>We might add a statement here to head off reviewer comments. E.g., there is likely seasonal and intra-seasonal variation not captured by this monitoring but it was beyond the scope of our study</w:t>
      </w:r>
    </w:p>
  </w:comment>
  <w:comment w:id="28" w:author="Jessi Kershner" w:date="2024-09-23T11:21:00Z" w:initials="JMK">
    <w:p w14:paraId="4C601D2E" w14:textId="77777777" w:rsidR="00062E1D" w:rsidRDefault="00062E1D" w:rsidP="00A55407">
      <w:pPr>
        <w:pStyle w:val="CommentText"/>
      </w:pPr>
      <w:r>
        <w:rPr>
          <w:rStyle w:val="CommentReference"/>
        </w:rPr>
        <w:annotationRef/>
      </w:r>
      <w:r>
        <w:t>I think a key transition here is that now we’re focusing on a subset of the alcoves to monitor more intensively to explore simulated and observed fish behavior, if this is correct can you add a sentence to identify this</w:t>
      </w:r>
    </w:p>
  </w:comment>
  <w:comment w:id="29" w:author="Ruprecht, Joel" w:date="2024-12-04T13:05:00Z" w:initials="RJ">
    <w:p w14:paraId="5D5086E9" w14:textId="43627D77" w:rsidR="00062E1D" w:rsidRDefault="00062E1D">
      <w:pPr>
        <w:pStyle w:val="CommentText"/>
      </w:pPr>
      <w:r>
        <w:rPr>
          <w:rStyle w:val="CommentReference"/>
        </w:rPr>
        <w:annotationRef/>
      </w:r>
      <w:r>
        <w:t>“associated depth” maybe sounds better?</w:t>
      </w:r>
    </w:p>
  </w:comment>
  <w:comment w:id="30" w:author="Ruprecht, Joel" w:date="2024-12-04T15:29:00Z" w:initials="RJ">
    <w:p w14:paraId="52CAC369" w14:textId="6D734E4A" w:rsidR="00062E1D" w:rsidRDefault="00062E1D">
      <w:pPr>
        <w:pStyle w:val="CommentText"/>
      </w:pPr>
      <w:r>
        <w:rPr>
          <w:rStyle w:val="CommentReference"/>
        </w:rPr>
        <w:annotationRef/>
      </w:r>
      <w:r>
        <w:t>Maybe say the relationship between temp and DO?</w:t>
      </w:r>
    </w:p>
  </w:comment>
  <w:comment w:id="32" w:author="Levi, Taal" w:date="2024-10-24T10:30:00Z" w:initials="LT">
    <w:p w14:paraId="543766BB" w14:textId="77777777" w:rsidR="00062E1D" w:rsidRDefault="00062E1D" w:rsidP="00B35BBE">
      <w:r>
        <w:rPr>
          <w:rStyle w:val="CommentReference"/>
        </w:rPr>
        <w:annotationRef/>
      </w:r>
      <w:r>
        <w:rPr>
          <w:color w:val="000000"/>
          <w:sz w:val="20"/>
          <w:szCs w:val="20"/>
        </w:rPr>
        <w:t>Variation in what?</w:t>
      </w:r>
    </w:p>
  </w:comment>
  <w:comment w:id="36" w:author="Ruprecht, Joel" w:date="2024-12-04T15:52:00Z" w:initials="RJ">
    <w:p w14:paraId="2B81CE61" w14:textId="41B889E8" w:rsidR="00062E1D" w:rsidRDefault="00062E1D" w:rsidP="00154B9F">
      <w:pPr>
        <w:pStyle w:val="CommentText"/>
      </w:pPr>
      <w:r>
        <w:rPr>
          <w:rStyle w:val="CommentReference"/>
        </w:rPr>
        <w:annotationRef/>
      </w:r>
      <w:r>
        <w:t>Maybe add something here like “We next predicted the marginal probability of selection of for temperature using the predict() function in R with xyz parameters” if that is accurate</w:t>
      </w:r>
    </w:p>
  </w:comment>
  <w:comment w:id="37" w:author="Armstrong, Jonathan B" w:date="2024-06-27T14:52:00Z" w:initials="JA">
    <w:p w14:paraId="23756150" w14:textId="1A59ACE7" w:rsidR="00062E1D" w:rsidRDefault="00062E1D" w:rsidP="00456C18">
      <w:r>
        <w:rPr>
          <w:rStyle w:val="CommentReference"/>
        </w:rPr>
        <w:annotationRef/>
      </w:r>
      <w:r>
        <w:rPr>
          <w:color w:val="000000"/>
          <w:sz w:val="20"/>
          <w:szCs w:val="20"/>
        </w:rPr>
        <w:t>this warmer than mainstream right?</w:t>
      </w:r>
    </w:p>
  </w:comment>
  <w:comment w:id="38" w:author="Ruprecht, Joel" w:date="2024-12-04T15:59:00Z" w:initials="RJ">
    <w:p w14:paraId="5F8F5422" w14:textId="3FB4F04B" w:rsidR="00062E1D" w:rsidRDefault="00062E1D">
      <w:pPr>
        <w:pStyle w:val="CommentText"/>
      </w:pPr>
      <w:r>
        <w:rPr>
          <w:rStyle w:val="CommentReference"/>
        </w:rPr>
        <w:annotationRef/>
      </w:r>
      <w:r>
        <w:t>Thanks, I learned a new word today!</w:t>
      </w:r>
    </w:p>
  </w:comment>
  <w:comment w:id="39" w:author="Ruprecht, Joel" w:date="2024-12-04T16:41:00Z" w:initials="RJ">
    <w:p w14:paraId="70F5D10F" w14:textId="0E51FC24" w:rsidR="00062E1D" w:rsidRDefault="00062E1D">
      <w:pPr>
        <w:pStyle w:val="CommentText"/>
      </w:pPr>
      <w:r>
        <w:rPr>
          <w:rStyle w:val="CommentReference"/>
        </w:rPr>
        <w:annotationRef/>
      </w:r>
      <w:r>
        <w:t xml:space="preserve">This would be more evident if Fig 4a and 4c had the same y-axis range. </w:t>
      </w:r>
    </w:p>
  </w:comment>
  <w:comment w:id="40" w:author="Ruprecht, Joel" w:date="2024-12-11T12:46:00Z" w:initials="RJ">
    <w:p w14:paraId="1CA89C19" w14:textId="5C2F3478" w:rsidR="003851F1" w:rsidRDefault="003851F1">
      <w:pPr>
        <w:pStyle w:val="CommentText"/>
      </w:pPr>
      <w:r>
        <w:rPr>
          <w:rStyle w:val="CommentReference"/>
        </w:rPr>
        <w:annotationRef/>
      </w:r>
      <w:r>
        <w:t>Put GAM model output in a table in SI?</w:t>
      </w:r>
    </w:p>
  </w:comment>
  <w:comment w:id="41" w:author="Armstrong, Jonathan B" w:date="2024-06-27T15:19:00Z" w:initials="JA">
    <w:p w14:paraId="08BE7C1D" w14:textId="77777777" w:rsidR="00062E1D" w:rsidRDefault="00062E1D" w:rsidP="003C1EEF">
      <w:r>
        <w:rPr>
          <w:rStyle w:val="CommentReference"/>
        </w:rPr>
        <w:annotationRef/>
      </w:r>
      <w:r>
        <w:rPr>
          <w:color w:val="000000"/>
          <w:sz w:val="20"/>
          <w:szCs w:val="20"/>
        </w:rPr>
        <w:t>Important — use parallel structure to communicate more clearly. here you say ‘avoidance of cool’ … increased probability of selecting cool’ Can you make these two parallel. They selected for warmer temps at night and for cooler temps in day, as shown by…</w:t>
      </w:r>
    </w:p>
  </w:comment>
  <w:comment w:id="43" w:author="Barrett, Hannah" w:date="2024-10-24T01:29:00Z" w:initials="HB">
    <w:p w14:paraId="36136AC6" w14:textId="77777777" w:rsidR="00062E1D" w:rsidRDefault="00062E1D" w:rsidP="007B16A6">
      <w:pPr>
        <w:pStyle w:val="CommentText"/>
      </w:pPr>
      <w:r>
        <w:rPr>
          <w:rStyle w:val="CommentReference"/>
        </w:rPr>
        <w:annotationRef/>
      </w:r>
      <w:r>
        <w:t>Note from Jonny: We should see if Taal has any insights into the mixed effects analysis – not to open a can of worms, but we could say whether individual sites varied in slope or intercept or both if we wanted, but maybe hold off, reviewer gonna ask maybe</w:t>
      </w:r>
    </w:p>
  </w:comment>
  <w:comment w:id="44" w:author="Levi, Taal" w:date="2024-10-24T11:07:00Z" w:initials="LT">
    <w:p w14:paraId="20AD53C6" w14:textId="77777777" w:rsidR="00062E1D" w:rsidRDefault="00062E1D" w:rsidP="002F0029">
      <w:r>
        <w:rPr>
          <w:rStyle w:val="CommentReference"/>
        </w:rPr>
        <w:annotationRef/>
      </w:r>
      <w:r>
        <w:rPr>
          <w:color w:val="000000"/>
          <w:sz w:val="20"/>
          <w:szCs w:val="20"/>
        </w:rPr>
        <w:t>I was thinking that the figure could have the points on it, potentially colored by the site</w:t>
      </w:r>
    </w:p>
  </w:comment>
  <w:comment w:id="45" w:author="Levi, Taal" w:date="2024-10-24T11:10:00Z" w:initials="LT">
    <w:p w14:paraId="59253131" w14:textId="77777777" w:rsidR="00062E1D" w:rsidRDefault="00062E1D" w:rsidP="002F0029">
      <w:r>
        <w:rPr>
          <w:rStyle w:val="CommentReference"/>
        </w:rPr>
        <w:annotationRef/>
      </w:r>
      <w:r>
        <w:rPr>
          <w:color w:val="000000"/>
          <w:sz w:val="20"/>
          <w:szCs w:val="20"/>
        </w:rPr>
        <w:t>Some plain language may help. Is this correct - During the day, there was less of a tradeoff because there was plenty of DO and so fish could just go deep to avoid heat, right. At night, when DO declines, they had to go up the water column, but not so high that they faced too warm of water temps? Or maybe what I just wrote is a different point? Just seems like “flatter tradeoff” is not so clear</w:t>
      </w:r>
    </w:p>
  </w:comment>
  <w:comment w:id="46" w:author="Levi, Taal" w:date="2024-10-24T11:08:00Z" w:initials="LT">
    <w:p w14:paraId="093F9C26" w14:textId="79987C98" w:rsidR="00062E1D" w:rsidRDefault="00062E1D" w:rsidP="002F0029">
      <w:r>
        <w:rPr>
          <w:rStyle w:val="CommentReference"/>
        </w:rPr>
        <w:annotationRef/>
      </w:r>
      <w:r>
        <w:rPr>
          <w:color w:val="000000"/>
          <w:sz w:val="20"/>
          <w:szCs w:val="20"/>
        </w:rPr>
        <w:t>Refer to figures in Discussion too</w:t>
      </w:r>
    </w:p>
  </w:comment>
  <w:comment w:id="47" w:author="Armstrong, Jonathan B" w:date="2024-10-10T10:37:00Z" w:initials="JA">
    <w:p w14:paraId="6493A41C" w14:textId="1AFD1044" w:rsidR="00062E1D" w:rsidRDefault="00062E1D" w:rsidP="009964FA">
      <w:r>
        <w:rPr>
          <w:rStyle w:val="CommentReference"/>
        </w:rPr>
        <w:annotationRef/>
      </w:r>
      <w:r>
        <w:rPr>
          <w:color w:val="000000"/>
          <w:sz w:val="20"/>
          <w:szCs w:val="20"/>
        </w:rPr>
        <w:t>can we connect this to any other studies where fish tolerated hypoxia</w:t>
      </w:r>
    </w:p>
  </w:comment>
  <w:comment w:id="48" w:author="Armstrong, Jonathan B" w:date="2024-10-10T10:37:00Z" w:initials="JA">
    <w:p w14:paraId="450CF4CC" w14:textId="77777777" w:rsidR="00062E1D" w:rsidRDefault="00062E1D" w:rsidP="009964FA">
      <w:r>
        <w:rPr>
          <w:rStyle w:val="CommentReference"/>
        </w:rPr>
        <w:annotationRef/>
      </w:r>
      <w:r>
        <w:rPr>
          <w:color w:val="000000"/>
          <w:sz w:val="20"/>
          <w:szCs w:val="20"/>
        </w:rPr>
        <w:t>Not critical but could make this feel more meaty</w:t>
      </w:r>
    </w:p>
  </w:comment>
  <w:comment w:id="51" w:author="Levi, Taal" w:date="2024-10-24T11:13:00Z" w:initials="LT">
    <w:p w14:paraId="3551D1B5" w14:textId="77777777" w:rsidR="00062E1D" w:rsidRDefault="00062E1D" w:rsidP="002F0029">
      <w:r>
        <w:rPr>
          <w:rStyle w:val="CommentReference"/>
        </w:rPr>
        <w:annotationRef/>
      </w:r>
      <w:r>
        <w:rPr>
          <w:color w:val="000000"/>
          <w:sz w:val="20"/>
          <w:szCs w:val="20"/>
        </w:rPr>
        <w:t>Seems like the intro could also talk more about the influence of temp and DO on fish physiology and energetics</w:t>
      </w:r>
    </w:p>
  </w:comment>
  <w:comment w:id="52" w:author="Levi, Taal" w:date="2024-10-24T11:13:00Z" w:initials="LT">
    <w:p w14:paraId="12122C45" w14:textId="77777777" w:rsidR="00062E1D" w:rsidRDefault="00062E1D" w:rsidP="002F0029">
      <w:r>
        <w:rPr>
          <w:rStyle w:val="CommentReference"/>
        </w:rPr>
        <w:annotationRef/>
      </w:r>
      <w:r>
        <w:rPr>
          <w:color w:val="000000"/>
          <w:sz w:val="20"/>
          <w:szCs w:val="20"/>
        </w:rPr>
        <w:t>Could these even be presented as alternative hypotheses?</w:t>
      </w:r>
    </w:p>
    <w:p w14:paraId="3B1F3D73" w14:textId="77777777" w:rsidR="00062E1D" w:rsidRDefault="00062E1D" w:rsidP="002F0029"/>
  </w:comment>
  <w:comment w:id="54" w:author="Barrett, Hannah" w:date="2024-10-24T02:35:00Z" w:initials="HB">
    <w:p w14:paraId="253431E7" w14:textId="4E5DA16A" w:rsidR="00062E1D" w:rsidRDefault="00062E1D" w:rsidP="000D5DC8">
      <w:pPr>
        <w:pStyle w:val="CommentText"/>
      </w:pPr>
      <w:r>
        <w:rPr>
          <w:rStyle w:val="CommentReference"/>
        </w:rPr>
        <w:annotationRef/>
      </w:r>
      <w:r>
        <w:t>Could use work</w:t>
      </w:r>
    </w:p>
  </w:comment>
  <w:comment w:id="55" w:author="Levi, Taal" w:date="2024-10-24T11:17:00Z" w:initials="LT">
    <w:p w14:paraId="4A9EB872" w14:textId="77777777" w:rsidR="00062E1D" w:rsidRDefault="00062E1D" w:rsidP="002F0029">
      <w:r>
        <w:rPr>
          <w:rStyle w:val="CommentReference"/>
        </w:rPr>
        <w:annotationRef/>
      </w:r>
      <w:r>
        <w:rPr>
          <w:color w:val="000000"/>
          <w:sz w:val="20"/>
          <w:szCs w:val="20"/>
        </w:rPr>
        <w:t>I know typically Discussion is where you interpret, but I think that I could have used some context about the magnitude of these values in the Results as well. If those numbers could be nested within “severe hypoxia”, “moderate hypoxia” and so on, that would have made it less of a jumble of numbers. Then here you would reiterate the severe hypoxia but spend more time on how fish responded to it.</w:t>
      </w:r>
    </w:p>
    <w:p w14:paraId="452653E3" w14:textId="77777777" w:rsidR="00062E1D" w:rsidRDefault="00062E1D" w:rsidP="002F0029"/>
  </w:comment>
  <w:comment w:id="56" w:author="Levi, Taal" w:date="2024-10-24T11:22:00Z" w:initials="LT">
    <w:p w14:paraId="21974846" w14:textId="77777777" w:rsidR="00062E1D" w:rsidRDefault="00062E1D" w:rsidP="002F0029">
      <w:r>
        <w:rPr>
          <w:rStyle w:val="CommentReference"/>
        </w:rPr>
        <w:annotationRef/>
      </w:r>
      <w:r>
        <w:rPr>
          <w:color w:val="000000"/>
          <w:sz w:val="20"/>
          <w:szCs w:val="20"/>
        </w:rPr>
        <w:t>And temp at surface doesn’t decline that much, right? Are they still going to dangerous places thermally?</w:t>
      </w:r>
    </w:p>
    <w:p w14:paraId="5E526A20" w14:textId="77777777" w:rsidR="00062E1D" w:rsidRDefault="00062E1D" w:rsidP="002F0029"/>
  </w:comment>
  <w:comment w:id="57" w:author="Ruprecht, Joel" w:date="2024-12-11T14:19:00Z" w:initials="RJ">
    <w:p w14:paraId="10828F68" w14:textId="197C713B" w:rsidR="00D7683C" w:rsidRDefault="00D7683C">
      <w:pPr>
        <w:pStyle w:val="CommentText"/>
      </w:pPr>
      <w:r>
        <w:rPr>
          <w:rStyle w:val="CommentReference"/>
        </w:rPr>
        <w:annotationRef/>
      </w:r>
      <w:r>
        <w:t xml:space="preserve">I kind of frankensteined this paragraph. I won’t be offended if you put it back to its original state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5FA6862" w15:done="1"/>
  <w15:commentEx w15:paraId="0CFFEFD9" w15:done="1"/>
  <w15:commentEx w15:paraId="39521CC6" w15:done="1"/>
  <w15:commentEx w15:paraId="045FEBA6" w15:done="1"/>
  <w15:commentEx w15:paraId="61CCF035" w15:done="1"/>
  <w15:commentEx w15:paraId="50F1537F" w15:done="1"/>
  <w15:commentEx w15:paraId="7CB3C51D" w15:paraIdParent="50F1537F" w15:done="1"/>
  <w15:commentEx w15:paraId="2E2EB793" w15:done="0"/>
  <w15:commentEx w15:paraId="1BE191AB" w15:paraIdParent="2E2EB793" w15:done="0"/>
  <w15:commentEx w15:paraId="16371FEE" w15:done="1"/>
  <w15:commentEx w15:paraId="7FBF2BED" w15:done="1"/>
  <w15:commentEx w15:paraId="063E1671" w15:done="1"/>
  <w15:commentEx w15:paraId="008DFB54" w15:done="1"/>
  <w15:commentEx w15:paraId="42037432" w15:done="1"/>
  <w15:commentEx w15:paraId="2ABB00A0" w15:paraIdParent="42037432" w15:done="1"/>
  <w15:commentEx w15:paraId="12765FFA" w15:done="1"/>
  <w15:commentEx w15:paraId="2387F449" w15:done="1"/>
  <w15:commentEx w15:paraId="1CDCDDDC" w15:done="0"/>
  <w15:commentEx w15:paraId="67619CDD" w15:paraIdParent="1CDCDDDC" w15:done="0"/>
  <w15:commentEx w15:paraId="19A3DAAA" w15:done="1"/>
  <w15:commentEx w15:paraId="053DCBE1" w15:paraIdParent="19A3DAAA" w15:done="1"/>
  <w15:commentEx w15:paraId="78830716" w15:done="1"/>
  <w15:commentEx w15:paraId="0A814E63" w15:paraIdParent="78830716" w15:done="1"/>
  <w15:commentEx w15:paraId="588444F1" w15:done="1"/>
  <w15:commentEx w15:paraId="4C601D2E" w15:done="1"/>
  <w15:commentEx w15:paraId="5D5086E9" w15:done="1"/>
  <w15:commentEx w15:paraId="52CAC369" w15:done="1"/>
  <w15:commentEx w15:paraId="543766BB" w15:done="1"/>
  <w15:commentEx w15:paraId="2B81CE61" w15:done="0"/>
  <w15:commentEx w15:paraId="23756150" w15:done="1"/>
  <w15:commentEx w15:paraId="5F8F5422" w15:done="1"/>
  <w15:commentEx w15:paraId="70F5D10F" w15:done="0"/>
  <w15:commentEx w15:paraId="1CA89C19" w15:done="0"/>
  <w15:commentEx w15:paraId="08BE7C1D" w15:done="1"/>
  <w15:commentEx w15:paraId="36136AC6" w15:done="0"/>
  <w15:commentEx w15:paraId="20AD53C6" w15:paraIdParent="36136AC6" w15:done="0"/>
  <w15:commentEx w15:paraId="59253131" w15:done="0"/>
  <w15:commentEx w15:paraId="093F9C26" w15:done="0"/>
  <w15:commentEx w15:paraId="6493A41C" w15:done="1"/>
  <w15:commentEx w15:paraId="450CF4CC" w15:paraIdParent="6493A41C" w15:done="1"/>
  <w15:commentEx w15:paraId="3551D1B5" w15:done="0"/>
  <w15:commentEx w15:paraId="3B1F3D73" w15:paraIdParent="3551D1B5" w15:done="0"/>
  <w15:commentEx w15:paraId="253431E7" w15:done="0"/>
  <w15:commentEx w15:paraId="452653E3" w15:paraIdParent="253431E7" w15:done="0"/>
  <w15:commentEx w15:paraId="5E526A20" w15:done="0"/>
  <w15:commentEx w15:paraId="10828F6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9C44464" w16cex:dateUtc="2024-10-24T15:20:00Z"/>
  <w16cex:commentExtensible w16cex:durableId="1884C98A" w16cex:dateUtc="2024-06-27T20:08:00Z"/>
  <w16cex:commentExtensible w16cex:durableId="2A9BBFF7" w16cex:dateUtc="2024-09-23T17:22:00Z"/>
  <w16cex:commentExtensible w16cex:durableId="2A9BC061" w16cex:dateUtc="2024-09-23T17:24:00Z"/>
  <w16cex:commentExtensible w16cex:durableId="44246FDC" w16cex:dateUtc="2024-10-24T15:30:00Z"/>
  <w16cex:commentExtensible w16cex:durableId="42CAC982" w16cex:dateUtc="2024-10-24T15:40:00Z"/>
  <w16cex:commentExtensible w16cex:durableId="617F8A6B" w16cex:dateUtc="2024-10-24T15:38:00Z"/>
  <w16cex:commentExtensible w16cex:durableId="278FBBBD" w16cex:dateUtc="2024-10-24T15:44:00Z"/>
  <w16cex:commentExtensible w16cex:durableId="2A9BC65F" w16cex:dateUtc="2024-09-23T17:50:00Z"/>
  <w16cex:commentExtensible w16cex:durableId="5D53108F" w16cex:dateUtc="2024-10-08T18:44:00Z"/>
  <w16cex:commentExtensible w16cex:durableId="1B3672BF" w16cex:dateUtc="2024-12-13T20:45:00Z"/>
  <w16cex:commentExtensible w16cex:durableId="2A9BCA42" w16cex:dateUtc="2024-09-23T18:06:00Z"/>
  <w16cex:commentExtensible w16cex:durableId="0A5CF9E2" w16cex:dateUtc="2024-10-24T17:00:00Z"/>
  <w16cex:commentExtensible w16cex:durableId="490279ED" w16cex:dateUtc="2024-10-24T17:01:00Z"/>
  <w16cex:commentExtensible w16cex:durableId="1E66CC4A" w16cex:dateUtc="2024-12-13T20:57:00Z"/>
  <w16cex:commentExtensible w16cex:durableId="7437882D" w16cex:dateUtc="2024-10-24T17:07:00Z"/>
  <w16cex:commentExtensible w16cex:durableId="0F8BC233" w16cex:dateUtc="2024-12-13T20:59:00Z"/>
  <w16cex:commentExtensible w16cex:durableId="2A9BCCB7" w16cex:dateUtc="2024-09-23T18:17:00Z"/>
  <w16cex:commentExtensible w16cex:durableId="2A9BCDCE" w16cex:dateUtc="2024-09-23T18:21:00Z"/>
  <w16cex:commentExtensible w16cex:durableId="0DB222EB" w16cex:dateUtc="2024-10-24T17:30:00Z"/>
  <w16cex:commentExtensible w16cex:durableId="573F1CBF" w16cex:dateUtc="2024-06-27T21:52:00Z"/>
  <w16cex:commentExtensible w16cex:durableId="5601F2A9" w16cex:dateUtc="2024-06-27T22:19:00Z"/>
  <w16cex:commentExtensible w16cex:durableId="70C46E61" w16cex:dateUtc="2024-10-24T08:29:00Z"/>
  <w16cex:commentExtensible w16cex:durableId="2D2DDA61" w16cex:dateUtc="2024-10-24T18:07:00Z"/>
  <w16cex:commentExtensible w16cex:durableId="3D935653" w16cex:dateUtc="2024-10-24T18:10:00Z"/>
  <w16cex:commentExtensible w16cex:durableId="3CF2EE8F" w16cex:dateUtc="2024-10-24T18:08:00Z"/>
  <w16cex:commentExtensible w16cex:durableId="4B79E4BE" w16cex:dateUtc="2024-10-10T17:37:00Z"/>
  <w16cex:commentExtensible w16cex:durableId="1D058605" w16cex:dateUtc="2024-10-10T17:37:00Z"/>
  <w16cex:commentExtensible w16cex:durableId="074FCC9E" w16cex:dateUtc="2024-10-24T18:13:00Z"/>
  <w16cex:commentExtensible w16cex:durableId="7E70D261" w16cex:dateUtc="2024-10-24T18:13:00Z"/>
  <w16cex:commentExtensible w16cex:durableId="35C036F3" w16cex:dateUtc="2024-10-24T09:35:00Z"/>
  <w16cex:commentExtensible w16cex:durableId="60ED1ADB" w16cex:dateUtc="2024-10-24T18:17:00Z"/>
  <w16cex:commentExtensible w16cex:durableId="57BEEA63" w16cex:dateUtc="2024-10-24T1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5FA6862" w16cid:durableId="2B03F668"/>
  <w16cid:commentId w16cid:paraId="0CFFEFD9" w16cid:durableId="79C44464"/>
  <w16cid:commentId w16cid:paraId="39521CC6" w16cid:durableId="1884C98A"/>
  <w16cid:commentId w16cid:paraId="045FEBA6" w16cid:durableId="2A9BBFF7"/>
  <w16cid:commentId w16cid:paraId="61CCF035" w16cid:durableId="2A9BC061"/>
  <w16cid:commentId w16cid:paraId="50F1537F" w16cid:durableId="44246FDC"/>
  <w16cid:commentId w16cid:paraId="7CB3C51D" w16cid:durableId="2B03F465"/>
  <w16cid:commentId w16cid:paraId="2E2EB793" w16cid:durableId="42CAC982"/>
  <w16cid:commentId w16cid:paraId="1BE191AB" w16cid:durableId="2B03E51C"/>
  <w16cid:commentId w16cid:paraId="16371FEE" w16cid:durableId="617F8A6B"/>
  <w16cid:commentId w16cid:paraId="7FBF2BED" w16cid:durableId="278FBBBD"/>
  <w16cid:commentId w16cid:paraId="063E1671" w16cid:durableId="2A9BC65F"/>
  <w16cid:commentId w16cid:paraId="008DFB54" w16cid:durableId="5D53108F"/>
  <w16cid:commentId w16cid:paraId="42037432" w16cid:durableId="2B03F4FF"/>
  <w16cid:commentId w16cid:paraId="2ABB00A0" w16cid:durableId="1B3672BF"/>
  <w16cid:commentId w16cid:paraId="12765FFA" w16cid:durableId="2A9BCA42"/>
  <w16cid:commentId w16cid:paraId="2387F449" w16cid:durableId="0A5CF9E2"/>
  <w16cid:commentId w16cid:paraId="1CDCDDDC" w16cid:durableId="490279ED"/>
  <w16cid:commentId w16cid:paraId="67619CDD" w16cid:durableId="2AFACE24"/>
  <w16cid:commentId w16cid:paraId="19A3DAAA" w16cid:durableId="2AFACF4A"/>
  <w16cid:commentId w16cid:paraId="053DCBE1" w16cid:durableId="1E66CC4A"/>
  <w16cid:commentId w16cid:paraId="78830716" w16cid:durableId="7437882D"/>
  <w16cid:commentId w16cid:paraId="0A814E63" w16cid:durableId="0F8BC233"/>
  <w16cid:commentId w16cid:paraId="588444F1" w16cid:durableId="2A9BCCB7"/>
  <w16cid:commentId w16cid:paraId="4C601D2E" w16cid:durableId="2A9BCDCE"/>
  <w16cid:commentId w16cid:paraId="5D5086E9" w16cid:durableId="2AFAD21F"/>
  <w16cid:commentId w16cid:paraId="52CAC369" w16cid:durableId="2AFAF3F6"/>
  <w16cid:commentId w16cid:paraId="543766BB" w16cid:durableId="0DB222EB"/>
  <w16cid:commentId w16cid:paraId="2B81CE61" w16cid:durableId="2AFAF92C"/>
  <w16cid:commentId w16cid:paraId="23756150" w16cid:durableId="573F1CBF"/>
  <w16cid:commentId w16cid:paraId="5F8F5422" w16cid:durableId="2AFAFAF8"/>
  <w16cid:commentId w16cid:paraId="70F5D10F" w16cid:durableId="2AFB04AC"/>
  <w16cid:commentId w16cid:paraId="1CA89C19" w16cid:durableId="2B040816"/>
  <w16cid:commentId w16cid:paraId="08BE7C1D" w16cid:durableId="5601F2A9"/>
  <w16cid:commentId w16cid:paraId="36136AC6" w16cid:durableId="70C46E61"/>
  <w16cid:commentId w16cid:paraId="20AD53C6" w16cid:durableId="2D2DDA61"/>
  <w16cid:commentId w16cid:paraId="59253131" w16cid:durableId="3D935653"/>
  <w16cid:commentId w16cid:paraId="093F9C26" w16cid:durableId="3CF2EE8F"/>
  <w16cid:commentId w16cid:paraId="6493A41C" w16cid:durableId="4B79E4BE"/>
  <w16cid:commentId w16cid:paraId="450CF4CC" w16cid:durableId="1D058605"/>
  <w16cid:commentId w16cid:paraId="3551D1B5" w16cid:durableId="074FCC9E"/>
  <w16cid:commentId w16cid:paraId="3B1F3D73" w16cid:durableId="7E70D261"/>
  <w16cid:commentId w16cid:paraId="253431E7" w16cid:durableId="35C036F3"/>
  <w16cid:commentId w16cid:paraId="452653E3" w16cid:durableId="60ED1ADB"/>
  <w16cid:commentId w16cid:paraId="5E526A20" w16cid:durableId="57BEEA63"/>
  <w16cid:commentId w16cid:paraId="10828F68" w16cid:durableId="2B041D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60F3CA" w14:textId="77777777" w:rsidR="00FD00FA" w:rsidRDefault="00FD00FA" w:rsidP="00B724DC">
      <w:pPr>
        <w:spacing w:after="0" w:line="240" w:lineRule="auto"/>
      </w:pPr>
      <w:r>
        <w:separator/>
      </w:r>
    </w:p>
  </w:endnote>
  <w:endnote w:type="continuationSeparator" w:id="0">
    <w:p w14:paraId="3C71ACC4" w14:textId="77777777" w:rsidR="00FD00FA" w:rsidRDefault="00FD00FA"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9522AF" w14:textId="77777777" w:rsidR="00FD00FA" w:rsidRDefault="00FD00FA" w:rsidP="00B724DC">
      <w:pPr>
        <w:spacing w:after="0" w:line="240" w:lineRule="auto"/>
      </w:pPr>
      <w:r>
        <w:separator/>
      </w:r>
    </w:p>
  </w:footnote>
  <w:footnote w:type="continuationSeparator" w:id="0">
    <w:p w14:paraId="742A9D05" w14:textId="77777777" w:rsidR="00FD00FA" w:rsidRDefault="00FD00FA"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4A43B8"/>
    <w:multiLevelType w:val="hybridMultilevel"/>
    <w:tmpl w:val="8384F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921975">
    <w:abstractNumId w:val="0"/>
  </w:num>
  <w:num w:numId="2" w16cid:durableId="1295402440">
    <w:abstractNumId w:val="1"/>
  </w:num>
  <w:num w:numId="3" w16cid:durableId="2930222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uprecht, Joel">
    <w15:presenceInfo w15:providerId="AD" w15:userId="S-1-5-21-828376571-1197701538-1844936127-300814"/>
  </w15:person>
  <w15:person w15:author="Levi, Taal">
    <w15:presenceInfo w15:providerId="AD" w15:userId="S::levit@oregonstate.edu::7234228d-4a2e-48e5-a273-92959f0ae544"/>
  </w15:person>
  <w15:person w15:author="Armstrong, Jonathan B">
    <w15:presenceInfo w15:providerId="AD" w15:userId="S::armstrjo@oregonstate.edu::8950d233-ab32-4dff-b2f6-fbd6cbea6106"/>
  </w15:person>
  <w15:person w15:author="Jessi Kershner">
    <w15:presenceInfo w15:providerId="None" w15:userId="Jessi Kershner"/>
  </w15:person>
  <w15:person w15:author="Barrett, Hannah">
    <w15:presenceInfo w15:providerId="AD" w15:userId="S::barrehan@oregonstate.edu::57f09693-edb2-4815-b1b6-2409887e25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FEA"/>
    <w:rsid w:val="00022023"/>
    <w:rsid w:val="0002563A"/>
    <w:rsid w:val="00037692"/>
    <w:rsid w:val="000501C4"/>
    <w:rsid w:val="000509CB"/>
    <w:rsid w:val="00051C8E"/>
    <w:rsid w:val="000525A6"/>
    <w:rsid w:val="00055194"/>
    <w:rsid w:val="00060924"/>
    <w:rsid w:val="00062E1D"/>
    <w:rsid w:val="00062F22"/>
    <w:rsid w:val="000632A6"/>
    <w:rsid w:val="00063922"/>
    <w:rsid w:val="00070C92"/>
    <w:rsid w:val="0007288F"/>
    <w:rsid w:val="00075D49"/>
    <w:rsid w:val="0007649C"/>
    <w:rsid w:val="000765B8"/>
    <w:rsid w:val="0008341E"/>
    <w:rsid w:val="0008366E"/>
    <w:rsid w:val="00087699"/>
    <w:rsid w:val="000957BD"/>
    <w:rsid w:val="000B35C0"/>
    <w:rsid w:val="000B5A37"/>
    <w:rsid w:val="000B6F7C"/>
    <w:rsid w:val="000C14A9"/>
    <w:rsid w:val="000D3CE5"/>
    <w:rsid w:val="000D5DC8"/>
    <w:rsid w:val="000E287C"/>
    <w:rsid w:val="000E627F"/>
    <w:rsid w:val="000E66C4"/>
    <w:rsid w:val="000F5365"/>
    <w:rsid w:val="000F558D"/>
    <w:rsid w:val="000F7E05"/>
    <w:rsid w:val="001003EB"/>
    <w:rsid w:val="00114A9A"/>
    <w:rsid w:val="00116CE5"/>
    <w:rsid w:val="00117344"/>
    <w:rsid w:val="00117893"/>
    <w:rsid w:val="0012206B"/>
    <w:rsid w:val="00124D07"/>
    <w:rsid w:val="00131722"/>
    <w:rsid w:val="00131C77"/>
    <w:rsid w:val="00132F8D"/>
    <w:rsid w:val="00136FB1"/>
    <w:rsid w:val="00141332"/>
    <w:rsid w:val="00145AD5"/>
    <w:rsid w:val="00146C88"/>
    <w:rsid w:val="001508D5"/>
    <w:rsid w:val="00150EAF"/>
    <w:rsid w:val="00154085"/>
    <w:rsid w:val="00154B9F"/>
    <w:rsid w:val="00156B3C"/>
    <w:rsid w:val="00160B1A"/>
    <w:rsid w:val="00165922"/>
    <w:rsid w:val="00166274"/>
    <w:rsid w:val="00171F22"/>
    <w:rsid w:val="0017209C"/>
    <w:rsid w:val="0017500D"/>
    <w:rsid w:val="00181359"/>
    <w:rsid w:val="00183EAC"/>
    <w:rsid w:val="00184719"/>
    <w:rsid w:val="001902DD"/>
    <w:rsid w:val="00196836"/>
    <w:rsid w:val="00196E54"/>
    <w:rsid w:val="001A2982"/>
    <w:rsid w:val="001A3FBF"/>
    <w:rsid w:val="001A4896"/>
    <w:rsid w:val="001A630C"/>
    <w:rsid w:val="001B2297"/>
    <w:rsid w:val="001B7108"/>
    <w:rsid w:val="001C00A5"/>
    <w:rsid w:val="001C29D4"/>
    <w:rsid w:val="001D0E3A"/>
    <w:rsid w:val="001D1CBB"/>
    <w:rsid w:val="001E0E68"/>
    <w:rsid w:val="001E399A"/>
    <w:rsid w:val="001E7C41"/>
    <w:rsid w:val="001F4C28"/>
    <w:rsid w:val="002001C2"/>
    <w:rsid w:val="00200B74"/>
    <w:rsid w:val="0020159F"/>
    <w:rsid w:val="00202EDC"/>
    <w:rsid w:val="00206F8E"/>
    <w:rsid w:val="002103C3"/>
    <w:rsid w:val="0021394A"/>
    <w:rsid w:val="00217648"/>
    <w:rsid w:val="00223C12"/>
    <w:rsid w:val="00225C08"/>
    <w:rsid w:val="0023045E"/>
    <w:rsid w:val="00231B40"/>
    <w:rsid w:val="002362ED"/>
    <w:rsid w:val="002366EE"/>
    <w:rsid w:val="002421B2"/>
    <w:rsid w:val="00246C80"/>
    <w:rsid w:val="00250F9B"/>
    <w:rsid w:val="002516C1"/>
    <w:rsid w:val="00254FC3"/>
    <w:rsid w:val="002603A7"/>
    <w:rsid w:val="00260726"/>
    <w:rsid w:val="0026255C"/>
    <w:rsid w:val="00264593"/>
    <w:rsid w:val="00265802"/>
    <w:rsid w:val="00267A04"/>
    <w:rsid w:val="00272B1D"/>
    <w:rsid w:val="00275D09"/>
    <w:rsid w:val="0027746D"/>
    <w:rsid w:val="0027799E"/>
    <w:rsid w:val="002814CA"/>
    <w:rsid w:val="00284B74"/>
    <w:rsid w:val="00284D06"/>
    <w:rsid w:val="0028590D"/>
    <w:rsid w:val="0029691A"/>
    <w:rsid w:val="002A277D"/>
    <w:rsid w:val="002A2895"/>
    <w:rsid w:val="002A2EFD"/>
    <w:rsid w:val="002A79D7"/>
    <w:rsid w:val="002B2071"/>
    <w:rsid w:val="002B27EB"/>
    <w:rsid w:val="002C4E43"/>
    <w:rsid w:val="002C5B79"/>
    <w:rsid w:val="002C6BF4"/>
    <w:rsid w:val="002C7D03"/>
    <w:rsid w:val="002D24B1"/>
    <w:rsid w:val="002D3DF2"/>
    <w:rsid w:val="002D632E"/>
    <w:rsid w:val="002D681C"/>
    <w:rsid w:val="002E05DB"/>
    <w:rsid w:val="002E3FA7"/>
    <w:rsid w:val="002E6ADE"/>
    <w:rsid w:val="002F0029"/>
    <w:rsid w:val="002F0138"/>
    <w:rsid w:val="002F05CC"/>
    <w:rsid w:val="002F465D"/>
    <w:rsid w:val="002F589F"/>
    <w:rsid w:val="0030363D"/>
    <w:rsid w:val="00310438"/>
    <w:rsid w:val="00314DF4"/>
    <w:rsid w:val="003230F3"/>
    <w:rsid w:val="00326996"/>
    <w:rsid w:val="00327F4C"/>
    <w:rsid w:val="00330F26"/>
    <w:rsid w:val="0033492C"/>
    <w:rsid w:val="00336332"/>
    <w:rsid w:val="003373C4"/>
    <w:rsid w:val="003374DF"/>
    <w:rsid w:val="0033789E"/>
    <w:rsid w:val="00341AD2"/>
    <w:rsid w:val="003463BD"/>
    <w:rsid w:val="003570D6"/>
    <w:rsid w:val="0036293A"/>
    <w:rsid w:val="00364088"/>
    <w:rsid w:val="00364634"/>
    <w:rsid w:val="00364FB1"/>
    <w:rsid w:val="003668A0"/>
    <w:rsid w:val="00371E66"/>
    <w:rsid w:val="0037218D"/>
    <w:rsid w:val="00384962"/>
    <w:rsid w:val="003851F1"/>
    <w:rsid w:val="00386954"/>
    <w:rsid w:val="00387593"/>
    <w:rsid w:val="00391864"/>
    <w:rsid w:val="00391C39"/>
    <w:rsid w:val="003A1EE8"/>
    <w:rsid w:val="003A2D11"/>
    <w:rsid w:val="003A3B2C"/>
    <w:rsid w:val="003A3FAD"/>
    <w:rsid w:val="003A56DB"/>
    <w:rsid w:val="003A59E8"/>
    <w:rsid w:val="003B106F"/>
    <w:rsid w:val="003C1EEF"/>
    <w:rsid w:val="003C2D16"/>
    <w:rsid w:val="003C39B2"/>
    <w:rsid w:val="003C7B06"/>
    <w:rsid w:val="003D2207"/>
    <w:rsid w:val="003D3AF6"/>
    <w:rsid w:val="003D571C"/>
    <w:rsid w:val="003D6E9E"/>
    <w:rsid w:val="003D7CF6"/>
    <w:rsid w:val="003E226A"/>
    <w:rsid w:val="003E7E85"/>
    <w:rsid w:val="003F4F2E"/>
    <w:rsid w:val="003F698F"/>
    <w:rsid w:val="004018CC"/>
    <w:rsid w:val="00403540"/>
    <w:rsid w:val="00406E37"/>
    <w:rsid w:val="00413F74"/>
    <w:rsid w:val="004240B4"/>
    <w:rsid w:val="00424221"/>
    <w:rsid w:val="004305D7"/>
    <w:rsid w:val="00430B7C"/>
    <w:rsid w:val="004315B5"/>
    <w:rsid w:val="004332F0"/>
    <w:rsid w:val="00441BD4"/>
    <w:rsid w:val="00442614"/>
    <w:rsid w:val="00444FC0"/>
    <w:rsid w:val="0045625C"/>
    <w:rsid w:val="00456C18"/>
    <w:rsid w:val="0045714A"/>
    <w:rsid w:val="00463AF9"/>
    <w:rsid w:val="00466724"/>
    <w:rsid w:val="00470B5B"/>
    <w:rsid w:val="00474446"/>
    <w:rsid w:val="00476252"/>
    <w:rsid w:val="00476AE1"/>
    <w:rsid w:val="00476F49"/>
    <w:rsid w:val="00483A97"/>
    <w:rsid w:val="00484F6D"/>
    <w:rsid w:val="004A1FE8"/>
    <w:rsid w:val="004A2890"/>
    <w:rsid w:val="004A2EE4"/>
    <w:rsid w:val="004A3E17"/>
    <w:rsid w:val="004A3FCC"/>
    <w:rsid w:val="004B2F7C"/>
    <w:rsid w:val="004B55FC"/>
    <w:rsid w:val="004C1E6A"/>
    <w:rsid w:val="004C497B"/>
    <w:rsid w:val="004C4CEC"/>
    <w:rsid w:val="004D02BB"/>
    <w:rsid w:val="004D0C40"/>
    <w:rsid w:val="004D224A"/>
    <w:rsid w:val="004E4673"/>
    <w:rsid w:val="004E549D"/>
    <w:rsid w:val="004F4A41"/>
    <w:rsid w:val="005064CA"/>
    <w:rsid w:val="0051426B"/>
    <w:rsid w:val="00535C01"/>
    <w:rsid w:val="005362D7"/>
    <w:rsid w:val="005367DA"/>
    <w:rsid w:val="00540EFF"/>
    <w:rsid w:val="00550810"/>
    <w:rsid w:val="00554236"/>
    <w:rsid w:val="00555245"/>
    <w:rsid w:val="00556746"/>
    <w:rsid w:val="00556D20"/>
    <w:rsid w:val="00561C78"/>
    <w:rsid w:val="00564296"/>
    <w:rsid w:val="00567789"/>
    <w:rsid w:val="0057388B"/>
    <w:rsid w:val="0057413F"/>
    <w:rsid w:val="00583B4F"/>
    <w:rsid w:val="005878B5"/>
    <w:rsid w:val="00593B10"/>
    <w:rsid w:val="005944EF"/>
    <w:rsid w:val="005950AE"/>
    <w:rsid w:val="005965C8"/>
    <w:rsid w:val="00596A91"/>
    <w:rsid w:val="0059748D"/>
    <w:rsid w:val="00597ABF"/>
    <w:rsid w:val="005A0C12"/>
    <w:rsid w:val="005A1BF6"/>
    <w:rsid w:val="005B0834"/>
    <w:rsid w:val="005B12F6"/>
    <w:rsid w:val="005B19CF"/>
    <w:rsid w:val="005B2443"/>
    <w:rsid w:val="005B7213"/>
    <w:rsid w:val="005C7418"/>
    <w:rsid w:val="005C7858"/>
    <w:rsid w:val="005C7AC1"/>
    <w:rsid w:val="005D1716"/>
    <w:rsid w:val="005D2126"/>
    <w:rsid w:val="005E1D37"/>
    <w:rsid w:val="005F50E1"/>
    <w:rsid w:val="005F5156"/>
    <w:rsid w:val="005F7C05"/>
    <w:rsid w:val="0060268F"/>
    <w:rsid w:val="00602E6F"/>
    <w:rsid w:val="0060566E"/>
    <w:rsid w:val="00611582"/>
    <w:rsid w:val="0061162A"/>
    <w:rsid w:val="00613A93"/>
    <w:rsid w:val="00615231"/>
    <w:rsid w:val="006174F8"/>
    <w:rsid w:val="006208F8"/>
    <w:rsid w:val="00620E5F"/>
    <w:rsid w:val="00622257"/>
    <w:rsid w:val="0063121A"/>
    <w:rsid w:val="00631D22"/>
    <w:rsid w:val="00631E65"/>
    <w:rsid w:val="006326CC"/>
    <w:rsid w:val="006345A9"/>
    <w:rsid w:val="006414BA"/>
    <w:rsid w:val="00643783"/>
    <w:rsid w:val="0064675C"/>
    <w:rsid w:val="00652855"/>
    <w:rsid w:val="006566D7"/>
    <w:rsid w:val="006631A2"/>
    <w:rsid w:val="006708B1"/>
    <w:rsid w:val="00672E86"/>
    <w:rsid w:val="006826F0"/>
    <w:rsid w:val="00692CA8"/>
    <w:rsid w:val="006959BF"/>
    <w:rsid w:val="00696499"/>
    <w:rsid w:val="00697FC2"/>
    <w:rsid w:val="006A087A"/>
    <w:rsid w:val="006B369A"/>
    <w:rsid w:val="006C12B3"/>
    <w:rsid w:val="006C3760"/>
    <w:rsid w:val="006C3DDA"/>
    <w:rsid w:val="006C5989"/>
    <w:rsid w:val="006C599A"/>
    <w:rsid w:val="006D326B"/>
    <w:rsid w:val="006D454D"/>
    <w:rsid w:val="006D48CD"/>
    <w:rsid w:val="006E44D9"/>
    <w:rsid w:val="006E45ED"/>
    <w:rsid w:val="006E5475"/>
    <w:rsid w:val="006F12A2"/>
    <w:rsid w:val="006F15A4"/>
    <w:rsid w:val="0070073F"/>
    <w:rsid w:val="00700AC4"/>
    <w:rsid w:val="00703D23"/>
    <w:rsid w:val="00713E93"/>
    <w:rsid w:val="007156B0"/>
    <w:rsid w:val="00716077"/>
    <w:rsid w:val="00716C2B"/>
    <w:rsid w:val="00737FE5"/>
    <w:rsid w:val="007434FD"/>
    <w:rsid w:val="00750AF8"/>
    <w:rsid w:val="00772861"/>
    <w:rsid w:val="007811C6"/>
    <w:rsid w:val="00781528"/>
    <w:rsid w:val="00783964"/>
    <w:rsid w:val="00783E76"/>
    <w:rsid w:val="00794FA2"/>
    <w:rsid w:val="0079546D"/>
    <w:rsid w:val="00795A38"/>
    <w:rsid w:val="007A1134"/>
    <w:rsid w:val="007A2E0B"/>
    <w:rsid w:val="007A752C"/>
    <w:rsid w:val="007B16A6"/>
    <w:rsid w:val="007B1E64"/>
    <w:rsid w:val="007B2421"/>
    <w:rsid w:val="007B45C4"/>
    <w:rsid w:val="007C04DA"/>
    <w:rsid w:val="007C051C"/>
    <w:rsid w:val="007C50DC"/>
    <w:rsid w:val="007C5612"/>
    <w:rsid w:val="007C65B6"/>
    <w:rsid w:val="007D1052"/>
    <w:rsid w:val="007D335E"/>
    <w:rsid w:val="007D3F56"/>
    <w:rsid w:val="007D5781"/>
    <w:rsid w:val="007E333F"/>
    <w:rsid w:val="007E4574"/>
    <w:rsid w:val="007F0D70"/>
    <w:rsid w:val="007F38DF"/>
    <w:rsid w:val="00800608"/>
    <w:rsid w:val="0080104B"/>
    <w:rsid w:val="00803B7E"/>
    <w:rsid w:val="00803D83"/>
    <w:rsid w:val="00811080"/>
    <w:rsid w:val="008202E3"/>
    <w:rsid w:val="0082418F"/>
    <w:rsid w:val="0082548D"/>
    <w:rsid w:val="00830145"/>
    <w:rsid w:val="00833075"/>
    <w:rsid w:val="00833ED9"/>
    <w:rsid w:val="008407B4"/>
    <w:rsid w:val="00842E1A"/>
    <w:rsid w:val="00842E7B"/>
    <w:rsid w:val="00843A04"/>
    <w:rsid w:val="00845AE1"/>
    <w:rsid w:val="00847C04"/>
    <w:rsid w:val="00852BAD"/>
    <w:rsid w:val="00854D62"/>
    <w:rsid w:val="008566CE"/>
    <w:rsid w:val="0086059A"/>
    <w:rsid w:val="00861B0E"/>
    <w:rsid w:val="00865DBF"/>
    <w:rsid w:val="0087533A"/>
    <w:rsid w:val="0087616D"/>
    <w:rsid w:val="00880B06"/>
    <w:rsid w:val="00892CC9"/>
    <w:rsid w:val="0089418C"/>
    <w:rsid w:val="00894BD4"/>
    <w:rsid w:val="00894FD6"/>
    <w:rsid w:val="008959A0"/>
    <w:rsid w:val="008A13F5"/>
    <w:rsid w:val="008A5A7F"/>
    <w:rsid w:val="008A7875"/>
    <w:rsid w:val="008B1184"/>
    <w:rsid w:val="008C4425"/>
    <w:rsid w:val="008E0CEA"/>
    <w:rsid w:val="008E1B4C"/>
    <w:rsid w:val="008E494C"/>
    <w:rsid w:val="008E5751"/>
    <w:rsid w:val="008F703A"/>
    <w:rsid w:val="009037B5"/>
    <w:rsid w:val="009048F0"/>
    <w:rsid w:val="0090757D"/>
    <w:rsid w:val="009127CF"/>
    <w:rsid w:val="00913CE7"/>
    <w:rsid w:val="00914135"/>
    <w:rsid w:val="0092140B"/>
    <w:rsid w:val="0093039B"/>
    <w:rsid w:val="0093154A"/>
    <w:rsid w:val="00944635"/>
    <w:rsid w:val="00944AF6"/>
    <w:rsid w:val="00945594"/>
    <w:rsid w:val="00955527"/>
    <w:rsid w:val="00961AE6"/>
    <w:rsid w:val="0098248F"/>
    <w:rsid w:val="00990081"/>
    <w:rsid w:val="009906FB"/>
    <w:rsid w:val="00991472"/>
    <w:rsid w:val="00991D28"/>
    <w:rsid w:val="009964FA"/>
    <w:rsid w:val="009973AE"/>
    <w:rsid w:val="009A2557"/>
    <w:rsid w:val="009A6F3A"/>
    <w:rsid w:val="009B18A0"/>
    <w:rsid w:val="009B3D66"/>
    <w:rsid w:val="009B47A2"/>
    <w:rsid w:val="009C3BBF"/>
    <w:rsid w:val="009C7EEE"/>
    <w:rsid w:val="009D14BD"/>
    <w:rsid w:val="009D2C41"/>
    <w:rsid w:val="009E1702"/>
    <w:rsid w:val="009E5788"/>
    <w:rsid w:val="009E5AF1"/>
    <w:rsid w:val="00A007DA"/>
    <w:rsid w:val="00A12807"/>
    <w:rsid w:val="00A151E0"/>
    <w:rsid w:val="00A156CC"/>
    <w:rsid w:val="00A24D79"/>
    <w:rsid w:val="00A30307"/>
    <w:rsid w:val="00A36135"/>
    <w:rsid w:val="00A4179D"/>
    <w:rsid w:val="00A44FFD"/>
    <w:rsid w:val="00A45C8B"/>
    <w:rsid w:val="00A46028"/>
    <w:rsid w:val="00A51219"/>
    <w:rsid w:val="00A54FA2"/>
    <w:rsid w:val="00A55407"/>
    <w:rsid w:val="00A60C73"/>
    <w:rsid w:val="00A7340F"/>
    <w:rsid w:val="00A73636"/>
    <w:rsid w:val="00A737C0"/>
    <w:rsid w:val="00A774D4"/>
    <w:rsid w:val="00A77A96"/>
    <w:rsid w:val="00A77D14"/>
    <w:rsid w:val="00A77F12"/>
    <w:rsid w:val="00A843C6"/>
    <w:rsid w:val="00A93194"/>
    <w:rsid w:val="00A937C2"/>
    <w:rsid w:val="00A97F6B"/>
    <w:rsid w:val="00AA00EE"/>
    <w:rsid w:val="00AA6E85"/>
    <w:rsid w:val="00AB0838"/>
    <w:rsid w:val="00AB3B4C"/>
    <w:rsid w:val="00AB3E0A"/>
    <w:rsid w:val="00AB7323"/>
    <w:rsid w:val="00AC3BB3"/>
    <w:rsid w:val="00AC435C"/>
    <w:rsid w:val="00AD001A"/>
    <w:rsid w:val="00AD57CC"/>
    <w:rsid w:val="00AD5CC8"/>
    <w:rsid w:val="00AE419C"/>
    <w:rsid w:val="00AE6379"/>
    <w:rsid w:val="00AE68C7"/>
    <w:rsid w:val="00AF0BB0"/>
    <w:rsid w:val="00AF3719"/>
    <w:rsid w:val="00B02A4E"/>
    <w:rsid w:val="00B079E3"/>
    <w:rsid w:val="00B17B29"/>
    <w:rsid w:val="00B23CCF"/>
    <w:rsid w:val="00B26726"/>
    <w:rsid w:val="00B277BF"/>
    <w:rsid w:val="00B3149C"/>
    <w:rsid w:val="00B3476A"/>
    <w:rsid w:val="00B359F7"/>
    <w:rsid w:val="00B35BBE"/>
    <w:rsid w:val="00B35DF1"/>
    <w:rsid w:val="00B407EB"/>
    <w:rsid w:val="00B425D0"/>
    <w:rsid w:val="00B54233"/>
    <w:rsid w:val="00B578B3"/>
    <w:rsid w:val="00B60686"/>
    <w:rsid w:val="00B63DE7"/>
    <w:rsid w:val="00B724DC"/>
    <w:rsid w:val="00B75519"/>
    <w:rsid w:val="00B77EA1"/>
    <w:rsid w:val="00B82A69"/>
    <w:rsid w:val="00B90B47"/>
    <w:rsid w:val="00B96566"/>
    <w:rsid w:val="00B97402"/>
    <w:rsid w:val="00B9760F"/>
    <w:rsid w:val="00BA1D11"/>
    <w:rsid w:val="00BA2372"/>
    <w:rsid w:val="00BA2B50"/>
    <w:rsid w:val="00BA3945"/>
    <w:rsid w:val="00BA4BA0"/>
    <w:rsid w:val="00BA4CF1"/>
    <w:rsid w:val="00BA6ADA"/>
    <w:rsid w:val="00BB3F35"/>
    <w:rsid w:val="00BB6E61"/>
    <w:rsid w:val="00BC500E"/>
    <w:rsid w:val="00BD7285"/>
    <w:rsid w:val="00BD7F9A"/>
    <w:rsid w:val="00BE25E8"/>
    <w:rsid w:val="00BE35A9"/>
    <w:rsid w:val="00BE38FC"/>
    <w:rsid w:val="00BF3145"/>
    <w:rsid w:val="00BF5694"/>
    <w:rsid w:val="00BF7CA6"/>
    <w:rsid w:val="00BF7E1A"/>
    <w:rsid w:val="00C039DC"/>
    <w:rsid w:val="00C13FAA"/>
    <w:rsid w:val="00C15FE2"/>
    <w:rsid w:val="00C172EB"/>
    <w:rsid w:val="00C25797"/>
    <w:rsid w:val="00C25874"/>
    <w:rsid w:val="00C25C0A"/>
    <w:rsid w:val="00C358B4"/>
    <w:rsid w:val="00C42A4C"/>
    <w:rsid w:val="00C435C4"/>
    <w:rsid w:val="00C441F8"/>
    <w:rsid w:val="00C449D6"/>
    <w:rsid w:val="00C55317"/>
    <w:rsid w:val="00C56B0A"/>
    <w:rsid w:val="00C579C4"/>
    <w:rsid w:val="00C6236E"/>
    <w:rsid w:val="00C83A2C"/>
    <w:rsid w:val="00C91E81"/>
    <w:rsid w:val="00C9210B"/>
    <w:rsid w:val="00C959C5"/>
    <w:rsid w:val="00CA4870"/>
    <w:rsid w:val="00CA562B"/>
    <w:rsid w:val="00CB1A28"/>
    <w:rsid w:val="00CB6004"/>
    <w:rsid w:val="00CC56E6"/>
    <w:rsid w:val="00CD1070"/>
    <w:rsid w:val="00CD1AB4"/>
    <w:rsid w:val="00CD3009"/>
    <w:rsid w:val="00CD437D"/>
    <w:rsid w:val="00CD5133"/>
    <w:rsid w:val="00CD51C4"/>
    <w:rsid w:val="00CE28BA"/>
    <w:rsid w:val="00CE5636"/>
    <w:rsid w:val="00CF1B58"/>
    <w:rsid w:val="00CF1E2D"/>
    <w:rsid w:val="00CF701B"/>
    <w:rsid w:val="00D0534A"/>
    <w:rsid w:val="00D059F0"/>
    <w:rsid w:val="00D11C16"/>
    <w:rsid w:val="00D137F0"/>
    <w:rsid w:val="00D2205F"/>
    <w:rsid w:val="00D234CC"/>
    <w:rsid w:val="00D23599"/>
    <w:rsid w:val="00D2468F"/>
    <w:rsid w:val="00D3471B"/>
    <w:rsid w:val="00D36937"/>
    <w:rsid w:val="00D36DD8"/>
    <w:rsid w:val="00D379FB"/>
    <w:rsid w:val="00D455B2"/>
    <w:rsid w:val="00D45DFE"/>
    <w:rsid w:val="00D50B14"/>
    <w:rsid w:val="00D50B74"/>
    <w:rsid w:val="00D53B18"/>
    <w:rsid w:val="00D53F0D"/>
    <w:rsid w:val="00D575D4"/>
    <w:rsid w:val="00D66F44"/>
    <w:rsid w:val="00D70C45"/>
    <w:rsid w:val="00D7683C"/>
    <w:rsid w:val="00D8633D"/>
    <w:rsid w:val="00D929D1"/>
    <w:rsid w:val="00D941F4"/>
    <w:rsid w:val="00D946C3"/>
    <w:rsid w:val="00DA0F16"/>
    <w:rsid w:val="00DA2B32"/>
    <w:rsid w:val="00DA70FF"/>
    <w:rsid w:val="00DB4B1C"/>
    <w:rsid w:val="00DB5DF0"/>
    <w:rsid w:val="00DB638B"/>
    <w:rsid w:val="00DB7A7B"/>
    <w:rsid w:val="00DD7776"/>
    <w:rsid w:val="00DE06A3"/>
    <w:rsid w:val="00DE3A9C"/>
    <w:rsid w:val="00DE47E2"/>
    <w:rsid w:val="00DF4A69"/>
    <w:rsid w:val="00DF5CAD"/>
    <w:rsid w:val="00E03AA9"/>
    <w:rsid w:val="00E04F5D"/>
    <w:rsid w:val="00E110E8"/>
    <w:rsid w:val="00E17AD1"/>
    <w:rsid w:val="00E228EF"/>
    <w:rsid w:val="00E23512"/>
    <w:rsid w:val="00E3286E"/>
    <w:rsid w:val="00E37977"/>
    <w:rsid w:val="00E446C6"/>
    <w:rsid w:val="00E44E4C"/>
    <w:rsid w:val="00E55F00"/>
    <w:rsid w:val="00E5741D"/>
    <w:rsid w:val="00E644AE"/>
    <w:rsid w:val="00E75119"/>
    <w:rsid w:val="00E90954"/>
    <w:rsid w:val="00E90BB8"/>
    <w:rsid w:val="00E940C2"/>
    <w:rsid w:val="00EA027F"/>
    <w:rsid w:val="00EA4047"/>
    <w:rsid w:val="00EA7622"/>
    <w:rsid w:val="00EB712A"/>
    <w:rsid w:val="00EB74A6"/>
    <w:rsid w:val="00EC083F"/>
    <w:rsid w:val="00EC118F"/>
    <w:rsid w:val="00EC5384"/>
    <w:rsid w:val="00ED271C"/>
    <w:rsid w:val="00ED34AF"/>
    <w:rsid w:val="00ED752A"/>
    <w:rsid w:val="00EE39A7"/>
    <w:rsid w:val="00EF0F99"/>
    <w:rsid w:val="00EF238B"/>
    <w:rsid w:val="00EF410A"/>
    <w:rsid w:val="00F03EDC"/>
    <w:rsid w:val="00F07A99"/>
    <w:rsid w:val="00F11274"/>
    <w:rsid w:val="00F20FAB"/>
    <w:rsid w:val="00F24939"/>
    <w:rsid w:val="00F25D81"/>
    <w:rsid w:val="00F27282"/>
    <w:rsid w:val="00F273BC"/>
    <w:rsid w:val="00F33AC1"/>
    <w:rsid w:val="00F3507F"/>
    <w:rsid w:val="00F352F3"/>
    <w:rsid w:val="00F35383"/>
    <w:rsid w:val="00F44E85"/>
    <w:rsid w:val="00F45327"/>
    <w:rsid w:val="00F4773D"/>
    <w:rsid w:val="00F50482"/>
    <w:rsid w:val="00F5157D"/>
    <w:rsid w:val="00F52BE8"/>
    <w:rsid w:val="00F56768"/>
    <w:rsid w:val="00F60A04"/>
    <w:rsid w:val="00F674A3"/>
    <w:rsid w:val="00F72293"/>
    <w:rsid w:val="00F74724"/>
    <w:rsid w:val="00F74B6B"/>
    <w:rsid w:val="00F7596D"/>
    <w:rsid w:val="00F8728F"/>
    <w:rsid w:val="00F91A6A"/>
    <w:rsid w:val="00FA16CC"/>
    <w:rsid w:val="00FB2F47"/>
    <w:rsid w:val="00FB3FAB"/>
    <w:rsid w:val="00FC00D1"/>
    <w:rsid w:val="00FC1F1F"/>
    <w:rsid w:val="00FC3B71"/>
    <w:rsid w:val="00FD00FA"/>
    <w:rsid w:val="00FD2FB6"/>
    <w:rsid w:val="00FD3A52"/>
    <w:rsid w:val="00FD61DF"/>
    <w:rsid w:val="00FE6CC5"/>
    <w:rsid w:val="00FE7C25"/>
    <w:rsid w:val="00FF553E"/>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71F22"/>
    <w:rPr>
      <w:color w:val="0563C1" w:themeColor="hyperlink"/>
      <w:u w:val="single"/>
    </w:rPr>
  </w:style>
  <w:style w:type="character" w:styleId="UnresolvedMention">
    <w:name w:val="Unresolved Mention"/>
    <w:basedOn w:val="DefaultParagraphFont"/>
    <w:uiPriority w:val="99"/>
    <w:semiHidden/>
    <w:unhideWhenUsed/>
    <w:rsid w:val="00171F22"/>
    <w:rPr>
      <w:color w:val="605E5C"/>
      <w:shd w:val="clear" w:color="auto" w:fill="E1DFDD"/>
    </w:rPr>
  </w:style>
  <w:style w:type="paragraph" w:styleId="ListParagraph">
    <w:name w:val="List Paragraph"/>
    <w:basedOn w:val="Normal"/>
    <w:uiPriority w:val="34"/>
    <w:qFormat/>
    <w:rsid w:val="00703D23"/>
    <w:pPr>
      <w:ind w:left="720"/>
      <w:contextualSpacing/>
    </w:pPr>
  </w:style>
  <w:style w:type="character" w:styleId="LineNumber">
    <w:name w:val="line number"/>
    <w:basedOn w:val="DefaultParagraphFont"/>
    <w:uiPriority w:val="99"/>
    <w:semiHidden/>
    <w:unhideWhenUsed/>
    <w:rsid w:val="00703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758450807">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17516902">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57777182">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96869661">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77599984">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0529350">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25814862">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 w:id="211806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climate.fas.harvard.edu/files/climate/files/dobrowski_gcb_11_0.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73606C9D-2999-4E15-8FDD-1261A2EE2019}"/>
      </w:docPartPr>
      <w:docPartBody>
        <w:p w:rsidR="007F3A4A" w:rsidRDefault="00D31740">
          <w:r w:rsidRPr="0010209A">
            <w:rPr>
              <w:rStyle w:val="PlaceholderText"/>
            </w:rPr>
            <w:t>Click or tap here to enter text.</w:t>
          </w:r>
        </w:p>
      </w:docPartBody>
    </w:docPart>
    <w:docPart>
      <w:docPartPr>
        <w:name w:val="AF080BE83284469F88ECCEBAFEF3D6B0"/>
        <w:category>
          <w:name w:val="General"/>
          <w:gallery w:val="placeholder"/>
        </w:category>
        <w:types>
          <w:type w:val="bbPlcHdr"/>
        </w:types>
        <w:behaviors>
          <w:behavior w:val="content"/>
        </w:behaviors>
        <w:guid w:val="{C3D59148-C3DA-401C-8FE1-7E982CC3D5C2}"/>
      </w:docPartPr>
      <w:docPartBody>
        <w:p w:rsidR="00F8155A" w:rsidRDefault="007C1B85" w:rsidP="007C1B85">
          <w:pPr>
            <w:pStyle w:val="AF080BE83284469F88ECCEBAFEF3D6B0"/>
          </w:pPr>
          <w:r w:rsidRPr="0010209A">
            <w:rPr>
              <w:rStyle w:val="PlaceholderText"/>
            </w:rPr>
            <w:t>Click or tap here to enter text.</w:t>
          </w:r>
        </w:p>
      </w:docPartBody>
    </w:docPart>
    <w:docPart>
      <w:docPartPr>
        <w:name w:val="5CCA2D5383A94C38986AF016F7D49161"/>
        <w:category>
          <w:name w:val="General"/>
          <w:gallery w:val="placeholder"/>
        </w:category>
        <w:types>
          <w:type w:val="bbPlcHdr"/>
        </w:types>
        <w:behaviors>
          <w:behavior w:val="content"/>
        </w:behaviors>
        <w:guid w:val="{F0A2BD1F-2B0A-49E1-A918-BE262D80BB2F}"/>
      </w:docPartPr>
      <w:docPartBody>
        <w:p w:rsidR="00EB4B24" w:rsidRDefault="003A6F20" w:rsidP="003A6F20">
          <w:pPr>
            <w:pStyle w:val="5CCA2D5383A94C38986AF016F7D49161"/>
          </w:pPr>
          <w:r w:rsidRPr="001020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740"/>
    <w:rsid w:val="00022023"/>
    <w:rsid w:val="001043BF"/>
    <w:rsid w:val="001902DD"/>
    <w:rsid w:val="001E4A17"/>
    <w:rsid w:val="002901FA"/>
    <w:rsid w:val="00364FB1"/>
    <w:rsid w:val="003A6F20"/>
    <w:rsid w:val="003B4F79"/>
    <w:rsid w:val="003F7E17"/>
    <w:rsid w:val="004476CA"/>
    <w:rsid w:val="004B6C0D"/>
    <w:rsid w:val="004F1434"/>
    <w:rsid w:val="00535C01"/>
    <w:rsid w:val="005C50CC"/>
    <w:rsid w:val="005C69EA"/>
    <w:rsid w:val="00783964"/>
    <w:rsid w:val="007C1B85"/>
    <w:rsid w:val="007D44E3"/>
    <w:rsid w:val="007F3A4A"/>
    <w:rsid w:val="00854D62"/>
    <w:rsid w:val="0086059A"/>
    <w:rsid w:val="008727F4"/>
    <w:rsid w:val="009208CE"/>
    <w:rsid w:val="009A20F8"/>
    <w:rsid w:val="009A62CC"/>
    <w:rsid w:val="009E27DB"/>
    <w:rsid w:val="00A151E0"/>
    <w:rsid w:val="00A55197"/>
    <w:rsid w:val="00A7340F"/>
    <w:rsid w:val="00A73BF9"/>
    <w:rsid w:val="00AD5976"/>
    <w:rsid w:val="00B6387F"/>
    <w:rsid w:val="00B82A69"/>
    <w:rsid w:val="00BD695F"/>
    <w:rsid w:val="00CF1FFB"/>
    <w:rsid w:val="00D31740"/>
    <w:rsid w:val="00DB5940"/>
    <w:rsid w:val="00DD3CBB"/>
    <w:rsid w:val="00EB4B24"/>
    <w:rsid w:val="00EC118F"/>
    <w:rsid w:val="00ED59A4"/>
    <w:rsid w:val="00EE39A7"/>
    <w:rsid w:val="00F31061"/>
    <w:rsid w:val="00F8155A"/>
    <w:rsid w:val="00FD6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20F8"/>
    <w:rPr>
      <w:color w:val="808080"/>
    </w:rPr>
  </w:style>
  <w:style w:type="paragraph" w:customStyle="1" w:styleId="AF080BE83284469F88ECCEBAFEF3D6B0">
    <w:name w:val="AF080BE83284469F88ECCEBAFEF3D6B0"/>
    <w:rsid w:val="007C1B85"/>
  </w:style>
  <w:style w:type="paragraph" w:customStyle="1" w:styleId="5CCA2D5383A94C38986AF016F7D49161">
    <w:name w:val="5CCA2D5383A94C38986AF016F7D49161"/>
    <w:rsid w:val="003A6F2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ED1A3C-577B-4C2C-96F0-DDA384831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1171</TotalTime>
  <Pages>28</Pages>
  <Words>8732</Words>
  <Characters>49779</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58395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11</cp:revision>
  <dcterms:created xsi:type="dcterms:W3CDTF">2024-12-11T16:54:00Z</dcterms:created>
  <dcterms:modified xsi:type="dcterms:W3CDTF">2024-12-16T21:58:00Z</dcterms:modified>
</cp:coreProperties>
</file>