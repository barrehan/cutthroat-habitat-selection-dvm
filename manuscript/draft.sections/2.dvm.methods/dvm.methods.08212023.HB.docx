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4DED02" w14:textId="2DA1484F" w:rsidR="003C0418" w:rsidRPr="003C0418" w:rsidRDefault="003C0418" w:rsidP="00212C7A">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282654AE" w14:textId="3311FE1A" w:rsidR="00F86B12" w:rsidRDefault="00F86B12" w:rsidP="00212C7A">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32E19798" w14:textId="2E9D387D" w:rsidR="00F86B12" w:rsidRPr="00025335" w:rsidRDefault="00F86B12"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study was comprised of four primary components. First, we collected </w:t>
      </w:r>
      <w:r w:rsidR="00FC4F3E">
        <w:rPr>
          <w:rFonts w:ascii="Times New Roman" w:hAnsi="Times New Roman" w:cs="Times New Roman"/>
          <w:sz w:val="24"/>
          <w:szCs w:val="24"/>
        </w:rPr>
        <w:t xml:space="preserve">continuous </w:t>
      </w:r>
      <w:r w:rsidR="00A80419">
        <w:rPr>
          <w:rFonts w:ascii="Times New Roman" w:hAnsi="Times New Roman" w:cs="Times New Roman"/>
          <w:sz w:val="24"/>
          <w:szCs w:val="24"/>
        </w:rPr>
        <w:t xml:space="preserve">vertical </w:t>
      </w:r>
      <w:r w:rsidR="00FC4F3E">
        <w:rPr>
          <w:rFonts w:ascii="Times New Roman" w:hAnsi="Times New Roman" w:cs="Times New Roman"/>
          <w:sz w:val="24"/>
          <w:szCs w:val="24"/>
        </w:rPr>
        <w:t xml:space="preserve">profiles </w:t>
      </w:r>
      <w:r>
        <w:rPr>
          <w:rFonts w:ascii="Times New Roman" w:hAnsi="Times New Roman" w:cs="Times New Roman"/>
          <w:sz w:val="24"/>
          <w:szCs w:val="24"/>
        </w:rPr>
        <w:t xml:space="preserve">of temperature and </w:t>
      </w:r>
      <w:r w:rsidR="00365EF6">
        <w:rPr>
          <w:rFonts w:ascii="Times New Roman" w:hAnsi="Times New Roman" w:cs="Times New Roman"/>
          <w:sz w:val="24"/>
          <w:szCs w:val="24"/>
        </w:rPr>
        <w:t>DO</w:t>
      </w:r>
      <w:r>
        <w:rPr>
          <w:rFonts w:ascii="Times New Roman" w:hAnsi="Times New Roman" w:cs="Times New Roman"/>
          <w:sz w:val="24"/>
          <w:szCs w:val="24"/>
        </w:rPr>
        <w:t xml:space="preserve"> to characterize how these conditions </w:t>
      </w:r>
      <w:r w:rsidR="00212C7A">
        <w:rPr>
          <w:rFonts w:ascii="Times New Roman" w:hAnsi="Times New Roman" w:cs="Times New Roman"/>
          <w:sz w:val="24"/>
          <w:szCs w:val="24"/>
        </w:rPr>
        <w:t xml:space="preserve">varied </w:t>
      </w:r>
      <w:r>
        <w:rPr>
          <w:rFonts w:ascii="Times New Roman" w:hAnsi="Times New Roman" w:cs="Times New Roman"/>
          <w:sz w:val="24"/>
          <w:szCs w:val="24"/>
        </w:rPr>
        <w:t xml:space="preserve">both spatially and temporally </w:t>
      </w:r>
      <w:r w:rsidR="00025335">
        <w:rPr>
          <w:rFonts w:ascii="Times New Roman" w:hAnsi="Times New Roman" w:cs="Times New Roman"/>
          <w:sz w:val="24"/>
          <w:szCs w:val="24"/>
        </w:rPr>
        <w:t xml:space="preserve">in </w:t>
      </w:r>
      <w:r w:rsidR="001A695F">
        <w:rPr>
          <w:rFonts w:ascii="Times New Roman" w:hAnsi="Times New Roman" w:cs="Times New Roman"/>
          <w:sz w:val="24"/>
          <w:szCs w:val="24"/>
        </w:rPr>
        <w:t xml:space="preserve">select </w:t>
      </w:r>
      <w:r w:rsidR="00025335">
        <w:rPr>
          <w:rFonts w:ascii="Times New Roman" w:hAnsi="Times New Roman" w:cs="Times New Roman"/>
          <w:sz w:val="24"/>
          <w:szCs w:val="24"/>
        </w:rPr>
        <w:t xml:space="preserve">cold-water alcoves </w:t>
      </w:r>
      <w:r w:rsidR="00212C7A">
        <w:rPr>
          <w:rFonts w:ascii="Times New Roman" w:hAnsi="Times New Roman" w:cs="Times New Roman"/>
          <w:sz w:val="24"/>
          <w:szCs w:val="24"/>
        </w:rPr>
        <w:t xml:space="preserve">during </w:t>
      </w:r>
      <w:r>
        <w:rPr>
          <w:rFonts w:ascii="Times New Roman" w:hAnsi="Times New Roman" w:cs="Times New Roman"/>
          <w:sz w:val="24"/>
          <w:szCs w:val="24"/>
        </w:rPr>
        <w:t>summer. We then used a subset of our data</w:t>
      </w:r>
      <w:r w:rsidR="00C65268">
        <w:rPr>
          <w:rFonts w:ascii="Times New Roman" w:hAnsi="Times New Roman" w:cs="Times New Roman"/>
          <w:sz w:val="24"/>
          <w:szCs w:val="24"/>
        </w:rPr>
        <w:t xml:space="preserve"> to simulate how a fish might respond to temperature and oxygen variation given three alternate behavioral responses. Next, we collected </w:t>
      </w:r>
      <w:r w:rsidR="00025335">
        <w:rPr>
          <w:rFonts w:ascii="Times New Roman" w:hAnsi="Times New Roman" w:cs="Times New Roman"/>
          <w:sz w:val="24"/>
          <w:szCs w:val="24"/>
        </w:rPr>
        <w:t xml:space="preserve">empirical </w:t>
      </w:r>
      <w:r w:rsidR="00C65268">
        <w:rPr>
          <w:rFonts w:ascii="Times New Roman" w:hAnsi="Times New Roman" w:cs="Times New Roman"/>
          <w:sz w:val="24"/>
          <w:szCs w:val="24"/>
        </w:rPr>
        <w:t xml:space="preserve">data on fine scale vertical movement </w:t>
      </w:r>
      <w:r w:rsidR="00025335">
        <w:rPr>
          <w:rFonts w:ascii="Times New Roman" w:hAnsi="Times New Roman" w:cs="Times New Roman"/>
          <w:sz w:val="24"/>
          <w:szCs w:val="24"/>
        </w:rPr>
        <w:t xml:space="preserve">in </w:t>
      </w:r>
      <w:commentRangeStart w:id="0"/>
      <w:r w:rsidR="00025335">
        <w:rPr>
          <w:rFonts w:ascii="Times New Roman" w:hAnsi="Times New Roman" w:cs="Times New Roman"/>
          <w:sz w:val="24"/>
          <w:szCs w:val="24"/>
        </w:rPr>
        <w:t>alcoves</w:t>
      </w:r>
      <w:r w:rsidR="00C237E4">
        <w:rPr>
          <w:rFonts w:ascii="Times New Roman" w:hAnsi="Times New Roman" w:cs="Times New Roman"/>
          <w:sz w:val="24"/>
          <w:szCs w:val="24"/>
        </w:rPr>
        <w:t xml:space="preserve">. </w:t>
      </w:r>
      <w:commentRangeEnd w:id="0"/>
      <w:r w:rsidR="00EB7E8E">
        <w:rPr>
          <w:rStyle w:val="CommentReference"/>
        </w:rPr>
        <w:commentReference w:id="0"/>
      </w:r>
      <w:commentRangeStart w:id="2"/>
      <w:r w:rsidR="00C65268">
        <w:rPr>
          <w:rFonts w:ascii="Times New Roman" w:hAnsi="Times New Roman" w:cs="Times New Roman"/>
          <w:sz w:val="24"/>
          <w:szCs w:val="24"/>
        </w:rPr>
        <w:t xml:space="preserve">Finally, we used a habitat selection function to quantify whether fish </w:t>
      </w:r>
      <w:r w:rsidR="00025335">
        <w:rPr>
          <w:rFonts w:ascii="Times New Roman" w:hAnsi="Times New Roman" w:cs="Times New Roman"/>
          <w:sz w:val="24"/>
          <w:szCs w:val="24"/>
        </w:rPr>
        <w:t>preference for</w:t>
      </w:r>
      <w:r w:rsidR="00C65268">
        <w:rPr>
          <w:rFonts w:ascii="Times New Roman" w:hAnsi="Times New Roman" w:cs="Times New Roman"/>
          <w:sz w:val="24"/>
          <w:szCs w:val="24"/>
        </w:rPr>
        <w:t xml:space="preserve"> temperature </w:t>
      </w:r>
      <w:r w:rsidR="00025335">
        <w:rPr>
          <w:rFonts w:ascii="Times New Roman" w:hAnsi="Times New Roman" w:cs="Times New Roman"/>
          <w:sz w:val="24"/>
          <w:szCs w:val="24"/>
        </w:rPr>
        <w:t>or</w:t>
      </w:r>
      <w:r w:rsidR="00C65268">
        <w:rPr>
          <w:rFonts w:ascii="Times New Roman" w:hAnsi="Times New Roman" w:cs="Times New Roman"/>
          <w:sz w:val="24"/>
          <w:szCs w:val="24"/>
        </w:rPr>
        <w:t xml:space="preserve"> oxygen</w:t>
      </w:r>
      <w:r w:rsidR="00025335">
        <w:rPr>
          <w:rFonts w:ascii="Times New Roman" w:hAnsi="Times New Roman" w:cs="Times New Roman"/>
          <w:sz w:val="24"/>
          <w:szCs w:val="24"/>
        </w:rPr>
        <w:t xml:space="preserve"> shifts as these variables fluctuate over time. </w:t>
      </w:r>
      <w:commentRangeEnd w:id="2"/>
      <w:r w:rsidR="00F61DAD">
        <w:rPr>
          <w:rStyle w:val="CommentReference"/>
        </w:rPr>
        <w:commentReference w:id="2"/>
      </w:r>
    </w:p>
    <w:p w14:paraId="5D2E93FE" w14:textId="71D2341E" w:rsidR="00776CDB" w:rsidRDefault="00776CDB" w:rsidP="00212C7A">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7875973E" w14:textId="0D9897AC" w:rsidR="00776CDB" w:rsidRPr="00776CDB" w:rsidRDefault="00ED3BB6"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w:t>
      </w:r>
      <w:r w:rsidR="00BA4028">
        <w:rPr>
          <w:rFonts w:ascii="Times New Roman" w:hAnsi="Times New Roman" w:cs="Times New Roman"/>
          <w:sz w:val="24"/>
          <w:szCs w:val="24"/>
        </w:rPr>
        <w:t>Historically the</w:t>
      </w:r>
      <w:r w:rsidR="008E6527">
        <w:rPr>
          <w:rFonts w:ascii="Times New Roman" w:hAnsi="Times New Roman" w:cs="Times New Roman"/>
          <w:sz w:val="24"/>
          <w:szCs w:val="24"/>
        </w:rPr>
        <w:t xml:space="preserve"> </w:t>
      </w:r>
      <w:r>
        <w:rPr>
          <w:rFonts w:ascii="Times New Roman" w:hAnsi="Times New Roman" w:cs="Times New Roman"/>
          <w:sz w:val="24"/>
          <w:szCs w:val="24"/>
        </w:rPr>
        <w:t xml:space="preserve">Upper Willamette River (between Eugene and Salem) </w:t>
      </w:r>
      <w:r w:rsidR="008E6527">
        <w:rPr>
          <w:rFonts w:ascii="Times New Roman" w:hAnsi="Times New Roman" w:cs="Times New Roman"/>
          <w:sz w:val="24"/>
          <w:szCs w:val="24"/>
        </w:rPr>
        <w:t>was a laterally dynamic and meandering</w:t>
      </w:r>
      <w:r>
        <w:rPr>
          <w:rFonts w:ascii="Times New Roman" w:hAnsi="Times New Roman" w:cs="Times New Roman"/>
          <w:sz w:val="24"/>
          <w:szCs w:val="24"/>
        </w:rPr>
        <w:t xml:space="preserve"> gravel bed river with </w:t>
      </w:r>
      <w:r w:rsidR="008E6527">
        <w:rPr>
          <w:rFonts w:ascii="Times New Roman" w:hAnsi="Times New Roman" w:cs="Times New Roman"/>
          <w:sz w:val="24"/>
          <w:szCs w:val="24"/>
        </w:rPr>
        <w:t>side</w:t>
      </w:r>
      <w:r>
        <w:rPr>
          <w:rFonts w:ascii="Times New Roman" w:hAnsi="Times New Roman" w:cs="Times New Roman"/>
          <w:sz w:val="24"/>
          <w:szCs w:val="24"/>
        </w:rPr>
        <w:t xml:space="preserve"> channels</w:t>
      </w:r>
      <w:r w:rsidR="008E6527">
        <w:rPr>
          <w:rFonts w:ascii="Times New Roman" w:hAnsi="Times New Roman" w:cs="Times New Roman"/>
          <w:sz w:val="24"/>
          <w:szCs w:val="24"/>
        </w:rPr>
        <w:t>, islands, and</w:t>
      </w:r>
      <w:r>
        <w:rPr>
          <w:rFonts w:ascii="Times New Roman" w:hAnsi="Times New Roman" w:cs="Times New Roman"/>
          <w:sz w:val="24"/>
          <w:szCs w:val="24"/>
        </w:rPr>
        <w:t xml:space="preserve"> </w:t>
      </w:r>
      <w:r w:rsidR="008E6527">
        <w:rPr>
          <w:rFonts w:ascii="Times New Roman" w:hAnsi="Times New Roman" w:cs="Times New Roman"/>
          <w:sz w:val="24"/>
          <w:szCs w:val="24"/>
        </w:rPr>
        <w:t>gravel beds</w:t>
      </w:r>
      <w:r w:rsidR="00CC6B2D">
        <w:rPr>
          <w:rFonts w:ascii="Times New Roman" w:hAnsi="Times New Roman" w:cs="Times New Roman"/>
          <w:sz w:val="24"/>
          <w:szCs w:val="24"/>
        </w:rPr>
        <w:t xml:space="preserve"> (Wallick et al. 2013</w:t>
      </w:r>
      <w:r w:rsidR="00526620">
        <w:rPr>
          <w:rFonts w:ascii="Times New Roman" w:hAnsi="Times New Roman" w:cs="Times New Roman"/>
          <w:sz w:val="24"/>
          <w:szCs w:val="24"/>
        </w:rPr>
        <w:t>, Flitcroft et al. 2023</w:t>
      </w:r>
      <w:r w:rsidR="00CC6B2D">
        <w:rPr>
          <w:rFonts w:ascii="Times New Roman" w:hAnsi="Times New Roman" w:cs="Times New Roman"/>
          <w:sz w:val="24"/>
          <w:szCs w:val="24"/>
        </w:rPr>
        <w:t>)</w:t>
      </w:r>
      <w:r w:rsidR="008E6527">
        <w:rPr>
          <w:rFonts w:ascii="Times New Roman" w:hAnsi="Times New Roman" w:cs="Times New Roman"/>
          <w:sz w:val="24"/>
          <w:szCs w:val="24"/>
        </w:rPr>
        <w:t>. These features can still be found, but have been</w:t>
      </w:r>
      <w:r>
        <w:rPr>
          <w:rFonts w:ascii="Times New Roman" w:hAnsi="Times New Roman" w:cs="Times New Roman"/>
          <w:sz w:val="24"/>
          <w:szCs w:val="24"/>
        </w:rPr>
        <w:t xml:space="preserve"> </w:t>
      </w:r>
      <w:r w:rsidR="008E6527">
        <w:rPr>
          <w:rFonts w:ascii="Times New Roman" w:hAnsi="Times New Roman" w:cs="Times New Roman"/>
          <w:sz w:val="24"/>
          <w:szCs w:val="24"/>
        </w:rPr>
        <w:t xml:space="preserve">severely reduced since </w:t>
      </w:r>
      <w:r>
        <w:rPr>
          <w:rFonts w:ascii="Times New Roman" w:hAnsi="Times New Roman" w:cs="Times New Roman"/>
          <w:sz w:val="24"/>
          <w:szCs w:val="24"/>
        </w:rPr>
        <w:t>Euro</w:t>
      </w:r>
      <w:r w:rsidR="00CC6B2D">
        <w:rPr>
          <w:rFonts w:ascii="Times New Roman" w:hAnsi="Times New Roman" w:cs="Times New Roman"/>
          <w:sz w:val="24"/>
          <w:szCs w:val="24"/>
        </w:rPr>
        <w:t>-</w:t>
      </w:r>
      <w:r>
        <w:rPr>
          <w:rFonts w:ascii="Times New Roman" w:hAnsi="Times New Roman" w:cs="Times New Roman"/>
          <w:sz w:val="24"/>
          <w:szCs w:val="24"/>
        </w:rPr>
        <w:t>American settlement</w:t>
      </w:r>
      <w:r w:rsidR="00EB7E8E">
        <w:rPr>
          <w:rFonts w:ascii="Times New Roman" w:hAnsi="Times New Roman" w:cs="Times New Roman"/>
          <w:sz w:val="24"/>
          <w:szCs w:val="24"/>
        </w:rPr>
        <w:t xml:space="preserve"> (</w:t>
      </w:r>
      <w:r w:rsidR="00CC6B2D">
        <w:rPr>
          <w:rFonts w:ascii="Times New Roman" w:hAnsi="Times New Roman" w:cs="Times New Roman"/>
          <w:sz w:val="24"/>
          <w:szCs w:val="24"/>
        </w:rPr>
        <w:t>Baker et al. 2004</w:t>
      </w:r>
      <w:r w:rsidR="00EB7E8E">
        <w:rPr>
          <w:rFonts w:ascii="Times New Roman" w:hAnsi="Times New Roman" w:cs="Times New Roman"/>
          <w:sz w:val="24"/>
          <w:szCs w:val="24"/>
        </w:rPr>
        <w:t>, Gregory et al. 2019)</w:t>
      </w:r>
      <w:r>
        <w:rPr>
          <w:rFonts w:ascii="Times New Roman" w:hAnsi="Times New Roman" w:cs="Times New Roman"/>
          <w:sz w:val="24"/>
          <w:szCs w:val="24"/>
        </w:rPr>
        <w:t xml:space="preserve">. This portion of the river also contains numerous alcoves, </w:t>
      </w:r>
      <w:commentRangeStart w:id="3"/>
      <w:commentRangeStart w:id="4"/>
      <w:r>
        <w:rPr>
          <w:rFonts w:ascii="Times New Roman" w:hAnsi="Times New Roman" w:cs="Times New Roman"/>
          <w:sz w:val="24"/>
          <w:szCs w:val="24"/>
        </w:rPr>
        <w:t>floodplain</w:t>
      </w:r>
      <w:commentRangeEnd w:id="3"/>
      <w:r w:rsidR="006C1EF3">
        <w:rPr>
          <w:rStyle w:val="CommentReference"/>
        </w:rPr>
        <w:commentReference w:id="3"/>
      </w:r>
      <w:commentRangeEnd w:id="4"/>
      <w:r w:rsidR="00CC6B2D">
        <w:rPr>
          <w:rStyle w:val="CommentReference"/>
        </w:rPr>
        <w:commentReference w:id="4"/>
      </w:r>
      <w:r>
        <w:rPr>
          <w:rFonts w:ascii="Times New Roman" w:hAnsi="Times New Roman" w:cs="Times New Roman"/>
          <w:sz w:val="24"/>
          <w:szCs w:val="24"/>
        </w:rPr>
        <w:t xml:space="preserve"> features with only a downstream connection to the main</w:t>
      </w:r>
      <w:r w:rsidR="008E6527">
        <w:rPr>
          <w:rFonts w:ascii="Times New Roman" w:hAnsi="Times New Roman" w:cs="Times New Roman"/>
          <w:sz w:val="24"/>
          <w:szCs w:val="24"/>
        </w:rPr>
        <w:t>stem</w:t>
      </w:r>
      <w:r>
        <w:rPr>
          <w:rFonts w:ascii="Times New Roman" w:hAnsi="Times New Roman" w:cs="Times New Roman"/>
          <w:sz w:val="24"/>
          <w:szCs w:val="24"/>
        </w:rPr>
        <w:t xml:space="preserve"> river. A subset of these waterbodies function a</w:t>
      </w:r>
      <w:r w:rsidR="008E6527">
        <w:rPr>
          <w:rFonts w:ascii="Times New Roman" w:hAnsi="Times New Roman" w:cs="Times New Roman"/>
          <w:sz w:val="24"/>
          <w:szCs w:val="24"/>
        </w:rPr>
        <w:t xml:space="preserve">s cold-water refuges, providing water at least 2℃ cooler than the adjacent mainstem river. </w:t>
      </w:r>
      <w:r w:rsidR="003F3A57">
        <w:rPr>
          <w:rFonts w:ascii="Times New Roman" w:hAnsi="Times New Roman" w:cs="Times New Roman"/>
          <w:sz w:val="24"/>
          <w:szCs w:val="24"/>
        </w:rPr>
        <w:t>Often, t</w:t>
      </w:r>
      <w:r w:rsidR="008E6527">
        <w:rPr>
          <w:rFonts w:ascii="Times New Roman" w:hAnsi="Times New Roman" w:cs="Times New Roman"/>
          <w:sz w:val="24"/>
          <w:szCs w:val="24"/>
        </w:rPr>
        <w:t>hese cold-water habitats are seasonally exploited by cold-water fishes</w:t>
      </w:r>
      <w:r w:rsidR="001A695F">
        <w:rPr>
          <w:rFonts w:ascii="Times New Roman" w:hAnsi="Times New Roman" w:cs="Times New Roman"/>
          <w:sz w:val="24"/>
          <w:szCs w:val="24"/>
        </w:rPr>
        <w:t>. Our research has focused on two such alcoves</w:t>
      </w:r>
      <w:r w:rsidR="008E6527">
        <w:rPr>
          <w:rFonts w:ascii="Times New Roman" w:hAnsi="Times New Roman" w:cs="Times New Roman"/>
          <w:sz w:val="24"/>
          <w:szCs w:val="24"/>
        </w:rPr>
        <w:t xml:space="preserve">, Norwood and Blue </w:t>
      </w:r>
      <w:r w:rsidR="004B30C8">
        <w:rPr>
          <w:rFonts w:ascii="Times New Roman" w:hAnsi="Times New Roman" w:cs="Times New Roman"/>
          <w:sz w:val="24"/>
          <w:szCs w:val="24"/>
        </w:rPr>
        <w:t>Ruin, which</w:t>
      </w:r>
      <w:r w:rsidR="008E6527">
        <w:rPr>
          <w:rFonts w:ascii="Times New Roman" w:hAnsi="Times New Roman" w:cs="Times New Roman"/>
          <w:sz w:val="24"/>
          <w:szCs w:val="24"/>
        </w:rPr>
        <w:t xml:space="preserve"> frequently contain dense aggregations of coastal cutthroat trout, a fluvial cold-water fish, during peak summer conditions. </w:t>
      </w:r>
      <w:r w:rsidR="001A695F">
        <w:rPr>
          <w:rFonts w:ascii="Times New Roman" w:hAnsi="Times New Roman" w:cs="Times New Roman"/>
          <w:sz w:val="24"/>
          <w:szCs w:val="24"/>
        </w:rPr>
        <w:t>W</w:t>
      </w:r>
      <w:r w:rsidR="003F3A57">
        <w:rPr>
          <w:rFonts w:ascii="Times New Roman" w:hAnsi="Times New Roman" w:cs="Times New Roman"/>
          <w:sz w:val="24"/>
          <w:szCs w:val="24"/>
        </w:rPr>
        <w:t xml:space="preserve">hile </w:t>
      </w:r>
      <w:r w:rsidR="00152275">
        <w:rPr>
          <w:rFonts w:ascii="Times New Roman" w:hAnsi="Times New Roman" w:cs="Times New Roman"/>
          <w:sz w:val="24"/>
          <w:szCs w:val="24"/>
        </w:rPr>
        <w:t>we have primarily focused</w:t>
      </w:r>
      <w:r w:rsidR="003F3A57">
        <w:rPr>
          <w:rFonts w:ascii="Times New Roman" w:hAnsi="Times New Roman" w:cs="Times New Roman"/>
          <w:sz w:val="24"/>
          <w:szCs w:val="24"/>
        </w:rPr>
        <w:t xml:space="preserve"> on these two cold-water alcoves, we</w:t>
      </w:r>
      <w:r w:rsidR="001A695F">
        <w:rPr>
          <w:rFonts w:ascii="Times New Roman" w:hAnsi="Times New Roman" w:cs="Times New Roman"/>
          <w:sz w:val="24"/>
          <w:szCs w:val="24"/>
        </w:rPr>
        <w:t xml:space="preserve"> have documented cutthroat trout in all of the </w:t>
      </w:r>
      <w:r w:rsidR="003F3A57">
        <w:rPr>
          <w:rFonts w:ascii="Times New Roman" w:hAnsi="Times New Roman" w:cs="Times New Roman"/>
          <w:sz w:val="24"/>
          <w:szCs w:val="24"/>
        </w:rPr>
        <w:t xml:space="preserve">cold-water </w:t>
      </w:r>
      <w:r w:rsidR="001A695F">
        <w:rPr>
          <w:rFonts w:ascii="Times New Roman" w:hAnsi="Times New Roman" w:cs="Times New Roman"/>
          <w:sz w:val="24"/>
          <w:szCs w:val="24"/>
        </w:rPr>
        <w:lastRenderedPageBreak/>
        <w:t>alcoves we have studied thus far</w:t>
      </w:r>
      <w:r w:rsidR="003F3A57">
        <w:rPr>
          <w:rFonts w:ascii="Times New Roman" w:hAnsi="Times New Roman" w:cs="Times New Roman"/>
          <w:sz w:val="24"/>
          <w:szCs w:val="24"/>
        </w:rPr>
        <w:t xml:space="preserve">, and many likely contain high numbers of </w:t>
      </w:r>
      <w:r w:rsidR="005E6B9E">
        <w:rPr>
          <w:rFonts w:ascii="Times New Roman" w:hAnsi="Times New Roman" w:cs="Times New Roman"/>
          <w:sz w:val="24"/>
          <w:szCs w:val="24"/>
        </w:rPr>
        <w:t xml:space="preserve">these fish </w:t>
      </w:r>
      <w:r w:rsidR="003F3A57">
        <w:rPr>
          <w:rFonts w:ascii="Times New Roman" w:hAnsi="Times New Roman" w:cs="Times New Roman"/>
          <w:sz w:val="24"/>
          <w:szCs w:val="24"/>
        </w:rPr>
        <w:t xml:space="preserve">during summer. </w:t>
      </w:r>
    </w:p>
    <w:p w14:paraId="1A71B3D1" w14:textId="09E86750" w:rsidR="001A695F" w:rsidRDefault="001A695F" w:rsidP="00212C7A">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01A7AF26" w14:textId="03171F01" w:rsidR="00674631" w:rsidRDefault="0068454C"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In 2020, we </w:t>
      </w:r>
      <w:r w:rsidR="003F3A57">
        <w:rPr>
          <w:rFonts w:ascii="Times New Roman" w:hAnsi="Times New Roman" w:cs="Times New Roman"/>
          <w:sz w:val="24"/>
          <w:szCs w:val="24"/>
        </w:rPr>
        <w:t xml:space="preserve">collected data on temperature and </w:t>
      </w:r>
      <w:r w:rsidR="00365EF6">
        <w:rPr>
          <w:rFonts w:ascii="Times New Roman" w:hAnsi="Times New Roman" w:cs="Times New Roman"/>
          <w:sz w:val="24"/>
          <w:szCs w:val="24"/>
        </w:rPr>
        <w:t>DO</w:t>
      </w:r>
      <w:r w:rsidR="003F3A57">
        <w:rPr>
          <w:rFonts w:ascii="Times New Roman" w:hAnsi="Times New Roman" w:cs="Times New Roman"/>
          <w:sz w:val="24"/>
          <w:szCs w:val="24"/>
        </w:rPr>
        <w:t xml:space="preserve"> within </w:t>
      </w:r>
      <w:r w:rsidR="000103CC">
        <w:rPr>
          <w:rFonts w:ascii="Times New Roman" w:hAnsi="Times New Roman" w:cs="Times New Roman"/>
          <w:sz w:val="24"/>
          <w:szCs w:val="24"/>
        </w:rPr>
        <w:t xml:space="preserve">six </w:t>
      </w:r>
      <w:r w:rsidR="003F3A57">
        <w:rPr>
          <w:rFonts w:ascii="Times New Roman" w:hAnsi="Times New Roman" w:cs="Times New Roman"/>
          <w:sz w:val="24"/>
          <w:szCs w:val="24"/>
        </w:rPr>
        <w:t xml:space="preserve">known cold-water alcoves on the Upper Willamette River to </w:t>
      </w:r>
      <w:r w:rsidR="000103CC">
        <w:rPr>
          <w:rFonts w:ascii="Times New Roman" w:hAnsi="Times New Roman" w:cs="Times New Roman"/>
          <w:sz w:val="24"/>
          <w:szCs w:val="24"/>
        </w:rPr>
        <w:t xml:space="preserve">determine whether these habitats were vertically stratified, and to quantify whether these habitats displayed spatiotemporal variation in temperature and </w:t>
      </w:r>
      <w:r w:rsidR="00365EF6">
        <w:rPr>
          <w:rFonts w:ascii="Times New Roman" w:hAnsi="Times New Roman" w:cs="Times New Roman"/>
          <w:sz w:val="24"/>
          <w:szCs w:val="24"/>
        </w:rPr>
        <w:t>DO</w:t>
      </w:r>
      <w:r w:rsidR="000103CC">
        <w:rPr>
          <w:rFonts w:ascii="Times New Roman" w:hAnsi="Times New Roman" w:cs="Times New Roman"/>
          <w:sz w:val="24"/>
          <w:szCs w:val="24"/>
        </w:rPr>
        <w:t xml:space="preserve">. </w:t>
      </w:r>
      <w:r>
        <w:rPr>
          <w:rFonts w:ascii="Times New Roman" w:hAnsi="Times New Roman" w:cs="Times New Roman"/>
          <w:sz w:val="24"/>
          <w:szCs w:val="24"/>
        </w:rPr>
        <w:t>During the summer</w:t>
      </w:r>
      <w:r w:rsidR="000103CC">
        <w:rPr>
          <w:rFonts w:ascii="Times New Roman" w:hAnsi="Times New Roman" w:cs="Times New Roman"/>
          <w:sz w:val="24"/>
          <w:szCs w:val="24"/>
        </w:rPr>
        <w:t xml:space="preserve">, we </w:t>
      </w:r>
      <w:r w:rsidR="003F3A57">
        <w:rPr>
          <w:rFonts w:ascii="Times New Roman" w:hAnsi="Times New Roman" w:cs="Times New Roman"/>
          <w:sz w:val="24"/>
          <w:szCs w:val="24"/>
        </w:rPr>
        <w:t>instrumented</w:t>
      </w:r>
      <w:r w:rsidR="000103CC">
        <w:rPr>
          <w:rFonts w:ascii="Times New Roman" w:hAnsi="Times New Roman" w:cs="Times New Roman"/>
          <w:sz w:val="24"/>
          <w:szCs w:val="24"/>
        </w:rPr>
        <w:t xml:space="preserve"> </w:t>
      </w:r>
      <w:r w:rsidR="009434DA">
        <w:rPr>
          <w:rFonts w:ascii="Times New Roman" w:hAnsi="Times New Roman" w:cs="Times New Roman"/>
          <w:sz w:val="24"/>
          <w:szCs w:val="24"/>
        </w:rPr>
        <w:t xml:space="preserve">each of these </w:t>
      </w:r>
      <w:r w:rsidR="000103CC">
        <w:rPr>
          <w:rFonts w:ascii="Times New Roman" w:hAnsi="Times New Roman" w:cs="Times New Roman"/>
          <w:sz w:val="24"/>
          <w:szCs w:val="24"/>
        </w:rPr>
        <w:t xml:space="preserve">alcoves with </w:t>
      </w:r>
      <w:r w:rsidR="009434DA">
        <w:rPr>
          <w:rFonts w:ascii="Times New Roman" w:hAnsi="Times New Roman" w:cs="Times New Roman"/>
          <w:sz w:val="24"/>
          <w:szCs w:val="24"/>
        </w:rPr>
        <w:t xml:space="preserve">two separate </w:t>
      </w:r>
      <w:r w:rsidR="000103CC">
        <w:rPr>
          <w:rFonts w:ascii="Times New Roman" w:hAnsi="Times New Roman" w:cs="Times New Roman"/>
          <w:sz w:val="24"/>
          <w:szCs w:val="24"/>
        </w:rPr>
        <w:t>temperature</w:t>
      </w:r>
      <w:r w:rsidR="003C0418">
        <w:rPr>
          <w:rFonts w:ascii="Times New Roman" w:hAnsi="Times New Roman" w:cs="Times New Roman"/>
          <w:sz w:val="24"/>
          <w:szCs w:val="24"/>
        </w:rPr>
        <w:t>-DO</w:t>
      </w:r>
      <w:r w:rsidR="006B7FF5">
        <w:rPr>
          <w:rFonts w:ascii="Times New Roman" w:hAnsi="Times New Roman" w:cs="Times New Roman"/>
          <w:sz w:val="24"/>
          <w:szCs w:val="24"/>
        </w:rPr>
        <w:t xml:space="preserve"> </w:t>
      </w:r>
      <w:r w:rsidR="000103CC">
        <w:rPr>
          <w:rFonts w:ascii="Times New Roman" w:hAnsi="Times New Roman" w:cs="Times New Roman"/>
          <w:sz w:val="24"/>
          <w:szCs w:val="24"/>
        </w:rPr>
        <w:t>arrays</w:t>
      </w:r>
      <w:r w:rsidR="009434DA">
        <w:rPr>
          <w:rFonts w:ascii="Times New Roman" w:hAnsi="Times New Roman" w:cs="Times New Roman"/>
          <w:sz w:val="24"/>
          <w:szCs w:val="24"/>
        </w:rPr>
        <w:t xml:space="preserve"> deployed laterally </w:t>
      </w:r>
      <w:r w:rsidR="00A80419">
        <w:rPr>
          <w:rFonts w:ascii="Times New Roman" w:hAnsi="Times New Roman" w:cs="Times New Roman"/>
          <w:sz w:val="24"/>
          <w:szCs w:val="24"/>
        </w:rPr>
        <w:t>(</w:t>
      </w:r>
      <w:r w:rsidR="00A80419" w:rsidRPr="00A80419">
        <w:rPr>
          <w:rFonts w:ascii="Times New Roman" w:hAnsi="Times New Roman" w:cs="Times New Roman"/>
          <w:sz w:val="24"/>
          <w:szCs w:val="24"/>
        </w:rPr>
        <w:t>i.e. along the length of the alcove)</w:t>
      </w:r>
      <w:r w:rsidR="00A80419">
        <w:rPr>
          <w:rFonts w:ascii="Times New Roman" w:hAnsi="Times New Roman" w:cs="Times New Roman"/>
          <w:sz w:val="24"/>
          <w:szCs w:val="24"/>
        </w:rPr>
        <w:t xml:space="preserve"> </w:t>
      </w:r>
      <w:r w:rsidR="009434DA">
        <w:rPr>
          <w:rFonts w:ascii="Times New Roman" w:hAnsi="Times New Roman" w:cs="Times New Roman"/>
          <w:sz w:val="24"/>
          <w:szCs w:val="24"/>
        </w:rPr>
        <w:t xml:space="preserve">near its mid-point and its terminus. Each array was comprised of three </w:t>
      </w:r>
      <w:r w:rsidR="003C0418">
        <w:rPr>
          <w:rFonts w:ascii="Times New Roman" w:hAnsi="Times New Roman" w:cs="Times New Roman"/>
          <w:sz w:val="24"/>
          <w:szCs w:val="24"/>
        </w:rPr>
        <w:t xml:space="preserve">temperature-DO </w:t>
      </w:r>
      <w:r w:rsidR="009434DA">
        <w:rPr>
          <w:rFonts w:ascii="Times New Roman" w:hAnsi="Times New Roman" w:cs="Times New Roman"/>
          <w:sz w:val="24"/>
          <w:szCs w:val="24"/>
        </w:rPr>
        <w:t xml:space="preserve">loggers </w:t>
      </w:r>
      <w:r w:rsidR="001E4B9C">
        <w:rPr>
          <w:rFonts w:ascii="Times New Roman" w:hAnsi="Times New Roman" w:cs="Times New Roman"/>
          <w:sz w:val="24"/>
          <w:szCs w:val="24"/>
        </w:rPr>
        <w:t>(</w:t>
      </w:r>
      <w:r w:rsidR="001E4B9C" w:rsidRPr="002703D6">
        <w:rPr>
          <w:rFonts w:ascii="Times New Roman" w:hAnsi="Times New Roman" w:cs="Times New Roman"/>
          <w:sz w:val="24"/>
          <w:szCs w:val="24"/>
        </w:rPr>
        <w:t>Onset HOBO® U26-001 Dissolved Oxygen Data Logger</w:t>
      </w:r>
      <w:r w:rsidR="001E4B9C">
        <w:rPr>
          <w:rFonts w:ascii="Times New Roman" w:hAnsi="Times New Roman" w:cs="Times New Roman"/>
          <w:sz w:val="24"/>
          <w:szCs w:val="24"/>
        </w:rPr>
        <w:t>;</w:t>
      </w:r>
      <w:r w:rsidR="001E4B9C" w:rsidRPr="002703D6">
        <w:rPr>
          <w:rFonts w:ascii="Times New Roman" w:hAnsi="Times New Roman" w:cs="Times New Roman"/>
          <w:sz w:val="24"/>
          <w:szCs w:val="24"/>
        </w:rPr>
        <w:t xml:space="preserve"> </w:t>
      </w:r>
      <w:r w:rsidR="00365EF6">
        <w:rPr>
          <w:rFonts w:ascii="Times New Roman" w:hAnsi="Times New Roman" w:cs="Times New Roman"/>
          <w:sz w:val="24"/>
          <w:szCs w:val="24"/>
        </w:rPr>
        <w:t>DO</w:t>
      </w:r>
      <w:r w:rsidR="001E4B9C" w:rsidRPr="002703D6">
        <w:rPr>
          <w:rFonts w:ascii="Times New Roman" w:hAnsi="Times New Roman" w:cs="Times New Roman"/>
          <w:sz w:val="24"/>
          <w:szCs w:val="24"/>
        </w:rPr>
        <w:t xml:space="preserve"> accuracy to </w:t>
      </w:r>
      <w:r w:rsidR="00F61DAD">
        <w:rPr>
          <w:rFonts w:ascii="Times New Roman" w:hAnsi="Times New Roman" w:cs="Times New Roman"/>
          <w:sz w:val="24"/>
          <w:szCs w:val="24"/>
        </w:rPr>
        <w:t xml:space="preserve">± </w:t>
      </w:r>
      <w:r w:rsidR="001E4B9C" w:rsidRPr="002703D6">
        <w:rPr>
          <w:rFonts w:ascii="Times New Roman" w:hAnsi="Times New Roman" w:cs="Times New Roman"/>
          <w:sz w:val="24"/>
          <w:szCs w:val="24"/>
        </w:rPr>
        <w:t>0.2mg</w:t>
      </w:r>
      <w:r w:rsidR="001E4B9C">
        <w:rPr>
          <w:rFonts w:ascii="Times New Roman" w:hAnsi="Times New Roman" w:cs="Times New Roman"/>
          <w:sz w:val="24"/>
          <w:szCs w:val="24"/>
        </w:rPr>
        <w:t>•</w:t>
      </w:r>
      <w:r w:rsidR="001E4B9C" w:rsidRPr="002703D6">
        <w:rPr>
          <w:rFonts w:ascii="Times New Roman" w:hAnsi="Times New Roman" w:cs="Times New Roman"/>
          <w:sz w:val="24"/>
          <w:szCs w:val="24"/>
        </w:rPr>
        <w:t>L</w:t>
      </w:r>
      <w:r w:rsidR="001E4B9C">
        <w:rPr>
          <w:rFonts w:ascii="Times New Roman" w:hAnsi="Times New Roman" w:cs="Times New Roman"/>
          <w:sz w:val="24"/>
          <w:szCs w:val="24"/>
          <w:vertAlign w:val="superscript"/>
        </w:rPr>
        <w:t>-1</w:t>
      </w:r>
      <w:r w:rsidR="001E4B9C" w:rsidRPr="002703D6">
        <w:rPr>
          <w:rFonts w:ascii="Times New Roman" w:hAnsi="Times New Roman" w:cs="Times New Roman"/>
          <w:sz w:val="24"/>
          <w:szCs w:val="24"/>
        </w:rPr>
        <w:t>, and</w:t>
      </w:r>
      <w:r w:rsidR="001E4B9C">
        <w:rPr>
          <w:rFonts w:ascii="Times New Roman" w:hAnsi="Times New Roman" w:cs="Times New Roman"/>
          <w:sz w:val="24"/>
          <w:szCs w:val="24"/>
        </w:rPr>
        <w:t xml:space="preserve"> temperature to </w:t>
      </w:r>
      <w:r w:rsidR="00F61DAD">
        <w:rPr>
          <w:rFonts w:ascii="Times New Roman" w:hAnsi="Times New Roman" w:cs="Times New Roman"/>
          <w:sz w:val="24"/>
          <w:szCs w:val="24"/>
        </w:rPr>
        <w:t xml:space="preserve">± </w:t>
      </w:r>
      <w:r w:rsidR="001E4B9C">
        <w:rPr>
          <w:rFonts w:ascii="Times New Roman" w:hAnsi="Times New Roman" w:cs="Times New Roman"/>
          <w:sz w:val="24"/>
          <w:szCs w:val="24"/>
        </w:rPr>
        <w:t xml:space="preserve">0.2℃) </w:t>
      </w:r>
      <w:r w:rsidR="009434DA">
        <w:rPr>
          <w:rFonts w:ascii="Times New Roman" w:hAnsi="Times New Roman" w:cs="Times New Roman"/>
          <w:sz w:val="24"/>
          <w:szCs w:val="24"/>
        </w:rPr>
        <w:t>set to record at 10-minute intervals at the surface, mid-, and bottom of the water column</w:t>
      </w:r>
      <w:r w:rsidR="000103CC">
        <w:rPr>
          <w:rFonts w:ascii="Times New Roman" w:hAnsi="Times New Roman" w:cs="Times New Roman"/>
          <w:sz w:val="24"/>
          <w:szCs w:val="24"/>
        </w:rPr>
        <w:t xml:space="preserve">. </w:t>
      </w:r>
      <w:r w:rsidR="00735D37">
        <w:rPr>
          <w:rFonts w:ascii="Times New Roman" w:hAnsi="Times New Roman" w:cs="Times New Roman"/>
          <w:sz w:val="24"/>
          <w:szCs w:val="24"/>
        </w:rPr>
        <w:t>Arrays</w:t>
      </w:r>
      <w:r w:rsidR="004B30C8">
        <w:rPr>
          <w:rFonts w:ascii="Times New Roman" w:hAnsi="Times New Roman" w:cs="Times New Roman"/>
          <w:sz w:val="24"/>
          <w:szCs w:val="24"/>
        </w:rPr>
        <w:t xml:space="preserve"> were deployed in each alcove for a total of </w:t>
      </w:r>
      <w:r w:rsidR="00046670">
        <w:rPr>
          <w:rFonts w:ascii="Times New Roman" w:hAnsi="Times New Roman" w:cs="Times New Roman"/>
          <w:sz w:val="24"/>
          <w:szCs w:val="24"/>
        </w:rPr>
        <w:t>3-4</w:t>
      </w:r>
      <w:r w:rsidR="004B30C8">
        <w:rPr>
          <w:rFonts w:ascii="Times New Roman" w:hAnsi="Times New Roman" w:cs="Times New Roman"/>
          <w:sz w:val="24"/>
          <w:szCs w:val="24"/>
        </w:rPr>
        <w:t xml:space="preserve"> days. </w:t>
      </w:r>
      <w:r w:rsidR="003F3A57">
        <w:rPr>
          <w:rFonts w:ascii="Times New Roman" w:hAnsi="Times New Roman" w:cs="Times New Roman"/>
          <w:sz w:val="24"/>
          <w:szCs w:val="24"/>
        </w:rPr>
        <w:t xml:space="preserve"> </w:t>
      </w:r>
    </w:p>
    <w:p w14:paraId="75C84065" w14:textId="28FF0C72" w:rsidR="000E0C46" w:rsidRPr="00735D37" w:rsidRDefault="00A80419" w:rsidP="00212C7A">
      <w:pPr>
        <w:spacing w:line="480" w:lineRule="auto"/>
        <w:rPr>
          <w:rFonts w:ascii="Times New Roman" w:hAnsi="Times New Roman" w:cs="Times New Roman"/>
          <w:sz w:val="24"/>
          <w:szCs w:val="24"/>
        </w:rPr>
      </w:pPr>
      <w:r w:rsidRPr="00A80419">
        <w:rPr>
          <w:rFonts w:ascii="Times New Roman" w:hAnsi="Times New Roman" w:cs="Times New Roman"/>
          <w:sz w:val="24"/>
          <w:szCs w:val="24"/>
        </w:rPr>
        <w:t xml:space="preserve">In 2021, </w:t>
      </w:r>
      <w:r w:rsidR="0068454C">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sidR="00B31829">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sidR="00B31829">
        <w:rPr>
          <w:rFonts w:ascii="Times New Roman" w:hAnsi="Times New Roman" w:cs="Times New Roman"/>
          <w:sz w:val="24"/>
          <w:szCs w:val="24"/>
        </w:rPr>
        <w:t>,</w:t>
      </w:r>
      <w:r w:rsidRPr="00A80419">
        <w:rPr>
          <w:rFonts w:ascii="Times New Roman" w:hAnsi="Times New Roman" w:cs="Times New Roman"/>
          <w:sz w:val="24"/>
          <w:szCs w:val="24"/>
        </w:rPr>
        <w:t xml:space="preserve"> for </w:t>
      </w:r>
      <w:r w:rsidR="00365EF6">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~3 week t</w:t>
      </w:r>
      <w:r w:rsidR="000E0C46">
        <w:rPr>
          <w:rFonts w:ascii="Times New Roman" w:hAnsi="Times New Roman" w:cs="Times New Roman"/>
          <w:sz w:val="24"/>
          <w:szCs w:val="24"/>
        </w:rPr>
        <w:t>ime period during peak summer. In Blue Ruin alcove, we deployed f</w:t>
      </w:r>
      <w:r w:rsidR="000E0C46" w:rsidRPr="000E0C46">
        <w:rPr>
          <w:rFonts w:ascii="Times New Roman" w:hAnsi="Times New Roman" w:cs="Times New Roman"/>
          <w:sz w:val="24"/>
          <w:szCs w:val="24"/>
        </w:rPr>
        <w:t xml:space="preserve">ive </w:t>
      </w:r>
      <w:r w:rsidR="000E0C46">
        <w:rPr>
          <w:rFonts w:ascii="Times New Roman" w:hAnsi="Times New Roman" w:cs="Times New Roman"/>
          <w:sz w:val="24"/>
          <w:szCs w:val="24"/>
        </w:rPr>
        <w:t>logger arrays</w:t>
      </w:r>
      <w:r w:rsidR="000E0C46" w:rsidRPr="000E0C46">
        <w:rPr>
          <w:rFonts w:ascii="Times New Roman" w:hAnsi="Times New Roman" w:cs="Times New Roman"/>
          <w:sz w:val="24"/>
          <w:szCs w:val="24"/>
        </w:rPr>
        <w:t xml:space="preserve"> </w:t>
      </w:r>
      <w:r w:rsidR="000E0C46">
        <w:rPr>
          <w:rFonts w:ascii="Times New Roman" w:hAnsi="Times New Roman" w:cs="Times New Roman"/>
          <w:sz w:val="24"/>
          <w:szCs w:val="24"/>
        </w:rPr>
        <w:t xml:space="preserve">laterally along the deepest portions of the alcove </w:t>
      </w:r>
      <w:r w:rsidR="000E0C46" w:rsidRPr="000E0C46">
        <w:rPr>
          <w:rFonts w:ascii="Times New Roman" w:hAnsi="Times New Roman" w:cs="Times New Roman"/>
          <w:sz w:val="24"/>
          <w:szCs w:val="24"/>
        </w:rPr>
        <w:t>to characterize spatiotemporal heterogeneity in conditions</w:t>
      </w:r>
      <w:r w:rsidR="00401BF9">
        <w:rPr>
          <w:rFonts w:ascii="Times New Roman" w:hAnsi="Times New Roman" w:cs="Times New Roman"/>
          <w:sz w:val="24"/>
          <w:szCs w:val="24"/>
        </w:rPr>
        <w:t xml:space="preserve"> (Supplemental Figure 1</w:t>
      </w:r>
      <w:r w:rsidR="00B31829">
        <w:rPr>
          <w:rFonts w:ascii="Times New Roman" w:hAnsi="Times New Roman" w:cs="Times New Roman"/>
          <w:sz w:val="24"/>
          <w:szCs w:val="24"/>
        </w:rPr>
        <w:t>)</w:t>
      </w:r>
      <w:r w:rsidR="000E0C46">
        <w:rPr>
          <w:rFonts w:ascii="Times New Roman" w:hAnsi="Times New Roman" w:cs="Times New Roman"/>
          <w:sz w:val="24"/>
          <w:szCs w:val="24"/>
        </w:rPr>
        <w:t>. Due to limited supplies, these arrays were instrumented with fewer data loggers, however at a minimum the arrays contained at least two temperature</w:t>
      </w:r>
      <w:r w:rsidR="00401BF9">
        <w:rPr>
          <w:rFonts w:ascii="Times New Roman" w:hAnsi="Times New Roman" w:cs="Times New Roman"/>
          <w:sz w:val="24"/>
          <w:szCs w:val="24"/>
        </w:rPr>
        <w:t>-DO</w:t>
      </w:r>
      <w:r w:rsidR="000E0C46">
        <w:rPr>
          <w:rFonts w:ascii="Times New Roman" w:hAnsi="Times New Roman" w:cs="Times New Roman"/>
          <w:sz w:val="24"/>
          <w:szCs w:val="24"/>
        </w:rPr>
        <w:t xml:space="preserve"> loggers set to record at the epilimnion and hypolimnion</w:t>
      </w:r>
      <w:r w:rsidR="00B5193A">
        <w:rPr>
          <w:rFonts w:ascii="Times New Roman" w:hAnsi="Times New Roman" w:cs="Times New Roman"/>
          <w:sz w:val="24"/>
          <w:szCs w:val="24"/>
        </w:rPr>
        <w:t xml:space="preserve"> (Supplemental Table 1)</w:t>
      </w:r>
      <w:r w:rsidR="000E0C46">
        <w:rPr>
          <w:rFonts w:ascii="Times New Roman" w:hAnsi="Times New Roman" w:cs="Times New Roman"/>
          <w:sz w:val="24"/>
          <w:szCs w:val="24"/>
        </w:rPr>
        <w:t>. One of the arrays in Blue Ruin (the site-4</w:t>
      </w:r>
      <w:r w:rsidR="00F61DAD">
        <w:rPr>
          <w:rFonts w:ascii="Times New Roman" w:hAnsi="Times New Roman" w:cs="Times New Roman"/>
          <w:sz w:val="24"/>
          <w:szCs w:val="24"/>
        </w:rPr>
        <w:t xml:space="preserve"> </w:t>
      </w:r>
      <w:r w:rsidR="000E0C46">
        <w:rPr>
          <w:rFonts w:ascii="Times New Roman" w:hAnsi="Times New Roman" w:cs="Times New Roman"/>
          <w:sz w:val="24"/>
          <w:szCs w:val="24"/>
        </w:rPr>
        <w:t>array),</w:t>
      </w:r>
      <w:r w:rsidR="00B5193A">
        <w:rPr>
          <w:rFonts w:ascii="Times New Roman" w:hAnsi="Times New Roman" w:cs="Times New Roman"/>
          <w:sz w:val="24"/>
          <w:szCs w:val="24"/>
        </w:rPr>
        <w:t xml:space="preserve"> as well as the array deployed in Norwood alcove, were</w:t>
      </w:r>
      <w:r w:rsidR="000E0C46">
        <w:rPr>
          <w:rFonts w:ascii="Times New Roman" w:hAnsi="Times New Roman" w:cs="Times New Roman"/>
          <w:sz w:val="24"/>
          <w:szCs w:val="24"/>
        </w:rPr>
        <w:t xml:space="preserve"> associated with our fish enclosure study</w:t>
      </w:r>
      <w:r w:rsidR="00B5193A">
        <w:rPr>
          <w:rFonts w:ascii="Times New Roman" w:hAnsi="Times New Roman" w:cs="Times New Roman"/>
          <w:sz w:val="24"/>
          <w:szCs w:val="24"/>
        </w:rPr>
        <w:t xml:space="preserve">, which is described in greater detail below. </w:t>
      </w:r>
      <w:r w:rsidR="003C0418">
        <w:rPr>
          <w:rFonts w:ascii="Times New Roman" w:hAnsi="Times New Roman" w:cs="Times New Roman"/>
          <w:sz w:val="24"/>
          <w:szCs w:val="24"/>
        </w:rPr>
        <w:t xml:space="preserve">These arrays were more heavily instrumented to </w:t>
      </w:r>
      <w:r w:rsidR="009362EE">
        <w:rPr>
          <w:rFonts w:ascii="Times New Roman" w:hAnsi="Times New Roman" w:cs="Times New Roman"/>
          <w:sz w:val="24"/>
          <w:szCs w:val="24"/>
        </w:rPr>
        <w:t xml:space="preserve">obtain </w:t>
      </w:r>
      <w:r w:rsidR="006B7FF5">
        <w:rPr>
          <w:rFonts w:ascii="Times New Roman" w:hAnsi="Times New Roman" w:cs="Times New Roman"/>
          <w:sz w:val="24"/>
          <w:szCs w:val="24"/>
        </w:rPr>
        <w:t xml:space="preserve">profile data at a </w:t>
      </w:r>
      <w:r w:rsidR="009362EE">
        <w:rPr>
          <w:rFonts w:ascii="Times New Roman" w:hAnsi="Times New Roman" w:cs="Times New Roman"/>
          <w:sz w:val="24"/>
          <w:szCs w:val="24"/>
        </w:rPr>
        <w:t>fine</w:t>
      </w:r>
      <w:r w:rsidR="006B7FF5">
        <w:rPr>
          <w:rFonts w:ascii="Times New Roman" w:hAnsi="Times New Roman" w:cs="Times New Roman"/>
          <w:sz w:val="24"/>
          <w:szCs w:val="24"/>
        </w:rPr>
        <w:t xml:space="preserve">r </w:t>
      </w:r>
      <w:r w:rsidR="009362EE">
        <w:rPr>
          <w:rFonts w:ascii="Times New Roman" w:hAnsi="Times New Roman" w:cs="Times New Roman"/>
          <w:sz w:val="24"/>
          <w:szCs w:val="24"/>
        </w:rPr>
        <w:t xml:space="preserve">resolution. </w:t>
      </w:r>
      <w:r w:rsidR="0068454C">
        <w:rPr>
          <w:rFonts w:ascii="Times New Roman" w:hAnsi="Times New Roman" w:cs="Times New Roman"/>
          <w:sz w:val="24"/>
          <w:szCs w:val="24"/>
        </w:rPr>
        <w:t xml:space="preserve">Loggers on all arrays were all set to record at 5-minute intervals. </w:t>
      </w:r>
      <w:r w:rsidR="000E0C46">
        <w:rPr>
          <w:rFonts w:ascii="Times New Roman" w:hAnsi="Times New Roman" w:cs="Times New Roman"/>
          <w:sz w:val="24"/>
          <w:szCs w:val="24"/>
        </w:rPr>
        <w:t>We also recorded ve</w:t>
      </w:r>
      <w:r w:rsidR="000E0C46" w:rsidRPr="00A80419">
        <w:rPr>
          <w:rFonts w:ascii="Times New Roman" w:hAnsi="Times New Roman" w:cs="Times New Roman"/>
          <w:sz w:val="24"/>
          <w:szCs w:val="24"/>
        </w:rPr>
        <w:t xml:space="preserve">rtical profiles of </w:t>
      </w:r>
      <w:r w:rsidR="009362EE">
        <w:rPr>
          <w:rFonts w:ascii="Times New Roman" w:hAnsi="Times New Roman" w:cs="Times New Roman"/>
          <w:sz w:val="24"/>
          <w:szCs w:val="24"/>
        </w:rPr>
        <w:t xml:space="preserve"> temperature and </w:t>
      </w:r>
      <w:r w:rsidR="00401BF9">
        <w:rPr>
          <w:rFonts w:ascii="Times New Roman" w:hAnsi="Times New Roman" w:cs="Times New Roman"/>
          <w:sz w:val="24"/>
          <w:szCs w:val="24"/>
        </w:rPr>
        <w:t>DO</w:t>
      </w:r>
      <w:r w:rsidR="000E0C46" w:rsidRPr="00A80419">
        <w:rPr>
          <w:rFonts w:ascii="Times New Roman" w:hAnsi="Times New Roman" w:cs="Times New Roman"/>
          <w:sz w:val="24"/>
          <w:szCs w:val="24"/>
        </w:rPr>
        <w:t xml:space="preserve"> </w:t>
      </w:r>
      <w:r w:rsidR="000E0C46">
        <w:rPr>
          <w:rFonts w:ascii="Times New Roman" w:hAnsi="Times New Roman" w:cs="Times New Roman"/>
          <w:sz w:val="24"/>
          <w:szCs w:val="24"/>
        </w:rPr>
        <w:t>at</w:t>
      </w:r>
      <w:r w:rsidR="000E0C46" w:rsidRPr="00A80419">
        <w:rPr>
          <w:rFonts w:ascii="Times New Roman" w:hAnsi="Times New Roman" w:cs="Times New Roman"/>
          <w:sz w:val="24"/>
          <w:szCs w:val="24"/>
        </w:rPr>
        <w:t xml:space="preserve"> Blue Ruin alcove in 2021 during the early morning and </w:t>
      </w:r>
      <w:r w:rsidR="000E0C46">
        <w:rPr>
          <w:rFonts w:ascii="Times New Roman" w:hAnsi="Times New Roman" w:cs="Times New Roman"/>
          <w:sz w:val="24"/>
          <w:szCs w:val="24"/>
        </w:rPr>
        <w:t>evening</w:t>
      </w:r>
      <w:r w:rsidR="000E0C46" w:rsidRPr="00A80419">
        <w:rPr>
          <w:rFonts w:ascii="Times New Roman" w:hAnsi="Times New Roman" w:cs="Times New Roman"/>
          <w:sz w:val="24"/>
          <w:szCs w:val="24"/>
        </w:rPr>
        <w:t xml:space="preserve"> to understand how these vertical gradients vary between low oxygen periods (early morning) and peak oxygen periods (</w:t>
      </w:r>
      <w:r w:rsidR="000E0C46">
        <w:rPr>
          <w:rFonts w:ascii="Times New Roman" w:hAnsi="Times New Roman" w:cs="Times New Roman"/>
          <w:sz w:val="24"/>
          <w:szCs w:val="24"/>
        </w:rPr>
        <w:t>early evening</w:t>
      </w:r>
      <w:r w:rsidR="000E0C46" w:rsidRPr="00A80419">
        <w:rPr>
          <w:rFonts w:ascii="Times New Roman" w:hAnsi="Times New Roman" w:cs="Times New Roman"/>
          <w:sz w:val="24"/>
          <w:szCs w:val="24"/>
        </w:rPr>
        <w:t>).</w:t>
      </w:r>
    </w:p>
    <w:p w14:paraId="115FAD73" w14:textId="77777777" w:rsidR="00215A1B" w:rsidRDefault="00606326" w:rsidP="00212C7A">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45A785F8" w14:textId="3F46F4DC" w:rsidR="00976044" w:rsidRDefault="001E4B9C"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Currently, depth sensing tags lack adequate resolution </w:t>
      </w:r>
      <w:r w:rsidR="00FC4F3E">
        <w:rPr>
          <w:rFonts w:ascii="Times New Roman" w:hAnsi="Times New Roman" w:cs="Times New Roman"/>
          <w:sz w:val="24"/>
          <w:szCs w:val="24"/>
        </w:rPr>
        <w:t xml:space="preserve">to </w:t>
      </w:r>
      <w:r w:rsidR="005E6B9E">
        <w:rPr>
          <w:rFonts w:ascii="Times New Roman" w:hAnsi="Times New Roman" w:cs="Times New Roman"/>
          <w:sz w:val="24"/>
          <w:szCs w:val="24"/>
        </w:rPr>
        <w:t xml:space="preserve">accurately </w:t>
      </w:r>
      <w:r w:rsidR="00FC4F3E">
        <w:rPr>
          <w:rFonts w:ascii="Times New Roman" w:hAnsi="Times New Roman" w:cs="Times New Roman"/>
          <w:sz w:val="24"/>
          <w:szCs w:val="24"/>
        </w:rPr>
        <w:t xml:space="preserve">determine </w:t>
      </w:r>
      <w:r>
        <w:rPr>
          <w:rFonts w:ascii="Times New Roman" w:hAnsi="Times New Roman" w:cs="Times New Roman"/>
          <w:sz w:val="24"/>
          <w:szCs w:val="24"/>
        </w:rPr>
        <w:t>fish depth</w:t>
      </w:r>
      <w:r w:rsidR="00976044">
        <w:rPr>
          <w:rFonts w:ascii="Times New Roman" w:hAnsi="Times New Roman" w:cs="Times New Roman"/>
          <w:sz w:val="24"/>
          <w:szCs w:val="24"/>
        </w:rPr>
        <w:t xml:space="preserve"> selection</w:t>
      </w:r>
      <w:r>
        <w:rPr>
          <w:rFonts w:ascii="Times New Roman" w:hAnsi="Times New Roman" w:cs="Times New Roman"/>
          <w:sz w:val="24"/>
          <w:szCs w:val="24"/>
        </w:rPr>
        <w:t xml:space="preserve"> in shallow</w:t>
      </w:r>
      <w:r w:rsidR="005E6B9E">
        <w:rPr>
          <w:rFonts w:ascii="Times New Roman" w:hAnsi="Times New Roman" w:cs="Times New Roman"/>
          <w:sz w:val="24"/>
          <w:szCs w:val="24"/>
        </w:rPr>
        <w:t xml:space="preserve"> </w:t>
      </w:r>
      <w:r>
        <w:rPr>
          <w:rFonts w:ascii="Times New Roman" w:hAnsi="Times New Roman" w:cs="Times New Roman"/>
          <w:sz w:val="24"/>
          <w:szCs w:val="24"/>
        </w:rPr>
        <w:t xml:space="preserve">environments. This led us to develop a study </w:t>
      </w:r>
      <w:r w:rsidR="00976044">
        <w:rPr>
          <w:rFonts w:ascii="Times New Roman" w:hAnsi="Times New Roman" w:cs="Times New Roman"/>
          <w:sz w:val="24"/>
          <w:szCs w:val="24"/>
        </w:rPr>
        <w:t xml:space="preserve">where we used </w:t>
      </w:r>
      <w:r>
        <w:rPr>
          <w:rFonts w:ascii="Times New Roman" w:hAnsi="Times New Roman" w:cs="Times New Roman"/>
          <w:sz w:val="24"/>
          <w:szCs w:val="24"/>
        </w:rPr>
        <w:t xml:space="preserve">externally mounted temperature recording iButtons, coupled with temporally continuous </w:t>
      </w:r>
      <w:r w:rsidR="00976044">
        <w:rPr>
          <w:rFonts w:ascii="Times New Roman" w:hAnsi="Times New Roman" w:cs="Times New Roman"/>
          <w:sz w:val="24"/>
          <w:szCs w:val="24"/>
        </w:rPr>
        <w:t xml:space="preserve">recordings of </w:t>
      </w:r>
      <w:r>
        <w:rPr>
          <w:rFonts w:ascii="Times New Roman" w:hAnsi="Times New Roman" w:cs="Times New Roman"/>
          <w:sz w:val="24"/>
          <w:szCs w:val="24"/>
        </w:rPr>
        <w:t>temperature</w:t>
      </w:r>
      <w:r w:rsidR="00976044">
        <w:rPr>
          <w:rFonts w:ascii="Times New Roman" w:hAnsi="Times New Roman" w:cs="Times New Roman"/>
          <w:sz w:val="24"/>
          <w:szCs w:val="24"/>
        </w:rPr>
        <w:t xml:space="preserve"> and oxygen at known depths</w:t>
      </w:r>
      <w:r>
        <w:rPr>
          <w:rFonts w:ascii="Times New Roman" w:hAnsi="Times New Roman" w:cs="Times New Roman"/>
          <w:sz w:val="24"/>
          <w:szCs w:val="24"/>
        </w:rPr>
        <w:t xml:space="preserve">, </w:t>
      </w:r>
      <w:r w:rsidR="00976044">
        <w:rPr>
          <w:rFonts w:ascii="Times New Roman" w:hAnsi="Times New Roman" w:cs="Times New Roman"/>
          <w:sz w:val="24"/>
          <w:szCs w:val="24"/>
        </w:rPr>
        <w:t xml:space="preserve">in order </w:t>
      </w:r>
      <w:r>
        <w:rPr>
          <w:rFonts w:ascii="Times New Roman" w:hAnsi="Times New Roman" w:cs="Times New Roman"/>
          <w:sz w:val="24"/>
          <w:szCs w:val="24"/>
        </w:rPr>
        <w:t xml:space="preserve">to </w:t>
      </w:r>
      <w:r w:rsidR="00976044">
        <w:rPr>
          <w:rFonts w:ascii="Times New Roman" w:hAnsi="Times New Roman" w:cs="Times New Roman"/>
          <w:sz w:val="24"/>
          <w:szCs w:val="24"/>
        </w:rPr>
        <w:t xml:space="preserve">calculate fish depth over time. This allowed us to </w:t>
      </w:r>
      <w:r>
        <w:rPr>
          <w:rFonts w:ascii="Times New Roman" w:hAnsi="Times New Roman" w:cs="Times New Roman"/>
          <w:sz w:val="24"/>
          <w:szCs w:val="24"/>
        </w:rPr>
        <w:t xml:space="preserve">determine whether fish were displaying fine scale diel vertical movements in response to fluctuating temperature and oxygen. </w:t>
      </w:r>
    </w:p>
    <w:p w14:paraId="2849E5AE" w14:textId="7A1AE04F" w:rsidR="002703D6" w:rsidRPr="002703D6" w:rsidRDefault="002703D6" w:rsidP="00212C7A">
      <w:pPr>
        <w:spacing w:line="480" w:lineRule="auto"/>
        <w:rPr>
          <w:rFonts w:ascii="Times New Roman" w:hAnsi="Times New Roman" w:cs="Times New Roman"/>
          <w:sz w:val="24"/>
          <w:szCs w:val="24"/>
        </w:rPr>
      </w:pPr>
      <w:r w:rsidRPr="002703D6">
        <w:rPr>
          <w:rFonts w:ascii="Times New Roman" w:hAnsi="Times New Roman" w:cs="Times New Roman"/>
          <w:sz w:val="24"/>
          <w:szCs w:val="24"/>
        </w:rPr>
        <w:t>In the summer o</w:t>
      </w:r>
      <w:r w:rsidR="00A060EA">
        <w:rPr>
          <w:rFonts w:ascii="Times New Roman" w:hAnsi="Times New Roman" w:cs="Times New Roman"/>
          <w:sz w:val="24"/>
          <w:szCs w:val="24"/>
        </w:rPr>
        <w:t>f 2022, we externally tagged 31-</w:t>
      </w:r>
      <w:r w:rsidRPr="002703D6">
        <w:rPr>
          <w:rFonts w:ascii="Times New Roman" w:hAnsi="Times New Roman" w:cs="Times New Roman"/>
          <w:sz w:val="24"/>
          <w:szCs w:val="24"/>
        </w:rPr>
        <w:t>cutthroat trout with waterproofed Thermocron high-resolution iButtons (DS1922L-F5#, temperature accuracy ±</w:t>
      </w:r>
      <w:r w:rsidR="00F61DAD">
        <w:rPr>
          <w:rFonts w:ascii="Times New Roman" w:hAnsi="Times New Roman" w:cs="Times New Roman"/>
          <w:sz w:val="24"/>
          <w:szCs w:val="24"/>
        </w:rPr>
        <w:t xml:space="preserve"> </w:t>
      </w:r>
      <w:r w:rsidRPr="002703D6">
        <w:rPr>
          <w:rFonts w:ascii="Times New Roman" w:hAnsi="Times New Roman" w:cs="Times New Roman"/>
          <w:sz w:val="24"/>
          <w:szCs w:val="24"/>
        </w:rPr>
        <w:t>0.5°C). iButtons were modified to reduce weight following methods outlined by Lovegrove (2009)</w:t>
      </w:r>
      <w:r w:rsidR="006E1922">
        <w:rPr>
          <w:rFonts w:ascii="Times New Roman" w:hAnsi="Times New Roman" w:cs="Times New Roman"/>
          <w:sz w:val="24"/>
          <w:szCs w:val="24"/>
        </w:rPr>
        <w:t xml:space="preserve"> and </w:t>
      </w:r>
      <w:r w:rsidRPr="002703D6">
        <w:rPr>
          <w:rFonts w:ascii="Times New Roman" w:hAnsi="Times New Roman" w:cs="Times New Roman"/>
          <w:sz w:val="24"/>
          <w:szCs w:val="24"/>
        </w:rPr>
        <w:t>were set to record temperature at 12-minute intervals to maximize data resolution while also ensuring adequate battery life and data storage capacity. Each modified iButton was mounted to a dark green 2.5cm Peterson disc using marine grade epoxy (JB MarineWeld™ syringe two part adhesive). The Peterson discs had two small gauge holes drilled 3mm apart and 3mm in from t</w:t>
      </w:r>
      <w:r w:rsidR="00723004">
        <w:rPr>
          <w:rFonts w:ascii="Times New Roman" w:hAnsi="Times New Roman" w:cs="Times New Roman"/>
          <w:sz w:val="24"/>
          <w:szCs w:val="24"/>
        </w:rPr>
        <w:t>he disk’s outer margin</w:t>
      </w:r>
      <w:r w:rsidRPr="002703D6">
        <w:rPr>
          <w:rFonts w:ascii="Times New Roman" w:hAnsi="Times New Roman" w:cs="Times New Roman"/>
          <w:sz w:val="24"/>
          <w:szCs w:val="24"/>
        </w:rPr>
        <w:t>, which were used to suture the mounted iButton to each fish through the</w:t>
      </w:r>
      <w:r w:rsidR="00A52E2E">
        <w:rPr>
          <w:rFonts w:ascii="Times New Roman" w:hAnsi="Times New Roman" w:cs="Times New Roman"/>
          <w:sz w:val="24"/>
          <w:szCs w:val="24"/>
        </w:rPr>
        <w:t>ir anterior dorsal musculature</w:t>
      </w:r>
      <w:r w:rsidRPr="002703D6">
        <w:rPr>
          <w:rFonts w:ascii="Times New Roman" w:hAnsi="Times New Roman" w:cs="Times New Roman"/>
          <w:sz w:val="24"/>
          <w:szCs w:val="24"/>
        </w:rPr>
        <w:t>. Tag weights spanned from 3.4g to 5.3g (4.1g ± 0.4, mean ± SD) and did not exceed 3.8% of fish body mass</w:t>
      </w:r>
      <w:r w:rsidR="004C7BDB">
        <w:rPr>
          <w:rFonts w:ascii="Times New Roman" w:hAnsi="Times New Roman" w:cs="Times New Roman"/>
          <w:sz w:val="24"/>
          <w:szCs w:val="24"/>
        </w:rPr>
        <w:t xml:space="preserve"> (recent work shows that </w:t>
      </w:r>
      <w:r w:rsidR="004B30C8">
        <w:rPr>
          <w:rFonts w:ascii="Times New Roman" w:hAnsi="Times New Roman" w:cs="Times New Roman"/>
          <w:sz w:val="24"/>
          <w:szCs w:val="24"/>
        </w:rPr>
        <w:t>a</w:t>
      </w:r>
      <w:r w:rsidR="004C7BDB">
        <w:rPr>
          <w:rFonts w:ascii="Times New Roman" w:hAnsi="Times New Roman" w:cs="Times New Roman"/>
          <w:sz w:val="24"/>
          <w:szCs w:val="24"/>
        </w:rPr>
        <w:t xml:space="preserve"> 2% tag</w:t>
      </w:r>
      <w:r w:rsidR="00CC6B2D">
        <w:rPr>
          <w:rFonts w:ascii="Times New Roman" w:hAnsi="Times New Roman" w:cs="Times New Roman"/>
          <w:sz w:val="24"/>
          <w:szCs w:val="24"/>
        </w:rPr>
        <w:t>-</w:t>
      </w:r>
      <w:r w:rsidR="004C7BDB">
        <w:rPr>
          <w:rFonts w:ascii="Times New Roman" w:hAnsi="Times New Roman" w:cs="Times New Roman"/>
          <w:sz w:val="24"/>
          <w:szCs w:val="24"/>
        </w:rPr>
        <w:t xml:space="preserve">burden is arbitrary and overly conservative; </w:t>
      </w:r>
      <w:r w:rsidR="004B30C8">
        <w:rPr>
          <w:rFonts w:ascii="Times New Roman" w:hAnsi="Times New Roman" w:cs="Times New Roman"/>
          <w:sz w:val="24"/>
          <w:szCs w:val="24"/>
        </w:rPr>
        <w:t>Brownscombe et al. 2019)</w:t>
      </w:r>
      <w:r w:rsidRPr="002703D6">
        <w:rPr>
          <w:rFonts w:ascii="Times New Roman" w:hAnsi="Times New Roman" w:cs="Times New Roman"/>
          <w:sz w:val="24"/>
          <w:szCs w:val="24"/>
        </w:rPr>
        <w:t>.</w:t>
      </w:r>
    </w:p>
    <w:p w14:paraId="35FD1476" w14:textId="7AE51F6A" w:rsidR="002703D6" w:rsidRPr="002703D6" w:rsidRDefault="002703D6" w:rsidP="00212C7A">
      <w:pPr>
        <w:spacing w:line="480" w:lineRule="auto"/>
        <w:rPr>
          <w:rFonts w:ascii="Times New Roman" w:hAnsi="Times New Roman" w:cs="Times New Roman"/>
          <w:sz w:val="24"/>
          <w:szCs w:val="24"/>
        </w:rPr>
      </w:pPr>
      <w:r w:rsidRPr="002703D6">
        <w:rPr>
          <w:rFonts w:ascii="Times New Roman" w:hAnsi="Times New Roman" w:cs="Times New Roman"/>
          <w:sz w:val="24"/>
          <w:szCs w:val="24"/>
        </w:rPr>
        <w:t xml:space="preserve">We deployed </w:t>
      </w:r>
      <w:r w:rsidR="00976044">
        <w:rPr>
          <w:rFonts w:ascii="Times New Roman" w:hAnsi="Times New Roman" w:cs="Times New Roman"/>
          <w:sz w:val="24"/>
          <w:szCs w:val="24"/>
        </w:rPr>
        <w:t>three temporary net pens</w:t>
      </w:r>
      <w:r w:rsidRPr="002703D6">
        <w:rPr>
          <w:rFonts w:ascii="Times New Roman" w:hAnsi="Times New Roman" w:cs="Times New Roman"/>
          <w:sz w:val="24"/>
          <w:szCs w:val="24"/>
        </w:rPr>
        <w:t>, two in</w:t>
      </w:r>
      <w:r w:rsidR="00976044">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sidR="00976044">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sidR="00A060EA">
        <w:rPr>
          <w:rFonts w:ascii="Times New Roman" w:hAnsi="Times New Roman" w:cs="Times New Roman"/>
          <w:sz w:val="24"/>
          <w:szCs w:val="24"/>
        </w:rPr>
        <w:t>Norwood</w:t>
      </w:r>
      <w:r w:rsidR="00976044">
        <w:rPr>
          <w:rFonts w:ascii="Times New Roman" w:hAnsi="Times New Roman" w:cs="Times New Roman"/>
          <w:sz w:val="24"/>
          <w:szCs w:val="24"/>
        </w:rPr>
        <w:t xml:space="preserve"> alcove</w:t>
      </w:r>
      <w:r w:rsidRPr="002703D6">
        <w:rPr>
          <w:rFonts w:ascii="Times New Roman" w:hAnsi="Times New Roman" w:cs="Times New Roman"/>
          <w:sz w:val="24"/>
          <w:szCs w:val="24"/>
        </w:rPr>
        <w:t xml:space="preserve">. This was only feasible in shallower parts of </w:t>
      </w:r>
      <w:r w:rsidR="00976044">
        <w:rPr>
          <w:rFonts w:ascii="Times New Roman" w:hAnsi="Times New Roman" w:cs="Times New Roman"/>
          <w:sz w:val="24"/>
          <w:szCs w:val="24"/>
        </w:rPr>
        <w:t>each</w:t>
      </w:r>
      <w:r w:rsidR="00976044" w:rsidRPr="002703D6">
        <w:rPr>
          <w:rFonts w:ascii="Times New Roman" w:hAnsi="Times New Roman" w:cs="Times New Roman"/>
          <w:sz w:val="24"/>
          <w:szCs w:val="24"/>
        </w:rPr>
        <w:t xml:space="preserve"> </w:t>
      </w:r>
      <w:r w:rsidRPr="002703D6">
        <w:rPr>
          <w:rFonts w:ascii="Times New Roman" w:hAnsi="Times New Roman" w:cs="Times New Roman"/>
          <w:sz w:val="24"/>
          <w:szCs w:val="24"/>
        </w:rPr>
        <w:t>alcove (~1.8-2.5m) where we had previously visually observed fish throughout the day and at dawn during the oxygen minimum</w:t>
      </w:r>
      <w:r w:rsidR="004C7BDB">
        <w:rPr>
          <w:rFonts w:ascii="Times New Roman" w:hAnsi="Times New Roman" w:cs="Times New Roman"/>
          <w:sz w:val="24"/>
          <w:szCs w:val="24"/>
        </w:rPr>
        <w:t>.</w:t>
      </w:r>
      <w:r w:rsidRPr="002703D6">
        <w:rPr>
          <w:rFonts w:ascii="Times New Roman" w:hAnsi="Times New Roman" w:cs="Times New Roman"/>
          <w:sz w:val="24"/>
          <w:szCs w:val="24"/>
        </w:rPr>
        <w:t xml:space="preserve"> Net pens were comprised of </w:t>
      </w:r>
      <w:r w:rsidR="006E1922">
        <w:rPr>
          <w:rFonts w:ascii="Times New Roman" w:hAnsi="Times New Roman" w:cs="Times New Roman"/>
          <w:sz w:val="24"/>
          <w:szCs w:val="24"/>
        </w:rPr>
        <w:t>plastic mesh (1.27cm x 1.27</w:t>
      </w:r>
      <w:r w:rsidR="00723004">
        <w:rPr>
          <w:rFonts w:ascii="Times New Roman" w:hAnsi="Times New Roman" w:cs="Times New Roman"/>
          <w:sz w:val="24"/>
          <w:szCs w:val="24"/>
        </w:rPr>
        <w:t>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4906BAF3" w14:textId="539F21A3" w:rsidR="002703D6" w:rsidRPr="002703D6" w:rsidRDefault="006E1922" w:rsidP="00212C7A">
      <w:pPr>
        <w:spacing w:line="480" w:lineRule="auto"/>
        <w:rPr>
          <w:rFonts w:ascii="Times New Roman" w:hAnsi="Times New Roman" w:cs="Times New Roman"/>
          <w:sz w:val="24"/>
          <w:szCs w:val="24"/>
        </w:rPr>
      </w:pPr>
      <w:r>
        <w:rPr>
          <w:rFonts w:ascii="Times New Roman" w:hAnsi="Times New Roman" w:cs="Times New Roman"/>
          <w:sz w:val="24"/>
          <w:szCs w:val="24"/>
        </w:rPr>
        <w:t>We tagged a total of 11-</w:t>
      </w:r>
      <w:r w:rsidR="002703D6" w:rsidRPr="002703D6">
        <w:rPr>
          <w:rFonts w:ascii="Times New Roman" w:hAnsi="Times New Roman" w:cs="Times New Roman"/>
          <w:sz w:val="24"/>
          <w:szCs w:val="24"/>
        </w:rPr>
        <w:t>fish in Norwood alcove, and 20 in Blue Ruin. Cutthroat were captured via electrofishing on July 22 and 23, 2021. Anesthetization, handling, and recovery procedures followed Leidke et al. (2012). Tags were attached through the anterior dorsal musculature of each fish approximately 5mm ventral and 5mm posterior of the first fin ray using a PDS® Plus 4-0 violet-dyed suture with a ½ circle 26</w:t>
      </w:r>
      <w:r w:rsidR="00776CDB">
        <w:rPr>
          <w:rFonts w:ascii="Times New Roman" w:hAnsi="Times New Roman" w:cs="Times New Roman"/>
          <w:sz w:val="24"/>
          <w:szCs w:val="24"/>
        </w:rPr>
        <w:t>-</w:t>
      </w:r>
      <w:r w:rsidR="002703D6" w:rsidRPr="002703D6">
        <w:rPr>
          <w:rFonts w:ascii="Times New Roman" w:hAnsi="Times New Roman" w:cs="Times New Roman"/>
          <w:sz w:val="24"/>
          <w:szCs w:val="24"/>
        </w:rPr>
        <w:t>mm needle. After fish were recovered fully they were transferred to net pens</w:t>
      </w:r>
      <w:r w:rsidR="007E4655">
        <w:rPr>
          <w:rFonts w:ascii="Times New Roman" w:hAnsi="Times New Roman" w:cs="Times New Roman"/>
          <w:sz w:val="24"/>
          <w:szCs w:val="24"/>
        </w:rPr>
        <w:t xml:space="preserve"> </w:t>
      </w:r>
      <w:r w:rsidR="007E4655" w:rsidRPr="002703D6">
        <w:rPr>
          <w:rFonts w:ascii="Times New Roman" w:hAnsi="Times New Roman" w:cs="Times New Roman"/>
          <w:sz w:val="24"/>
          <w:szCs w:val="24"/>
        </w:rPr>
        <w:t>(fish in Blue Ruin were evenly distributed between t</w:t>
      </w:r>
      <w:r w:rsidR="00BA4028">
        <w:rPr>
          <w:rFonts w:ascii="Times New Roman" w:hAnsi="Times New Roman" w:cs="Times New Roman"/>
          <w:sz w:val="24"/>
          <w:szCs w:val="24"/>
        </w:rPr>
        <w:t>he t</w:t>
      </w:r>
      <w:r w:rsidR="007E4655" w:rsidRPr="002703D6">
        <w:rPr>
          <w:rFonts w:ascii="Times New Roman" w:hAnsi="Times New Roman" w:cs="Times New Roman"/>
          <w:sz w:val="24"/>
          <w:szCs w:val="24"/>
        </w:rPr>
        <w:t>wo pens)</w:t>
      </w:r>
      <w:r w:rsidR="002703D6" w:rsidRPr="002703D6">
        <w:rPr>
          <w:rFonts w:ascii="Times New Roman" w:hAnsi="Times New Roman" w:cs="Times New Roman"/>
          <w:sz w:val="24"/>
          <w:szCs w:val="24"/>
        </w:rPr>
        <w:t>. Stocking den</w:t>
      </w:r>
      <w:r>
        <w:rPr>
          <w:rFonts w:ascii="Times New Roman" w:hAnsi="Times New Roman" w:cs="Times New Roman"/>
          <w:sz w:val="24"/>
          <w:szCs w:val="24"/>
        </w:rPr>
        <w:t>sities ranged from 0.8 – 0.87kg/m</w:t>
      </w:r>
      <w:r w:rsidR="002703D6" w:rsidRPr="006E1922">
        <w:rPr>
          <w:rFonts w:ascii="Times New Roman" w:hAnsi="Times New Roman" w:cs="Times New Roman"/>
          <w:sz w:val="24"/>
          <w:szCs w:val="24"/>
          <w:vertAlign w:val="superscript"/>
        </w:rPr>
        <w:t>3</w:t>
      </w:r>
      <w:r w:rsidR="002703D6" w:rsidRPr="002703D6">
        <w:rPr>
          <w:rFonts w:ascii="Times New Roman" w:hAnsi="Times New Roman" w:cs="Times New Roman"/>
          <w:sz w:val="24"/>
          <w:szCs w:val="24"/>
        </w:rPr>
        <w:t xml:space="preserve"> to reduce fish stress and maintain welfare – research on stocking densities in caged Atlantic salmon (</w:t>
      </w:r>
      <w:r w:rsidR="002703D6" w:rsidRPr="00723004">
        <w:rPr>
          <w:rFonts w:ascii="Times New Roman" w:hAnsi="Times New Roman" w:cs="Times New Roman"/>
          <w:i/>
          <w:sz w:val="24"/>
          <w:szCs w:val="24"/>
        </w:rPr>
        <w:t>Salmo salar</w:t>
      </w:r>
      <w:r w:rsidR="002703D6" w:rsidRPr="002703D6">
        <w:rPr>
          <w:rFonts w:ascii="Times New Roman" w:hAnsi="Times New Roman" w:cs="Times New Roman"/>
          <w:sz w:val="24"/>
          <w:szCs w:val="24"/>
        </w:rPr>
        <w:t>) found that fish welfare (determined by blood glucose, cortisol, and body condition) began to d</w:t>
      </w:r>
      <w:r w:rsidR="00776CDB">
        <w:rPr>
          <w:rFonts w:ascii="Times New Roman" w:hAnsi="Times New Roman" w:cs="Times New Roman"/>
          <w:sz w:val="24"/>
          <w:szCs w:val="24"/>
        </w:rPr>
        <w:t>ecrease at densities above 22kg•</w:t>
      </w:r>
      <w:r>
        <w:rPr>
          <w:rFonts w:ascii="Times New Roman" w:hAnsi="Times New Roman" w:cs="Times New Roman"/>
          <w:sz w:val="24"/>
          <w:szCs w:val="24"/>
        </w:rPr>
        <w:t>m</w:t>
      </w:r>
      <w:r w:rsidR="00776CDB">
        <w:rPr>
          <w:rFonts w:ascii="Times New Roman" w:hAnsi="Times New Roman" w:cs="Times New Roman"/>
          <w:sz w:val="24"/>
          <w:szCs w:val="24"/>
          <w:vertAlign w:val="superscript"/>
        </w:rPr>
        <w:t>-3</w:t>
      </w:r>
      <w:r w:rsidR="002703D6" w:rsidRPr="006E1922">
        <w:rPr>
          <w:rFonts w:ascii="Times New Roman" w:hAnsi="Times New Roman" w:cs="Times New Roman"/>
          <w:sz w:val="24"/>
          <w:szCs w:val="24"/>
          <w:vertAlign w:val="superscript"/>
        </w:rPr>
        <w:t xml:space="preserve"> </w:t>
      </w:r>
      <w:r w:rsidR="002703D6" w:rsidRPr="002703D6">
        <w:rPr>
          <w:rFonts w:ascii="Times New Roman" w:hAnsi="Times New Roman" w:cs="Times New Roman"/>
          <w:sz w:val="24"/>
          <w:szCs w:val="24"/>
        </w:rPr>
        <w:t>(Turnbull et al. 2005).</w:t>
      </w:r>
    </w:p>
    <w:p w14:paraId="5E27DFE6" w14:textId="69969007" w:rsidR="00822841" w:rsidRDefault="002703D6" w:rsidP="00212C7A">
      <w:pPr>
        <w:spacing w:line="480" w:lineRule="auto"/>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sidR="00152275">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sidR="00152275">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sidR="00F207D3">
        <w:rPr>
          <w:rFonts w:ascii="Times New Roman" w:hAnsi="Times New Roman" w:cs="Times New Roman"/>
          <w:sz w:val="24"/>
          <w:szCs w:val="24"/>
        </w:rPr>
        <w:t>loggers</w:t>
      </w:r>
      <w:r w:rsidR="00F207D3" w:rsidRPr="002703D6">
        <w:rPr>
          <w:rFonts w:ascii="Times New Roman" w:hAnsi="Times New Roman" w:cs="Times New Roman"/>
          <w:sz w:val="24"/>
          <w:szCs w:val="24"/>
        </w:rPr>
        <w:t xml:space="preserve"> </w:t>
      </w:r>
      <w:r w:rsidR="00F207D3">
        <w:rPr>
          <w:rFonts w:ascii="Times New Roman" w:hAnsi="Times New Roman" w:cs="Times New Roman"/>
          <w:sz w:val="24"/>
          <w:szCs w:val="24"/>
        </w:rPr>
        <w:t>outside of the net</w:t>
      </w:r>
      <w:r w:rsidR="00976044">
        <w:rPr>
          <w:rFonts w:ascii="Times New Roman" w:hAnsi="Times New Roman" w:cs="Times New Roman"/>
          <w:sz w:val="24"/>
          <w:szCs w:val="24"/>
        </w:rPr>
        <w:t xml:space="preserve"> </w:t>
      </w:r>
      <w:r w:rsidR="00F207D3">
        <w:rPr>
          <w:rFonts w:ascii="Times New Roman" w:hAnsi="Times New Roman" w:cs="Times New Roman"/>
          <w:sz w:val="24"/>
          <w:szCs w:val="24"/>
        </w:rPr>
        <w:t>pen, within 1</w:t>
      </w:r>
      <w:r w:rsidR="00A57C90">
        <w:rPr>
          <w:rFonts w:ascii="Times New Roman" w:hAnsi="Times New Roman" w:cs="Times New Roman"/>
          <w:sz w:val="24"/>
          <w:szCs w:val="24"/>
        </w:rPr>
        <w:t>-</w:t>
      </w:r>
      <w:r w:rsidR="00F207D3">
        <w:rPr>
          <w:rFonts w:ascii="Times New Roman" w:hAnsi="Times New Roman" w:cs="Times New Roman"/>
          <w:sz w:val="24"/>
          <w:szCs w:val="24"/>
        </w:rPr>
        <w:t>m</w:t>
      </w:r>
      <w:r w:rsidR="00A57C90">
        <w:rPr>
          <w:rFonts w:ascii="Times New Roman" w:hAnsi="Times New Roman" w:cs="Times New Roman"/>
          <w:sz w:val="24"/>
          <w:szCs w:val="24"/>
        </w:rPr>
        <w:t>eter</w:t>
      </w:r>
      <w:r w:rsidR="00776CDB">
        <w:rPr>
          <w:rFonts w:ascii="Times New Roman" w:hAnsi="Times New Roman" w:cs="Times New Roman"/>
          <w:sz w:val="24"/>
          <w:szCs w:val="24"/>
        </w:rPr>
        <w:t>. A temperature-</w:t>
      </w:r>
      <w:r w:rsidR="009362EE">
        <w:rPr>
          <w:rFonts w:ascii="Times New Roman" w:hAnsi="Times New Roman" w:cs="Times New Roman"/>
          <w:sz w:val="24"/>
          <w:szCs w:val="24"/>
        </w:rPr>
        <w:t>DO</w:t>
      </w:r>
      <w:r w:rsidR="009362EE" w:rsidRPr="002703D6">
        <w:rPr>
          <w:rFonts w:ascii="Times New Roman" w:hAnsi="Times New Roman" w:cs="Times New Roman"/>
          <w:sz w:val="24"/>
          <w:szCs w:val="24"/>
        </w:rPr>
        <w:t xml:space="preserve"> </w:t>
      </w:r>
      <w:r w:rsidRPr="002703D6">
        <w:rPr>
          <w:rFonts w:ascii="Times New Roman" w:hAnsi="Times New Roman" w:cs="Times New Roman"/>
          <w:sz w:val="24"/>
          <w:szCs w:val="24"/>
        </w:rPr>
        <w:t xml:space="preserve">profile was first taken using a handheld YSI </w:t>
      </w:r>
      <w:r w:rsidR="00723004">
        <w:rPr>
          <w:rFonts w:ascii="Times New Roman" w:hAnsi="Times New Roman" w:cs="Times New Roman"/>
          <w:sz w:val="24"/>
          <w:szCs w:val="24"/>
        </w:rPr>
        <w:t>(P</w:t>
      </w:r>
      <w:r w:rsidR="00723004" w:rsidRPr="00723004">
        <w:rPr>
          <w:rFonts w:ascii="Times New Roman" w:hAnsi="Times New Roman" w:cs="Times New Roman"/>
          <w:sz w:val="24"/>
          <w:szCs w:val="24"/>
        </w:rPr>
        <w:t>ro</w:t>
      </w:r>
      <w:r w:rsidR="00723004">
        <w:rPr>
          <w:rFonts w:ascii="Times New Roman" w:hAnsi="Times New Roman" w:cs="Times New Roman"/>
          <w:sz w:val="24"/>
          <w:szCs w:val="24"/>
        </w:rPr>
        <w:t>Solo Digital handheld sonde</w:t>
      </w:r>
      <w:r w:rsidR="00723004" w:rsidRPr="00723004">
        <w:rPr>
          <w:rFonts w:ascii="Times New Roman" w:hAnsi="Times New Roman" w:cs="Times New Roman"/>
          <w:sz w:val="24"/>
          <w:szCs w:val="24"/>
        </w:rPr>
        <w:t>,</w:t>
      </w:r>
      <w:r w:rsidR="00723004">
        <w:rPr>
          <w:rFonts w:ascii="Times New Roman" w:hAnsi="Times New Roman" w:cs="Times New Roman"/>
          <w:sz w:val="24"/>
          <w:szCs w:val="24"/>
        </w:rPr>
        <w:t xml:space="preserve"> </w:t>
      </w:r>
      <w:r w:rsidR="00723004" w:rsidRPr="00723004">
        <w:rPr>
          <w:rFonts w:ascii="Times New Roman" w:hAnsi="Times New Roman" w:cs="Times New Roman"/>
          <w:sz w:val="24"/>
          <w:szCs w:val="24"/>
        </w:rPr>
        <w:t>Yellow Springs, OH, USA; calibrated daily)</w:t>
      </w:r>
      <w:r w:rsidR="00723004">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sidR="00BA4028">
        <w:rPr>
          <w:rFonts w:ascii="Times New Roman" w:hAnsi="Times New Roman" w:cs="Times New Roman"/>
          <w:sz w:val="24"/>
          <w:szCs w:val="24"/>
        </w:rPr>
        <w:t>the thermocline at 12:00 noon</w:t>
      </w:r>
      <w:r w:rsidR="00723004">
        <w:rPr>
          <w:rFonts w:ascii="Times New Roman" w:hAnsi="Times New Roman" w:cs="Times New Roman"/>
          <w:sz w:val="24"/>
          <w:szCs w:val="24"/>
        </w:rPr>
        <w:t>.</w:t>
      </w:r>
      <w:r w:rsidRPr="002703D6">
        <w:rPr>
          <w:rFonts w:ascii="Times New Roman" w:hAnsi="Times New Roman" w:cs="Times New Roman"/>
          <w:sz w:val="24"/>
          <w:szCs w:val="24"/>
        </w:rPr>
        <w:t xml:space="preserve"> </w:t>
      </w:r>
      <w:r w:rsidR="006B7FF5">
        <w:rPr>
          <w:rFonts w:ascii="Times New Roman" w:hAnsi="Times New Roman" w:cs="Times New Roman"/>
          <w:sz w:val="24"/>
          <w:szCs w:val="24"/>
        </w:rPr>
        <w:t>Temperature-DO loggers</w:t>
      </w:r>
      <w:r w:rsidR="00776CDB">
        <w:rPr>
          <w:rFonts w:ascii="Times New Roman" w:hAnsi="Times New Roman" w:cs="Times New Roman"/>
          <w:sz w:val="24"/>
          <w:szCs w:val="24"/>
        </w:rPr>
        <w:t xml:space="preserve"> </w:t>
      </w:r>
      <w:r w:rsidRPr="002703D6">
        <w:rPr>
          <w:rFonts w:ascii="Times New Roman" w:hAnsi="Times New Roman" w:cs="Times New Roman"/>
          <w:sz w:val="24"/>
          <w:szCs w:val="24"/>
        </w:rPr>
        <w:t xml:space="preserve">(MiniDOT® Logger, dissolved oxygen accuracy to </w:t>
      </w:r>
      <w:r w:rsidR="00F61DAD">
        <w:rPr>
          <w:rFonts w:ascii="Times New Roman" w:hAnsi="Times New Roman" w:cs="Times New Roman"/>
          <w:sz w:val="24"/>
          <w:szCs w:val="24"/>
        </w:rPr>
        <w:t xml:space="preserve">± </w:t>
      </w:r>
      <w:r w:rsidRPr="002703D6">
        <w:rPr>
          <w:rFonts w:ascii="Times New Roman" w:hAnsi="Times New Roman" w:cs="Times New Roman"/>
          <w:sz w:val="24"/>
          <w:szCs w:val="24"/>
        </w:rPr>
        <w:t>0.1</w:t>
      </w:r>
      <w:r w:rsidR="00776CDB" w:rsidRPr="002703D6">
        <w:rPr>
          <w:rFonts w:ascii="Times New Roman" w:hAnsi="Times New Roman" w:cs="Times New Roman"/>
          <w:sz w:val="24"/>
          <w:szCs w:val="24"/>
        </w:rPr>
        <w:t>mg</w:t>
      </w:r>
      <w:r w:rsidR="00776CDB">
        <w:rPr>
          <w:rFonts w:ascii="Times New Roman" w:hAnsi="Times New Roman" w:cs="Times New Roman"/>
          <w:sz w:val="24"/>
          <w:szCs w:val="24"/>
        </w:rPr>
        <w:t>•</w:t>
      </w:r>
      <w:r w:rsidR="00776CDB"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00F61DAD">
        <w:rPr>
          <w:rFonts w:ascii="Times New Roman" w:hAnsi="Times New Roman" w:cs="Times New Roman"/>
          <w:sz w:val="24"/>
          <w:szCs w:val="24"/>
          <w:vertAlign w:val="superscript"/>
        </w:rPr>
        <w:t xml:space="preserve"> </w:t>
      </w:r>
      <w:r w:rsidRPr="002703D6">
        <w:rPr>
          <w:rFonts w:ascii="Times New Roman" w:hAnsi="Times New Roman" w:cs="Times New Roman"/>
          <w:sz w:val="24"/>
          <w:szCs w:val="24"/>
        </w:rPr>
        <w:t xml:space="preserve">and temperature to </w:t>
      </w:r>
      <w:r w:rsidR="00F61DAD">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sidR="00F61DAD">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776CDB">
        <w:rPr>
          <w:rFonts w:ascii="Times New Roman" w:hAnsi="Times New Roman" w:cs="Times New Roman"/>
          <w:sz w:val="24"/>
          <w:szCs w:val="24"/>
        </w:rPr>
        <w:t>•</w:t>
      </w:r>
      <w:r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sidR="006E1922">
        <w:rPr>
          <w:rFonts w:ascii="Times New Roman" w:hAnsi="Times New Roman" w:cs="Times New Roman"/>
          <w:sz w:val="24"/>
          <w:szCs w:val="24"/>
        </w:rPr>
        <w:t xml:space="preserve"> temperature to </w:t>
      </w:r>
      <w:r w:rsidR="00F61DAD">
        <w:rPr>
          <w:rFonts w:ascii="Times New Roman" w:hAnsi="Times New Roman" w:cs="Times New Roman"/>
          <w:sz w:val="24"/>
          <w:szCs w:val="24"/>
        </w:rPr>
        <w:t xml:space="preserve">± </w:t>
      </w:r>
      <w:r w:rsidR="006E1922">
        <w:rPr>
          <w:rFonts w:ascii="Times New Roman" w:hAnsi="Times New Roman" w:cs="Times New Roman"/>
          <w:sz w:val="24"/>
          <w:szCs w:val="24"/>
        </w:rPr>
        <w:t>0.2℃</w:t>
      </w:r>
      <w:r w:rsidRPr="002703D6">
        <w:rPr>
          <w:rFonts w:ascii="Times New Roman" w:hAnsi="Times New Roman" w:cs="Times New Roman"/>
          <w:sz w:val="24"/>
          <w:szCs w:val="24"/>
        </w:rPr>
        <w:t>) were set to read at 25</w:t>
      </w:r>
      <w:r w:rsidR="00776CDB">
        <w:rPr>
          <w:rFonts w:ascii="Times New Roman" w:hAnsi="Times New Roman" w:cs="Times New Roman"/>
          <w:sz w:val="24"/>
          <w:szCs w:val="24"/>
        </w:rPr>
        <w:t>-</w:t>
      </w:r>
      <w:r w:rsidRPr="002703D6">
        <w:rPr>
          <w:rFonts w:ascii="Times New Roman" w:hAnsi="Times New Roman" w:cs="Times New Roman"/>
          <w:sz w:val="24"/>
          <w:szCs w:val="24"/>
        </w:rPr>
        <w:t xml:space="preserve">cm below the </w:t>
      </w:r>
      <w:commentRangeStart w:id="5"/>
      <w:r w:rsidRPr="002703D6">
        <w:rPr>
          <w:rFonts w:ascii="Times New Roman" w:hAnsi="Times New Roman" w:cs="Times New Roman"/>
          <w:sz w:val="24"/>
          <w:szCs w:val="24"/>
        </w:rPr>
        <w:t>surface</w:t>
      </w:r>
      <w:commentRangeEnd w:id="5"/>
      <w:r w:rsidR="0001364D">
        <w:rPr>
          <w:rStyle w:val="CommentReference"/>
        </w:rPr>
        <w:commentReference w:id="5"/>
      </w:r>
      <w:r w:rsidRPr="002703D6">
        <w:rPr>
          <w:rFonts w:ascii="Times New Roman" w:hAnsi="Times New Roman" w:cs="Times New Roman"/>
          <w:sz w:val="24"/>
          <w:szCs w:val="24"/>
        </w:rPr>
        <w:t xml:space="preserve">, at the thermocline, and </w:t>
      </w:r>
      <w:r w:rsidR="006E1922">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sidR="00F90077">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sidR="00F61DAD">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sidR="00BA4028">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sidR="00BA4028">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sidR="00F90077">
        <w:rPr>
          <w:rFonts w:ascii="Times New Roman" w:hAnsi="Times New Roman" w:cs="Times New Roman"/>
          <w:sz w:val="24"/>
          <w:szCs w:val="24"/>
        </w:rPr>
        <w:t>ger, and at the water’s surface.</w:t>
      </w:r>
      <w:r w:rsidR="00BF0A30">
        <w:rPr>
          <w:rFonts w:ascii="Times New Roman" w:hAnsi="Times New Roman" w:cs="Times New Roman"/>
          <w:sz w:val="24"/>
          <w:szCs w:val="24"/>
        </w:rPr>
        <w:t xml:space="preserve"> </w:t>
      </w:r>
      <w:r w:rsidRPr="002703D6">
        <w:rPr>
          <w:rFonts w:ascii="Times New Roman" w:hAnsi="Times New Roman" w:cs="Times New Roman"/>
          <w:sz w:val="24"/>
          <w:szCs w:val="24"/>
        </w:rPr>
        <w:t>Net pens were cleared of any debris or buildup twice weekly, but were otherwise left undisturbed</w:t>
      </w:r>
      <w:r w:rsidR="00F207D3">
        <w:rPr>
          <w:rFonts w:ascii="Times New Roman" w:hAnsi="Times New Roman" w:cs="Times New Roman"/>
          <w:sz w:val="24"/>
          <w:szCs w:val="24"/>
        </w:rPr>
        <w:t xml:space="preserve">. </w:t>
      </w:r>
      <w:r w:rsidR="009362EE">
        <w:rPr>
          <w:rFonts w:ascii="Times New Roman" w:hAnsi="Times New Roman" w:cs="Times New Roman"/>
          <w:sz w:val="24"/>
          <w:szCs w:val="24"/>
        </w:rPr>
        <w:t>Logger</w:t>
      </w:r>
      <w:r w:rsidR="00F207D3">
        <w:rPr>
          <w:rFonts w:ascii="Times New Roman" w:hAnsi="Times New Roman" w:cs="Times New Roman"/>
          <w:sz w:val="24"/>
          <w:szCs w:val="24"/>
        </w:rPr>
        <w:t xml:space="preserve">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 </w:t>
      </w:r>
    </w:p>
    <w:p w14:paraId="4AA7BC7A" w14:textId="77777777" w:rsidR="002703D6" w:rsidRDefault="002703D6" w:rsidP="00212C7A">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0D9C3F89" w14:textId="3A6FDE66" w:rsidR="00D66F3D" w:rsidRDefault="00801627" w:rsidP="00212C7A">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11005">
        <w:rPr>
          <w:rFonts w:ascii="Times New Roman" w:hAnsi="Times New Roman" w:cs="Times New Roman"/>
          <w:i/>
          <w:sz w:val="24"/>
          <w:szCs w:val="24"/>
        </w:rPr>
        <w:t>variation in temperature and oxygen</w:t>
      </w:r>
    </w:p>
    <w:p w14:paraId="4C9EDA7D" w14:textId="6219F4C4" w:rsidR="00D66F3D" w:rsidRDefault="00D66F3D"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First, </w:t>
      </w:r>
      <w:r w:rsidR="003D37D9">
        <w:rPr>
          <w:rFonts w:ascii="Times New Roman" w:hAnsi="Times New Roman" w:cs="Times New Roman"/>
          <w:sz w:val="24"/>
          <w:szCs w:val="24"/>
        </w:rPr>
        <w:t>we reviewed data from the</w:t>
      </w:r>
      <w:r w:rsidR="00C5615B">
        <w:rPr>
          <w:rFonts w:ascii="Times New Roman" w:hAnsi="Times New Roman" w:cs="Times New Roman"/>
          <w:sz w:val="24"/>
          <w:szCs w:val="24"/>
        </w:rPr>
        <w:t xml:space="preserve"> logger arrays</w:t>
      </w:r>
      <w:r w:rsidR="00611005">
        <w:rPr>
          <w:rFonts w:ascii="Times New Roman" w:hAnsi="Times New Roman" w:cs="Times New Roman"/>
          <w:sz w:val="24"/>
          <w:szCs w:val="24"/>
        </w:rPr>
        <w:t xml:space="preserve"> to remove any </w:t>
      </w:r>
      <w:r w:rsidR="00674631">
        <w:rPr>
          <w:rFonts w:ascii="Times New Roman" w:hAnsi="Times New Roman" w:cs="Times New Roman"/>
          <w:sz w:val="24"/>
          <w:szCs w:val="24"/>
        </w:rPr>
        <w:t>outliers.</w:t>
      </w:r>
      <w:r w:rsidR="004D6025">
        <w:rPr>
          <w:rFonts w:ascii="Times New Roman" w:hAnsi="Times New Roman" w:cs="Times New Roman"/>
          <w:sz w:val="24"/>
          <w:szCs w:val="24"/>
        </w:rPr>
        <w:t xml:space="preserve"> </w:t>
      </w:r>
      <w:r>
        <w:rPr>
          <w:rFonts w:ascii="Times New Roman" w:hAnsi="Times New Roman" w:cs="Times New Roman"/>
          <w:sz w:val="24"/>
          <w:szCs w:val="24"/>
        </w:rPr>
        <w:t xml:space="preserve">We then pooled all array data from the summers of 2020 and 2021. </w:t>
      </w:r>
      <w:r w:rsidR="00215A1B">
        <w:rPr>
          <w:rFonts w:ascii="Times New Roman" w:hAnsi="Times New Roman" w:cs="Times New Roman"/>
          <w:sz w:val="24"/>
          <w:szCs w:val="24"/>
        </w:rPr>
        <w:t>Across all alcoves</w:t>
      </w:r>
      <w:r>
        <w:rPr>
          <w:rFonts w:ascii="Times New Roman" w:hAnsi="Times New Roman" w:cs="Times New Roman"/>
          <w:sz w:val="24"/>
          <w:szCs w:val="24"/>
        </w:rPr>
        <w:t>, we roughly determined the best overlapping two-hour windows of minimum</w:t>
      </w:r>
      <w:r w:rsidR="00E12477">
        <w:rPr>
          <w:rFonts w:ascii="Times New Roman" w:hAnsi="Times New Roman" w:cs="Times New Roman"/>
          <w:sz w:val="24"/>
          <w:szCs w:val="24"/>
        </w:rPr>
        <w:t xml:space="preserve"> and maximum </w:t>
      </w:r>
      <w:r w:rsidR="009362EE">
        <w:rPr>
          <w:rFonts w:ascii="Times New Roman" w:hAnsi="Times New Roman" w:cs="Times New Roman"/>
          <w:sz w:val="24"/>
          <w:szCs w:val="24"/>
        </w:rPr>
        <w:t>DO</w:t>
      </w:r>
      <w:r w:rsidR="00FC4F3E">
        <w:rPr>
          <w:rFonts w:ascii="Times New Roman" w:hAnsi="Times New Roman" w:cs="Times New Roman"/>
          <w:sz w:val="24"/>
          <w:szCs w:val="24"/>
        </w:rPr>
        <w:t xml:space="preserve">; </w:t>
      </w:r>
      <w:r w:rsidR="00E12477">
        <w:rPr>
          <w:rFonts w:ascii="Times New Roman" w:hAnsi="Times New Roman" w:cs="Times New Roman"/>
          <w:sz w:val="24"/>
          <w:szCs w:val="24"/>
        </w:rPr>
        <w:t>~</w:t>
      </w:r>
      <w:r>
        <w:rPr>
          <w:rFonts w:ascii="Times New Roman" w:hAnsi="Times New Roman" w:cs="Times New Roman"/>
          <w:sz w:val="24"/>
          <w:szCs w:val="24"/>
        </w:rPr>
        <w:t xml:space="preserve">6:00-8:00 and ~18:00-20:00 respectively. </w:t>
      </w:r>
      <w:r w:rsidRPr="00D66F3D">
        <w:rPr>
          <w:rFonts w:ascii="Times New Roman" w:hAnsi="Times New Roman" w:cs="Times New Roman"/>
          <w:sz w:val="24"/>
          <w:szCs w:val="24"/>
        </w:rPr>
        <w:t xml:space="preserve">To characterize trade-offs between temperature and </w:t>
      </w:r>
      <w:r w:rsidR="00152275">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sidR="00E12477">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 To account for ra</w:t>
      </w:r>
      <w:r w:rsidR="00E12477">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sidR="005E6B9E">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sidR="00757170">
        <w:rPr>
          <w:rFonts w:ascii="Times New Roman" w:hAnsi="Times New Roman" w:cs="Times New Roman"/>
          <w:sz w:val="24"/>
          <w:szCs w:val="24"/>
        </w:rPr>
        <w:t xml:space="preserve">We also fit separate linear models to the data collected at our two focal alcoves, Blue Ruin and Norwood. All </w:t>
      </w:r>
      <w:r>
        <w:rPr>
          <w:rFonts w:ascii="Times New Roman" w:hAnsi="Times New Roman" w:cs="Times New Roman"/>
          <w:sz w:val="24"/>
          <w:szCs w:val="24"/>
        </w:rPr>
        <w:t>model</w:t>
      </w:r>
      <w:r w:rsidR="00757170">
        <w:rPr>
          <w:rFonts w:ascii="Times New Roman" w:hAnsi="Times New Roman" w:cs="Times New Roman"/>
          <w:sz w:val="24"/>
          <w:szCs w:val="24"/>
        </w:rPr>
        <w:t>s</w:t>
      </w:r>
      <w:r>
        <w:rPr>
          <w:rFonts w:ascii="Times New Roman" w:hAnsi="Times New Roman" w:cs="Times New Roman"/>
          <w:sz w:val="24"/>
          <w:szCs w:val="24"/>
        </w:rPr>
        <w:t xml:space="preserve"> </w:t>
      </w:r>
      <w:r w:rsidR="00757170">
        <w:rPr>
          <w:rFonts w:ascii="Times New Roman" w:hAnsi="Times New Roman" w:cs="Times New Roman"/>
          <w:sz w:val="24"/>
          <w:szCs w:val="24"/>
        </w:rPr>
        <w:t xml:space="preserve">were </w:t>
      </w:r>
      <w:r>
        <w:rPr>
          <w:rFonts w:ascii="Times New Roman" w:hAnsi="Times New Roman" w:cs="Times New Roman"/>
          <w:sz w:val="24"/>
          <w:szCs w:val="24"/>
        </w:rPr>
        <w:t>fit</w:t>
      </w:r>
      <w:r w:rsidRPr="00D66F3D">
        <w:rPr>
          <w:rFonts w:ascii="Times New Roman" w:hAnsi="Times New Roman" w:cs="Times New Roman"/>
          <w:sz w:val="24"/>
          <w:szCs w:val="24"/>
        </w:rPr>
        <w:t xml:space="preserve"> using the lme4 package (Bates et al., 2014).</w:t>
      </w:r>
      <w:r w:rsidR="00930EBD">
        <w:rPr>
          <w:rFonts w:ascii="Times New Roman" w:hAnsi="Times New Roman" w:cs="Times New Roman"/>
          <w:sz w:val="24"/>
          <w:szCs w:val="24"/>
        </w:rPr>
        <w:t xml:space="preserve"> </w:t>
      </w:r>
    </w:p>
    <w:p w14:paraId="20317E74" w14:textId="77777777" w:rsidR="005E6B9E" w:rsidRDefault="00E12477" w:rsidP="00212C7A">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1CA3619C" w14:textId="6390AAE2" w:rsidR="005E6B9E" w:rsidRPr="006A576C" w:rsidRDefault="00242689" w:rsidP="00212C7A">
      <w:pPr>
        <w:spacing w:line="480" w:lineRule="auto"/>
        <w:rPr>
          <w:rFonts w:ascii="Times New Roman" w:hAnsi="Times New Roman" w:cs="Times New Roman"/>
          <w:sz w:val="24"/>
          <w:szCs w:val="24"/>
        </w:rPr>
      </w:pPr>
      <w:r>
        <w:rPr>
          <w:rFonts w:ascii="Times New Roman" w:hAnsi="Times New Roman" w:cs="Times New Roman"/>
          <w:sz w:val="24"/>
          <w:szCs w:val="24"/>
        </w:rPr>
        <w:t>W</w:t>
      </w:r>
      <w:r w:rsidR="00032B51">
        <w:rPr>
          <w:rFonts w:ascii="Times New Roman" w:hAnsi="Times New Roman" w:cs="Times New Roman"/>
          <w:sz w:val="24"/>
          <w:szCs w:val="24"/>
        </w:rPr>
        <w:t xml:space="preserve">e used </w:t>
      </w:r>
      <w:r w:rsidR="007C3E64">
        <w:rPr>
          <w:rFonts w:ascii="Times New Roman" w:hAnsi="Times New Roman" w:cs="Times New Roman"/>
          <w:sz w:val="24"/>
          <w:szCs w:val="24"/>
        </w:rPr>
        <w:t>the</w:t>
      </w:r>
      <w:r w:rsidR="00032B51">
        <w:rPr>
          <w:rFonts w:ascii="Times New Roman" w:hAnsi="Times New Roman" w:cs="Times New Roman"/>
          <w:sz w:val="24"/>
          <w:szCs w:val="24"/>
        </w:rPr>
        <w:t xml:space="preserve"> temperature and oxygen data</w:t>
      </w:r>
      <w:r w:rsidR="007C3E64">
        <w:rPr>
          <w:rFonts w:ascii="Times New Roman" w:hAnsi="Times New Roman" w:cs="Times New Roman"/>
          <w:sz w:val="24"/>
          <w:szCs w:val="24"/>
        </w:rPr>
        <w:t xml:space="preserve"> from the </w:t>
      </w:r>
      <w:r w:rsidR="003D37D9">
        <w:rPr>
          <w:rFonts w:ascii="Times New Roman" w:hAnsi="Times New Roman" w:cs="Times New Roman"/>
          <w:sz w:val="24"/>
          <w:szCs w:val="24"/>
        </w:rPr>
        <w:t xml:space="preserve">2021 </w:t>
      </w:r>
      <w:r w:rsidR="005E6B9E">
        <w:rPr>
          <w:rFonts w:ascii="Times New Roman" w:hAnsi="Times New Roman" w:cs="Times New Roman"/>
          <w:sz w:val="24"/>
          <w:szCs w:val="24"/>
        </w:rPr>
        <w:t xml:space="preserve">Blue Ruin </w:t>
      </w:r>
      <w:r w:rsidR="007C3E64">
        <w:rPr>
          <w:rFonts w:ascii="Times New Roman" w:hAnsi="Times New Roman" w:cs="Times New Roman"/>
          <w:sz w:val="24"/>
          <w:szCs w:val="24"/>
        </w:rPr>
        <w:t>site-4 net</w:t>
      </w:r>
      <w:r w:rsidR="00CC4439">
        <w:rPr>
          <w:rFonts w:ascii="Times New Roman" w:hAnsi="Times New Roman" w:cs="Times New Roman"/>
          <w:sz w:val="24"/>
          <w:szCs w:val="24"/>
        </w:rPr>
        <w:t xml:space="preserve"> </w:t>
      </w:r>
      <w:r w:rsidR="007C3E64">
        <w:rPr>
          <w:rFonts w:ascii="Times New Roman" w:hAnsi="Times New Roman" w:cs="Times New Roman"/>
          <w:sz w:val="24"/>
          <w:szCs w:val="24"/>
        </w:rPr>
        <w:t>pen array</w:t>
      </w:r>
      <w:r w:rsidR="00032B51">
        <w:rPr>
          <w:rFonts w:ascii="Times New Roman" w:hAnsi="Times New Roman" w:cs="Times New Roman"/>
          <w:sz w:val="24"/>
          <w:szCs w:val="24"/>
        </w:rPr>
        <w:t xml:space="preserve"> to simulate how </w:t>
      </w:r>
      <w:r w:rsidR="0019350F">
        <w:rPr>
          <w:rFonts w:ascii="Times New Roman" w:hAnsi="Times New Roman" w:cs="Times New Roman"/>
          <w:sz w:val="24"/>
          <w:szCs w:val="24"/>
        </w:rPr>
        <w:t xml:space="preserve">hypothesized fish depth </w:t>
      </w:r>
      <w:r w:rsidR="007E4655">
        <w:rPr>
          <w:rFonts w:ascii="Times New Roman" w:hAnsi="Times New Roman" w:cs="Times New Roman"/>
          <w:sz w:val="24"/>
          <w:szCs w:val="24"/>
        </w:rPr>
        <w:t>should change over a 24-</w:t>
      </w:r>
      <w:r w:rsidR="00032B51" w:rsidRPr="00334360">
        <w:rPr>
          <w:rFonts w:ascii="Times New Roman" w:hAnsi="Times New Roman" w:cs="Times New Roman"/>
          <w:sz w:val="24"/>
          <w:szCs w:val="24"/>
        </w:rPr>
        <w:t>hour cycle under three different strategies</w:t>
      </w:r>
      <w:r w:rsidR="00032B51">
        <w:rPr>
          <w:rFonts w:ascii="Times New Roman" w:hAnsi="Times New Roman" w:cs="Times New Roman"/>
          <w:sz w:val="24"/>
          <w:szCs w:val="24"/>
        </w:rPr>
        <w:t>; a fish that tracks preferred dissolved oxygen</w:t>
      </w:r>
      <w:r w:rsidR="00A57C90">
        <w:rPr>
          <w:rFonts w:ascii="Times New Roman" w:hAnsi="Times New Roman" w:cs="Times New Roman"/>
          <w:sz w:val="24"/>
          <w:szCs w:val="24"/>
        </w:rPr>
        <w:t xml:space="preserve"> (DO</w:t>
      </w:r>
      <w:r w:rsidR="00A57C90" w:rsidRPr="00A57C90">
        <w:rPr>
          <w:rFonts w:ascii="Times New Roman" w:hAnsi="Times New Roman" w:cs="Times New Roman"/>
          <w:sz w:val="24"/>
          <w:szCs w:val="24"/>
          <w:vertAlign w:val="subscript"/>
        </w:rPr>
        <w:t>max</w:t>
      </w:r>
      <w:r w:rsidR="00A57C90">
        <w:rPr>
          <w:rFonts w:ascii="Times New Roman" w:hAnsi="Times New Roman" w:cs="Times New Roman"/>
          <w:sz w:val="24"/>
          <w:szCs w:val="24"/>
        </w:rPr>
        <w:t>)</w:t>
      </w:r>
      <w:r w:rsidR="00032B51">
        <w:rPr>
          <w:rFonts w:ascii="Times New Roman" w:hAnsi="Times New Roman" w:cs="Times New Roman"/>
          <w:sz w:val="24"/>
          <w:szCs w:val="24"/>
        </w:rPr>
        <w:t>, a fish that tracks preferred temperature</w:t>
      </w:r>
      <w:r w:rsidR="00A57C90">
        <w:rPr>
          <w:rFonts w:ascii="Times New Roman" w:hAnsi="Times New Roman" w:cs="Times New Roman"/>
          <w:sz w:val="24"/>
          <w:szCs w:val="24"/>
        </w:rPr>
        <w:t xml:space="preserve"> (T</w:t>
      </w:r>
      <w:r w:rsidR="00A57C90" w:rsidRPr="00A57C90">
        <w:rPr>
          <w:rFonts w:ascii="Times New Roman" w:hAnsi="Times New Roman" w:cs="Times New Roman"/>
          <w:sz w:val="24"/>
          <w:szCs w:val="24"/>
          <w:vertAlign w:val="subscript"/>
        </w:rPr>
        <w:t>min</w:t>
      </w:r>
      <w:r w:rsidR="00A57C90">
        <w:rPr>
          <w:rFonts w:ascii="Times New Roman" w:hAnsi="Times New Roman" w:cs="Times New Roman"/>
          <w:sz w:val="24"/>
          <w:szCs w:val="24"/>
        </w:rPr>
        <w:t>)</w:t>
      </w:r>
      <w:r w:rsidR="00032B51">
        <w:rPr>
          <w:rFonts w:ascii="Times New Roman" w:hAnsi="Times New Roman" w:cs="Times New Roman"/>
          <w:sz w:val="24"/>
          <w:szCs w:val="24"/>
        </w:rPr>
        <w:t>, and a fish that tracks both temperature and oxygen concurrently</w:t>
      </w:r>
      <w:r w:rsidR="00A57C90">
        <w:rPr>
          <w:rFonts w:ascii="Times New Roman" w:hAnsi="Times New Roman" w:cs="Times New Roman"/>
          <w:sz w:val="24"/>
          <w:szCs w:val="24"/>
        </w:rPr>
        <w:t xml:space="preserve"> (TDO</w:t>
      </w:r>
      <w:r w:rsidR="00A57C90" w:rsidRPr="00A57C90">
        <w:rPr>
          <w:rFonts w:ascii="Times New Roman" w:hAnsi="Times New Roman" w:cs="Times New Roman"/>
          <w:sz w:val="24"/>
          <w:szCs w:val="24"/>
          <w:vertAlign w:val="subscript"/>
        </w:rPr>
        <w:t>opt</w:t>
      </w:r>
      <w:r w:rsidR="00A57C90">
        <w:rPr>
          <w:rFonts w:ascii="Times New Roman" w:hAnsi="Times New Roman" w:cs="Times New Roman"/>
          <w:sz w:val="24"/>
          <w:szCs w:val="24"/>
        </w:rPr>
        <w:t>)</w:t>
      </w:r>
      <w:r w:rsidR="00032B51">
        <w:rPr>
          <w:rFonts w:ascii="Times New Roman" w:hAnsi="Times New Roman" w:cs="Times New Roman"/>
          <w:sz w:val="24"/>
          <w:szCs w:val="24"/>
        </w:rPr>
        <w:t xml:space="preserve">. </w:t>
      </w:r>
      <w:r w:rsidR="005E6B9E">
        <w:rPr>
          <w:rFonts w:ascii="Times New Roman" w:hAnsi="Times New Roman" w:cs="Times New Roman"/>
          <w:sz w:val="24"/>
          <w:szCs w:val="24"/>
        </w:rPr>
        <w:t>Two of the dissolved oxygen and temperature loggers at the site-4 net pen array (loggers at 1.55m and 0.5m depth)</w:t>
      </w:r>
      <w:r w:rsidR="006B7FF5">
        <w:rPr>
          <w:rFonts w:ascii="Times New Roman" w:hAnsi="Times New Roman" w:cs="Times New Roman"/>
          <w:sz w:val="24"/>
          <w:szCs w:val="24"/>
        </w:rPr>
        <w:t xml:space="preserve"> </w:t>
      </w:r>
      <w:r w:rsidR="005E6B9E">
        <w:rPr>
          <w:rFonts w:ascii="Times New Roman" w:hAnsi="Times New Roman" w:cs="Times New Roman"/>
          <w:sz w:val="24"/>
          <w:szCs w:val="24"/>
        </w:rPr>
        <w:t xml:space="preserve">became fouled with algae during the study and frequently recorded excessively high and low </w:t>
      </w:r>
      <w:r w:rsidR="006B7FF5">
        <w:rPr>
          <w:rFonts w:ascii="Times New Roman" w:hAnsi="Times New Roman" w:cs="Times New Roman"/>
          <w:sz w:val="24"/>
          <w:szCs w:val="24"/>
        </w:rPr>
        <w:t>DO</w:t>
      </w:r>
      <w:r w:rsidR="005E6B9E">
        <w:rPr>
          <w:rFonts w:ascii="Times New Roman" w:hAnsi="Times New Roman" w:cs="Times New Roman"/>
          <w:sz w:val="24"/>
          <w:szCs w:val="24"/>
        </w:rPr>
        <w:t xml:space="preserve"> concentrations (despite weekly cleaning of the sensors). The site-5 logger array</w:t>
      </w:r>
      <w:r w:rsidR="00C94CD1">
        <w:rPr>
          <w:rFonts w:ascii="Times New Roman" w:hAnsi="Times New Roman" w:cs="Times New Roman"/>
          <w:sz w:val="24"/>
          <w:szCs w:val="24"/>
        </w:rPr>
        <w:t xml:space="preserve"> (closest to the terminus of the alcove</w:t>
      </w:r>
      <w:r w:rsidR="00757170">
        <w:rPr>
          <w:rFonts w:ascii="Times New Roman" w:hAnsi="Times New Roman" w:cs="Times New Roman"/>
          <w:sz w:val="24"/>
          <w:szCs w:val="24"/>
        </w:rPr>
        <w:t>; Supplemental Figure 1</w:t>
      </w:r>
      <w:r w:rsidR="00C94CD1">
        <w:rPr>
          <w:rFonts w:ascii="Times New Roman" w:hAnsi="Times New Roman" w:cs="Times New Roman"/>
          <w:sz w:val="24"/>
          <w:szCs w:val="24"/>
        </w:rPr>
        <w:t>)</w:t>
      </w:r>
      <w:r w:rsidR="005E6B9E">
        <w:rPr>
          <w:rFonts w:ascii="Times New Roman" w:hAnsi="Times New Roman" w:cs="Times New Roman"/>
          <w:sz w:val="24"/>
          <w:szCs w:val="24"/>
        </w:rPr>
        <w:t xml:space="preserve">, however, was within 10m of the site-4 net pen array and </w:t>
      </w:r>
      <w:commentRangeStart w:id="6"/>
      <w:r w:rsidR="005E6B9E">
        <w:rPr>
          <w:rFonts w:ascii="Times New Roman" w:hAnsi="Times New Roman" w:cs="Times New Roman"/>
          <w:sz w:val="24"/>
          <w:szCs w:val="24"/>
        </w:rPr>
        <w:t xml:space="preserve">comparison of logger data </w:t>
      </w:r>
      <w:commentRangeEnd w:id="6"/>
      <w:r w:rsidR="005E6B9E">
        <w:rPr>
          <w:rStyle w:val="CommentReference"/>
        </w:rPr>
        <w:commentReference w:id="6"/>
      </w:r>
      <w:r w:rsidR="005E6B9E">
        <w:rPr>
          <w:rFonts w:ascii="Times New Roman" w:hAnsi="Times New Roman" w:cs="Times New Roman"/>
          <w:sz w:val="24"/>
          <w:szCs w:val="24"/>
        </w:rPr>
        <w:t>between these two sites, as well as profile data from both locations, showed that recordings of temperature and oxygen were quite comparable throughout the vertical profile</w:t>
      </w:r>
      <w:r w:rsidR="0045197F">
        <w:rPr>
          <w:rFonts w:ascii="Times New Roman" w:hAnsi="Times New Roman" w:cs="Times New Roman"/>
          <w:sz w:val="24"/>
          <w:szCs w:val="24"/>
        </w:rPr>
        <w:t xml:space="preserve"> (</w:t>
      </w:r>
      <w:r w:rsidR="00106B76">
        <w:rPr>
          <w:rFonts w:ascii="Times New Roman" w:hAnsi="Times New Roman" w:cs="Times New Roman"/>
          <w:sz w:val="24"/>
          <w:szCs w:val="24"/>
        </w:rPr>
        <w:t xml:space="preserve">depth and time-matched </w:t>
      </w:r>
      <w:r w:rsidR="00757170">
        <w:rPr>
          <w:rFonts w:ascii="Times New Roman" w:hAnsi="Times New Roman" w:cs="Times New Roman"/>
          <w:sz w:val="24"/>
          <w:szCs w:val="24"/>
        </w:rPr>
        <w:t>DO</w:t>
      </w:r>
      <w:r w:rsidR="0045197F">
        <w:rPr>
          <w:rFonts w:ascii="Times New Roman" w:hAnsi="Times New Roman" w:cs="Times New Roman"/>
          <w:sz w:val="24"/>
          <w:szCs w:val="24"/>
        </w:rPr>
        <w:t xml:space="preserve"> measurements were within ≤ 0.3</w:t>
      </w:r>
      <w:r w:rsidR="0045197F" w:rsidRPr="0045197F">
        <w:rPr>
          <w:rFonts w:ascii="Times New Roman" w:hAnsi="Times New Roman" w:cs="Times New Roman"/>
          <w:sz w:val="24"/>
          <w:szCs w:val="24"/>
        </w:rPr>
        <w:t xml:space="preserve"> </w:t>
      </w:r>
      <w:r w:rsidR="0045197F">
        <w:rPr>
          <w:rFonts w:ascii="Times New Roman" w:hAnsi="Times New Roman" w:cs="Times New Roman"/>
          <w:sz w:val="24"/>
          <w:szCs w:val="24"/>
        </w:rPr>
        <w:t>mg•L</w:t>
      </w:r>
      <w:r w:rsidR="0045197F">
        <w:rPr>
          <w:rFonts w:ascii="Times New Roman" w:hAnsi="Times New Roman" w:cs="Times New Roman"/>
          <w:sz w:val="24"/>
          <w:szCs w:val="24"/>
          <w:vertAlign w:val="superscript"/>
        </w:rPr>
        <w:t>-1</w:t>
      </w:r>
      <w:r w:rsidR="0045197F">
        <w:rPr>
          <w:rFonts w:ascii="Times New Roman" w:hAnsi="Times New Roman" w:cs="Times New Roman"/>
          <w:sz w:val="24"/>
          <w:szCs w:val="24"/>
        </w:rPr>
        <w:t>)</w:t>
      </w:r>
      <w:r w:rsidR="005E6B9E">
        <w:rPr>
          <w:rFonts w:ascii="Times New Roman" w:hAnsi="Times New Roman" w:cs="Times New Roman"/>
          <w:sz w:val="24"/>
          <w:szCs w:val="24"/>
        </w:rPr>
        <w:t xml:space="preserve">. We opted to remove the </w:t>
      </w:r>
      <w:r w:rsidR="009362EE">
        <w:rPr>
          <w:rFonts w:ascii="Times New Roman" w:hAnsi="Times New Roman" w:cs="Times New Roman"/>
          <w:sz w:val="24"/>
          <w:szCs w:val="24"/>
        </w:rPr>
        <w:t>DO</w:t>
      </w:r>
      <w:r w:rsidR="005E6B9E">
        <w:rPr>
          <w:rFonts w:ascii="Times New Roman" w:hAnsi="Times New Roman" w:cs="Times New Roman"/>
          <w:sz w:val="24"/>
          <w:szCs w:val="24"/>
        </w:rPr>
        <w:t xml:space="preserve"> recordings from the two fouled loggers at the site-4 net pen array and</w:t>
      </w:r>
      <w:r w:rsidR="00FC4F3E">
        <w:rPr>
          <w:rFonts w:ascii="Times New Roman" w:hAnsi="Times New Roman" w:cs="Times New Roman"/>
          <w:sz w:val="24"/>
          <w:szCs w:val="24"/>
        </w:rPr>
        <w:t xml:space="preserve"> to</w:t>
      </w:r>
      <w:r w:rsidR="005E6B9E">
        <w:rPr>
          <w:rFonts w:ascii="Times New Roman" w:hAnsi="Times New Roman" w:cs="Times New Roman"/>
          <w:sz w:val="24"/>
          <w:szCs w:val="24"/>
        </w:rPr>
        <w:t xml:space="preserve"> incorporate the </w:t>
      </w:r>
      <w:r w:rsidR="009362EE">
        <w:rPr>
          <w:rFonts w:ascii="Times New Roman" w:hAnsi="Times New Roman" w:cs="Times New Roman"/>
          <w:sz w:val="24"/>
          <w:szCs w:val="24"/>
        </w:rPr>
        <w:t>DO</w:t>
      </w:r>
      <w:r w:rsidR="005E6B9E">
        <w:rPr>
          <w:rFonts w:ascii="Times New Roman" w:hAnsi="Times New Roman" w:cs="Times New Roman"/>
          <w:sz w:val="24"/>
          <w:szCs w:val="24"/>
        </w:rPr>
        <w:t xml:space="preserve"> data from the site-5 array recorded by the loggers at the closest aligning depths (loggers at 1.35 and 0.4m depth respectively). This new dataset was used for the depth selection simulation, to quantify fish </w:t>
      </w:r>
      <w:r w:rsidR="009362EE">
        <w:rPr>
          <w:rFonts w:ascii="Times New Roman" w:hAnsi="Times New Roman" w:cs="Times New Roman"/>
          <w:sz w:val="24"/>
          <w:szCs w:val="24"/>
        </w:rPr>
        <w:t xml:space="preserve">DO </w:t>
      </w:r>
      <w:r w:rsidR="005E6B9E">
        <w:rPr>
          <w:rFonts w:ascii="Times New Roman" w:hAnsi="Times New Roman" w:cs="Times New Roman"/>
          <w:sz w:val="24"/>
          <w:szCs w:val="24"/>
        </w:rPr>
        <w:t>selection from our enclosure study</w:t>
      </w:r>
      <w:r w:rsidR="003E310A">
        <w:rPr>
          <w:rFonts w:ascii="Times New Roman" w:hAnsi="Times New Roman" w:cs="Times New Roman"/>
          <w:sz w:val="24"/>
          <w:szCs w:val="24"/>
        </w:rPr>
        <w:t>, and for the habitat selection function</w:t>
      </w:r>
      <w:r w:rsidR="005E6B9E">
        <w:rPr>
          <w:rFonts w:ascii="Times New Roman" w:hAnsi="Times New Roman" w:cs="Times New Roman"/>
          <w:sz w:val="24"/>
          <w:szCs w:val="24"/>
        </w:rPr>
        <w:t>.</w:t>
      </w:r>
    </w:p>
    <w:p w14:paraId="1FE35086" w14:textId="7AB2F9C3" w:rsidR="001F15CA" w:rsidRDefault="0063234D" w:rsidP="00212C7A">
      <w:pPr>
        <w:spacing w:line="480" w:lineRule="auto"/>
        <w:rPr>
          <w:rFonts w:ascii="Times New Roman" w:hAnsi="Times New Roman" w:cs="Times New Roman"/>
          <w:sz w:val="24"/>
          <w:szCs w:val="24"/>
        </w:rPr>
      </w:pPr>
      <w:r>
        <w:rPr>
          <w:rFonts w:ascii="Times New Roman" w:hAnsi="Times New Roman" w:cs="Times New Roman"/>
          <w:sz w:val="24"/>
          <w:szCs w:val="24"/>
        </w:rPr>
        <w:t>We first selected a 24-hour period (July 29) that was representative of typical summertime conditions at this location. W</w:t>
      </w:r>
      <w:r w:rsidR="0087364A" w:rsidRPr="00334360">
        <w:rPr>
          <w:rFonts w:ascii="Times New Roman" w:hAnsi="Times New Roman" w:cs="Times New Roman"/>
          <w:sz w:val="24"/>
          <w:szCs w:val="24"/>
        </w:rPr>
        <w:t>e</w:t>
      </w:r>
      <w:r>
        <w:rPr>
          <w:rFonts w:ascii="Times New Roman" w:hAnsi="Times New Roman" w:cs="Times New Roman"/>
          <w:sz w:val="24"/>
          <w:szCs w:val="24"/>
        </w:rPr>
        <w:t xml:space="preserve"> then</w:t>
      </w:r>
      <w:r w:rsidR="0087364A" w:rsidRPr="00334360">
        <w:rPr>
          <w:rFonts w:ascii="Times New Roman" w:hAnsi="Times New Roman" w:cs="Times New Roman"/>
          <w:sz w:val="24"/>
          <w:szCs w:val="24"/>
        </w:rPr>
        <w:t xml:space="preserve"> interpolated between loggers to create</w:t>
      </w:r>
      <w:r w:rsidR="0087364A">
        <w:rPr>
          <w:rFonts w:ascii="Times New Roman" w:hAnsi="Times New Roman" w:cs="Times New Roman"/>
          <w:sz w:val="24"/>
          <w:szCs w:val="24"/>
        </w:rPr>
        <w:t xml:space="preserve"> a</w:t>
      </w:r>
      <w:r w:rsidR="0087364A" w:rsidRPr="00334360">
        <w:rPr>
          <w:rFonts w:ascii="Times New Roman" w:hAnsi="Times New Roman" w:cs="Times New Roman"/>
          <w:sz w:val="24"/>
          <w:szCs w:val="24"/>
        </w:rPr>
        <w:t xml:space="preserve"> more continuous prediction (</w:t>
      </w:r>
      <w:r w:rsidR="0087364A">
        <w:rPr>
          <w:rFonts w:ascii="Times New Roman" w:hAnsi="Times New Roman" w:cs="Times New Roman"/>
          <w:sz w:val="24"/>
          <w:szCs w:val="24"/>
        </w:rPr>
        <w:t xml:space="preserve">i.e. </w:t>
      </w:r>
      <w:r w:rsidR="0087364A" w:rsidRPr="00334360">
        <w:rPr>
          <w:rFonts w:ascii="Times New Roman" w:hAnsi="Times New Roman" w:cs="Times New Roman"/>
          <w:sz w:val="24"/>
          <w:szCs w:val="24"/>
        </w:rPr>
        <w:t>finer resolution)</w:t>
      </w:r>
      <w:r w:rsidR="0087364A">
        <w:rPr>
          <w:rFonts w:ascii="Times New Roman" w:hAnsi="Times New Roman" w:cs="Times New Roman"/>
          <w:sz w:val="24"/>
          <w:szCs w:val="24"/>
        </w:rPr>
        <w:t xml:space="preserve"> of estimated temperatures set at every 0.2m and spanning the entire </w:t>
      </w:r>
      <w:r w:rsidR="006B7FF5">
        <w:rPr>
          <w:rFonts w:ascii="Times New Roman" w:hAnsi="Times New Roman" w:cs="Times New Roman"/>
          <w:sz w:val="24"/>
          <w:szCs w:val="24"/>
        </w:rPr>
        <w:t xml:space="preserve">depth of the </w:t>
      </w:r>
      <w:r w:rsidR="0087364A">
        <w:rPr>
          <w:rFonts w:ascii="Times New Roman" w:hAnsi="Times New Roman" w:cs="Times New Roman"/>
          <w:sz w:val="24"/>
          <w:szCs w:val="24"/>
        </w:rPr>
        <w:t>water column</w:t>
      </w:r>
      <w:r w:rsidR="0087364A" w:rsidRPr="00334360">
        <w:rPr>
          <w:rFonts w:ascii="Times New Roman" w:hAnsi="Times New Roman" w:cs="Times New Roman"/>
          <w:sz w:val="24"/>
          <w:szCs w:val="24"/>
        </w:rPr>
        <w:t>.</w:t>
      </w:r>
      <w:r w:rsidR="00776CDB">
        <w:rPr>
          <w:rFonts w:ascii="Times New Roman" w:hAnsi="Times New Roman" w:cs="Times New Roman"/>
          <w:sz w:val="24"/>
          <w:szCs w:val="24"/>
        </w:rPr>
        <w:t xml:space="preserve"> Estimates were calculated using a modified slope equation:</w:t>
      </w:r>
    </w:p>
    <w:p w14:paraId="6E94E68A" w14:textId="51914F3F" w:rsidR="001F15CA" w:rsidRPr="005068C0" w:rsidRDefault="00776CDB" w:rsidP="00212C7A">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m:oMathPara>
    </w:p>
    <w:p w14:paraId="615D2F5F" w14:textId="0D2CF532" w:rsidR="001F15CA" w:rsidRDefault="001F15CA" w:rsidP="00212C7A">
      <w:p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x</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these bounding sensors. This same equation was used to estimate </w:t>
      </w:r>
      <w:r w:rsidR="00757170">
        <w:rPr>
          <w:rFonts w:ascii="Times New Roman" w:eastAsiaTheme="minorEastAsia" w:hAnsi="Times New Roman" w:cs="Times New Roman"/>
          <w:sz w:val="24"/>
          <w:szCs w:val="24"/>
        </w:rPr>
        <w:t>DO</w:t>
      </w:r>
      <w:r>
        <w:rPr>
          <w:rFonts w:ascii="Times New Roman" w:eastAsiaTheme="minorEastAsia" w:hAnsi="Times New Roman" w:cs="Times New Roman"/>
          <w:sz w:val="24"/>
          <w:szCs w:val="24"/>
        </w:rPr>
        <w:t xml:space="preserve"> per each depth, using oxygen recorded at the bounding sensors</w:t>
      </w:r>
      <w:r w:rsidR="00427374">
        <w:rPr>
          <w:rFonts w:ascii="Times New Roman" w:eastAsiaTheme="minorEastAsia" w:hAnsi="Times New Roman" w:cs="Times New Roman"/>
          <w:sz w:val="24"/>
          <w:szCs w:val="24"/>
        </w:rPr>
        <w:t xml:space="preserve"> rather than temperature</w:t>
      </w:r>
      <w:r>
        <w:rPr>
          <w:rFonts w:ascii="Times New Roman" w:eastAsiaTheme="minorEastAsia" w:hAnsi="Times New Roman" w:cs="Times New Roman"/>
          <w:sz w:val="24"/>
          <w:szCs w:val="24"/>
        </w:rPr>
        <w:t xml:space="preserve">. </w:t>
      </w:r>
    </w:p>
    <w:p w14:paraId="4EEF3770" w14:textId="47D82EF2" w:rsidR="00F645DF" w:rsidRDefault="0087364A"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To produce </w:t>
      </w:r>
      <w:r w:rsidR="00242689">
        <w:rPr>
          <w:rFonts w:ascii="Times New Roman" w:hAnsi="Times New Roman" w:cs="Times New Roman"/>
          <w:sz w:val="24"/>
          <w:szCs w:val="24"/>
        </w:rPr>
        <w:t xml:space="preserve">simulated </w:t>
      </w:r>
      <w:r>
        <w:rPr>
          <w:rFonts w:ascii="Times New Roman" w:hAnsi="Times New Roman" w:cs="Times New Roman"/>
          <w:sz w:val="24"/>
          <w:szCs w:val="24"/>
        </w:rPr>
        <w:t>responses to these habitat conditions,</w:t>
      </w:r>
      <w:r w:rsidR="0061070C">
        <w:rPr>
          <w:rFonts w:ascii="Times New Roman" w:hAnsi="Times New Roman" w:cs="Times New Roman"/>
          <w:sz w:val="24"/>
          <w:szCs w:val="24"/>
        </w:rPr>
        <w:t xml:space="preserve"> we </w:t>
      </w:r>
      <w:r w:rsidR="00242689">
        <w:rPr>
          <w:rFonts w:ascii="Times New Roman" w:hAnsi="Times New Roman" w:cs="Times New Roman"/>
          <w:sz w:val="24"/>
          <w:szCs w:val="24"/>
        </w:rPr>
        <w:t xml:space="preserve">first </w:t>
      </w:r>
      <w:r w:rsidR="0061070C">
        <w:rPr>
          <w:rFonts w:ascii="Times New Roman" w:hAnsi="Times New Roman" w:cs="Times New Roman"/>
          <w:sz w:val="24"/>
          <w:szCs w:val="24"/>
        </w:rPr>
        <w:t>created</w:t>
      </w:r>
      <w:r>
        <w:rPr>
          <w:rFonts w:ascii="Times New Roman" w:hAnsi="Times New Roman" w:cs="Times New Roman"/>
          <w:sz w:val="24"/>
          <w:szCs w:val="24"/>
        </w:rPr>
        <w:t xml:space="preserve"> habitat ind</w:t>
      </w:r>
      <w:r w:rsidR="0061070C">
        <w:rPr>
          <w:rFonts w:ascii="Times New Roman" w:hAnsi="Times New Roman" w:cs="Times New Roman"/>
          <w:sz w:val="24"/>
          <w:szCs w:val="24"/>
        </w:rPr>
        <w:t>ices</w:t>
      </w:r>
      <w:r>
        <w:rPr>
          <w:rFonts w:ascii="Times New Roman" w:hAnsi="Times New Roman" w:cs="Times New Roman"/>
          <w:sz w:val="24"/>
          <w:szCs w:val="24"/>
        </w:rPr>
        <w:t xml:space="preserve"> for</w:t>
      </w:r>
      <w:r w:rsidR="00653203">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A57C90">
        <w:rPr>
          <w:rFonts w:ascii="Times New Roman" w:hAnsi="Times New Roman" w:cs="Times New Roman"/>
          <w:sz w:val="24"/>
          <w:szCs w:val="24"/>
        </w:rPr>
        <w:t>T</w:t>
      </w:r>
      <w:r w:rsidR="00A57C90" w:rsidRPr="00A57C90">
        <w:rPr>
          <w:rFonts w:ascii="Times New Roman" w:hAnsi="Times New Roman" w:cs="Times New Roman"/>
          <w:sz w:val="24"/>
          <w:szCs w:val="24"/>
          <w:vertAlign w:val="subscript"/>
        </w:rPr>
        <w:t>min</w:t>
      </w:r>
      <w:r w:rsidR="00A57C90">
        <w:rPr>
          <w:rFonts w:ascii="Times New Roman" w:hAnsi="Times New Roman" w:cs="Times New Roman"/>
          <w:sz w:val="24"/>
          <w:szCs w:val="24"/>
        </w:rPr>
        <w:t xml:space="preserve"> and DO</w:t>
      </w:r>
      <w:r w:rsidR="00A57C90" w:rsidRPr="00A57C90">
        <w:rPr>
          <w:rFonts w:ascii="Times New Roman" w:hAnsi="Times New Roman" w:cs="Times New Roman"/>
          <w:sz w:val="24"/>
          <w:szCs w:val="24"/>
          <w:vertAlign w:val="subscript"/>
        </w:rPr>
        <w:t>max</w:t>
      </w:r>
      <w:r w:rsidR="00A57C90">
        <w:rPr>
          <w:rFonts w:ascii="Times New Roman" w:hAnsi="Times New Roman" w:cs="Times New Roman"/>
          <w:sz w:val="24"/>
          <w:szCs w:val="24"/>
        </w:rPr>
        <w:t xml:space="preserve"> strategies</w:t>
      </w:r>
      <w:r w:rsidR="00653203">
        <w:rPr>
          <w:rFonts w:ascii="Times New Roman" w:hAnsi="Times New Roman" w:cs="Times New Roman"/>
          <w:sz w:val="24"/>
          <w:szCs w:val="24"/>
        </w:rPr>
        <w:t xml:space="preserve">, </w:t>
      </w:r>
      <w:r w:rsidR="00CC4439">
        <w:rPr>
          <w:rFonts w:ascii="Times New Roman" w:hAnsi="Times New Roman" w:cs="Times New Roman"/>
          <w:sz w:val="24"/>
          <w:szCs w:val="24"/>
        </w:rPr>
        <w:t xml:space="preserve">our approach </w:t>
      </w:r>
      <w:r w:rsidR="00242689">
        <w:rPr>
          <w:rFonts w:ascii="Times New Roman" w:hAnsi="Times New Roman" w:cs="Times New Roman"/>
          <w:sz w:val="24"/>
          <w:szCs w:val="24"/>
        </w:rPr>
        <w:t xml:space="preserve">loosely </w:t>
      </w:r>
      <w:r w:rsidR="00CC4439">
        <w:rPr>
          <w:rFonts w:ascii="Times New Roman" w:hAnsi="Times New Roman" w:cs="Times New Roman"/>
          <w:sz w:val="24"/>
          <w:szCs w:val="24"/>
        </w:rPr>
        <w:t>follows methods detailed in Sullivan et al. (2003).</w:t>
      </w:r>
      <w:r w:rsidR="00FC0D5C" w:rsidRPr="00FC0D5C">
        <w:rPr>
          <w:rFonts w:ascii="Times New Roman" w:hAnsi="Times New Roman" w:cs="Times New Roman"/>
          <w:sz w:val="24"/>
          <w:szCs w:val="24"/>
        </w:rPr>
        <w:t xml:space="preserve"> </w:t>
      </w:r>
      <w:r w:rsidR="0063234D">
        <w:rPr>
          <w:rFonts w:ascii="Times New Roman" w:hAnsi="Times New Roman" w:cs="Times New Roman"/>
          <w:sz w:val="24"/>
          <w:szCs w:val="24"/>
        </w:rPr>
        <w:t>First, t</w:t>
      </w:r>
      <w:r w:rsidR="007C3E64">
        <w:rPr>
          <w:rFonts w:ascii="Times New Roman" w:hAnsi="Times New Roman" w:cs="Times New Roman"/>
          <w:sz w:val="24"/>
          <w:szCs w:val="24"/>
        </w:rPr>
        <w:t xml:space="preserve">he highest </w:t>
      </w:r>
      <w:r w:rsidR="0063234D">
        <w:rPr>
          <w:rFonts w:ascii="Times New Roman" w:hAnsi="Times New Roman" w:cs="Times New Roman"/>
          <w:sz w:val="24"/>
          <w:szCs w:val="24"/>
        </w:rPr>
        <w:t xml:space="preserve">and lowest </w:t>
      </w:r>
      <w:r w:rsidR="00757170">
        <w:rPr>
          <w:rFonts w:ascii="Times New Roman" w:hAnsi="Times New Roman" w:cs="Times New Roman"/>
          <w:sz w:val="24"/>
          <w:szCs w:val="24"/>
        </w:rPr>
        <w:t xml:space="preserve">DO </w:t>
      </w:r>
      <w:r w:rsidR="0063234D">
        <w:rPr>
          <w:rFonts w:ascii="Times New Roman" w:hAnsi="Times New Roman" w:cs="Times New Roman"/>
          <w:sz w:val="24"/>
          <w:szCs w:val="24"/>
        </w:rPr>
        <w:t>concentrations</w:t>
      </w:r>
      <w:r w:rsidR="007C3E64">
        <w:rPr>
          <w:rFonts w:ascii="Times New Roman" w:hAnsi="Times New Roman" w:cs="Times New Roman"/>
          <w:sz w:val="24"/>
          <w:szCs w:val="24"/>
        </w:rPr>
        <w:t xml:space="preserve"> </w:t>
      </w:r>
      <w:r w:rsidR="0063234D">
        <w:rPr>
          <w:rFonts w:ascii="Times New Roman" w:hAnsi="Times New Roman" w:cs="Times New Roman"/>
          <w:sz w:val="24"/>
          <w:szCs w:val="24"/>
        </w:rPr>
        <w:t xml:space="preserve">recorded over the 24-hour period </w:t>
      </w:r>
      <w:r w:rsidR="007C3E64">
        <w:rPr>
          <w:rFonts w:ascii="Times New Roman" w:hAnsi="Times New Roman" w:cs="Times New Roman"/>
          <w:sz w:val="24"/>
          <w:szCs w:val="24"/>
        </w:rPr>
        <w:t xml:space="preserve">were ranked as </w:t>
      </w:r>
      <w:r>
        <w:rPr>
          <w:rFonts w:ascii="Times New Roman" w:hAnsi="Times New Roman" w:cs="Times New Roman"/>
          <w:sz w:val="24"/>
          <w:szCs w:val="24"/>
        </w:rPr>
        <w:t xml:space="preserve">most </w:t>
      </w:r>
      <w:r w:rsidR="007C3E64">
        <w:rPr>
          <w:rFonts w:ascii="Times New Roman" w:hAnsi="Times New Roman" w:cs="Times New Roman"/>
          <w:sz w:val="24"/>
          <w:szCs w:val="24"/>
        </w:rPr>
        <w:t>optimal</w:t>
      </w:r>
      <w:r w:rsidR="0063234D">
        <w:rPr>
          <w:rFonts w:ascii="Times New Roman" w:hAnsi="Times New Roman" w:cs="Times New Roman"/>
          <w:sz w:val="24"/>
          <w:szCs w:val="24"/>
        </w:rPr>
        <w:t xml:space="preserve"> (1) and least optimal (0)</w:t>
      </w:r>
      <w:r w:rsidR="00757170">
        <w:rPr>
          <w:rFonts w:ascii="Times New Roman" w:hAnsi="Times New Roman" w:cs="Times New Roman"/>
          <w:sz w:val="24"/>
          <w:szCs w:val="24"/>
        </w:rPr>
        <w:t>,</w:t>
      </w:r>
      <w:r w:rsidR="0063234D">
        <w:rPr>
          <w:rFonts w:ascii="Times New Roman" w:hAnsi="Times New Roman" w:cs="Times New Roman"/>
          <w:sz w:val="24"/>
          <w:szCs w:val="24"/>
        </w:rPr>
        <w:t xml:space="preserve"> respectively. The lowest and highest recorded temperatures were</w:t>
      </w:r>
      <w:r w:rsidR="00CC4439">
        <w:rPr>
          <w:rFonts w:ascii="Times New Roman" w:hAnsi="Times New Roman" w:cs="Times New Roman"/>
          <w:sz w:val="24"/>
          <w:szCs w:val="24"/>
        </w:rPr>
        <w:t xml:space="preserve"> similarly ranked </w:t>
      </w:r>
      <w:r w:rsidR="006E0752">
        <w:rPr>
          <w:rFonts w:ascii="Times New Roman" w:hAnsi="Times New Roman" w:cs="Times New Roman"/>
          <w:sz w:val="24"/>
          <w:szCs w:val="24"/>
        </w:rPr>
        <w:t>(</w:t>
      </w:r>
      <w:r w:rsidR="0063234D">
        <w:rPr>
          <w:rFonts w:ascii="Times New Roman" w:hAnsi="Times New Roman" w:cs="Times New Roman"/>
          <w:sz w:val="24"/>
          <w:szCs w:val="24"/>
        </w:rPr>
        <w:t xml:space="preserve">with </w:t>
      </w:r>
      <w:r w:rsidR="00CC4439">
        <w:rPr>
          <w:rFonts w:ascii="Times New Roman" w:hAnsi="Times New Roman" w:cs="Times New Roman"/>
          <w:sz w:val="24"/>
          <w:szCs w:val="24"/>
        </w:rPr>
        <w:t>the lowest temperature</w:t>
      </w:r>
      <w:r w:rsidR="0063234D">
        <w:rPr>
          <w:rFonts w:ascii="Times New Roman" w:hAnsi="Times New Roman" w:cs="Times New Roman"/>
          <w:sz w:val="24"/>
          <w:szCs w:val="24"/>
        </w:rPr>
        <w:t xml:space="preserve"> as most</w:t>
      </w:r>
      <w:r w:rsidR="00242689">
        <w:rPr>
          <w:rFonts w:ascii="Times New Roman" w:hAnsi="Times New Roman" w:cs="Times New Roman"/>
          <w:sz w:val="24"/>
          <w:szCs w:val="24"/>
        </w:rPr>
        <w:t xml:space="preserve"> optimal</w:t>
      </w:r>
      <w:commentRangeStart w:id="7"/>
      <w:commentRangeStart w:id="8"/>
      <w:r w:rsidR="006E0752">
        <w:rPr>
          <w:rFonts w:ascii="Times New Roman" w:hAnsi="Times New Roman" w:cs="Times New Roman"/>
          <w:sz w:val="24"/>
          <w:szCs w:val="24"/>
        </w:rPr>
        <w:t>)</w:t>
      </w:r>
      <w:r w:rsidR="0063234D">
        <w:rPr>
          <w:rFonts w:ascii="Times New Roman" w:hAnsi="Times New Roman" w:cs="Times New Roman"/>
          <w:sz w:val="24"/>
          <w:szCs w:val="24"/>
        </w:rPr>
        <w:t>. We then used linear regression to calculate the slope and intercept values</w:t>
      </w:r>
      <w:r w:rsidR="00F645DF">
        <w:rPr>
          <w:rFonts w:ascii="Times New Roman" w:hAnsi="Times New Roman" w:cs="Times New Roman"/>
          <w:sz w:val="24"/>
          <w:szCs w:val="24"/>
        </w:rPr>
        <w:t xml:space="preserve"> </w:t>
      </w:r>
      <w:r w:rsidR="00757170">
        <w:rPr>
          <w:rFonts w:ascii="Times New Roman" w:hAnsi="Times New Roman" w:cs="Times New Roman"/>
          <w:sz w:val="24"/>
          <w:szCs w:val="24"/>
        </w:rPr>
        <w:t>between these</w:t>
      </w:r>
      <w:r w:rsidR="00F645DF">
        <w:rPr>
          <w:rFonts w:ascii="Times New Roman" w:hAnsi="Times New Roman" w:cs="Times New Roman"/>
          <w:sz w:val="24"/>
          <w:szCs w:val="24"/>
        </w:rPr>
        <w:t xml:space="preserve"> two indices in order to </w:t>
      </w:r>
      <w:r w:rsidR="0001364D">
        <w:rPr>
          <w:rFonts w:ascii="Times New Roman" w:hAnsi="Times New Roman" w:cs="Times New Roman"/>
          <w:sz w:val="24"/>
          <w:szCs w:val="24"/>
        </w:rPr>
        <w:t>determine</w:t>
      </w:r>
      <w:r w:rsidR="00F645DF">
        <w:rPr>
          <w:rFonts w:ascii="Times New Roman" w:hAnsi="Times New Roman" w:cs="Times New Roman"/>
          <w:sz w:val="24"/>
          <w:szCs w:val="24"/>
        </w:rPr>
        <w:t xml:space="preserve"> the index values for the </w:t>
      </w:r>
      <w:r w:rsidR="007F1C7D">
        <w:rPr>
          <w:rFonts w:ascii="Times New Roman" w:hAnsi="Times New Roman" w:cs="Times New Roman"/>
          <w:sz w:val="24"/>
          <w:szCs w:val="24"/>
        </w:rPr>
        <w:t xml:space="preserve">full </w:t>
      </w:r>
      <w:r w:rsidR="00F645DF">
        <w:rPr>
          <w:rFonts w:ascii="Times New Roman" w:hAnsi="Times New Roman" w:cs="Times New Roman"/>
          <w:sz w:val="24"/>
          <w:szCs w:val="24"/>
        </w:rPr>
        <w:t xml:space="preserve">range of temperature and oxygen </w:t>
      </w:r>
      <w:r w:rsidR="00506EC0">
        <w:rPr>
          <w:rFonts w:ascii="Times New Roman" w:hAnsi="Times New Roman" w:cs="Times New Roman"/>
          <w:sz w:val="24"/>
          <w:szCs w:val="24"/>
        </w:rPr>
        <w:t xml:space="preserve">values </w:t>
      </w:r>
      <w:r w:rsidR="00F645DF">
        <w:rPr>
          <w:rFonts w:ascii="Times New Roman" w:hAnsi="Times New Roman" w:cs="Times New Roman"/>
          <w:sz w:val="24"/>
          <w:szCs w:val="24"/>
        </w:rPr>
        <w:t xml:space="preserve">recorded over this </w:t>
      </w:r>
      <w:commentRangeEnd w:id="7"/>
      <w:r w:rsidR="004933D0">
        <w:rPr>
          <w:rStyle w:val="CommentReference"/>
        </w:rPr>
        <w:commentReference w:id="7"/>
      </w:r>
      <w:commentRangeEnd w:id="8"/>
      <w:r w:rsidR="006E2901">
        <w:rPr>
          <w:rStyle w:val="CommentReference"/>
        </w:rPr>
        <w:commentReference w:id="8"/>
      </w:r>
      <w:r w:rsidR="00F645DF">
        <w:rPr>
          <w:rFonts w:ascii="Times New Roman" w:hAnsi="Times New Roman" w:cs="Times New Roman"/>
          <w:sz w:val="24"/>
          <w:szCs w:val="24"/>
        </w:rPr>
        <w:t>24-hour timeframe.</w:t>
      </w:r>
    </w:p>
    <w:p w14:paraId="4A2E9B0E" w14:textId="3FF8815C" w:rsidR="00F645DF" w:rsidRDefault="00F645DF"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factors into </w:t>
      </w:r>
      <w:r w:rsidR="006B7FF5">
        <w:rPr>
          <w:rFonts w:ascii="Times New Roman" w:hAnsi="Times New Roman" w:cs="Times New Roman"/>
          <w:sz w:val="24"/>
          <w:szCs w:val="24"/>
        </w:rPr>
        <w:t xml:space="preserve">a </w:t>
      </w:r>
      <w:r w:rsidR="00A57C90">
        <w:rPr>
          <w:rFonts w:ascii="Times New Roman" w:hAnsi="Times New Roman" w:cs="Times New Roman"/>
          <w:sz w:val="24"/>
          <w:szCs w:val="24"/>
        </w:rPr>
        <w:t>TDO</w:t>
      </w:r>
      <w:r w:rsidR="00A57C90" w:rsidRPr="00F86B12">
        <w:rPr>
          <w:rFonts w:ascii="Times New Roman" w:hAnsi="Times New Roman" w:cs="Times New Roman"/>
          <w:sz w:val="24"/>
          <w:szCs w:val="24"/>
          <w:vertAlign w:val="subscript"/>
        </w:rPr>
        <w:t>opt</w:t>
      </w:r>
      <w:r w:rsidR="00A57C90">
        <w:rPr>
          <w:rFonts w:ascii="Times New Roman" w:hAnsi="Times New Roman" w:cs="Times New Roman"/>
          <w:sz w:val="24"/>
          <w:szCs w:val="24"/>
        </w:rPr>
        <w:t xml:space="preserve"> index</w:t>
      </w:r>
      <w:r>
        <w:rPr>
          <w:rFonts w:ascii="Times New Roman" w:hAnsi="Times New Roman" w:cs="Times New Roman"/>
          <w:sz w:val="24"/>
          <w:szCs w:val="24"/>
        </w:rPr>
        <w:t xml:space="preserve"> that weighted</w:t>
      </w:r>
      <w:r w:rsidR="00CC4439">
        <w:rPr>
          <w:rFonts w:ascii="Times New Roman" w:hAnsi="Times New Roman" w:cs="Times New Roman"/>
          <w:sz w:val="24"/>
          <w:szCs w:val="24"/>
        </w:rPr>
        <w:t xml:space="preserve"> these two variables equally using the equation:</w:t>
      </w:r>
    </w:p>
    <w:p w14:paraId="78FF39FB" w14:textId="3EF9EBE7" w:rsidR="00653203" w:rsidRDefault="00776CDB" w:rsidP="00212C7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Equation 2: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ins w:id="9" w:author="Barrett, Hannah" w:date="2023-09-25T13:02:00Z">
                    <w:rPr>
                      <w:rFonts w:ascii="Cambria Math" w:hAnsi="Cambria Math" w:cs="Times New Roman"/>
                      <w:sz w:val="24"/>
                      <w:szCs w:val="24"/>
                    </w:rPr>
                    <m:t>i</m:t>
                  </w:ins>
                </m:r>
                <m:r>
                  <w:del w:id="10" w:author="Barrett, Hannah" w:date="2023-09-25T13:02:00Z">
                    <w:rPr>
                      <w:rFonts w:ascii="Cambria Math" w:hAnsi="Cambria Math" w:cs="Times New Roman"/>
                      <w:sz w:val="24"/>
                      <w:szCs w:val="24"/>
                    </w:rPr>
                    <m:t>I</m:t>
                  </w:del>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ins w:id="11" w:author="Barrett, Hannah" w:date="2023-09-25T13:02:00Z">
                    <w:rPr>
                      <w:rFonts w:ascii="Cambria Math" w:hAnsi="Cambria Math" w:cs="Times New Roman"/>
                      <w:sz w:val="24"/>
                      <w:szCs w:val="24"/>
                    </w:rPr>
                    <m:t>i</m:t>
                  </w:ins>
                </m:r>
                <m:r>
                  <w:del w:id="12" w:author="Barrett, Hannah" w:date="2023-09-25T13:02:00Z">
                    <w:rPr>
                      <w:rFonts w:ascii="Cambria Math" w:hAnsi="Cambria Math" w:cs="Times New Roman"/>
                      <w:sz w:val="24"/>
                      <w:szCs w:val="24"/>
                    </w:rPr>
                    <m:t>I</m:t>
                  </w:del>
                </m:r>
              </m:sub>
            </m:sSub>
            <m:r>
              <w:rPr>
                <w:rFonts w:ascii="Cambria Math" w:hAnsi="Cambria Math" w:cs="Times New Roman"/>
                <w:sz w:val="24"/>
                <w:szCs w:val="24"/>
              </w:rPr>
              <m:t>)</m:t>
            </m:r>
          </m:e>
          <m:sup>
            <m:r>
              <w:rPr>
                <w:rFonts w:ascii="Cambria Math" w:hAnsi="Cambria Math" w:cs="Times New Roman"/>
                <w:sz w:val="24"/>
                <w:szCs w:val="24"/>
              </w:rPr>
              <m:t>1/2</m:t>
            </m:r>
          </m:sup>
        </m:sSup>
      </m:oMath>
      <w:r w:rsidR="0001364D">
        <w:rPr>
          <w:rFonts w:ascii="Times New Roman" w:eastAsiaTheme="minorEastAsia" w:hAnsi="Times New Roman" w:cs="Times New Roman"/>
          <w:sz w:val="24"/>
          <w:szCs w:val="24"/>
        </w:rPr>
        <w:t xml:space="preserve"> (</w:t>
      </w:r>
      <w:r w:rsidR="0030694B">
        <w:rPr>
          <w:rFonts w:ascii="Times New Roman" w:eastAsiaTheme="minorEastAsia" w:hAnsi="Times New Roman" w:cs="Times New Roman"/>
          <w:sz w:val="24"/>
          <w:szCs w:val="24"/>
        </w:rPr>
        <w:t>Sullivan et al. 2003)</w:t>
      </w:r>
    </w:p>
    <w:p w14:paraId="7260407A" w14:textId="39D440EC" w:rsidR="00E14B36" w:rsidRPr="00334360" w:rsidRDefault="00E14B36" w:rsidP="00212C7A">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w:t>
      </w:r>
      <w:r w:rsidR="00242689">
        <w:rPr>
          <w:rFonts w:ascii="Times New Roman" w:hAnsi="Times New Roman" w:cs="Times New Roman"/>
          <w:sz w:val="24"/>
          <w:szCs w:val="24"/>
        </w:rPr>
        <w:t xml:space="preserve">to predict fish depth over </w:t>
      </w:r>
      <w:r w:rsidR="00653203">
        <w:rPr>
          <w:rFonts w:ascii="Times New Roman" w:hAnsi="Times New Roman" w:cs="Times New Roman"/>
          <w:sz w:val="24"/>
          <w:szCs w:val="24"/>
        </w:rPr>
        <w:t>the 24-hour time period</w:t>
      </w:r>
      <w:r w:rsidR="00C94CD1">
        <w:rPr>
          <w:rFonts w:ascii="Times New Roman" w:hAnsi="Times New Roman" w:cs="Times New Roman"/>
          <w:sz w:val="24"/>
          <w:szCs w:val="24"/>
        </w:rPr>
        <w:t>. For each strategy, we determined the highest index value at each time step and found its correlated depth. We then plotted these depths</w:t>
      </w:r>
      <w:r w:rsidR="00961210">
        <w:rPr>
          <w:rFonts w:ascii="Times New Roman" w:hAnsi="Times New Roman" w:cs="Times New Roman"/>
          <w:sz w:val="24"/>
          <w:szCs w:val="24"/>
        </w:rPr>
        <w:t>,</w:t>
      </w:r>
      <w:r w:rsidR="00C94CD1">
        <w:rPr>
          <w:rFonts w:ascii="Times New Roman" w:hAnsi="Times New Roman" w:cs="Times New Roman"/>
          <w:sz w:val="24"/>
          <w:szCs w:val="24"/>
        </w:rPr>
        <w:t xml:space="preserve"> </w:t>
      </w:r>
      <w:r w:rsidR="00215A1B">
        <w:rPr>
          <w:rFonts w:ascii="Times New Roman" w:hAnsi="Times New Roman" w:cs="Times New Roman"/>
          <w:sz w:val="24"/>
          <w:szCs w:val="24"/>
        </w:rPr>
        <w:t>per strategy</w:t>
      </w:r>
      <w:r w:rsidR="00961210">
        <w:rPr>
          <w:rFonts w:ascii="Times New Roman" w:hAnsi="Times New Roman" w:cs="Times New Roman"/>
          <w:sz w:val="24"/>
          <w:szCs w:val="24"/>
        </w:rPr>
        <w:t>,</w:t>
      </w:r>
      <w:r w:rsidR="00215A1B">
        <w:rPr>
          <w:rFonts w:ascii="Times New Roman" w:hAnsi="Times New Roman" w:cs="Times New Roman"/>
          <w:sz w:val="24"/>
          <w:szCs w:val="24"/>
        </w:rPr>
        <w:t xml:space="preserve"> </w:t>
      </w:r>
      <w:r w:rsidR="00C94CD1">
        <w:rPr>
          <w:rFonts w:ascii="Times New Roman" w:hAnsi="Times New Roman" w:cs="Times New Roman"/>
          <w:sz w:val="24"/>
          <w:szCs w:val="24"/>
        </w:rPr>
        <w:t xml:space="preserve">over a 24-hour timeframe. </w:t>
      </w:r>
    </w:p>
    <w:p w14:paraId="7196708B" w14:textId="7D10317B" w:rsidR="00606326" w:rsidRPr="00961210" w:rsidRDefault="00801627" w:rsidP="00212C7A">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461D9F18" w14:textId="48D69104" w:rsidR="0083260C" w:rsidRDefault="00961210" w:rsidP="00F54E52">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Fish with externally mounted iButtons often</w:t>
      </w:r>
      <w:r w:rsidR="00215A1B" w:rsidRPr="00961210">
        <w:rPr>
          <w:rFonts w:ascii="Times New Roman" w:hAnsi="Times New Roman" w:cs="Times New Roman"/>
          <w:sz w:val="24"/>
          <w:szCs w:val="24"/>
        </w:rPr>
        <w:t xml:space="preserve"> exhibited temperatures that fell in between </w:t>
      </w:r>
      <w:r w:rsidR="00D01295">
        <w:rPr>
          <w:rFonts w:ascii="Times New Roman" w:hAnsi="Times New Roman" w:cs="Times New Roman"/>
          <w:sz w:val="24"/>
          <w:szCs w:val="24"/>
        </w:rPr>
        <w:t xml:space="preserve">the </w:t>
      </w:r>
      <w:r>
        <w:rPr>
          <w:rFonts w:ascii="Times New Roman" w:hAnsi="Times New Roman" w:cs="Times New Roman"/>
          <w:sz w:val="24"/>
          <w:szCs w:val="24"/>
        </w:rPr>
        <w:t xml:space="preserve">temperatures recorded at the net pen associated logger arrays. Here, </w:t>
      </w:r>
      <w:r w:rsidR="00FE06AA">
        <w:rPr>
          <w:rFonts w:ascii="Times New Roman" w:hAnsi="Times New Roman" w:cs="Times New Roman"/>
          <w:sz w:val="24"/>
          <w:szCs w:val="24"/>
        </w:rPr>
        <w:t xml:space="preserve">we once again used linear interpolation to create a more continuous estimation of temperature and </w:t>
      </w:r>
      <w:r w:rsidR="00757170">
        <w:rPr>
          <w:rFonts w:ascii="Times New Roman" w:hAnsi="Times New Roman" w:cs="Times New Roman"/>
          <w:sz w:val="24"/>
          <w:szCs w:val="24"/>
        </w:rPr>
        <w:t>DO</w:t>
      </w:r>
      <w:r w:rsidR="00FE06AA">
        <w:rPr>
          <w:rFonts w:ascii="Times New Roman" w:hAnsi="Times New Roman" w:cs="Times New Roman"/>
          <w:sz w:val="24"/>
          <w:szCs w:val="24"/>
        </w:rPr>
        <w:t xml:space="preserve">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i</w:t>
      </w:r>
      <w:r>
        <w:rPr>
          <w:rFonts w:ascii="Times New Roman" w:hAnsi="Times New Roman" w:cs="Times New Roman"/>
          <w:sz w:val="24"/>
          <w:szCs w:val="24"/>
        </w:rPr>
        <w:t>Button</w:t>
      </w:r>
      <w:r w:rsidRPr="006A576C">
        <w:rPr>
          <w:rFonts w:ascii="Times New Roman" w:hAnsi="Times New Roman" w:cs="Times New Roman"/>
          <w:sz w:val="24"/>
          <w:szCs w:val="24"/>
        </w:rPr>
        <w:t xml:space="preserve"> temperatures to the closest bounding</w:t>
      </w:r>
      <w:r w:rsidR="009001E9">
        <w:rPr>
          <w:rFonts w:ascii="Times New Roman" w:hAnsi="Times New Roman" w:cs="Times New Roman"/>
          <w:sz w:val="24"/>
          <w:szCs w:val="24"/>
        </w:rPr>
        <w:t xml:space="preserve"> </w:t>
      </w:r>
      <w:r w:rsidR="00FE06AA">
        <w:rPr>
          <w:rFonts w:ascii="Times New Roman" w:hAnsi="Times New Roman" w:cs="Times New Roman"/>
          <w:sz w:val="24"/>
          <w:szCs w:val="24"/>
        </w:rPr>
        <w:t xml:space="preserve">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in review). </w:t>
      </w:r>
      <w:r w:rsidR="0083260C">
        <w:rPr>
          <w:rFonts w:ascii="Times New Roman" w:eastAsiaTheme="minorEastAsia" w:hAnsi="Times New Roman" w:cs="Times New Roman"/>
          <w:sz w:val="24"/>
          <w:szCs w:val="24"/>
        </w:rPr>
        <w:t xml:space="preserve">We used this same equation to estimate the </w:t>
      </w:r>
      <w:r w:rsidR="009001E9">
        <w:rPr>
          <w:rFonts w:ascii="Times New Roman" w:eastAsiaTheme="minorEastAsia" w:hAnsi="Times New Roman" w:cs="Times New Roman"/>
          <w:sz w:val="24"/>
          <w:szCs w:val="24"/>
        </w:rPr>
        <w:t>DO</w:t>
      </w:r>
      <w:r w:rsidR="0083260C">
        <w:rPr>
          <w:rFonts w:ascii="Times New Roman" w:eastAsiaTheme="minorEastAsia" w:hAnsi="Times New Roman" w:cs="Times New Roman"/>
          <w:sz w:val="24"/>
          <w:szCs w:val="24"/>
        </w:rPr>
        <w:t xml:space="preserve"> concentration for each </w:t>
      </w:r>
      <w:r w:rsidR="009001E9">
        <w:rPr>
          <w:rFonts w:ascii="Times New Roman" w:eastAsiaTheme="minorEastAsia" w:hAnsi="Times New Roman" w:cs="Times New Roman"/>
          <w:sz w:val="24"/>
          <w:szCs w:val="24"/>
        </w:rPr>
        <w:t xml:space="preserve">calculated </w:t>
      </w:r>
      <w:r w:rsidR="0083260C">
        <w:rPr>
          <w:rFonts w:ascii="Times New Roman" w:eastAsiaTheme="minorEastAsia" w:hAnsi="Times New Roman" w:cs="Times New Roman"/>
          <w:sz w:val="24"/>
          <w:szCs w:val="24"/>
        </w:rPr>
        <w:t xml:space="preserve">fish depth. </w:t>
      </w:r>
    </w:p>
    <w:p w14:paraId="2D7C2F57" w14:textId="6F620C34" w:rsidR="00CC6B2D" w:rsidRDefault="00611005" w:rsidP="00B640BE">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sidR="00CC6B2D">
        <w:rPr>
          <w:rFonts w:ascii="Times New Roman" w:hAnsi="Times New Roman" w:cs="Times New Roman"/>
          <w:i/>
          <w:sz w:val="24"/>
          <w:szCs w:val="24"/>
        </w:rPr>
        <w:t>function</w:t>
      </w:r>
    </w:p>
    <w:p w14:paraId="4D356616" w14:textId="26DC1ECB" w:rsidR="000F1F3D" w:rsidRDefault="000F1F3D" w:rsidP="00796808">
      <w:pPr>
        <w:spacing w:line="480" w:lineRule="auto"/>
        <w:rPr>
          <w:rFonts w:ascii="Times New Roman" w:hAnsi="Times New Roman" w:cs="Times New Roman"/>
          <w:sz w:val="24"/>
          <w:szCs w:val="24"/>
        </w:rPr>
      </w:pPr>
      <w:r>
        <w:rPr>
          <w:rFonts w:ascii="Times New Roman" w:hAnsi="Times New Roman" w:cs="Times New Roman"/>
          <w:sz w:val="24"/>
          <w:szCs w:val="24"/>
        </w:rPr>
        <w:t>We</w:t>
      </w:r>
      <w:r w:rsidR="00796808">
        <w:rPr>
          <w:rFonts w:ascii="Times New Roman" w:hAnsi="Times New Roman" w:cs="Times New Roman"/>
          <w:sz w:val="24"/>
          <w:szCs w:val="24"/>
        </w:rPr>
        <w:t xml:space="preserve"> </w:t>
      </w:r>
      <w:r>
        <w:rPr>
          <w:rFonts w:ascii="Times New Roman" w:hAnsi="Times New Roman" w:cs="Times New Roman"/>
          <w:sz w:val="24"/>
          <w:szCs w:val="24"/>
        </w:rPr>
        <w:t xml:space="preserve">used </w:t>
      </w:r>
      <w:r w:rsidR="0003204E">
        <w:rPr>
          <w:rFonts w:ascii="Times New Roman" w:hAnsi="Times New Roman" w:cs="Times New Roman"/>
          <w:sz w:val="24"/>
          <w:szCs w:val="24"/>
        </w:rPr>
        <w:t>discrete choice models</w:t>
      </w:r>
      <w:r>
        <w:rPr>
          <w:rFonts w:ascii="Times New Roman" w:hAnsi="Times New Roman" w:cs="Times New Roman"/>
          <w:sz w:val="24"/>
          <w:szCs w:val="24"/>
        </w:rPr>
        <w:t xml:space="preserve"> to test for temporal patterns in fish </w:t>
      </w:r>
      <w:r w:rsidR="0003204E">
        <w:rPr>
          <w:rFonts w:ascii="Times New Roman" w:hAnsi="Times New Roman" w:cs="Times New Roman"/>
          <w:sz w:val="24"/>
          <w:szCs w:val="24"/>
        </w:rPr>
        <w:t>habitat selection</w:t>
      </w:r>
      <w:r>
        <w:rPr>
          <w:rFonts w:ascii="Times New Roman" w:hAnsi="Times New Roman" w:cs="Times New Roman"/>
          <w:sz w:val="24"/>
          <w:szCs w:val="24"/>
        </w:rPr>
        <w:t>. Analyses were performed on the two-hour periods of lowest and highest DO in Blue Ruin and Norwood alcoves and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w:t>
      </w:r>
      <w:r w:rsidR="00DC5D32">
        <w:rPr>
          <w:rFonts w:ascii="Times New Roman" w:hAnsi="Times New Roman" w:cs="Times New Roman"/>
          <w:sz w:val="24"/>
          <w:szCs w:val="24"/>
        </w:rPr>
        <w:t xml:space="preserve"> and to improve model fit</w:t>
      </w:r>
      <w:r>
        <w:rPr>
          <w:rFonts w:ascii="Times New Roman" w:hAnsi="Times New Roman" w:cs="Times New Roman"/>
          <w:sz w:val="24"/>
          <w:szCs w:val="24"/>
        </w:rPr>
        <w:t>.</w:t>
      </w:r>
      <w:r w:rsidR="00D67A37">
        <w:rPr>
          <w:rFonts w:ascii="Times New Roman" w:hAnsi="Times New Roman" w:cs="Times New Roman"/>
          <w:sz w:val="24"/>
          <w:szCs w:val="24"/>
        </w:rPr>
        <w:t xml:space="preserve"> </w:t>
      </w:r>
      <w:r>
        <w:rPr>
          <w:rFonts w:ascii="Times New Roman" w:hAnsi="Times New Roman" w:cs="Times New Roman"/>
          <w:sz w:val="24"/>
          <w:szCs w:val="24"/>
        </w:rPr>
        <w:t xml:space="preserve">We used </w:t>
      </w:r>
      <w:r w:rsidR="00D67A37">
        <w:rPr>
          <w:rFonts w:ascii="Times New Roman" w:hAnsi="Times New Roman" w:cs="Times New Roman"/>
          <w:sz w:val="24"/>
          <w:szCs w:val="24"/>
        </w:rPr>
        <w:t>these temperature-DO profile sets</w:t>
      </w:r>
      <w:r>
        <w:rPr>
          <w:rFonts w:ascii="Times New Roman" w:hAnsi="Times New Roman" w:cs="Times New Roman"/>
          <w:sz w:val="24"/>
          <w:szCs w:val="24"/>
        </w:rPr>
        <w:t xml:space="preserve"> to calculate the relative probability of selection, given the range of temperature and DO available. As described by</w:t>
      </w:r>
      <w:r w:rsidRPr="00116A86">
        <w:rPr>
          <w:rFonts w:ascii="Times New Roman" w:hAnsi="Times New Roman" w:cs="Times New Roman"/>
          <w:sz w:val="24"/>
          <w:szCs w:val="24"/>
        </w:rPr>
        <w:t xml:space="preserve"> Manly et al. (2002)</w:t>
      </w:r>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49A49B7" w14:textId="77777777" w:rsidR="000F1F3D" w:rsidRDefault="000F1F3D" w:rsidP="000F1F3D">
      <w:pPr>
        <w:rPr>
          <w:rFonts w:ascii="Times New Roman" w:hAnsi="Times New Roman" w:cs="Times New Roman"/>
          <w:sz w:val="24"/>
          <w:szCs w:val="24"/>
          <w:lang w:eastAsia="ja-JP"/>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r>
                    <w:rPr>
                      <w:rFonts w:ascii="Cambria Math" w:hAnsi="Cambria Math" w:cs="Times New Roman"/>
                      <w:sz w:val="24"/>
                      <w:szCs w:val="24"/>
                    </w:rPr>
                    <m:t>∈</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r>
                    <w:rPr>
                      <w:rFonts w:ascii="Cambria Math" w:hAnsi="Cambria Math" w:cs="Times New Roman"/>
                      <w:sz w:val="24"/>
                      <w:szCs w:val="24"/>
                    </w:rPr>
                    <m:t>)</m:t>
                  </m:r>
                </m:sub>
                <m:sup/>
                <m:e>
                  <m:sSub>
                    <m:sSubPr>
                      <m:ctrlPr>
                        <w:rPr>
                          <w:rFonts w:ascii="Cambria Math" w:hAnsi="Cambria Math" w:cs="Times New Roman"/>
                          <w:i/>
                          <w:sz w:val="24"/>
                          <w:szCs w:val="24"/>
                        </w:rPr>
                      </m:ctrlPr>
                    </m:sSubPr>
                    <m:e>
                      <m:r>
                        <w:rPr>
                          <w:rFonts w:ascii="Cambria Math" w:hAnsi="Cambria Math" w:cs="Times New Roman"/>
                          <w:sz w:val="24"/>
                          <w:szCs w:val="24"/>
                        </w:rPr>
                        <m:t>(</m:t>
                      </m:r>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m:r>
            <w:rPr>
              <w:rFonts w:ascii="Times New Roman" w:eastAsiaTheme="minorEastAsia" w:hAnsi="Times New Roman" w:cs="Times New Roman"/>
              <w:sz w:val="24"/>
              <w:szCs w:val="24"/>
            </w:rPr>
            <w:br/>
          </m:r>
        </m:oMath>
      </m:oMathPara>
    </w:p>
    <w:p w14:paraId="7E0A9E49" w14:textId="63487B04" w:rsidR="000F1F3D" w:rsidRDefault="000F1F3D" w:rsidP="000F1F3D">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w:t>
      </w:r>
      <w:r w:rsidR="00734A39">
        <w:rPr>
          <w:rFonts w:ascii="Times New Roman" w:hAnsi="Times New Roman" w:cs="Times New Roman"/>
          <w:sz w:val="24"/>
          <w:szCs w:val="24"/>
          <w:lang w:eastAsia="ja-JP"/>
        </w:rPr>
        <w:t xml:space="preserve"> </w:t>
      </w:r>
      <w:r>
        <w:rPr>
          <w:rFonts w:ascii="Times New Roman" w:hAnsi="Times New Roman" w:cs="Times New Roman"/>
          <w:sz w:val="24"/>
          <w:szCs w:val="24"/>
          <w:lang w:eastAsia="ja-JP"/>
        </w:rPr>
        <w:t>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the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All models included an interaction between the temperature and DO covariates.</w:t>
      </w:r>
      <w:r w:rsidR="001910C9">
        <w:rPr>
          <w:rFonts w:ascii="Times New Roman" w:hAnsi="Times New Roman" w:cs="Times New Roman"/>
          <w:sz w:val="24"/>
          <w:szCs w:val="24"/>
        </w:rPr>
        <w:t xml:space="preserve"> The result was four model sets, one for each data subset. </w:t>
      </w:r>
    </w:p>
    <w:p w14:paraId="1F7B1CD5" w14:textId="56CA0FB7" w:rsidR="009362EE" w:rsidRPr="00655F8A" w:rsidRDefault="00E44CFD" w:rsidP="00B640BE">
      <w:pPr>
        <w:spacing w:line="480" w:lineRule="auto"/>
        <w:rPr>
          <w:rFonts w:ascii="Times New Roman" w:hAnsi="Times New Roman" w:cs="Times New Roman"/>
          <w:sz w:val="24"/>
          <w:szCs w:val="24"/>
        </w:rPr>
      </w:pPr>
      <w:r>
        <w:rPr>
          <w:rFonts w:ascii="Times New Roman" w:hAnsi="Times New Roman" w:cs="Times New Roman"/>
          <w:sz w:val="24"/>
          <w:szCs w:val="24"/>
        </w:rPr>
        <w:t xml:space="preserve">We then created prediction data frames where temperature was allowed to vary across the </w:t>
      </w:r>
      <w:r w:rsidR="00F54E52">
        <w:rPr>
          <w:rFonts w:ascii="Times New Roman" w:hAnsi="Times New Roman" w:cs="Times New Roman"/>
          <w:sz w:val="24"/>
          <w:szCs w:val="24"/>
        </w:rPr>
        <w:t xml:space="preserve">full </w:t>
      </w:r>
      <w:r>
        <w:rPr>
          <w:rFonts w:ascii="Times New Roman" w:hAnsi="Times New Roman" w:cs="Times New Roman"/>
          <w:sz w:val="24"/>
          <w:szCs w:val="24"/>
        </w:rPr>
        <w:t>range of</w:t>
      </w:r>
      <w:r w:rsidR="00734A39">
        <w:rPr>
          <w:rFonts w:ascii="Times New Roman" w:hAnsi="Times New Roman" w:cs="Times New Roman"/>
          <w:sz w:val="24"/>
          <w:szCs w:val="24"/>
        </w:rPr>
        <w:t xml:space="preserve"> values</w:t>
      </w:r>
      <w:r>
        <w:rPr>
          <w:rFonts w:ascii="Times New Roman" w:hAnsi="Times New Roman" w:cs="Times New Roman"/>
          <w:sz w:val="24"/>
          <w:szCs w:val="24"/>
        </w:rPr>
        <w:t xml:space="preserve"> recorded, while </w:t>
      </w:r>
      <w:r w:rsidR="00F54E52">
        <w:rPr>
          <w:rFonts w:ascii="Times New Roman" w:hAnsi="Times New Roman" w:cs="Times New Roman"/>
          <w:sz w:val="24"/>
          <w:szCs w:val="24"/>
        </w:rPr>
        <w:t>DO</w:t>
      </w:r>
      <w:r>
        <w:rPr>
          <w:rFonts w:ascii="Times New Roman" w:hAnsi="Times New Roman" w:cs="Times New Roman"/>
          <w:sz w:val="24"/>
          <w:szCs w:val="24"/>
        </w:rPr>
        <w:t xml:space="preserve"> was held constant at the average DO recorded in the hypolimnion during the given 2-hour measurement window. Finally, we plotted selection predictions and their 95% confidence intervals</w:t>
      </w:r>
      <w:r w:rsidR="003D6B7F">
        <w:rPr>
          <w:rFonts w:ascii="Times New Roman" w:hAnsi="Times New Roman" w:cs="Times New Roman"/>
          <w:sz w:val="24"/>
          <w:szCs w:val="24"/>
        </w:rPr>
        <w:t>,</w:t>
      </w:r>
      <w:r>
        <w:rPr>
          <w:rFonts w:ascii="Times New Roman" w:hAnsi="Times New Roman" w:cs="Times New Roman"/>
          <w:sz w:val="24"/>
          <w:szCs w:val="24"/>
        </w:rPr>
        <w:t xml:space="preserve"> given the span </w:t>
      </w:r>
      <w:r w:rsidR="00F54E52">
        <w:rPr>
          <w:rFonts w:ascii="Times New Roman" w:hAnsi="Times New Roman" w:cs="Times New Roman"/>
          <w:sz w:val="24"/>
          <w:szCs w:val="24"/>
        </w:rPr>
        <w:t xml:space="preserve">of </w:t>
      </w:r>
      <w:r>
        <w:rPr>
          <w:rFonts w:ascii="Times New Roman" w:hAnsi="Times New Roman" w:cs="Times New Roman"/>
          <w:sz w:val="24"/>
          <w:szCs w:val="24"/>
        </w:rPr>
        <w:t xml:space="preserve">temperature-DO combinations provided.  </w:t>
      </w:r>
    </w:p>
    <w:p w14:paraId="485613A4" w14:textId="0B526EA4" w:rsidR="00611005" w:rsidRPr="00EB24B8" w:rsidRDefault="00611005" w:rsidP="002703D6">
      <w:pPr>
        <w:rPr>
          <w:rFonts w:ascii="Times New Roman" w:hAnsi="Times New Roman" w:cs="Times New Roman"/>
          <w:sz w:val="24"/>
          <w:szCs w:val="24"/>
        </w:rPr>
      </w:pPr>
    </w:p>
    <w:sectPr w:rsidR="00611005" w:rsidRPr="00EB24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arrett, Hannah" w:date="2023-09-18T15:14:00Z" w:initials="BH">
    <w:p w14:paraId="3D91FFBC" w14:textId="6EA81914" w:rsidR="00EB7E8E" w:rsidRDefault="00EB7E8E">
      <w:pPr>
        <w:pStyle w:val="CommentText"/>
      </w:pPr>
      <w:bookmarkStart w:id="1" w:name="_GoBack"/>
      <w:bookmarkEnd w:id="1"/>
      <w:r>
        <w:rPr>
          <w:rStyle w:val="CommentReference"/>
        </w:rPr>
        <w:annotationRef/>
      </w:r>
      <w:r>
        <w:rPr>
          <w:rFonts w:ascii="Times New Roman" w:hAnsi="Times New Roman" w:cs="Times New Roman"/>
          <w:sz w:val="24"/>
          <w:szCs w:val="24"/>
        </w:rPr>
        <w:t xml:space="preserve">Here, we used externally affixed temperature recording iButtons coupled with </w:t>
      </w:r>
      <w:r w:rsidRPr="003B688B">
        <w:rPr>
          <w:rFonts w:ascii="Times New Roman" w:hAnsi="Times New Roman" w:cs="Times New Roman"/>
          <w:sz w:val="24"/>
          <w:szCs w:val="24"/>
        </w:rPr>
        <w:t xml:space="preserve">time-matched </w:t>
      </w:r>
      <w:r>
        <w:rPr>
          <w:rFonts w:ascii="Times New Roman" w:hAnsi="Times New Roman" w:cs="Times New Roman"/>
          <w:sz w:val="24"/>
          <w:szCs w:val="24"/>
        </w:rPr>
        <w:t>temperatures recorded at known depths to infer fish depth over time.</w:t>
      </w:r>
    </w:p>
  </w:comment>
  <w:comment w:id="2" w:author="Barrett, Hannah" w:date="2023-09-25T11:43:00Z" w:initials="BH">
    <w:p w14:paraId="045A0EDF" w14:textId="4B842EAA" w:rsidR="00F61DAD" w:rsidRDefault="00F61DAD">
      <w:pPr>
        <w:pStyle w:val="CommentText"/>
      </w:pPr>
      <w:r>
        <w:rPr>
          <w:rStyle w:val="CommentReference"/>
        </w:rPr>
        <w:annotationRef/>
      </w:r>
      <w:r>
        <w:t>Change this, cannot determine this from hsf</w:t>
      </w:r>
    </w:p>
  </w:comment>
  <w:comment w:id="3" w:author="Microsoft Office User" w:date="2023-09-13T10:20:00Z" w:initials="MOU">
    <w:p w14:paraId="5D04A571" w14:textId="28C6FEAB" w:rsidR="0068454C" w:rsidRDefault="0068454C">
      <w:pPr>
        <w:pStyle w:val="CommentText"/>
      </w:pPr>
      <w:r>
        <w:rPr>
          <w:rStyle w:val="CommentReference"/>
        </w:rPr>
        <w:annotationRef/>
      </w:r>
      <w:r>
        <w:t>Mention stats from Stan’s paper perhaps</w:t>
      </w:r>
    </w:p>
  </w:comment>
  <w:comment w:id="4" w:author="Barrett, Hannah" w:date="2023-09-18T15:24:00Z" w:initials="BH">
    <w:p w14:paraId="5354D687" w14:textId="345017DE" w:rsidR="00CC6B2D" w:rsidRDefault="00CC6B2D">
      <w:pPr>
        <w:pStyle w:val="CommentText"/>
      </w:pPr>
      <w:r>
        <w:rPr>
          <w:rStyle w:val="CommentReference"/>
        </w:rPr>
        <w:annotationRef/>
      </w:r>
      <w:r w:rsidR="00FE06AA">
        <w:t xml:space="preserve">Cant find </w:t>
      </w:r>
      <w:r>
        <w:t xml:space="preserve">stats just % decrease </w:t>
      </w:r>
      <w:r w:rsidR="00FE06AA">
        <w:t xml:space="preserve">of alcoves and side channels </w:t>
      </w:r>
      <w:r>
        <w:t>over time</w:t>
      </w:r>
    </w:p>
  </w:comment>
  <w:comment w:id="5" w:author="Barrett, Hannah" w:date="2023-09-11T13:43:00Z" w:initials="BH">
    <w:p w14:paraId="68265072" w14:textId="29696630" w:rsidR="0068454C" w:rsidRDefault="0068454C">
      <w:pPr>
        <w:pStyle w:val="CommentText"/>
      </w:pPr>
      <w:r>
        <w:rPr>
          <w:rStyle w:val="CommentReference"/>
        </w:rPr>
        <w:annotationRef/>
      </w:r>
      <w:r w:rsidRPr="002703D6">
        <w:rPr>
          <w:rFonts w:ascii="Times New Roman" w:hAnsi="Times New Roman" w:cs="Times New Roman"/>
          <w:sz w:val="24"/>
          <w:szCs w:val="24"/>
        </w:rPr>
        <w:t xml:space="preserve">(the logger hangs in a vertical direction with its </w:t>
      </w:r>
      <w:r>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Pr>
          <w:rFonts w:ascii="Times New Roman" w:hAnsi="Times New Roman" w:cs="Times New Roman"/>
          <w:sz w:val="24"/>
          <w:szCs w:val="24"/>
        </w:rPr>
        <w:t>-</w:t>
      </w:r>
      <w:r w:rsidRPr="002703D6">
        <w:rPr>
          <w:rFonts w:ascii="Times New Roman" w:hAnsi="Times New Roman" w:cs="Times New Roman"/>
          <w:sz w:val="24"/>
          <w:szCs w:val="24"/>
        </w:rPr>
        <w:t>cm</w:t>
      </w:r>
      <w:r>
        <w:rPr>
          <w:rFonts w:ascii="Times New Roman" w:hAnsi="Times New Roman" w:cs="Times New Roman"/>
          <w:sz w:val="24"/>
          <w:szCs w:val="24"/>
        </w:rPr>
        <w:t xml:space="preserve"> in length</w:t>
      </w:r>
      <w:r w:rsidRPr="002703D6">
        <w:rPr>
          <w:rFonts w:ascii="Times New Roman" w:hAnsi="Times New Roman" w:cs="Times New Roman"/>
          <w:sz w:val="24"/>
          <w:szCs w:val="24"/>
        </w:rPr>
        <w:t>)</w:t>
      </w:r>
    </w:p>
  </w:comment>
  <w:comment w:id="6" w:author="Microsoft Office User" w:date="2023-09-13T10:38:00Z" w:initials="MOU">
    <w:p w14:paraId="4FFDC2F4" w14:textId="77777777" w:rsidR="0068454C" w:rsidRDefault="0068454C" w:rsidP="005E6B9E">
      <w:pPr>
        <w:pStyle w:val="CommentText"/>
      </w:pPr>
      <w:r>
        <w:rPr>
          <w:rStyle w:val="CommentReference"/>
        </w:rPr>
        <w:annotationRef/>
      </w:r>
      <w:r>
        <w:t>Prob need a stat on how similar they were when the fouled logger wasn’t giving outlier values</w:t>
      </w:r>
    </w:p>
  </w:comment>
  <w:comment w:id="7" w:author="Microsoft Office User" w:date="2023-09-13T10:42:00Z" w:initials="MOU">
    <w:p w14:paraId="55E1160A" w14:textId="53631E25" w:rsidR="0068454C" w:rsidRDefault="0068454C">
      <w:pPr>
        <w:pStyle w:val="CommentText"/>
      </w:pPr>
      <w:r>
        <w:rPr>
          <w:rStyle w:val="CommentReference"/>
        </w:rPr>
        <w:annotationRef/>
      </w:r>
      <w:r>
        <w:t>I didn’t follow why you needed a slope and intercept – is this only for the T-DOopt? Or for the others too?</w:t>
      </w:r>
    </w:p>
  </w:comment>
  <w:comment w:id="8" w:author="Barrett, Hannah" w:date="2023-09-19T10:38:00Z" w:initials="BH">
    <w:p w14:paraId="1CFE595F" w14:textId="3DEA7D1F" w:rsidR="006E2901" w:rsidRDefault="006E2901">
      <w:pPr>
        <w:pStyle w:val="CommentText"/>
      </w:pPr>
      <w:r>
        <w:rPr>
          <w:rStyle w:val="CommentReference"/>
        </w:rPr>
        <w:annotationRef/>
      </w:r>
      <w:r>
        <w:t>Not sure how to phrase, but essentially we have to calculate the slope and intercept between the highest and lowest temp so we can get the index values for the temps between the highest/lowest values (so imagine x/y coordinates are 1, 12 and 0, 22 and we need to calculate the index values (between 0 and 1) for all recorded temp values between 12 and 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D91FFBC" w15:done="0"/>
  <w15:commentEx w15:paraId="045A0EDF" w15:done="0"/>
  <w15:commentEx w15:paraId="5D04A571" w15:done="0"/>
  <w15:commentEx w15:paraId="5354D687" w15:paraIdParent="5D04A571" w15:done="0"/>
  <w15:commentEx w15:paraId="68265072" w15:done="1"/>
  <w15:commentEx w15:paraId="4FFDC2F4" w15:done="1"/>
  <w15:commentEx w15:paraId="55E1160A" w15:done="0"/>
  <w15:commentEx w15:paraId="1CFE595F" w15:paraIdParent="55E11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C0B6F" w16cex:dateUtc="2023-09-13T17:20:00Z"/>
  <w16cex:commentExtensible w16cex:durableId="28AC0B90" w16cex:dateUtc="2023-09-13T17:21:00Z"/>
  <w16cex:commentExtensible w16cex:durableId="28AC0BFB" w16cex:dateUtc="2023-09-13T17:22:00Z"/>
  <w16cex:commentExtensible w16cex:durableId="28AC0C62" w16cex:dateUtc="2023-09-13T17:24:00Z"/>
  <w16cex:commentExtensible w16cex:durableId="28AC0CC3" w16cex:dateUtc="2023-09-13T17:26:00Z"/>
  <w16cex:commentExtensible w16cex:durableId="28AC0D34" w16cex:dateUtc="2023-09-13T17:28:00Z"/>
  <w16cex:commentExtensible w16cex:durableId="28AC0F2C" w16cex:dateUtc="2023-09-13T17:36:00Z"/>
  <w16cex:commentExtensible w16cex:durableId="28AC0F46" w16cex:dateUtc="2023-09-13T17:36:00Z"/>
  <w16cex:commentExtensible w16cex:durableId="28AC0F8A" w16cex:dateUtc="2023-09-13T17:38:00Z"/>
  <w16cex:commentExtensible w16cex:durableId="28AC0FCE" w16cex:dateUtc="2023-09-13T17:39:00Z"/>
  <w16cex:commentExtensible w16cex:durableId="28AC104D" w16cex:dateUtc="2023-09-13T17:41:00Z"/>
  <w16cex:commentExtensible w16cex:durableId="28AC1098" w16cex:dateUtc="2023-09-13T17:42:00Z"/>
  <w16cex:commentExtensible w16cex:durableId="28AC10D9" w16cex:dateUtc="2023-09-13T17:43:00Z"/>
  <w16cex:commentExtensible w16cex:durableId="28AC1130" w16cex:dateUtc="2023-09-13T17:45:00Z"/>
  <w16cex:commentExtensible w16cex:durableId="28AC1255" w16cex:dateUtc="2023-09-13T17:49:00Z"/>
  <w16cex:commentExtensible w16cex:durableId="28AC1212" w16cex:dateUtc="2023-09-13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04A571" w16cid:durableId="28AC0B6F"/>
  <w16cid:commentId w16cid:paraId="29EDBD51" w16cid:durableId="28AC0B90"/>
  <w16cid:commentId w16cid:paraId="0944C272" w16cid:durableId="28AC0BFB"/>
  <w16cid:commentId w16cid:paraId="5BF9DEAC" w16cid:durableId="28AC0C62"/>
  <w16cid:commentId w16cid:paraId="5FB809F9" w16cid:durableId="28AC0CC3"/>
  <w16cid:commentId w16cid:paraId="3A785DDD" w16cid:durableId="28AC0D34"/>
  <w16cid:commentId w16cid:paraId="68265072" w16cid:durableId="28AC0B43"/>
  <w16cid:commentId w16cid:paraId="787FF7CB" w16cid:durableId="28AC0F2C"/>
  <w16cid:commentId w16cid:paraId="19FEC165" w16cid:durableId="28AC0F46"/>
  <w16cid:commentId w16cid:paraId="601365AA" w16cid:durableId="28AC0F8A"/>
  <w16cid:commentId w16cid:paraId="598D24EA" w16cid:durableId="28AC0B44"/>
  <w16cid:commentId w16cid:paraId="4E5BB93C" w16cid:durableId="28AC0FCE"/>
  <w16cid:commentId w16cid:paraId="7F9C752D" w16cid:durableId="28AC104D"/>
  <w16cid:commentId w16cid:paraId="55E1160A" w16cid:durableId="28AC1098"/>
  <w16cid:commentId w16cid:paraId="79B1F0C8" w16cid:durableId="28AC10D9"/>
  <w16cid:commentId w16cid:paraId="0F34B0B6" w16cid:durableId="28AC1130"/>
  <w16cid:commentId w16cid:paraId="16CDFE40" w16cid:durableId="28AC0B45"/>
  <w16cid:commentId w16cid:paraId="31A5A431" w16cid:durableId="28AC1255"/>
  <w16cid:commentId w16cid:paraId="79A70F9C" w16cid:durableId="28AC1212"/>
  <w16cid:commentId w16cid:paraId="66896369" w16cid:durableId="28AC0B4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87DA51" w14:textId="77777777" w:rsidR="005064F7" w:rsidRDefault="005064F7" w:rsidP="00BA4028">
      <w:pPr>
        <w:spacing w:after="0" w:line="240" w:lineRule="auto"/>
      </w:pPr>
      <w:r>
        <w:separator/>
      </w:r>
    </w:p>
  </w:endnote>
  <w:endnote w:type="continuationSeparator" w:id="0">
    <w:p w14:paraId="0F207E28" w14:textId="77777777" w:rsidR="005064F7" w:rsidRDefault="005064F7" w:rsidP="00BA4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1AAE4B" w14:textId="77777777" w:rsidR="005064F7" w:rsidRDefault="005064F7" w:rsidP="00BA4028">
      <w:pPr>
        <w:spacing w:after="0" w:line="240" w:lineRule="auto"/>
      </w:pPr>
      <w:r>
        <w:separator/>
      </w:r>
    </w:p>
  </w:footnote>
  <w:footnote w:type="continuationSeparator" w:id="0">
    <w:p w14:paraId="15F16137" w14:textId="77777777" w:rsidR="005064F7" w:rsidRDefault="005064F7" w:rsidP="00BA402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41"/>
    <w:rsid w:val="000103CC"/>
    <w:rsid w:val="0001364D"/>
    <w:rsid w:val="00020B25"/>
    <w:rsid w:val="00025335"/>
    <w:rsid w:val="0003204E"/>
    <w:rsid w:val="00032B51"/>
    <w:rsid w:val="0004116C"/>
    <w:rsid w:val="00046670"/>
    <w:rsid w:val="000472A2"/>
    <w:rsid w:val="000528B3"/>
    <w:rsid w:val="000D61B0"/>
    <w:rsid w:val="000E0C46"/>
    <w:rsid w:val="000F1F3D"/>
    <w:rsid w:val="000F58A9"/>
    <w:rsid w:val="000F60C0"/>
    <w:rsid w:val="00106B76"/>
    <w:rsid w:val="001162F3"/>
    <w:rsid w:val="00152275"/>
    <w:rsid w:val="001532E2"/>
    <w:rsid w:val="00154799"/>
    <w:rsid w:val="00184FC7"/>
    <w:rsid w:val="001910C9"/>
    <w:rsid w:val="00192B87"/>
    <w:rsid w:val="0019350F"/>
    <w:rsid w:val="00195683"/>
    <w:rsid w:val="001A5592"/>
    <w:rsid w:val="001A695F"/>
    <w:rsid w:val="001E4B9C"/>
    <w:rsid w:val="001E7A8E"/>
    <w:rsid w:val="001F15CA"/>
    <w:rsid w:val="001F3CDF"/>
    <w:rsid w:val="00201734"/>
    <w:rsid w:val="00212C7A"/>
    <w:rsid w:val="00215A1B"/>
    <w:rsid w:val="0024159F"/>
    <w:rsid w:val="00242689"/>
    <w:rsid w:val="002703D6"/>
    <w:rsid w:val="002B5D91"/>
    <w:rsid w:val="002D4797"/>
    <w:rsid w:val="002E2907"/>
    <w:rsid w:val="0030694B"/>
    <w:rsid w:val="00326996"/>
    <w:rsid w:val="00334360"/>
    <w:rsid w:val="00353780"/>
    <w:rsid w:val="00365EF6"/>
    <w:rsid w:val="003C0418"/>
    <w:rsid w:val="003D37D9"/>
    <w:rsid w:val="003D6B7F"/>
    <w:rsid w:val="003E310A"/>
    <w:rsid w:val="003F3A57"/>
    <w:rsid w:val="00401BF9"/>
    <w:rsid w:val="00427374"/>
    <w:rsid w:val="0045197F"/>
    <w:rsid w:val="004933D0"/>
    <w:rsid w:val="004B30C8"/>
    <w:rsid w:val="004C7BDB"/>
    <w:rsid w:val="004D6025"/>
    <w:rsid w:val="005064F7"/>
    <w:rsid w:val="005068C0"/>
    <w:rsid w:val="00506EC0"/>
    <w:rsid w:val="00526620"/>
    <w:rsid w:val="00530620"/>
    <w:rsid w:val="00553A97"/>
    <w:rsid w:val="005E6B9E"/>
    <w:rsid w:val="00606326"/>
    <w:rsid w:val="0061070C"/>
    <w:rsid w:val="00611005"/>
    <w:rsid w:val="0063234D"/>
    <w:rsid w:val="00653203"/>
    <w:rsid w:val="00655F8A"/>
    <w:rsid w:val="00670E9B"/>
    <w:rsid w:val="00674631"/>
    <w:rsid w:val="006839BE"/>
    <w:rsid w:val="0068454C"/>
    <w:rsid w:val="006A576C"/>
    <w:rsid w:val="006B7FF5"/>
    <w:rsid w:val="006C1EF3"/>
    <w:rsid w:val="006D2505"/>
    <w:rsid w:val="006D33E6"/>
    <w:rsid w:val="006E0752"/>
    <w:rsid w:val="006E1922"/>
    <w:rsid w:val="006E2901"/>
    <w:rsid w:val="0070363B"/>
    <w:rsid w:val="00723004"/>
    <w:rsid w:val="00734A39"/>
    <w:rsid w:val="00735D37"/>
    <w:rsid w:val="00757170"/>
    <w:rsid w:val="00776CDB"/>
    <w:rsid w:val="00782354"/>
    <w:rsid w:val="00796808"/>
    <w:rsid w:val="007A4EC3"/>
    <w:rsid w:val="007C3E64"/>
    <w:rsid w:val="007E36A9"/>
    <w:rsid w:val="007E4655"/>
    <w:rsid w:val="007E6879"/>
    <w:rsid w:val="007F1C7D"/>
    <w:rsid w:val="00801627"/>
    <w:rsid w:val="00822841"/>
    <w:rsid w:val="008307B9"/>
    <w:rsid w:val="0083260C"/>
    <w:rsid w:val="008431B3"/>
    <w:rsid w:val="0087364A"/>
    <w:rsid w:val="008E6527"/>
    <w:rsid w:val="008F1CE6"/>
    <w:rsid w:val="009001E9"/>
    <w:rsid w:val="00930EBD"/>
    <w:rsid w:val="009362EE"/>
    <w:rsid w:val="009434DA"/>
    <w:rsid w:val="00961210"/>
    <w:rsid w:val="00976044"/>
    <w:rsid w:val="009870E9"/>
    <w:rsid w:val="009D0CB0"/>
    <w:rsid w:val="009D59C1"/>
    <w:rsid w:val="009E604F"/>
    <w:rsid w:val="00A060EA"/>
    <w:rsid w:val="00A240CB"/>
    <w:rsid w:val="00A52E2E"/>
    <w:rsid w:val="00A57C90"/>
    <w:rsid w:val="00A80419"/>
    <w:rsid w:val="00AA2208"/>
    <w:rsid w:val="00AB1BF2"/>
    <w:rsid w:val="00B00972"/>
    <w:rsid w:val="00B161D2"/>
    <w:rsid w:val="00B31829"/>
    <w:rsid w:val="00B32AB7"/>
    <w:rsid w:val="00B35DC9"/>
    <w:rsid w:val="00B5193A"/>
    <w:rsid w:val="00B640BE"/>
    <w:rsid w:val="00BA4028"/>
    <w:rsid w:val="00BE4212"/>
    <w:rsid w:val="00BF0A30"/>
    <w:rsid w:val="00C237E4"/>
    <w:rsid w:val="00C249E7"/>
    <w:rsid w:val="00C34800"/>
    <w:rsid w:val="00C422B8"/>
    <w:rsid w:val="00C5615B"/>
    <w:rsid w:val="00C61DB6"/>
    <w:rsid w:val="00C65268"/>
    <w:rsid w:val="00C94CD1"/>
    <w:rsid w:val="00CC4439"/>
    <w:rsid w:val="00CC6B2D"/>
    <w:rsid w:val="00D01295"/>
    <w:rsid w:val="00D353FC"/>
    <w:rsid w:val="00D66F3D"/>
    <w:rsid w:val="00D67A37"/>
    <w:rsid w:val="00D87760"/>
    <w:rsid w:val="00DC5D32"/>
    <w:rsid w:val="00DD6B01"/>
    <w:rsid w:val="00DE7E4D"/>
    <w:rsid w:val="00E029C4"/>
    <w:rsid w:val="00E12477"/>
    <w:rsid w:val="00E14B36"/>
    <w:rsid w:val="00E44CFD"/>
    <w:rsid w:val="00EB24B8"/>
    <w:rsid w:val="00EB7C0C"/>
    <w:rsid w:val="00EB7E8E"/>
    <w:rsid w:val="00EC69D1"/>
    <w:rsid w:val="00ED3BB6"/>
    <w:rsid w:val="00EF7453"/>
    <w:rsid w:val="00F207D3"/>
    <w:rsid w:val="00F22F1F"/>
    <w:rsid w:val="00F54E52"/>
    <w:rsid w:val="00F61DAD"/>
    <w:rsid w:val="00F645DF"/>
    <w:rsid w:val="00F71337"/>
    <w:rsid w:val="00F86B12"/>
    <w:rsid w:val="00F90077"/>
    <w:rsid w:val="00F91134"/>
    <w:rsid w:val="00FC0D5C"/>
    <w:rsid w:val="00FC4F3E"/>
    <w:rsid w:val="00FD653C"/>
    <w:rsid w:val="00FE06AA"/>
    <w:rsid w:val="00FE2393"/>
    <w:rsid w:val="00FE68B9"/>
    <w:rsid w:val="00FF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3C4A"/>
  <w15:chartTrackingRefBased/>
  <w15:docId w15:val="{93FAE021-7DDC-4244-A4C3-0C9466B2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203"/>
    <w:rPr>
      <w:color w:val="808080"/>
    </w:rPr>
  </w:style>
  <w:style w:type="character" w:styleId="CommentReference">
    <w:name w:val="annotation reference"/>
    <w:basedOn w:val="DefaultParagraphFont"/>
    <w:uiPriority w:val="99"/>
    <w:semiHidden/>
    <w:unhideWhenUsed/>
    <w:rsid w:val="00BF0A30"/>
    <w:rPr>
      <w:sz w:val="16"/>
      <w:szCs w:val="16"/>
    </w:rPr>
  </w:style>
  <w:style w:type="paragraph" w:styleId="CommentText">
    <w:name w:val="annotation text"/>
    <w:basedOn w:val="Normal"/>
    <w:link w:val="CommentTextChar"/>
    <w:uiPriority w:val="99"/>
    <w:semiHidden/>
    <w:unhideWhenUsed/>
    <w:rsid w:val="00BF0A30"/>
    <w:pPr>
      <w:spacing w:line="240" w:lineRule="auto"/>
    </w:pPr>
    <w:rPr>
      <w:sz w:val="20"/>
      <w:szCs w:val="20"/>
    </w:rPr>
  </w:style>
  <w:style w:type="character" w:customStyle="1" w:styleId="CommentTextChar">
    <w:name w:val="Comment Text Char"/>
    <w:basedOn w:val="DefaultParagraphFont"/>
    <w:link w:val="CommentText"/>
    <w:uiPriority w:val="99"/>
    <w:semiHidden/>
    <w:rsid w:val="00BF0A30"/>
    <w:rPr>
      <w:sz w:val="20"/>
      <w:szCs w:val="20"/>
    </w:rPr>
  </w:style>
  <w:style w:type="paragraph" w:styleId="CommentSubject">
    <w:name w:val="annotation subject"/>
    <w:basedOn w:val="CommentText"/>
    <w:next w:val="CommentText"/>
    <w:link w:val="CommentSubjectChar"/>
    <w:uiPriority w:val="99"/>
    <w:semiHidden/>
    <w:unhideWhenUsed/>
    <w:rsid w:val="00BF0A30"/>
    <w:rPr>
      <w:b/>
      <w:bCs/>
    </w:rPr>
  </w:style>
  <w:style w:type="character" w:customStyle="1" w:styleId="CommentSubjectChar">
    <w:name w:val="Comment Subject Char"/>
    <w:basedOn w:val="CommentTextChar"/>
    <w:link w:val="CommentSubject"/>
    <w:uiPriority w:val="99"/>
    <w:semiHidden/>
    <w:rsid w:val="00BF0A30"/>
    <w:rPr>
      <w:b/>
      <w:bCs/>
      <w:sz w:val="20"/>
      <w:szCs w:val="20"/>
    </w:rPr>
  </w:style>
  <w:style w:type="paragraph" w:styleId="BalloonText">
    <w:name w:val="Balloon Text"/>
    <w:basedOn w:val="Normal"/>
    <w:link w:val="BalloonTextChar"/>
    <w:uiPriority w:val="99"/>
    <w:semiHidden/>
    <w:unhideWhenUsed/>
    <w:rsid w:val="00BF0A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A30"/>
    <w:rPr>
      <w:rFonts w:ascii="Segoe UI" w:hAnsi="Segoe UI" w:cs="Segoe UI"/>
      <w:sz w:val="18"/>
      <w:szCs w:val="18"/>
    </w:rPr>
  </w:style>
  <w:style w:type="paragraph" w:styleId="Header">
    <w:name w:val="header"/>
    <w:basedOn w:val="Normal"/>
    <w:link w:val="HeaderChar"/>
    <w:uiPriority w:val="99"/>
    <w:unhideWhenUsed/>
    <w:rsid w:val="00BA4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028"/>
  </w:style>
  <w:style w:type="paragraph" w:styleId="Footer">
    <w:name w:val="footer"/>
    <w:basedOn w:val="Normal"/>
    <w:link w:val="FooterChar"/>
    <w:uiPriority w:val="99"/>
    <w:unhideWhenUsed/>
    <w:rsid w:val="00BA4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028"/>
  </w:style>
  <w:style w:type="paragraph" w:styleId="Revision">
    <w:name w:val="Revision"/>
    <w:hidden/>
    <w:uiPriority w:val="99"/>
    <w:semiHidden/>
    <w:rsid w:val="006C1E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710680">
      <w:bodyDiv w:val="1"/>
      <w:marLeft w:val="0"/>
      <w:marRight w:val="0"/>
      <w:marTop w:val="0"/>
      <w:marBottom w:val="0"/>
      <w:divBdr>
        <w:top w:val="none" w:sz="0" w:space="0" w:color="auto"/>
        <w:left w:val="none" w:sz="0" w:space="0" w:color="auto"/>
        <w:bottom w:val="none" w:sz="0" w:space="0" w:color="auto"/>
        <w:right w:val="none" w:sz="0" w:space="0" w:color="auto"/>
      </w:divBdr>
    </w:div>
    <w:div w:id="87196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6/09/relationships/commentsIds" Target="commentsId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9</Pages>
  <Words>2246</Words>
  <Characters>12804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26</cp:revision>
  <dcterms:created xsi:type="dcterms:W3CDTF">2023-09-13T17:53:00Z</dcterms:created>
  <dcterms:modified xsi:type="dcterms:W3CDTF">2023-09-25T21:59:00Z</dcterms:modified>
</cp:coreProperties>
</file>