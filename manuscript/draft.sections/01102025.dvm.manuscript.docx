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21321E20"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 xml:space="preserve">Asynchronous timing of hypoxia and thermal stress </w:t>
      </w:r>
      <w:r w:rsidR="001E0E68">
        <w:rPr>
          <w:rFonts w:ascii="Times New Roman" w:hAnsi="Times New Roman" w:cs="Times New Roman"/>
          <w:b/>
          <w:sz w:val="24"/>
          <w:szCs w:val="24"/>
        </w:rPr>
        <w:t>induces</w:t>
      </w:r>
      <w:r>
        <w:rPr>
          <w:rFonts w:ascii="Times New Roman" w:hAnsi="Times New Roman" w:cs="Times New Roman"/>
          <w:b/>
          <w:sz w:val="24"/>
          <w:szCs w:val="24"/>
        </w:rPr>
        <w:t xml:space="preserve">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37E39D2A" w14:textId="77777777" w:rsidR="000525A6" w:rsidRDefault="007F0D70"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Mobile organisms respond to</w:t>
      </w:r>
      <w:r w:rsidR="002C6BF4" w:rsidRPr="000525A6">
        <w:rPr>
          <w:rFonts w:ascii="Times New Roman" w:hAnsi="Times New Roman" w:cs="Times New Roman"/>
          <w:sz w:val="24"/>
          <w:szCs w:val="24"/>
        </w:rPr>
        <w:t xml:space="preserve"> multiple environmental variables</w:t>
      </w:r>
      <w:r w:rsidRPr="000525A6">
        <w:rPr>
          <w:rFonts w:ascii="Times New Roman" w:hAnsi="Times New Roman" w:cs="Times New Roman"/>
          <w:sz w:val="24"/>
          <w:szCs w:val="24"/>
        </w:rPr>
        <w:t xml:space="preserve"> and </w:t>
      </w:r>
      <w:r w:rsidR="00D50B74" w:rsidRPr="000525A6">
        <w:rPr>
          <w:rFonts w:ascii="Times New Roman" w:hAnsi="Times New Roman" w:cs="Times New Roman"/>
          <w:sz w:val="24"/>
          <w:szCs w:val="24"/>
        </w:rPr>
        <w:t xml:space="preserve">optimizing one habitat condition </w:t>
      </w:r>
      <w:r w:rsidRPr="000525A6">
        <w:rPr>
          <w:rFonts w:ascii="Times New Roman" w:hAnsi="Times New Roman" w:cs="Times New Roman"/>
          <w:sz w:val="24"/>
          <w:szCs w:val="24"/>
        </w:rPr>
        <w:t xml:space="preserve">often </w:t>
      </w:r>
      <w:r w:rsidR="00D50B74" w:rsidRPr="000525A6">
        <w:rPr>
          <w:rFonts w:ascii="Times New Roman" w:hAnsi="Times New Roman" w:cs="Times New Roman"/>
          <w:sz w:val="24"/>
          <w:szCs w:val="24"/>
        </w:rPr>
        <w:t>comes at the expense of another</w:t>
      </w:r>
      <w:r w:rsidR="005B19CF" w:rsidRPr="000525A6">
        <w:rPr>
          <w:rFonts w:ascii="Times New Roman" w:hAnsi="Times New Roman" w:cs="Times New Roman"/>
          <w:sz w:val="24"/>
          <w:szCs w:val="24"/>
        </w:rPr>
        <w:t>.</w:t>
      </w:r>
      <w:r w:rsidR="002C6BF4" w:rsidRPr="000525A6">
        <w:rPr>
          <w:rFonts w:ascii="Times New Roman" w:hAnsi="Times New Roman" w:cs="Times New Roman"/>
          <w:sz w:val="24"/>
          <w:szCs w:val="24"/>
        </w:rPr>
        <w:t xml:space="preserve"> </w:t>
      </w:r>
      <w:r w:rsidR="000B5A37" w:rsidRPr="000525A6">
        <w:rPr>
          <w:rFonts w:ascii="Times New Roman" w:hAnsi="Times New Roman" w:cs="Times New Roman"/>
          <w:sz w:val="24"/>
          <w:szCs w:val="24"/>
        </w:rPr>
        <w:t xml:space="preserve">Trade-offs between temperature and dissolved oxygen are ubiquitous </w:t>
      </w:r>
      <w:r w:rsidR="005362D7" w:rsidRPr="000525A6">
        <w:rPr>
          <w:rFonts w:ascii="Times New Roman" w:hAnsi="Times New Roman" w:cs="Times New Roman"/>
          <w:sz w:val="24"/>
          <w:szCs w:val="24"/>
        </w:rPr>
        <w:t xml:space="preserve">in aquatic ecosystems, and they are also dynamic, as the day-night cycle </w:t>
      </w:r>
      <w:r w:rsidR="00181359" w:rsidRPr="000525A6">
        <w:rPr>
          <w:rFonts w:ascii="Times New Roman" w:hAnsi="Times New Roman" w:cs="Times New Roman"/>
          <w:sz w:val="24"/>
          <w:szCs w:val="24"/>
        </w:rPr>
        <w:t>drives solar absorption and photosynthesis</w:t>
      </w:r>
      <w:r w:rsidR="005362D7" w:rsidRPr="000525A6">
        <w:rPr>
          <w:rFonts w:ascii="Times New Roman" w:hAnsi="Times New Roman" w:cs="Times New Roman"/>
          <w:sz w:val="24"/>
          <w:szCs w:val="24"/>
        </w:rPr>
        <w:t xml:space="preserve">. </w:t>
      </w:r>
      <w:r w:rsidR="0093039B" w:rsidRPr="000525A6">
        <w:rPr>
          <w:rFonts w:ascii="Times New Roman" w:hAnsi="Times New Roman" w:cs="Times New Roman"/>
          <w:sz w:val="24"/>
          <w:szCs w:val="24"/>
        </w:rPr>
        <w:t xml:space="preserve">Heat stress and hypoxia occur asynchronously in the diel cycle, because temperature maximums occur in the evening and oxygen minimums occur around dawn. </w:t>
      </w:r>
      <w:r w:rsidR="001E0E68" w:rsidRPr="000525A6">
        <w:rPr>
          <w:rFonts w:ascii="Times New Roman" w:hAnsi="Times New Roman" w:cs="Times New Roman"/>
          <w:sz w:val="24"/>
          <w:szCs w:val="24"/>
        </w:rPr>
        <w:t xml:space="preserve">A key question is how organisms make tradeoffs to the opposing limitations of temperature and oxygen driven by changes in environmental conditions within a daily cycle. </w:t>
      </w:r>
    </w:p>
    <w:p w14:paraId="0A458F3B" w14:textId="7D228EAF" w:rsidR="000525A6" w:rsidRDefault="0093039B"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 xml:space="preserve">Using observed environmental data from </w:t>
      </w:r>
      <w:r w:rsidR="001D1CBB" w:rsidRPr="000525A6">
        <w:rPr>
          <w:rFonts w:ascii="Times New Roman" w:hAnsi="Times New Roman" w:cs="Times New Roman"/>
          <w:sz w:val="24"/>
          <w:szCs w:val="24"/>
        </w:rPr>
        <w:t>vertically stratified</w:t>
      </w:r>
      <w:r w:rsidR="00F52BE8" w:rsidRPr="000525A6">
        <w:rPr>
          <w:rFonts w:ascii="Times New Roman" w:hAnsi="Times New Roman" w:cs="Times New Roman"/>
          <w:sz w:val="24"/>
          <w:szCs w:val="24"/>
        </w:rPr>
        <w:t xml:space="preserve"> </w:t>
      </w:r>
      <w:r w:rsidRPr="000525A6">
        <w:rPr>
          <w:rFonts w:ascii="Times New Roman" w:hAnsi="Times New Roman" w:cs="Times New Roman"/>
          <w:sz w:val="24"/>
          <w:szCs w:val="24"/>
        </w:rPr>
        <w:t xml:space="preserve">thermal refuges on a river floodplain, we </w:t>
      </w:r>
      <w:r w:rsidR="001D1CBB" w:rsidRPr="000525A6">
        <w:rPr>
          <w:rFonts w:ascii="Times New Roman" w:hAnsi="Times New Roman" w:cs="Times New Roman"/>
          <w:sz w:val="24"/>
          <w:szCs w:val="24"/>
        </w:rPr>
        <w:t>used</w:t>
      </w:r>
      <w:r w:rsidR="00F52BE8" w:rsidRPr="000525A6">
        <w:rPr>
          <w:rFonts w:ascii="Times New Roman" w:hAnsi="Times New Roman" w:cs="Times New Roman"/>
          <w:sz w:val="24"/>
          <w:szCs w:val="24"/>
        </w:rPr>
        <w:t xml:space="preserve"> a simulation to </w:t>
      </w:r>
      <w:r w:rsidRPr="000525A6">
        <w:rPr>
          <w:rFonts w:ascii="Times New Roman" w:hAnsi="Times New Roman" w:cs="Times New Roman"/>
          <w:sz w:val="24"/>
          <w:szCs w:val="24"/>
        </w:rPr>
        <w:t xml:space="preserve">show that strategies </w:t>
      </w:r>
      <w:r w:rsidR="00254FC3" w:rsidRPr="000525A6">
        <w:rPr>
          <w:rFonts w:ascii="Times New Roman" w:hAnsi="Times New Roman" w:cs="Times New Roman"/>
          <w:sz w:val="24"/>
          <w:szCs w:val="24"/>
        </w:rPr>
        <w:t xml:space="preserve">that focused solely on either </w:t>
      </w:r>
      <w:r w:rsidRPr="000525A6">
        <w:rPr>
          <w:rFonts w:ascii="Times New Roman" w:hAnsi="Times New Roman" w:cs="Times New Roman"/>
          <w:sz w:val="24"/>
          <w:szCs w:val="24"/>
        </w:rPr>
        <w:t>temperature-minimizing or oxygen-maximizing result</w:t>
      </w:r>
      <w:r w:rsidR="00AD5CC8" w:rsidRPr="000525A6">
        <w:rPr>
          <w:rFonts w:ascii="Times New Roman" w:hAnsi="Times New Roman" w:cs="Times New Roman"/>
          <w:sz w:val="24"/>
          <w:szCs w:val="24"/>
        </w:rPr>
        <w:t>ed</w:t>
      </w:r>
      <w:r w:rsidRPr="000525A6">
        <w:rPr>
          <w:rFonts w:ascii="Times New Roman" w:hAnsi="Times New Roman" w:cs="Times New Roman"/>
          <w:sz w:val="24"/>
          <w:szCs w:val="24"/>
        </w:rPr>
        <w:t xml:space="preserve"> in constant depth selection, whereas fish that optimize</w:t>
      </w:r>
      <w:r w:rsidR="00AD5CC8" w:rsidRPr="000525A6">
        <w:rPr>
          <w:rFonts w:ascii="Times New Roman" w:hAnsi="Times New Roman" w:cs="Times New Roman"/>
          <w:sz w:val="24"/>
          <w:szCs w:val="24"/>
        </w:rPr>
        <w:t>d</w:t>
      </w:r>
      <w:r w:rsidRPr="000525A6">
        <w:rPr>
          <w:rFonts w:ascii="Times New Roman" w:hAnsi="Times New Roman" w:cs="Times New Roman"/>
          <w:sz w:val="24"/>
          <w:szCs w:val="24"/>
        </w:rPr>
        <w:t xml:space="preserve"> </w:t>
      </w:r>
      <w:r w:rsidR="00181359" w:rsidRPr="000525A6">
        <w:rPr>
          <w:rFonts w:ascii="Times New Roman" w:hAnsi="Times New Roman" w:cs="Times New Roman"/>
          <w:sz w:val="24"/>
          <w:szCs w:val="24"/>
        </w:rPr>
        <w:t xml:space="preserve">both </w:t>
      </w:r>
      <w:r w:rsidRPr="000525A6">
        <w:rPr>
          <w:rFonts w:ascii="Times New Roman" w:hAnsi="Times New Roman" w:cs="Times New Roman"/>
          <w:sz w:val="24"/>
          <w:szCs w:val="24"/>
        </w:rPr>
        <w:t>temperature and oxygen exhibit</w:t>
      </w:r>
      <w:r w:rsidR="00AD5CC8" w:rsidRPr="000525A6">
        <w:rPr>
          <w:rFonts w:ascii="Times New Roman" w:hAnsi="Times New Roman" w:cs="Times New Roman"/>
          <w:sz w:val="24"/>
          <w:szCs w:val="24"/>
        </w:rPr>
        <w:t>ed</w:t>
      </w:r>
      <w:r w:rsidRPr="000525A6">
        <w:rPr>
          <w:rFonts w:ascii="Times New Roman" w:hAnsi="Times New Roman" w:cs="Times New Roman"/>
          <w:sz w:val="24"/>
          <w:szCs w:val="24"/>
        </w:rPr>
        <w:t xml:space="preserve"> diel vertical movement. </w:t>
      </w:r>
      <w:r w:rsidR="001E0E68" w:rsidRPr="000525A6">
        <w:rPr>
          <w:rFonts w:ascii="Times New Roman" w:hAnsi="Times New Roman" w:cs="Times New Roman"/>
          <w:sz w:val="24"/>
          <w:szCs w:val="24"/>
        </w:rPr>
        <w:t>Given that physiological demands require both adequate oxygen and thermal ranges, we hypothesized that fish would employ diel vertical migration to balance these two constraints. To test this,</w:t>
      </w:r>
      <w:r w:rsidR="00200B74" w:rsidRPr="000525A6">
        <w:rPr>
          <w:rFonts w:ascii="Times New Roman" w:hAnsi="Times New Roman" w:cs="Times New Roman"/>
          <w:sz w:val="24"/>
          <w:szCs w:val="24"/>
        </w:rPr>
        <w:t xml:space="preserve"> </w:t>
      </w:r>
      <w:r w:rsidRPr="000525A6">
        <w:rPr>
          <w:rFonts w:ascii="Times New Roman" w:hAnsi="Times New Roman" w:cs="Times New Roman"/>
          <w:sz w:val="24"/>
          <w:szCs w:val="24"/>
        </w:rPr>
        <w:t xml:space="preserve">we held fish </w:t>
      </w:r>
      <w:r w:rsidRPr="000525A6">
        <w:rPr>
          <w:rFonts w:ascii="Times New Roman" w:hAnsi="Times New Roman" w:cs="Times New Roman"/>
          <w:i/>
          <w:iCs/>
          <w:sz w:val="24"/>
          <w:szCs w:val="24"/>
        </w:rPr>
        <w:t>in situ</w:t>
      </w:r>
      <w:r w:rsidRPr="000525A6">
        <w:rPr>
          <w:rFonts w:ascii="Times New Roman" w:hAnsi="Times New Roman" w:cs="Times New Roman"/>
          <w:sz w:val="24"/>
          <w:szCs w:val="24"/>
        </w:rPr>
        <w:t xml:space="preserve"> in enclosures and </w:t>
      </w:r>
      <w:r w:rsidR="00AD5CC8" w:rsidRPr="000525A6">
        <w:rPr>
          <w:rFonts w:ascii="Times New Roman" w:hAnsi="Times New Roman" w:cs="Times New Roman"/>
          <w:sz w:val="24"/>
          <w:szCs w:val="24"/>
        </w:rPr>
        <w:t>quantified</w:t>
      </w:r>
      <w:r w:rsidR="00200B74" w:rsidRPr="000525A6">
        <w:rPr>
          <w:rFonts w:ascii="Times New Roman" w:hAnsi="Times New Roman" w:cs="Times New Roman"/>
          <w:sz w:val="24"/>
          <w:szCs w:val="24"/>
        </w:rPr>
        <w:t xml:space="preserve"> their</w:t>
      </w:r>
      <w:r w:rsidR="00AD5CC8" w:rsidRPr="000525A6">
        <w:rPr>
          <w:rFonts w:ascii="Times New Roman" w:hAnsi="Times New Roman" w:cs="Times New Roman"/>
          <w:sz w:val="24"/>
          <w:szCs w:val="24"/>
        </w:rPr>
        <w:t xml:space="preserve"> </w:t>
      </w:r>
      <w:r w:rsidR="0089418C" w:rsidRPr="000525A6">
        <w:rPr>
          <w:rFonts w:ascii="Times New Roman" w:hAnsi="Times New Roman" w:cs="Times New Roman"/>
          <w:sz w:val="24"/>
          <w:szCs w:val="24"/>
        </w:rPr>
        <w:t>use of the thermal environment</w:t>
      </w:r>
      <w:r w:rsidR="00D7683C" w:rsidRPr="000525A6">
        <w:rPr>
          <w:rFonts w:ascii="Times New Roman" w:hAnsi="Times New Roman" w:cs="Times New Roman"/>
          <w:sz w:val="24"/>
          <w:szCs w:val="24"/>
        </w:rPr>
        <w:t xml:space="preserve"> </w:t>
      </w:r>
      <w:r w:rsidR="0027799E" w:rsidRPr="000525A6">
        <w:rPr>
          <w:rFonts w:ascii="Times New Roman" w:hAnsi="Times New Roman" w:cs="Times New Roman"/>
          <w:sz w:val="24"/>
          <w:szCs w:val="24"/>
        </w:rPr>
        <w:t>using</w:t>
      </w:r>
      <w:r w:rsidR="00D7683C" w:rsidRPr="000525A6">
        <w:rPr>
          <w:rFonts w:ascii="Times New Roman" w:hAnsi="Times New Roman" w:cs="Times New Roman"/>
          <w:sz w:val="24"/>
          <w:szCs w:val="24"/>
        </w:rPr>
        <w:t xml:space="preserve"> </w:t>
      </w:r>
      <w:r w:rsidR="0089418C" w:rsidRPr="000525A6">
        <w:rPr>
          <w:rFonts w:ascii="Times New Roman" w:hAnsi="Times New Roman" w:cs="Times New Roman"/>
          <w:sz w:val="24"/>
          <w:szCs w:val="24"/>
        </w:rPr>
        <w:t>temperature-</w:t>
      </w:r>
      <w:r w:rsidRPr="000525A6">
        <w:rPr>
          <w:rFonts w:ascii="Times New Roman" w:hAnsi="Times New Roman" w:cs="Times New Roman"/>
          <w:sz w:val="24"/>
          <w:szCs w:val="24"/>
        </w:rPr>
        <w:t>logging tags</w:t>
      </w:r>
      <w:r w:rsidR="00941C9B">
        <w:rPr>
          <w:rFonts w:ascii="Times New Roman" w:hAnsi="Times New Roman" w:cs="Times New Roman"/>
          <w:sz w:val="24"/>
          <w:szCs w:val="24"/>
        </w:rPr>
        <w:t xml:space="preserve"> coupled with arrays instrumented with temperature-oxygen loggers</w:t>
      </w:r>
      <w:r w:rsidRPr="000525A6">
        <w:rPr>
          <w:rFonts w:ascii="Times New Roman" w:hAnsi="Times New Roman" w:cs="Times New Roman"/>
          <w:sz w:val="24"/>
          <w:szCs w:val="24"/>
        </w:rPr>
        <w:t xml:space="preserve">. </w:t>
      </w:r>
    </w:p>
    <w:p w14:paraId="58ABA873" w14:textId="77777777" w:rsidR="000525A6" w:rsidRDefault="0093039B"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Fish exhibited diel vertical movement</w:t>
      </w:r>
      <w:r w:rsidR="009B18A0" w:rsidRPr="000525A6">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w:t>
      </w:r>
      <w:r w:rsidR="00181359" w:rsidRPr="000525A6">
        <w:rPr>
          <w:rFonts w:ascii="Times New Roman" w:hAnsi="Times New Roman" w:cs="Times New Roman"/>
          <w:sz w:val="24"/>
          <w:szCs w:val="24"/>
        </w:rPr>
        <w:t>, which reduce metabolic costs</w:t>
      </w:r>
      <w:r w:rsidR="009B18A0" w:rsidRPr="000525A6">
        <w:rPr>
          <w:rFonts w:ascii="Times New Roman" w:hAnsi="Times New Roman" w:cs="Times New Roman"/>
          <w:sz w:val="24"/>
          <w:szCs w:val="24"/>
        </w:rPr>
        <w:t xml:space="preserve">. </w:t>
      </w:r>
    </w:p>
    <w:p w14:paraId="679920C4" w14:textId="3D2EB2EA" w:rsidR="00272B1D" w:rsidRPr="000525A6" w:rsidRDefault="000525A6"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lastRenderedPageBreak/>
        <w:t>Our novel continuous monitoring approach demonstrates that diel variability in habitat conditions can cause trade-offs that drive cyclical habitat use.</w:t>
      </w:r>
      <w:r>
        <w:rPr>
          <w:rFonts w:ascii="Times New Roman" w:hAnsi="Times New Roman" w:cs="Times New Roman"/>
          <w:sz w:val="24"/>
          <w:szCs w:val="24"/>
        </w:rPr>
        <w:t xml:space="preserve"> </w:t>
      </w:r>
      <w:r w:rsidR="009B18A0" w:rsidRPr="000525A6">
        <w:rPr>
          <w:rFonts w:ascii="Times New Roman" w:hAnsi="Times New Roman" w:cs="Times New Roman"/>
          <w:sz w:val="24"/>
          <w:szCs w:val="24"/>
        </w:rPr>
        <w:t xml:space="preserve">Our </w:t>
      </w:r>
      <w:r w:rsidR="008566CE" w:rsidRPr="000525A6">
        <w:rPr>
          <w:rFonts w:ascii="Times New Roman" w:hAnsi="Times New Roman" w:cs="Times New Roman"/>
          <w:sz w:val="24"/>
          <w:szCs w:val="24"/>
        </w:rPr>
        <w:t xml:space="preserve">conclusions </w:t>
      </w:r>
      <w:r w:rsidR="009C7EEE" w:rsidRPr="000525A6">
        <w:rPr>
          <w:rFonts w:ascii="Times New Roman" w:hAnsi="Times New Roman" w:cs="Times New Roman"/>
          <w:sz w:val="24"/>
          <w:szCs w:val="24"/>
        </w:rPr>
        <w:t xml:space="preserve">are supported </w:t>
      </w:r>
      <w:r w:rsidR="008A5A7F" w:rsidRPr="000525A6">
        <w:rPr>
          <w:rFonts w:ascii="Times New Roman" w:hAnsi="Times New Roman" w:cs="Times New Roman"/>
          <w:sz w:val="24"/>
          <w:szCs w:val="24"/>
        </w:rPr>
        <w:t xml:space="preserve">by </w:t>
      </w:r>
      <w:r w:rsidR="009C7EEE" w:rsidRPr="000525A6">
        <w:rPr>
          <w:rFonts w:ascii="Times New Roman" w:hAnsi="Times New Roman" w:cs="Times New Roman"/>
          <w:sz w:val="24"/>
          <w:szCs w:val="24"/>
        </w:rPr>
        <w:t xml:space="preserve">first </w:t>
      </w:r>
      <w:r w:rsidR="001E0E68" w:rsidRPr="000525A6">
        <w:rPr>
          <w:rFonts w:ascii="Times New Roman" w:hAnsi="Times New Roman" w:cs="Times New Roman"/>
          <w:sz w:val="24"/>
          <w:szCs w:val="24"/>
        </w:rPr>
        <w:t>principles and</w:t>
      </w:r>
      <w:r w:rsidR="009C7EEE" w:rsidRPr="000525A6">
        <w:rPr>
          <w:rFonts w:ascii="Times New Roman" w:hAnsi="Times New Roman" w:cs="Times New Roman"/>
          <w:sz w:val="24"/>
          <w:szCs w:val="24"/>
        </w:rPr>
        <w:t xml:space="preserve"> </w:t>
      </w:r>
      <w:r w:rsidR="008566CE" w:rsidRPr="000525A6">
        <w:rPr>
          <w:rFonts w:ascii="Times New Roman" w:hAnsi="Times New Roman" w:cs="Times New Roman"/>
          <w:sz w:val="24"/>
          <w:szCs w:val="24"/>
        </w:rPr>
        <w:t xml:space="preserve">should therefore be generalizable across the diversity of aquatic systems in which </w:t>
      </w:r>
      <w:r w:rsidR="00181359" w:rsidRPr="000525A6">
        <w:rPr>
          <w:rFonts w:ascii="Times New Roman" w:hAnsi="Times New Roman" w:cs="Times New Roman"/>
          <w:sz w:val="24"/>
          <w:szCs w:val="24"/>
        </w:rPr>
        <w:t xml:space="preserve">analogous </w:t>
      </w:r>
      <w:r w:rsidR="00272B1D" w:rsidRPr="000525A6">
        <w:rPr>
          <w:rFonts w:ascii="Times New Roman" w:hAnsi="Times New Roman" w:cs="Times New Roman"/>
          <w:sz w:val="24"/>
          <w:szCs w:val="24"/>
        </w:rPr>
        <w:t xml:space="preserve">temperature-oxygen </w:t>
      </w:r>
      <w:r w:rsidR="001D1CBB" w:rsidRPr="000525A6">
        <w:rPr>
          <w:rFonts w:ascii="Times New Roman" w:hAnsi="Times New Roman" w:cs="Times New Roman"/>
          <w:sz w:val="24"/>
          <w:szCs w:val="24"/>
        </w:rPr>
        <w:t>tradeoffs</w:t>
      </w:r>
      <w:r w:rsidR="009B18A0" w:rsidRPr="000525A6">
        <w:rPr>
          <w:rFonts w:ascii="Times New Roman" w:hAnsi="Times New Roman" w:cs="Times New Roman"/>
          <w:sz w:val="24"/>
          <w:szCs w:val="24"/>
        </w:rPr>
        <w:t xml:space="preserve"> occur</w:t>
      </w:r>
      <w:r w:rsidR="0080104B" w:rsidRPr="000525A6">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commentRangeStart w:id="0"/>
      <w:r w:rsidRPr="00B54233">
        <w:rPr>
          <w:rFonts w:ascii="Times New Roman" w:hAnsi="Times New Roman" w:cs="Times New Roman"/>
          <w:b/>
          <w:sz w:val="24"/>
          <w:szCs w:val="24"/>
        </w:rPr>
        <w:t>Introduction</w:t>
      </w:r>
      <w:commentRangeEnd w:id="0"/>
      <w:r w:rsidR="00023B96">
        <w:rPr>
          <w:rStyle w:val="CommentReference"/>
        </w:rPr>
        <w:commentReference w:id="0"/>
      </w:r>
    </w:p>
    <w:p w14:paraId="15AB8B56" w14:textId="11B8AAE8"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commentRangeStart w:id="1"/>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xml:space="preserve">, creating asynchronous variation among </w:t>
      </w:r>
      <w:commentRangeEnd w:id="1"/>
      <w:r w:rsidR="00424221">
        <w:rPr>
          <w:rStyle w:val="CommentReference"/>
        </w:rPr>
        <w:commentReference w:id="1"/>
      </w:r>
      <w:r w:rsidR="00955527"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to optimize </w:t>
      </w:r>
      <w:r w:rsidR="00830145">
        <w:rPr>
          <w:rFonts w:ascii="Times New Roman" w:hAnsi="Times New Roman" w:cs="Times New Roman"/>
          <w:sz w:val="24"/>
          <w:szCs w:val="24"/>
        </w:rPr>
        <w:t xml:space="preserve">their well-being </w:t>
      </w:r>
      <w:r w:rsidR="00CF1B58">
        <w:rPr>
          <w:rFonts w:ascii="Times New Roman" w:hAnsi="Times New Roman" w:cs="Times New Roman"/>
          <w:sz w:val="24"/>
          <w:szCs w:val="24"/>
        </w:rPr>
        <w:t>under conditions that are constantly changing.</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w:t>
      </w:r>
      <w:commentRangeStart w:id="2"/>
      <w:commentRangeStart w:id="3"/>
      <w:r w:rsidR="00955527" w:rsidRPr="00C13FAA">
        <w:rPr>
          <w:rFonts w:ascii="Times New Roman" w:hAnsi="Times New Roman" w:cs="Times New Roman"/>
          <w:sz w:val="24"/>
          <w:szCs w:val="24"/>
        </w:rPr>
        <w:t xml:space="preserve">across the accessible </w:t>
      </w:r>
      <w:commentRangeStart w:id="4"/>
      <w:r w:rsidR="00955527" w:rsidRPr="00C13FAA">
        <w:rPr>
          <w:rFonts w:ascii="Times New Roman" w:hAnsi="Times New Roman" w:cs="Times New Roman"/>
          <w:sz w:val="24"/>
          <w:szCs w:val="24"/>
        </w:rPr>
        <w:t>landscape</w:t>
      </w:r>
      <w:commentRangeEnd w:id="4"/>
      <w:r w:rsidR="00171F22">
        <w:rPr>
          <w:rStyle w:val="CommentReference"/>
        </w:rPr>
        <w:commentReference w:id="4"/>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t>spatio</w:t>
      </w:r>
      <w:proofErr w:type="spellEnd"/>
      <w:r w:rsidR="00D22412">
        <w:rPr>
          <w:rFonts w:ascii="Times New Roman" w:hAnsi="Times New Roman" w:cs="Times New Roman"/>
          <w:sz w:val="24"/>
          <w:szCs w:val="24"/>
        </w:rPr>
        <w:t xml:space="preserve">-temporal heterogeneity </w:t>
      </w:r>
      <w:commentRangeEnd w:id="2"/>
      <w:r w:rsidR="00CC28BB">
        <w:rPr>
          <w:rStyle w:val="CommentReference"/>
        </w:rPr>
        <w:commentReference w:id="2"/>
      </w:r>
      <w:commentRangeEnd w:id="3"/>
      <w:r w:rsidR="00CC28BB">
        <w:rPr>
          <w:rStyle w:val="CommentReference"/>
        </w:rPr>
        <w:commentReference w:id="3"/>
      </w:r>
      <w:r w:rsidR="00D22412">
        <w:rPr>
          <w:rFonts w:ascii="Times New Roman" w:hAnsi="Times New Roman" w:cs="Times New Roman"/>
          <w:sz w:val="24"/>
          <w:szCs w:val="24"/>
        </w:rPr>
        <w:t xml:space="preserve">in single resources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r w:rsidR="00D22412">
        <w:rPr>
          <w:rFonts w:ascii="Times New Roman" w:hAnsi="Times New Roman" w:cs="Times New Roman"/>
          <w:sz w:val="24"/>
          <w:szCs w:val="24"/>
        </w:rPr>
        <w:t xml:space="preserve"> </w:t>
      </w:r>
    </w:p>
    <w:p w14:paraId="241BD45D" w14:textId="0D7F29CB" w:rsidR="00CC28BB" w:rsidRDefault="00CC28BB" w:rsidP="00CC28B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is much scarcer and harder to acquire in water than in air. Higher temperatures both reduce oxygen solubility in water and increase fish oxygen demands, so we should expect that as temperatures exceed physiological optimums, behavioral responses should be shaped by both temperature and DO. Aquatic habitats ranging from pelagic seas to </w:t>
      </w:r>
      <w:r>
        <w:rPr>
          <w:rFonts w:ascii="Times New Roman" w:hAnsi="Times New Roman" w:cs="Times New Roman"/>
          <w:sz w:val="24"/>
          <w:szCs w:val="24"/>
        </w:rPr>
        <w:lastRenderedPageBreak/>
        <w:t>ponds can exhibit vertical stratification of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Pr>
          <w:rFonts w:ascii="Times New Roman" w:hAnsi="Times New Roman" w:cs="Times New Roman"/>
          <w:sz w:val="24"/>
          <w:szCs w:val="24"/>
        </w:rPr>
        <w:t>. In tropical marine environments, suboptimally cool and hypoxic waters below the thermocline can limit fish to the shallower depths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DB2EF4">
        <w:rPr>
          <w:rFonts w:ascii="Times New Roman" w:hAnsi="Times New Roman" w:cs="Times New Roman"/>
          <w:sz w:val="24"/>
          <w:szCs w:val="24"/>
        </w:rPr>
        <w:instrText xml:space="preserve"> ADDIN ZOTERO_ITEM CSL_CITATION {"citationID":"n1tkFeNw","properties":{"formattedCitation":"(Brill et al., 1999; Logan et al., 2023)","plainCitation":"(Brill et al., 1999;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DB2EF4">
        <w:rPr>
          <w:rFonts w:ascii="Cambria Math" w:hAnsi="Cambria Math" w:cs="Cambria Math"/>
          <w:sz w:val="24"/>
          <w:szCs w:val="24"/>
        </w:rPr>
        <w:instrText>≃</w:instrText>
      </w:r>
      <w:r w:rsidR="00DB2EF4">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(Brill et al., 1999;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 temperate lotic and lentic environments, warm surface temperatures can exceed physiological optima, and hypoxic conditions at depth can limit fish vertical distribution, creating a vertically compressed habitat known as a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This phenomenon can also occur in fine scale patches of lentic habitat within a river floodplain. 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C7AC1">
        <w:rPr>
          <w:rFonts w:ascii="Times New Roman" w:hAnsi="Times New Roman" w:cs="Times New Roman"/>
          <w:sz w:val="24"/>
          <w:szCs w:val="24"/>
        </w:rPr>
        <w:t xml:space="preserve">In these habitats, cool water </w:t>
      </w:r>
      <w:r>
        <w:rPr>
          <w:rFonts w:ascii="Times New Roman" w:hAnsi="Times New Roman" w:cs="Times New Roman"/>
          <w:sz w:val="24"/>
          <w:szCs w:val="24"/>
        </w:rPr>
        <w:t>is introduced</w:t>
      </w:r>
      <w:r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Pr>
          <w:rFonts w:ascii="Times New Roman" w:hAnsi="Times New Roman" w:cs="Times New Roman"/>
          <w:sz w:val="24"/>
          <w:szCs w:val="24"/>
        </w:rPr>
        <w:t xml:space="preserve">while subsurface. </w:t>
      </w:r>
      <w:proofErr w:type="gramStart"/>
      <w:r>
        <w:rPr>
          <w:rFonts w:ascii="Times New Roman" w:hAnsi="Times New Roman" w:cs="Times New Roman"/>
          <w:sz w:val="24"/>
          <w:szCs w:val="24"/>
        </w:rPr>
        <w:t>The vast majority of</w:t>
      </w:r>
      <w:proofErr w:type="gramEnd"/>
      <w:r>
        <w:rPr>
          <w:rFonts w:ascii="Times New Roman" w:hAnsi="Times New Roman" w:cs="Times New Roman"/>
          <w:sz w:val="24"/>
          <w:szCs w:val="24"/>
        </w:rPr>
        <w:t xml:space="preserve"> this work on temperature and oxygen stratification considers a temporally static trade-off. However, diel variation is a prominent feature in many systems as the day-night cycle modulates temperature and oxygen through solar </w:t>
      </w:r>
      <w:commentRangeStart w:id="5"/>
      <w:r>
        <w:rPr>
          <w:rFonts w:ascii="Times New Roman" w:hAnsi="Times New Roman" w:cs="Times New Roman"/>
          <w:sz w:val="24"/>
          <w:szCs w:val="24"/>
        </w:rPr>
        <w:t>absorption</w:t>
      </w:r>
      <w:commentRangeEnd w:id="5"/>
      <w:r>
        <w:rPr>
          <w:rStyle w:val="CommentReference"/>
        </w:rPr>
        <w:commentReference w:id="5"/>
      </w:r>
      <w:r>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p>
    <w:p w14:paraId="0D9500A8" w14:textId="7B7F19E2" w:rsidR="005F7C05" w:rsidRDefault="00BA6ADA" w:rsidP="00F56768">
      <w:pPr>
        <w:spacing w:line="480" w:lineRule="auto"/>
        <w:ind w:firstLine="720"/>
        <w:rPr>
          <w:rFonts w:ascii="Times New Roman" w:hAnsi="Times New Roman" w:cs="Times New Roman"/>
          <w:sz w:val="24"/>
          <w:szCs w:val="24"/>
        </w:rPr>
      </w:pPr>
      <w:r w:rsidRPr="00BA6ADA">
        <w:rPr>
          <w:rFonts w:ascii="Times New Roman" w:hAnsi="Times New Roman" w:cs="Times New Roman"/>
          <w:sz w:val="24"/>
          <w:szCs w:val="24"/>
        </w:rPr>
        <w:t>To maximize fitness under die</w:t>
      </w:r>
      <w:r>
        <w:rPr>
          <w:rFonts w:ascii="Times New Roman" w:hAnsi="Times New Roman" w:cs="Times New Roman"/>
          <w:sz w:val="24"/>
          <w:szCs w:val="24"/>
        </w:rPr>
        <w:t xml:space="preserve">l </w:t>
      </w:r>
      <w:r w:rsidRPr="00BA6ADA">
        <w:rPr>
          <w:rFonts w:ascii="Times New Roman" w:hAnsi="Times New Roman" w:cs="Times New Roman"/>
          <w:sz w:val="24"/>
          <w:szCs w:val="24"/>
        </w:rPr>
        <w:t>variation in environmental variables, aquatic organisms often exhibit die</w:t>
      </w:r>
      <w:r>
        <w:rPr>
          <w:rFonts w:ascii="Times New Roman" w:hAnsi="Times New Roman" w:cs="Times New Roman"/>
          <w:sz w:val="24"/>
          <w:szCs w:val="24"/>
        </w:rPr>
        <w:t xml:space="preserve">l </w:t>
      </w:r>
      <w:r w:rsidRPr="00BA6ADA">
        <w:rPr>
          <w:rFonts w:ascii="Times New Roman" w:hAnsi="Times New Roman" w:cs="Times New Roman"/>
          <w:sz w:val="24"/>
          <w:szCs w:val="24"/>
        </w:rPr>
        <w:t>vertical migration</w:t>
      </w:r>
      <w:r>
        <w:rPr>
          <w:rFonts w:ascii="Times New Roman" w:hAnsi="Times New Roman" w:cs="Times New Roman"/>
          <w:sz w:val="24"/>
          <w:szCs w:val="24"/>
        </w:rPr>
        <w:t xml:space="preserve"> (DVM). </w:t>
      </w:r>
      <w:r w:rsidR="000D3CE5"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sidR="000D3CE5">
        <w:rPr>
          <w:rFonts w:ascii="Times New Roman" w:hAnsi="Times New Roman" w:cs="Times New Roman"/>
          <w:sz w:val="24"/>
          <w:szCs w:val="24"/>
        </w:rPr>
        <w:t>asynchronous</w:t>
      </w:r>
      <w:r w:rsidR="000D3CE5" w:rsidRPr="000D3CE5">
        <w:rPr>
          <w:rFonts w:ascii="Times New Roman" w:hAnsi="Times New Roman" w:cs="Times New Roman"/>
          <w:sz w:val="24"/>
          <w:szCs w:val="24"/>
        </w:rPr>
        <w:t xml:space="preserve"> conditions. For example, fish exploit </w:t>
      </w:r>
      <w:r w:rsidR="000D3CE5">
        <w:rPr>
          <w:rFonts w:ascii="Times New Roman" w:hAnsi="Times New Roman" w:cs="Times New Roman"/>
          <w:sz w:val="24"/>
          <w:szCs w:val="24"/>
        </w:rPr>
        <w:t>asynchronous variation</w:t>
      </w:r>
      <w:r w:rsidR="000D3CE5" w:rsidRPr="000D3CE5">
        <w:rPr>
          <w:rFonts w:ascii="Times New Roman" w:hAnsi="Times New Roman" w:cs="Times New Roman"/>
          <w:sz w:val="24"/>
          <w:szCs w:val="24"/>
        </w:rPr>
        <w:t xml:space="preserve"> in predation risk and foraging opportunities through crepuscular ascents to surface waters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{"citationID":"Tcz0EUfJ","properties":{"formattedCitation":"(Scheuerell &amp; Schindler, 2003)","plainCitation":"(Scheuerell &amp; Schindler, 2003)","noteIndex":0},"citationItems":[{"id":35,"uris":["http://zotero.org/users/local/zapURGuj/items/CYRJDDB9"],"itemData":{"id":35,"type":"article-journal","abstract":"Diel vertical migration (DVM) is a widespread phenomenon in aquatic organisms,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ecosystems.","container-title":"Ecology","DOI":"10.1890/0012-9658(2003)084[1713:DVMBJS]2.0.CO;2","ISSN":"1939-9170","issue":"7","language":"en","note":"_eprint: https://onlinelibrary.wiley.com/doi/pdf/10.1890/0012-9658%282003%29084%5B1713%3ADVMBJS%5D2.0.CO%3B2","page":"1713-1720","source":"Wiley Online Library","title":"Diel Vertical Migration by Juvenile Sockeye Salmon: Empirical Evidence for the Antipredation Window","title-short":"Diel Vertical Migration by Juvenile Sockeye Salmon","volume":"84","author":[{"family":"Scheuerell","given":"Mark D."},{"family":"Schindler","given":"Daniel E."}],"issued":{"date-parts":[["2003"]]}}}],"schema":"https://github.com/citation-style-language/schema/raw/master/csl-citation.json"}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(Scheuerell &amp; Schindler, 2003)</w:t>
      </w:r>
      <w:r w:rsidR="000767C3">
        <w:rPr>
          <w:rFonts w:ascii="Times New Roman" w:hAnsi="Times New Roman" w:cs="Times New Roman"/>
          <w:sz w:val="24"/>
          <w:szCs w:val="24"/>
        </w:rPr>
        <w:fldChar w:fldCharType="end"/>
      </w:r>
      <w:r w:rsidR="000D3CE5" w:rsidRPr="000D3CE5">
        <w:rPr>
          <w:rFonts w:ascii="Times New Roman" w:hAnsi="Times New Roman" w:cs="Times New Roman"/>
          <w:sz w:val="24"/>
          <w:szCs w:val="24"/>
        </w:rPr>
        <w:t>.</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w:t>
      </w:r>
      <w:r w:rsidR="007D335E">
        <w:rPr>
          <w:rFonts w:ascii="Times New Roman" w:hAnsi="Times New Roman" w:cs="Times New Roman"/>
          <w:sz w:val="24"/>
          <w:szCs w:val="24"/>
        </w:rPr>
        <w:lastRenderedPageBreak/>
        <w:t xml:space="preserve">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Start w:id="6"/>
      <w:commentRangeStart w:id="7"/>
      <w:r w:rsidR="007D335E" w:rsidRPr="007D335E">
        <w:rPr>
          <w:rFonts w:ascii="Times New Roman" w:hAnsi="Times New Roman" w:cs="Times New Roman"/>
          <w:sz w:val="24"/>
          <w:szCs w:val="24"/>
        </w:rPr>
        <w:t>.</w:t>
      </w:r>
      <w:commentRangeEnd w:id="6"/>
      <w:r w:rsidR="00AF3719">
        <w:rPr>
          <w:rStyle w:val="CommentReference"/>
        </w:rPr>
        <w:commentReference w:id="6"/>
      </w:r>
      <w:commentRangeEnd w:id="7"/>
      <w:r w:rsidR="006B369A">
        <w:rPr>
          <w:rStyle w:val="CommentReference"/>
        </w:rPr>
        <w:commentReference w:id="7"/>
      </w:r>
      <w:r w:rsidR="006B369A">
        <w:rPr>
          <w:rFonts w:ascii="Times New Roman" w:hAnsi="Times New Roman" w:cs="Times New Roman"/>
          <w:sz w:val="24"/>
          <w:szCs w:val="24"/>
        </w:rPr>
        <w:t xml:space="preserve"> </w:t>
      </w:r>
    </w:p>
    <w:p w14:paraId="59C95620" w14:textId="7C734376" w:rsidR="00D62523" w:rsidRDefault="00DE47E2" w:rsidP="00D62523">
      <w:pPr>
        <w:spacing w:line="480" w:lineRule="auto"/>
        <w:rPr>
          <w:ins w:id="8" w:author="Barrett, Hannah" w:date="2025-01-07T10:50:00Z" w16du:dateUtc="2025-01-07T18:50:00Z"/>
          <w:rFonts w:ascii="Times New Roman" w:hAnsi="Times New Roman" w:cs="Times New Roman"/>
          <w:sz w:val="24"/>
        </w:rPr>
      </w:pPr>
      <w:r>
        <w:rPr>
          <w:rFonts w:ascii="Times New Roman" w:hAnsi="Times New Roman" w:cs="Times New Roman"/>
          <w:sz w:val="24"/>
          <w:szCs w:val="24"/>
        </w:rPr>
        <w:t xml:space="preserve">To explore </w:t>
      </w:r>
      <w:commentRangeStart w:id="9"/>
      <w:r>
        <w:rPr>
          <w:rFonts w:ascii="Times New Roman" w:hAnsi="Times New Roman" w:cs="Times New Roman"/>
          <w:sz w:val="24"/>
          <w:szCs w:val="24"/>
        </w:rPr>
        <w:t>how</w:t>
      </w:r>
      <w:commentRangeEnd w:id="9"/>
      <w:r>
        <w:rPr>
          <w:rStyle w:val="CommentReference"/>
        </w:rPr>
        <w:commentReference w:id="9"/>
      </w:r>
      <w:r>
        <w:rPr>
          <w:rFonts w:ascii="Times New Roman" w:hAnsi="Times New Roman" w:cs="Times New Roman"/>
          <w:sz w:val="24"/>
          <w:szCs w:val="24"/>
        </w:rPr>
        <w:t xml:space="preserve">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to characterize the diel and vertical heterogeneity, (2) simulated fish habitat selection under alternative tactics (minimize temperature, maximize oxygen, or optimize temperature and oxygen</w:t>
      </w:r>
      <w:r w:rsidR="006F12A2">
        <w:rPr>
          <w:rFonts w:ascii="Times New Roman" w:hAnsi="Times New Roman" w:cs="Times New Roman"/>
          <w:sz w:val="24"/>
        </w:rPr>
        <w:t>)</w:t>
      </w:r>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2D632E">
        <w:rPr>
          <w:rFonts w:ascii="Times New Roman" w:hAnsi="Times New Roman" w:cs="Times New Roman"/>
          <w:sz w:val="24"/>
        </w:rPr>
        <w:t>fit resource selection models to understand how fish selected for thermal conditions while controlling for changing availability of temperature and DO</w:t>
      </w:r>
      <w:commentRangeStart w:id="10"/>
      <w:commentRangeEnd w:id="10"/>
      <w:r w:rsidR="009B3D66">
        <w:rPr>
          <w:rStyle w:val="CommentReference"/>
        </w:rPr>
        <w:commentReference w:id="10"/>
      </w:r>
      <w:r>
        <w:rPr>
          <w:rFonts w:ascii="Times New Roman" w:hAnsi="Times New Roman" w:cs="Times New Roman"/>
          <w:sz w:val="24"/>
        </w:rPr>
        <w:t>.</w:t>
      </w:r>
      <w:r w:rsidR="006F12A2">
        <w:rPr>
          <w:rFonts w:ascii="Times New Roman" w:hAnsi="Times New Roman" w:cs="Times New Roman"/>
          <w:sz w:val="24"/>
        </w:rPr>
        <w:t xml:space="preserve"> </w:t>
      </w:r>
      <w:ins w:id="11" w:author="Barrett, Hannah" w:date="2025-01-07T10:50:00Z" w16du:dateUtc="2025-01-07T18:50:00Z">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r w:rsidR="00D62523" w:rsidRPr="0061742B">
          <w:rPr>
            <w:rFonts w:ascii="Times New Roman" w:hAnsi="Times New Roman" w:cs="Times New Roman"/>
            <w:sz w:val="24"/>
          </w:rPr>
          <w:t>By combining simulation</w:t>
        </w:r>
      </w:ins>
      <w:ins w:id="12" w:author="Barrett, Hannah" w:date="2025-01-08T20:29:00Z" w16du:dateUtc="2025-01-09T04:29:00Z">
        <w:r w:rsidR="0075130D">
          <w:rPr>
            <w:rFonts w:ascii="Times New Roman" w:hAnsi="Times New Roman" w:cs="Times New Roman"/>
            <w:sz w:val="24"/>
          </w:rPr>
          <w:t>s</w:t>
        </w:r>
      </w:ins>
      <w:ins w:id="13" w:author="Barrett, Hannah" w:date="2025-01-07T10:50:00Z" w16du:dateUtc="2025-01-07T18:50:00Z">
        <w:r w:rsidR="00D62523" w:rsidRPr="0061742B">
          <w:rPr>
            <w:rFonts w:ascii="Times New Roman" w:hAnsi="Times New Roman" w:cs="Times New Roman"/>
            <w:sz w:val="24"/>
          </w:rPr>
          <w:t xml:space="preserve"> and empirical data, we tested alternative 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ins>
      <w:ins w:id="14" w:author="Barrett, Hannah" w:date="2025-01-08T13:22:00Z" w16du:dateUtc="2025-01-08T21:22:00Z">
        <w:r w:rsidR="00D57B11">
          <w:rPr>
            <w:rFonts w:ascii="Times New Roman" w:hAnsi="Times New Roman" w:cs="Times New Roman"/>
            <w:sz w:val="24"/>
          </w:rPr>
          <w:t xml:space="preserve">fish </w:t>
        </w:r>
      </w:ins>
      <w:ins w:id="15" w:author="Barrett, Hannah" w:date="2025-01-08T13:34:00Z" w16du:dateUtc="2025-01-08T21:34:00Z">
        <w:r w:rsidR="003E1439" w:rsidRPr="003E1439">
          <w:rPr>
            <w:rFonts w:ascii="Times New Roman" w:hAnsi="Times New Roman" w:cs="Times New Roman"/>
            <w:sz w:val="24"/>
          </w:rPr>
          <w:t>navigate spatiotemporal variation in habitat conditions.</w:t>
        </w:r>
      </w:ins>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465D4B8F"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w:t>
      </w:r>
      <w:r w:rsidRPr="00060924">
        <w:rPr>
          <w:rFonts w:ascii="Times New Roman" w:hAnsi="Times New Roman" w:cs="Times New Roman"/>
          <w:sz w:val="24"/>
          <w:szCs w:val="24"/>
        </w:rPr>
        <w:lastRenderedPageBreak/>
        <w:t xml:space="preserve">downstream connection to the mainstem river. </w:t>
      </w:r>
      <w:commentRangeStart w:id="16"/>
      <w:commentRangeStart w:id="17"/>
      <w:r w:rsidRPr="001A2982">
        <w:rPr>
          <w:rFonts w:ascii="Times New Roman" w:hAnsi="Times New Roman" w:cs="Times New Roman"/>
          <w:sz w:val="24"/>
          <w:szCs w:val="24"/>
        </w:rPr>
        <w:t>A subset of these waterbodies function as cold-water refuges</w:t>
      </w:r>
      <w:commentRangeEnd w:id="16"/>
      <w:r w:rsidR="00D379FB">
        <w:rPr>
          <w:rStyle w:val="CommentReference"/>
        </w:rPr>
        <w:commentReference w:id="16"/>
      </w:r>
      <w:commentRangeEnd w:id="17"/>
      <w:r w:rsidR="006F12A2">
        <w:rPr>
          <w:rStyle w:val="CommentReference"/>
        </w:rPr>
        <w:commentReference w:id="17"/>
      </w:r>
      <w:r w:rsidRPr="001A2982">
        <w:rPr>
          <w:rFonts w:ascii="Times New Roman" w:hAnsi="Times New Roman" w:cs="Times New Roman"/>
          <w:sz w:val="24"/>
          <w:szCs w:val="24"/>
        </w:rPr>
        <w:t>, providing temperatures up to ~10℃ cooler than the adjacent mainstem river</w:t>
      </w:r>
      <w:ins w:id="18" w:author="Barrett, Hannah" w:date="2025-01-09T14:09:00Z" w16du:dateUtc="2025-01-09T22:09:00Z">
        <w:r w:rsidR="008D39CF">
          <w:rPr>
            <w:rFonts w:ascii="Times New Roman" w:hAnsi="Times New Roman" w:cs="Times New Roman"/>
            <w:sz w:val="24"/>
            <w:szCs w:val="24"/>
          </w:rPr>
          <w:t xml:space="preserve"> </w:t>
        </w:r>
      </w:ins>
      <w:ins w:id="19" w:author="Barrett, Hannah" w:date="2025-01-09T14:09:00Z">
        <w:r w:rsidR="008D39CF" w:rsidRPr="008D39CF">
          <w:rPr>
            <w:rFonts w:ascii="Times New Roman" w:hAnsi="Times New Roman" w:cs="Times New Roman"/>
            <w:sz w:val="24"/>
            <w:szCs w:val="24"/>
          </w:rPr>
          <w:t>due to a combination of hyporheic and surface water heat transfer processes (Arrigoni et al. 2008; Gombert et al., 2022)</w:t>
        </w:r>
      </w:ins>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{"citationID":"NMnpr48z","properties":{"unsorted":true,"formattedCitation":"(Zarnetske et al., 2011; Gombert et al., 2023)","plainCitation":"(Zarnetske et al., 2011; Gombert et al., 2023)","dontUpdate":true,"noteIndex":0},"citationItems":[{"id":50,"uris":["http://zotero.org/users/local/zapURGuj/items/2YRIKRGZ"],"itemData":{"id":50,"type":"article-journal","abstract":"Biogeochemical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Zarnetske et al., 2011; Gombert et al., 2023)</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20"/>
      <w:commentRangeStart w:id="21"/>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decrease at night</w:t>
      </w:r>
      <w:commentRangeEnd w:id="20"/>
      <w:r w:rsidR="00B35BBE">
        <w:rPr>
          <w:rStyle w:val="CommentReference"/>
        </w:rPr>
        <w:commentReference w:id="20"/>
      </w:r>
      <w:commentRangeEnd w:id="21"/>
      <w:r w:rsidR="006F12A2">
        <w:rPr>
          <w:rStyle w:val="CommentReference"/>
        </w:rPr>
        <w:commentReference w:id="21"/>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w:t>
      </w:r>
      <w:r>
        <w:rPr>
          <w:rFonts w:ascii="Times New Roman" w:hAnsi="Times New Roman" w:cs="Times New Roman"/>
          <w:sz w:val="24"/>
          <w:szCs w:val="24"/>
        </w:rPr>
        <w:lastRenderedPageBreak/>
        <w:t xml:space="preserve">surface, mid-, and bottom of the water column. Arrays were deployed in each alcove for a </w:t>
      </w:r>
      <w:commentRangeStart w:id="22"/>
      <w:r>
        <w:rPr>
          <w:rFonts w:ascii="Times New Roman" w:hAnsi="Times New Roman" w:cs="Times New Roman"/>
          <w:sz w:val="24"/>
          <w:szCs w:val="24"/>
        </w:rPr>
        <w:t xml:space="preserve">total of 3-4 days.  </w:t>
      </w:r>
      <w:commentRangeEnd w:id="22"/>
      <w:r w:rsidR="00852BAD">
        <w:rPr>
          <w:rStyle w:val="CommentReference"/>
        </w:rPr>
        <w:commentReference w:id="22"/>
      </w:r>
    </w:p>
    <w:p w14:paraId="210DED15" w14:textId="6D3A2E6D"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commentRangeStart w:id="23"/>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23"/>
      <w:r w:rsidR="00772861">
        <w:rPr>
          <w:rStyle w:val="CommentReference"/>
        </w:rPr>
        <w:commentReference w:id="23"/>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ins w:id="24" w:author="Barrett, Hannah" w:date="2025-01-09T14:11:00Z" w16du:dateUtc="2025-01-09T22:11:00Z">
        <w:r w:rsidR="008D39CF">
          <w:rPr>
            <w:rFonts w:ascii="Times New Roman" w:hAnsi="Times New Roman" w:cs="Times New Roman"/>
            <w:sz w:val="24"/>
            <w:szCs w:val="24"/>
          </w:rPr>
          <w:t xml:space="preserve">vertical </w:t>
        </w:r>
      </w:ins>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w:t>
      </w:r>
      <w:r w:rsidR="00AB0838" w:rsidRPr="00AB0838">
        <w:t xml:space="preserve"> </w:t>
      </w:r>
      <w:del w:id="25" w:author="Barrett, Hannah" w:date="2025-01-09T14:11:00Z" w16du:dateUtc="2025-01-09T22:11:00Z">
        <w:r w:rsidR="00AB0838" w:rsidRPr="00AB0838" w:rsidDel="008D39CF">
          <w:rPr>
            <w:rFonts w:ascii="Times New Roman" w:hAnsi="Times New Roman" w:cs="Times New Roman"/>
            <w:sz w:val="24"/>
            <w:szCs w:val="24"/>
          </w:rPr>
          <w:delText>These arrays were instrumented with</w:delText>
        </w:r>
      </w:del>
      <w:ins w:id="26" w:author="Barrett, Hannah" w:date="2025-01-09T14:11:00Z" w16du:dateUtc="2025-01-09T22:11:00Z">
        <w:r w:rsidR="008D39CF">
          <w:rPr>
            <w:rFonts w:ascii="Times New Roman" w:hAnsi="Times New Roman" w:cs="Times New Roman"/>
            <w:sz w:val="24"/>
            <w:szCs w:val="24"/>
          </w:rPr>
          <w:t>Each array was instrumented with</w:t>
        </w:r>
      </w:ins>
      <w:r w:rsidR="00AB0838" w:rsidRPr="00AB0838">
        <w:rPr>
          <w:rFonts w:ascii="Times New Roman" w:hAnsi="Times New Roman" w:cs="Times New Roman"/>
          <w:sz w:val="24"/>
          <w:szCs w:val="24"/>
        </w:rPr>
        <w:t xml:space="preserve"> at least two temperature-DO loggers positioned in the epilimnion (the warm, upper layer of a stratified water column) and hypolimnion (the cold, bottom layer of a stratified water column).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36123303"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w:t>
      </w:r>
      <w:r w:rsidRPr="00334360">
        <w:rPr>
          <w:rFonts w:ascii="Times New Roman" w:hAnsi="Times New Roman" w:cs="Times New Roman"/>
          <w:sz w:val="24"/>
          <w:szCs w:val="24"/>
        </w:rPr>
        <w:lastRenderedPageBreak/>
        <w:t xml:space="preserve">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p>
    <w:p w14:paraId="32FC06BE" w14:textId="092B42FF"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B35BBE">
        <w:rPr>
          <w:rFonts w:ascii="Times New Roman" w:hAnsi="Times New Roman" w:cs="Times New Roman"/>
          <w:sz w:val="24"/>
          <w:szCs w:val="24"/>
        </w:rPr>
        <w:t>. O</w:t>
      </w:r>
      <w:r>
        <w:rPr>
          <w:rFonts w:ascii="Times New Roman" w:hAnsi="Times New Roman" w:cs="Times New Roman"/>
          <w:sz w:val="24"/>
          <w:szCs w:val="24"/>
        </w:rPr>
        <w:t>ur approach loosely follows methods detailed in</w:t>
      </w:r>
      <w:r w:rsidR="006F23EF">
        <w:rPr>
          <w:rFonts w:ascii="Times New Roman" w:hAnsi="Times New Roman" w:cs="Times New Roman"/>
          <w:color w:val="000000"/>
          <w:sz w:val="24"/>
          <w:szCs w:val="24"/>
        </w:rPr>
        <w:fldChar w:fldCharType="begin"/>
      </w:r>
      <w:r w:rsidR="006F23EF">
        <w:rPr>
          <w:rFonts w:ascii="Times New Roman" w:hAnsi="Times New Roman" w:cs="Times New Roman"/>
          <w:color w:val="000000"/>
          <w:sz w:val="24"/>
          <w:szCs w:val="24"/>
        </w:rPr>
        <w:instrText xml:space="preserve"> ADDIN ZOTERO_ITEM CSL_CITATION {"citationID":"xAAFlgUr","properties":{"formattedCitation":"(Sullivan et al., 2003)","plainCitation":"(Sullivan et al., 2003)","noteIndex":0},"citationItems":[{"id":62,"uris":["http://zotero.org/users/local/zapURGuj/items/PNFCHFDK"],"itemData":{"id":62,"type":"article-journal","abstract":"We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 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to determine the index values for the full range of temperature and oxygen recorded over this 24-hour timeframe.</w:t>
      </w: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39972DF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over the 24-hour period. For each strategy, we determined the highest index value at each time step and </w:t>
      </w:r>
      <w:commentRangeStart w:id="27"/>
      <w:r>
        <w:rPr>
          <w:rFonts w:ascii="Times New Roman" w:hAnsi="Times New Roman" w:cs="Times New Roman"/>
          <w:sz w:val="24"/>
          <w:szCs w:val="24"/>
        </w:rPr>
        <w:t xml:space="preserve">found its </w:t>
      </w:r>
      <w:r w:rsidR="003230F3">
        <w:rPr>
          <w:rFonts w:ascii="Times New Roman" w:hAnsi="Times New Roman" w:cs="Times New Roman"/>
          <w:sz w:val="24"/>
          <w:szCs w:val="24"/>
        </w:rPr>
        <w:t xml:space="preserve">associated </w:t>
      </w:r>
      <w:r>
        <w:rPr>
          <w:rFonts w:ascii="Times New Roman" w:hAnsi="Times New Roman" w:cs="Times New Roman"/>
          <w:sz w:val="24"/>
          <w:szCs w:val="24"/>
        </w:rPr>
        <w:t>depth</w:t>
      </w:r>
      <w:commentRangeEnd w:id="27"/>
      <w:r w:rsidR="00F352F3">
        <w:rPr>
          <w:rStyle w:val="CommentReference"/>
        </w:rPr>
        <w:commentReference w:id="27"/>
      </w:r>
      <w:r>
        <w:rPr>
          <w:rFonts w:ascii="Times New Roman" w:hAnsi="Times New Roman" w:cs="Times New Roman"/>
          <w:sz w:val="24"/>
          <w:szCs w:val="24"/>
        </w:rPr>
        <w:t xml:space="preserve">.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1EA7B09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sought to quantify the depths and associated temperature and oxygen conditions selected by fish in the wild. While pressure sensors on tags can estimate depth, they lack the accuracy needed for detecting sub-meter changes. Instead, we tagged fish with temperature </w:t>
      </w:r>
      <w:r w:rsidRPr="00ED752A">
        <w:rPr>
          <w:rFonts w:ascii="Times New Roman" w:hAnsi="Times New Roman" w:cs="Times New Roman"/>
          <w:sz w:val="24"/>
          <w:szCs w:val="24"/>
        </w:rPr>
        <w:lastRenderedPageBreak/>
        <w:t>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55BC548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In the summer of 2022,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(DS1922L-F5#,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 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xml:space="preserve">™ syringe two-part adhesive). The Peterson discs had two small gauge holes drilled 3 mm apart and 3 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 g to 5.3 g (4.1 g ± 0.4, mean ± SD) and did not exceed 3.8% of fish body mass (empirical studies have shown tag burdens ≤6.7%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7D92CFB3" w14:textId="7168CAA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Cutthroat trout were captured via electrofishing on July 22 and 23, 2021. 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 xml:space="preserve">. Tags were attached through the anterior dorsal musculature of each fish approximately 5 mm ventral and 5 mm posterior of 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w:t>
      </w:r>
      <w:del w:id="28" w:author="Barrett, Hannah" w:date="2025-01-09T14:14:00Z" w16du:dateUtc="2025-01-09T22:14:00Z">
        <w:r w:rsidRPr="00ED752A" w:rsidDel="008D39CF">
          <w:rPr>
            <w:rFonts w:ascii="Times New Roman" w:hAnsi="Times New Roman" w:cs="Times New Roman"/>
            <w:sz w:val="24"/>
            <w:szCs w:val="24"/>
          </w:rPr>
          <w:delText xml:space="preserve">length </w:delText>
        </w:r>
      </w:del>
      <w:ins w:id="29" w:author="Barrett, Hannah" w:date="2025-01-09T14:14:00Z" w16du:dateUtc="2025-01-09T22:14:00Z">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ins>
      <w:r w:rsidRPr="00ED752A">
        <w:rPr>
          <w:rFonts w:ascii="Times New Roman" w:hAnsi="Times New Roman" w:cs="Times New Roman"/>
          <w:sz w:val="24"/>
          <w:szCs w:val="24"/>
        </w:rPr>
        <w:t xml:space="preserve">of the water column (~1.8-2.5 m). The bottom of the pen was weighted to the benthos and sewn closed with a panel of mesh. The surface of the pen extended ~0.45 m above the water’s surface and </w:t>
      </w:r>
      <w:r w:rsidRPr="00ED752A">
        <w:rPr>
          <w:rFonts w:ascii="Times New Roman" w:hAnsi="Times New Roman" w:cs="Times New Roman"/>
          <w:sz w:val="24"/>
          <w:szCs w:val="24"/>
        </w:rPr>
        <w:lastRenderedPageBreak/>
        <w:t>was also capped with mesh. Floats were attached around the upper margins of the pen, creating a semi-rigid and secured cylindrical pen that extended the full depth of the water column.</w:t>
      </w:r>
    </w:p>
    <w:p w14:paraId="04370A34" w14:textId="40F042C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ins w:id="30" w:author="Barrett, Hannah" w:date="2025-01-09T14:14:00Z" w16du:dateUtc="2025-01-09T22:14:00Z">
        <w:r w:rsidR="008D39CF">
          <w:rPr>
            <w:rFonts w:ascii="Times New Roman" w:hAnsi="Times New Roman" w:cs="Times New Roman"/>
            <w:sz w:val="24"/>
            <w:szCs w:val="24"/>
          </w:rPr>
          <w:t xml:space="preserve">the </w:t>
        </w:r>
      </w:ins>
      <w:r w:rsidRPr="00ED752A">
        <w:rPr>
          <w:rFonts w:ascii="Times New Roman" w:hAnsi="Times New Roman" w:cs="Times New Roman"/>
          <w:sz w:val="24"/>
          <w:szCs w:val="24"/>
        </w:rPr>
        <w:t xml:space="preserve">Norwood alcove </w:t>
      </w:r>
      <w:ins w:id="31" w:author="Barrett, Hannah" w:date="2025-01-09T14:14:00Z" w16du:dateUtc="2025-01-09T22:14:00Z">
        <w:r w:rsidR="008D39CF">
          <w:rPr>
            <w:rFonts w:ascii="Times New Roman" w:hAnsi="Times New Roman" w:cs="Times New Roman"/>
            <w:sz w:val="24"/>
            <w:szCs w:val="24"/>
          </w:rPr>
          <w:t xml:space="preserve">enclosure </w:t>
        </w:r>
      </w:ins>
      <w:r w:rsidRPr="00ED752A">
        <w:rPr>
          <w:rFonts w:ascii="Times New Roman" w:hAnsi="Times New Roman" w:cs="Times New Roman"/>
          <w:sz w:val="24"/>
          <w:szCs w:val="24"/>
        </w:rPr>
        <w:t xml:space="preserve">and 20 in </w:t>
      </w:r>
      <w:ins w:id="32" w:author="Barrett, Hannah" w:date="2025-01-09T14:15:00Z" w16du:dateUtc="2025-01-09T22:15:00Z">
        <w:r w:rsidR="008D39CF">
          <w:rPr>
            <w:rFonts w:ascii="Times New Roman" w:hAnsi="Times New Roman" w:cs="Times New Roman"/>
            <w:sz w:val="24"/>
            <w:szCs w:val="24"/>
          </w:rPr>
          <w:t xml:space="preserve">the </w:t>
        </w:r>
      </w:ins>
      <w:r w:rsidRPr="00ED752A">
        <w:rPr>
          <w:rFonts w:ascii="Times New Roman" w:hAnsi="Times New Roman" w:cs="Times New Roman"/>
          <w:sz w:val="24"/>
          <w:szCs w:val="24"/>
        </w:rPr>
        <w:t>Blue Ruin</w:t>
      </w:r>
      <w:ins w:id="33" w:author="Barrett, Hannah" w:date="2025-01-09T14:14:00Z" w16du:dateUtc="2025-01-09T22:14:00Z">
        <w:r w:rsidR="008D39CF">
          <w:rPr>
            <w:rFonts w:ascii="Times New Roman" w:hAnsi="Times New Roman" w:cs="Times New Roman"/>
            <w:sz w:val="24"/>
            <w:szCs w:val="24"/>
          </w:rPr>
          <w:t xml:space="preserve"> enclosures (1</w:t>
        </w:r>
      </w:ins>
      <w:ins w:id="34" w:author="Barrett, Hannah" w:date="2025-01-09T14:15:00Z" w16du:dateUtc="2025-01-09T22:15:00Z">
        <w:r w:rsidR="008D39CF">
          <w:rPr>
            <w:rFonts w:ascii="Times New Roman" w:hAnsi="Times New Roman" w:cs="Times New Roman"/>
            <w:sz w:val="24"/>
            <w:szCs w:val="24"/>
          </w:rPr>
          <w:t>0-fish per enclosure)</w:t>
        </w:r>
      </w:ins>
      <w:r w:rsidRPr="00ED752A">
        <w:rPr>
          <w:rFonts w:ascii="Times New Roman" w:hAnsi="Times New Roman" w:cs="Times New Roman"/>
          <w:sz w:val="24"/>
          <w:szCs w:val="24"/>
        </w:rPr>
        <w:t>. Stocking densities ranged from 0.8 to 0.87 kg/m³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xml:space="preserve">) found that fish welfare (determined by blood glucose, cortisol, and body condition) began to decrease at densities above 22 kg/m³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xml:space="preserve">. In total, we collected data from 13 fish in Blue Ruin alcove and 8 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222671D6"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ins w:id="35" w:author="Barrett, Hannah" w:date="2025-01-09T14:15:00Z" w16du:dateUtc="2025-01-09T22:15:00Z">
        <w:r w:rsidR="008D39CF">
          <w:rPr>
            <w:rFonts w:ascii="Times New Roman" w:hAnsi="Times New Roman" w:cs="Times New Roman"/>
            <w:sz w:val="24"/>
            <w:szCs w:val="24"/>
          </w:rPr>
          <w:t xml:space="preserve">and within 1-meter </w:t>
        </w:r>
      </w:ins>
      <w:r>
        <w:rPr>
          <w:rFonts w:ascii="Times New Roman" w:hAnsi="Times New Roman" w:cs="Times New Roman"/>
          <w:sz w:val="24"/>
          <w:szCs w:val="24"/>
        </w:rPr>
        <w:t>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t>
      </w:r>
      <w:r w:rsidRPr="002703D6">
        <w:rPr>
          <w:rFonts w:ascii="Times New Roman" w:hAnsi="Times New Roman" w:cs="Times New Roman"/>
          <w:sz w:val="24"/>
          <w:szCs w:val="24"/>
        </w:rPr>
        <w:lastRenderedPageBreak/>
        <w:t>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7A3F1A82"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del w:id="36" w:author="Barrett, Hannah" w:date="2025-01-09T14:16:00Z" w16du:dateUtc="2025-01-09T22:16:00Z">
        <w:r w:rsidDel="008D39CF">
          <w:rPr>
            <w:rFonts w:ascii="Times New Roman" w:hAnsi="Times New Roman" w:cs="Times New Roman"/>
            <w:sz w:val="24"/>
            <w:szCs w:val="24"/>
          </w:rPr>
          <w:delText xml:space="preserve">pooled </w:delText>
        </w:r>
      </w:del>
      <w:ins w:id="37" w:author="Barrett, Hannah" w:date="2025-01-09T14:16:00Z" w16du:dateUtc="2025-01-09T22:16:00Z">
        <w:r w:rsidR="008D39CF">
          <w:rPr>
            <w:rFonts w:ascii="Times New Roman" w:hAnsi="Times New Roman" w:cs="Times New Roman"/>
            <w:sz w:val="24"/>
            <w:szCs w:val="24"/>
          </w:rPr>
          <w:t xml:space="preserve">combined </w:t>
        </w:r>
      </w:ins>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w:t>
      </w:r>
      <w:commentRangeStart w:id="38"/>
      <w:r w:rsidRPr="00D66F3D">
        <w:rPr>
          <w:rFonts w:ascii="Times New Roman" w:hAnsi="Times New Roman" w:cs="Times New Roman"/>
          <w:sz w:val="24"/>
          <w:szCs w:val="24"/>
        </w:rPr>
        <w:t>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w:t>
      </w:r>
      <w:commentRangeEnd w:id="38"/>
      <w:r w:rsidR="009D14BD">
        <w:rPr>
          <w:rStyle w:val="CommentReference"/>
        </w:rPr>
        <w:commentReference w:id="38"/>
      </w:r>
      <w:r w:rsidRPr="00D66F3D">
        <w:rPr>
          <w:rFonts w:ascii="Times New Roman" w:hAnsi="Times New Roman" w:cs="Times New Roman"/>
          <w:sz w:val="24"/>
          <w:szCs w:val="24"/>
        </w:rPr>
        <w:t xml:space="preserve">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ins w:id="39" w:author="Barrett, Hannah" w:date="2025-01-09T14:16:00Z" w16du:dateUtc="2025-01-09T22:16:00Z">
        <w:r w:rsidR="008D39CF">
          <w:rPr>
            <w:rFonts w:ascii="Times New Roman" w:hAnsi="Times New Roman" w:cs="Times New Roman"/>
            <w:sz w:val="24"/>
            <w:szCs w:val="24"/>
          </w:rPr>
          <w:t xml:space="preserve">We fit separate models for day (the oxygen maxima) and night (the oxygen minima). </w:t>
        </w:r>
      </w:ins>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3AD395E8"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Pr>
          <w:rFonts w:ascii="Times New Roman" w:hAnsi="Times New Roman" w:cs="Times New Roman"/>
          <w:sz w:val="24"/>
          <w:szCs w:val="24"/>
        </w:rPr>
        <w:t>used linear interpolation to create a continuous estimation of temperature and DO (</w:t>
      </w:r>
      <w:ins w:id="40" w:author="Barrett, Hannah" w:date="2025-01-09T14:17:00Z" w16du:dateUtc="2025-01-09T22:17:00Z">
        <w:r w:rsidR="008D39CF">
          <w:rPr>
            <w:rFonts w:ascii="Times New Roman" w:hAnsi="Times New Roman" w:cs="Times New Roman"/>
            <w:sz w:val="24"/>
            <w:szCs w:val="24"/>
          </w:rPr>
          <w:t xml:space="preserve">at </w:t>
        </w:r>
      </w:ins>
      <w:r>
        <w:rPr>
          <w:rFonts w:ascii="Times New Roman" w:hAnsi="Times New Roman" w:cs="Times New Roman"/>
          <w:sz w:val="24"/>
          <w:szCs w:val="24"/>
        </w:rPr>
        <w:t xml:space="preserve">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r w:rsidR="00B35BBE">
        <w:rPr>
          <w:rFonts w:ascii="Times New Roman" w:eastAsiaTheme="minorEastAsia" w:hAnsi="Times New Roman" w:cs="Times New Roman"/>
          <w:sz w:val="24"/>
          <w:szCs w:val="24"/>
        </w:rPr>
        <w:t xml:space="preserve">approach </w:t>
      </w:r>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w:t>
      </w:r>
      <w:r w:rsidR="00811080">
        <w:rPr>
          <w:rFonts w:ascii="Times New Roman" w:eastAsiaTheme="minorEastAsia" w:hAnsi="Times New Roman" w:cs="Times New Roman"/>
          <w:sz w:val="24"/>
          <w:szCs w:val="24"/>
        </w:rPr>
        <w:lastRenderedPageBreak/>
        <w:t>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w:t>
      </w:r>
      <w:ins w:id="41" w:author="Barrett, Hannah" w:date="2025-01-09T14:18:00Z" w16du:dateUtc="2025-01-09T22:18:00Z">
        <w:r w:rsidR="008D39CF">
          <w:rPr>
            <w:rFonts w:ascii="Times New Roman" w:eastAsiaTheme="minorEastAsia" w:hAnsi="Times New Roman" w:cs="Times New Roman"/>
            <w:sz w:val="24"/>
            <w:szCs w:val="24"/>
          </w:rPr>
          <w:t>≥</w:t>
        </w:r>
      </w:ins>
      <w:r w:rsidR="00D059F0" w:rsidRPr="00CD437D">
        <w:rPr>
          <w:rFonts w:ascii="Times New Roman" w:eastAsiaTheme="minorEastAsia" w:hAnsi="Times New Roman" w:cs="Times New Roman"/>
          <w:sz w:val="24"/>
          <w:szCs w:val="24"/>
        </w:rPr>
        <w:t>5-days post fish capture to ensure cortisol levels and swimming behavior had returned to normal</w:t>
      </w:r>
      <w:r w:rsidR="00BF182E">
        <w:rPr>
          <w:rFonts w:ascii="Times New Roman" w:eastAsiaTheme="minorEastAsia" w:hAnsi="Times New Roman" w:cs="Times New Roman"/>
          <w:sz w:val="24"/>
          <w:szCs w:val="24"/>
        </w:rPr>
        <w:t xml:space="preserve"> </w:t>
      </w:r>
      <w:r w:rsidR="00BF182E">
        <w:rPr>
          <w:rFonts w:ascii="Times New Roman" w:eastAsiaTheme="minorEastAsia" w:hAnsi="Times New Roman" w:cs="Times New Roman"/>
          <w:sz w:val="24"/>
          <w:szCs w:val="24"/>
        </w:rPr>
        <w:fldChar w:fldCharType="begin"/>
      </w:r>
      <w:r w:rsidR="00BF182E">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BF182E">
        <w:rPr>
          <w:rFonts w:ascii="Times New Roman" w:eastAsiaTheme="minorEastAsia" w:hAnsi="Times New Roman" w:cs="Times New Roman"/>
          <w:sz w:val="24"/>
          <w:szCs w:val="24"/>
        </w:rPr>
        <w:fldChar w:fldCharType="separate"/>
      </w:r>
      <w:r w:rsidR="00BF182E" w:rsidRPr="00BF182E">
        <w:rPr>
          <w:rFonts w:ascii="Times New Roman" w:hAnsi="Times New Roman" w:cs="Times New Roman"/>
          <w:sz w:val="24"/>
        </w:rPr>
        <w:t>(Jepsen et al., 2005)</w:t>
      </w:r>
      <w:r w:rsidR="00BF182E">
        <w:rPr>
          <w:rFonts w:ascii="Times New Roman" w:eastAsiaTheme="minorEastAsia" w:hAnsi="Times New Roman" w:cs="Times New Roman"/>
          <w:sz w:val="24"/>
          <w:szCs w:val="24"/>
        </w:rPr>
        <w:fldChar w:fldCharType="end"/>
      </w:r>
      <w:r w:rsidR="00BF182E">
        <w:rPr>
          <w:rFonts w:ascii="Times New Roman" w:eastAsiaTheme="minorEastAsia" w:hAnsi="Times New Roman" w:cs="Times New Roman"/>
          <w:sz w:val="24"/>
          <w:szCs w:val="24"/>
        </w:rPr>
        <w:t>.</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3CBA4DBB" w14:textId="41E03E5D" w:rsidR="00C42A4C" w:rsidRDefault="00062E1D" w:rsidP="00C449D6">
      <w:pPr>
        <w:spacing w:line="480" w:lineRule="auto"/>
        <w:ind w:firstLine="720"/>
        <w:rPr>
          <w:rFonts w:ascii="Times New Roman" w:hAnsi="Times New Roman" w:cs="Times New Roman"/>
          <w:sz w:val="24"/>
          <w:szCs w:val="24"/>
          <w:lang w:eastAsia="ja-JP"/>
        </w:rPr>
      </w:pPr>
      <w:r>
        <w:rPr>
          <w:rFonts w:ascii="Times New Roman" w:hAnsi="Times New Roman" w:cs="Times New Roman"/>
          <w:sz w:val="24"/>
          <w:szCs w:val="24"/>
        </w:rPr>
        <w:t>T</w:t>
      </w:r>
      <w:r w:rsidR="00F50482">
        <w:rPr>
          <w:rFonts w:ascii="Times New Roman" w:hAnsi="Times New Roman" w:cs="Times New Roman"/>
          <w:sz w:val="24"/>
          <w:szCs w:val="24"/>
        </w:rPr>
        <w:t xml:space="preserve">he cyclic </w:t>
      </w:r>
      <w:r w:rsidR="00F4773D">
        <w:rPr>
          <w:rFonts w:ascii="Times New Roman" w:hAnsi="Times New Roman" w:cs="Times New Roman"/>
          <w:sz w:val="24"/>
          <w:szCs w:val="24"/>
        </w:rPr>
        <w:t xml:space="preserve">and covarying </w:t>
      </w:r>
      <w:r w:rsidR="00F50482">
        <w:rPr>
          <w:rFonts w:ascii="Times New Roman" w:hAnsi="Times New Roman" w:cs="Times New Roman"/>
          <w:sz w:val="24"/>
          <w:szCs w:val="24"/>
        </w:rPr>
        <w:t>nature of t</w:t>
      </w:r>
      <w:r>
        <w:rPr>
          <w:rFonts w:ascii="Times New Roman" w:hAnsi="Times New Roman" w:cs="Times New Roman"/>
          <w:sz w:val="24"/>
          <w:szCs w:val="24"/>
        </w:rPr>
        <w:t xml:space="preserve">emperature and DO levels </w:t>
      </w:r>
      <w:r w:rsidR="00F50482">
        <w:rPr>
          <w:rFonts w:ascii="Times New Roman" w:hAnsi="Times New Roman" w:cs="Times New Roman"/>
          <w:sz w:val="24"/>
          <w:szCs w:val="24"/>
        </w:rPr>
        <w:t>within a 24-hour period</w:t>
      </w:r>
      <w:r>
        <w:rPr>
          <w:rFonts w:ascii="Times New Roman" w:hAnsi="Times New Roman" w:cs="Times New Roman"/>
          <w:sz w:val="24"/>
          <w:szCs w:val="24"/>
        </w:rPr>
        <w:t xml:space="preserve"> </w:t>
      </w:r>
      <w:r w:rsidR="00F50482">
        <w:rPr>
          <w:rFonts w:ascii="Times New Roman" w:hAnsi="Times New Roman" w:cs="Times New Roman"/>
          <w:sz w:val="24"/>
          <w:szCs w:val="24"/>
        </w:rPr>
        <w:t>means that</w:t>
      </w:r>
      <w:r>
        <w:rPr>
          <w:rFonts w:ascii="Times New Roman" w:hAnsi="Times New Roman" w:cs="Times New Roman"/>
          <w:sz w:val="24"/>
          <w:szCs w:val="24"/>
        </w:rPr>
        <w:t xml:space="preserve"> simply characterizing the </w:t>
      </w:r>
      <w:r w:rsidR="00F50482">
        <w:rPr>
          <w:rFonts w:ascii="Times New Roman" w:hAnsi="Times New Roman" w:cs="Times New Roman"/>
          <w:sz w:val="24"/>
          <w:szCs w:val="24"/>
        </w:rPr>
        <w:t>conditions that fish use</w:t>
      </w:r>
      <w:r>
        <w:rPr>
          <w:rFonts w:ascii="Times New Roman" w:hAnsi="Times New Roman" w:cs="Times New Roman"/>
          <w:sz w:val="24"/>
          <w:szCs w:val="24"/>
        </w:rPr>
        <w:t xml:space="preserve"> </w:t>
      </w:r>
      <w:r w:rsidR="009048F0">
        <w:rPr>
          <w:rFonts w:ascii="Times New Roman" w:hAnsi="Times New Roman" w:cs="Times New Roman"/>
          <w:sz w:val="24"/>
          <w:szCs w:val="24"/>
        </w:rPr>
        <w:t>provides</w:t>
      </w:r>
      <w:r>
        <w:rPr>
          <w:rFonts w:ascii="Times New Roman" w:hAnsi="Times New Roman" w:cs="Times New Roman"/>
          <w:sz w:val="24"/>
          <w:szCs w:val="24"/>
        </w:rPr>
        <w:t xml:space="preserve"> an incomplete understanding of how </w:t>
      </w:r>
      <w:r w:rsidR="00F50482">
        <w:rPr>
          <w:rFonts w:ascii="Times New Roman" w:hAnsi="Times New Roman" w:cs="Times New Roman"/>
          <w:sz w:val="24"/>
          <w:szCs w:val="24"/>
        </w:rPr>
        <w:t>changing conditions</w:t>
      </w:r>
      <w:r w:rsidR="009048F0">
        <w:rPr>
          <w:rFonts w:ascii="Times New Roman" w:hAnsi="Times New Roman" w:cs="Times New Roman"/>
          <w:sz w:val="24"/>
          <w:szCs w:val="24"/>
        </w:rPr>
        <w:t xml:space="preserve"> are mediated by behavioral adjustments such as diel vertical migration</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For example, observing that fish used areas in the water column </w:t>
      </w:r>
      <w:r w:rsidR="00F4773D">
        <w:rPr>
          <w:rFonts w:ascii="Times New Roman" w:hAnsi="Times New Roman" w:cs="Times New Roman"/>
          <w:sz w:val="24"/>
          <w:szCs w:val="24"/>
        </w:rPr>
        <w:t xml:space="preserve">with a temperature of </w:t>
      </w:r>
      <w:r w:rsidR="003374DF">
        <w:rPr>
          <w:rFonts w:ascii="Times New Roman" w:hAnsi="Times New Roman" w:cs="Times New Roman"/>
          <w:sz w:val="24"/>
          <w:szCs w:val="24"/>
        </w:rPr>
        <w:t>16°C</w:t>
      </w:r>
      <w:r w:rsidR="00F50482">
        <w:rPr>
          <w:rFonts w:ascii="Times New Roman" w:hAnsi="Times New Roman" w:cs="Times New Roman"/>
          <w:sz w:val="24"/>
          <w:szCs w:val="24"/>
        </w:rPr>
        <w:t xml:space="preserve"> tells us nothing about the preference of fish for certain temperatures until we </w:t>
      </w:r>
      <w:r w:rsidR="00F4773D">
        <w:rPr>
          <w:rFonts w:ascii="Times New Roman" w:hAnsi="Times New Roman" w:cs="Times New Roman"/>
          <w:sz w:val="24"/>
          <w:szCs w:val="24"/>
        </w:rPr>
        <w:t>compare</w:t>
      </w:r>
      <w:r w:rsidR="00F50482">
        <w:rPr>
          <w:rFonts w:ascii="Times New Roman" w:hAnsi="Times New Roman" w:cs="Times New Roman"/>
          <w:sz w:val="24"/>
          <w:szCs w:val="24"/>
        </w:rPr>
        <w:t xml:space="preserve"> </w:t>
      </w:r>
      <w:r w:rsidR="00F4773D">
        <w:rPr>
          <w:rFonts w:ascii="Times New Roman" w:hAnsi="Times New Roman" w:cs="Times New Roman"/>
          <w:sz w:val="24"/>
          <w:szCs w:val="24"/>
        </w:rPr>
        <w:t>the</w:t>
      </w:r>
      <w:r w:rsidR="004B2F7C">
        <w:rPr>
          <w:rFonts w:ascii="Times New Roman" w:hAnsi="Times New Roman" w:cs="Times New Roman"/>
          <w:sz w:val="24"/>
          <w:szCs w:val="24"/>
        </w:rPr>
        <w:t xml:space="preserve"> temperature</w:t>
      </w:r>
      <w:r w:rsidR="00F4773D">
        <w:rPr>
          <w:rFonts w:ascii="Times New Roman" w:hAnsi="Times New Roman" w:cs="Times New Roman"/>
          <w:sz w:val="24"/>
          <w:szCs w:val="24"/>
        </w:rPr>
        <w:t xml:space="preserve"> profiles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chosen </w:t>
      </w:r>
      <w:r w:rsidR="00F50482">
        <w:rPr>
          <w:rFonts w:ascii="Times New Roman" w:hAnsi="Times New Roman" w:cs="Times New Roman"/>
          <w:sz w:val="24"/>
          <w:szCs w:val="24"/>
        </w:rPr>
        <w:t xml:space="preserve">to </w:t>
      </w:r>
      <w:r w:rsidR="004B2F7C">
        <w:rPr>
          <w:rFonts w:ascii="Times New Roman" w:hAnsi="Times New Roman" w:cs="Times New Roman"/>
          <w:sz w:val="24"/>
          <w:szCs w:val="24"/>
        </w:rPr>
        <w:t>what was available</w:t>
      </w:r>
      <w:r w:rsidR="00F50482">
        <w:rPr>
          <w:rFonts w:ascii="Times New Roman" w:hAnsi="Times New Roman" w:cs="Times New Roman"/>
          <w:sz w:val="24"/>
          <w:szCs w:val="24"/>
        </w:rPr>
        <w:t xml:space="preserve">, i.e. selection. </w:t>
      </w:r>
      <w:r w:rsidR="00B3149C">
        <w:rPr>
          <w:rFonts w:ascii="Times New Roman" w:hAnsi="Times New Roman" w:cs="Times New Roman"/>
          <w:sz w:val="24"/>
          <w:szCs w:val="24"/>
        </w:rPr>
        <w:t xml:space="preserve">We </w:t>
      </w:r>
      <w:r>
        <w:rPr>
          <w:rFonts w:ascii="Times New Roman" w:hAnsi="Times New Roman" w:cs="Times New Roman"/>
          <w:sz w:val="24"/>
          <w:szCs w:val="24"/>
        </w:rPr>
        <w:t xml:space="preserve">therefore </w:t>
      </w:r>
      <w:r w:rsidR="00B3149C">
        <w:rPr>
          <w:rFonts w:ascii="Times New Roman" w:hAnsi="Times New Roman" w:cs="Times New Roman"/>
          <w:sz w:val="24"/>
          <w:szCs w:val="24"/>
        </w:rPr>
        <w:t>sought</w:t>
      </w:r>
      <w:r>
        <w:rPr>
          <w:rFonts w:ascii="Times New Roman" w:hAnsi="Times New Roman" w:cs="Times New Roman"/>
          <w:sz w:val="24"/>
          <w:szCs w:val="24"/>
        </w:rPr>
        <w:t xml:space="preserve"> to quantify </w:t>
      </w:r>
      <w:r w:rsidR="004B2F7C">
        <w:rPr>
          <w:rFonts w:ascii="Times New Roman" w:hAnsi="Times New Roman" w:cs="Times New Roman"/>
          <w:sz w:val="24"/>
          <w:szCs w:val="24"/>
        </w:rPr>
        <w:t xml:space="preserve">what temperatures </w:t>
      </w:r>
      <w:r w:rsidR="00F50482">
        <w:rPr>
          <w:rFonts w:ascii="Times New Roman" w:hAnsi="Times New Roman" w:cs="Times New Roman"/>
          <w:sz w:val="24"/>
          <w:szCs w:val="24"/>
        </w:rPr>
        <w:t>fish selected for</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by quantifying </w:t>
      </w:r>
      <w:r w:rsidR="004B2F7C">
        <w:rPr>
          <w:rFonts w:ascii="Times New Roman" w:hAnsi="Times New Roman" w:cs="Times New Roman"/>
          <w:sz w:val="24"/>
          <w:szCs w:val="24"/>
        </w:rPr>
        <w:t xml:space="preserve">the temperatures fish </w:t>
      </w:r>
      <w:r w:rsidR="00F50482">
        <w:rPr>
          <w:rFonts w:ascii="Times New Roman" w:hAnsi="Times New Roman" w:cs="Times New Roman"/>
          <w:sz w:val="24"/>
          <w:szCs w:val="24"/>
        </w:rPr>
        <w:t>use</w:t>
      </w:r>
      <w:r w:rsidR="004B2F7C">
        <w:rPr>
          <w:rFonts w:ascii="Times New Roman" w:hAnsi="Times New Roman" w:cs="Times New Roman"/>
          <w:sz w:val="24"/>
          <w:szCs w:val="24"/>
        </w:rPr>
        <w:t>d</w:t>
      </w:r>
      <w:r w:rsidR="00F50482">
        <w:rPr>
          <w:rFonts w:ascii="Times New Roman" w:hAnsi="Times New Roman" w:cs="Times New Roman"/>
          <w:sz w:val="24"/>
          <w:szCs w:val="24"/>
        </w:rPr>
        <w:t xml:space="preserve"> </w:t>
      </w:r>
      <w:r w:rsidR="004B2F7C">
        <w:rPr>
          <w:rFonts w:ascii="Times New Roman" w:hAnsi="Times New Roman" w:cs="Times New Roman"/>
          <w:sz w:val="24"/>
          <w:szCs w:val="24"/>
        </w:rPr>
        <w:t xml:space="preserve">at a given time of day </w:t>
      </w:r>
      <w:r w:rsidR="00F50482">
        <w:rPr>
          <w:rFonts w:ascii="Times New Roman" w:hAnsi="Times New Roman" w:cs="Times New Roman"/>
          <w:sz w:val="24"/>
          <w:szCs w:val="24"/>
        </w:rPr>
        <w:t>in proportion to the available temperatures within the water column that a fish could choose from</w:t>
      </w:r>
      <w:r w:rsidR="004B2F7C">
        <w:rPr>
          <w:rFonts w:ascii="Times New Roman" w:hAnsi="Times New Roman" w:cs="Times New Roman"/>
          <w:sz w:val="24"/>
          <w:szCs w:val="24"/>
        </w:rPr>
        <w:t xml:space="preserve"> at the same moment in time</w:t>
      </w:r>
      <w:r w:rsidR="00F50482">
        <w:rPr>
          <w:rFonts w:ascii="Times New Roman" w:hAnsi="Times New Roman" w:cs="Times New Roman"/>
          <w:sz w:val="24"/>
          <w:szCs w:val="24"/>
        </w:rPr>
        <w:t>. To do this,</w:t>
      </w:r>
      <w:r w:rsidR="004B2F7C">
        <w:rPr>
          <w:rFonts w:ascii="Times New Roman" w:hAnsi="Times New Roman" w:cs="Times New Roman"/>
          <w:sz w:val="24"/>
          <w:szCs w:val="24"/>
        </w:rPr>
        <w:t xml:space="preserve"> we used resource selection function</w:t>
      </w:r>
      <w:r w:rsidR="00D50B14">
        <w:rPr>
          <w:rFonts w:ascii="Times New Roman" w:hAnsi="Times New Roman" w:cs="Times New Roman"/>
          <w:sz w:val="24"/>
          <w:szCs w:val="24"/>
        </w:rPr>
        <w:t>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in a ‘used-available’ design </w:t>
      </w:r>
      <w:r w:rsidR="004B2F7C">
        <w:rPr>
          <w:rFonts w:ascii="Times New Roman" w:hAnsi="Times New Roman" w:cs="Times New Roman"/>
          <w:sz w:val="24"/>
          <w:szCs w:val="24"/>
        </w:rPr>
        <w:t>as is routinely done in habitat selection studies in terrestrial systems</w:t>
      </w:r>
      <w:r w:rsidR="00F4773D">
        <w:rPr>
          <w:rFonts w:ascii="Times New Roman" w:hAnsi="Times New Roman" w:cs="Times New Roman"/>
          <w:sz w:val="24"/>
          <w:szCs w:val="24"/>
        </w:rPr>
        <w:t xml:space="preserve">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{"citationID":"oTO5XRv9","properties":{"formattedCitation":"(Manly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4B2F7C">
        <w:rPr>
          <w:rFonts w:ascii="Times New Roman" w:hAnsi="Times New Roman" w:cs="Times New Roman"/>
          <w:sz w:val="24"/>
          <w:szCs w:val="24"/>
        </w:rPr>
        <w:t>. Specifically, we used conditional logistic regression (sometimes referred to as matched case-control logistic regression or discrete choice models</w:t>
      </w:r>
      <w:r w:rsidR="00F4773D">
        <w:rPr>
          <w:rFonts w:ascii="Times New Roman" w:hAnsi="Times New Roman" w:cs="Times New Roman"/>
          <w:sz w:val="24"/>
          <w:szCs w:val="24"/>
        </w:rPr>
        <w:t>)</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For each </w:t>
      </w:r>
      <w:proofErr w:type="spellStart"/>
      <w:r w:rsidR="00F4773D">
        <w:rPr>
          <w:rFonts w:ascii="Times New Roman" w:hAnsi="Times New Roman" w:cs="Times New Roman"/>
          <w:sz w:val="24"/>
          <w:szCs w:val="24"/>
        </w:rPr>
        <w:t>iButton</w:t>
      </w:r>
      <w:proofErr w:type="spellEnd"/>
      <w:r w:rsidR="00F4773D">
        <w:rPr>
          <w:rFonts w:ascii="Times New Roman" w:hAnsi="Times New Roman" w:cs="Times New Roman"/>
          <w:sz w:val="24"/>
          <w:szCs w:val="24"/>
        </w:rPr>
        <w:t xml:space="preserve"> reading, we</w:t>
      </w:r>
      <w:r w:rsidR="00075D49">
        <w:rPr>
          <w:rFonts w:ascii="Times New Roman" w:hAnsi="Times New Roman" w:cs="Times New Roman"/>
          <w:sz w:val="24"/>
          <w:szCs w:val="24"/>
        </w:rPr>
        <w:t xml:space="preserve"> compared </w:t>
      </w:r>
      <w:r w:rsidR="00F4773D">
        <w:rPr>
          <w:rFonts w:ascii="Times New Roman" w:hAnsi="Times New Roman" w:cs="Times New Roman"/>
          <w:sz w:val="24"/>
          <w:szCs w:val="24"/>
        </w:rPr>
        <w:t xml:space="preserve">the temperature and DO at these ‘used’ locations </w:t>
      </w:r>
      <w:r w:rsidR="00075D49">
        <w:rPr>
          <w:rFonts w:ascii="Times New Roman" w:hAnsi="Times New Roman" w:cs="Times New Roman"/>
          <w:sz w:val="24"/>
          <w:szCs w:val="24"/>
        </w:rPr>
        <w:t xml:space="preserve">to </w:t>
      </w:r>
      <w:r w:rsidR="00F4773D">
        <w:rPr>
          <w:rFonts w:ascii="Times New Roman" w:hAnsi="Times New Roman" w:cs="Times New Roman"/>
          <w:sz w:val="24"/>
          <w:szCs w:val="24"/>
        </w:rPr>
        <w:t>temperature and DO</w:t>
      </w:r>
      <w:r w:rsidR="00075D49">
        <w:rPr>
          <w:rFonts w:ascii="Times New Roman" w:hAnsi="Times New Roman" w:cs="Times New Roman"/>
          <w:sz w:val="24"/>
          <w:szCs w:val="24"/>
        </w:rPr>
        <w:t xml:space="preserve"> </w:t>
      </w:r>
      <w:r w:rsidR="00F4773D">
        <w:rPr>
          <w:rFonts w:ascii="Times New Roman" w:hAnsi="Times New Roman" w:cs="Times New Roman"/>
          <w:sz w:val="24"/>
          <w:szCs w:val="24"/>
        </w:rPr>
        <w:t xml:space="preserve">values </w:t>
      </w:r>
      <w:r w:rsidR="00075D49">
        <w:rPr>
          <w:rFonts w:ascii="Times New Roman" w:hAnsi="Times New Roman" w:cs="Times New Roman"/>
          <w:sz w:val="24"/>
          <w:szCs w:val="24"/>
        </w:rPr>
        <w:t xml:space="preserve">in 10 random locations </w:t>
      </w:r>
      <w:r w:rsidR="00154B9F">
        <w:rPr>
          <w:rFonts w:ascii="Times New Roman" w:hAnsi="Times New Roman" w:cs="Times New Roman"/>
          <w:sz w:val="24"/>
          <w:szCs w:val="24"/>
        </w:rPr>
        <w:t xml:space="preserve">(sampled from a uniform distribution spanning the entire depth of the </w:t>
      </w:r>
      <w:r w:rsidR="009048F0">
        <w:rPr>
          <w:rFonts w:ascii="Times New Roman" w:hAnsi="Times New Roman" w:cs="Times New Roman"/>
          <w:sz w:val="24"/>
          <w:szCs w:val="24"/>
        </w:rPr>
        <w:t>water column</w:t>
      </w:r>
      <w:r w:rsidR="00154B9F">
        <w:rPr>
          <w:rFonts w:ascii="Times New Roman" w:hAnsi="Times New Roman" w:cs="Times New Roman"/>
          <w:sz w:val="24"/>
          <w:szCs w:val="24"/>
        </w:rPr>
        <w:t>)</w:t>
      </w:r>
      <w:r w:rsidR="009048F0">
        <w:rPr>
          <w:rFonts w:ascii="Times New Roman" w:hAnsi="Times New Roman" w:cs="Times New Roman"/>
          <w:sz w:val="24"/>
          <w:szCs w:val="24"/>
        </w:rPr>
        <w:t xml:space="preserve"> </w:t>
      </w:r>
      <w:r w:rsidR="00075D49">
        <w:rPr>
          <w:rFonts w:ascii="Times New Roman" w:hAnsi="Times New Roman" w:cs="Times New Roman"/>
          <w:sz w:val="24"/>
          <w:szCs w:val="24"/>
        </w:rPr>
        <w:t xml:space="preserve">that were </w:t>
      </w:r>
      <w:r w:rsidR="00F4773D">
        <w:rPr>
          <w:rFonts w:ascii="Times New Roman" w:hAnsi="Times New Roman" w:cs="Times New Roman"/>
          <w:sz w:val="24"/>
          <w:szCs w:val="24"/>
        </w:rPr>
        <w:t>‘</w:t>
      </w:r>
      <w:r w:rsidR="00075D49">
        <w:rPr>
          <w:rFonts w:ascii="Times New Roman" w:hAnsi="Times New Roman" w:cs="Times New Roman"/>
          <w:sz w:val="24"/>
          <w:szCs w:val="24"/>
        </w:rPr>
        <w:t>available</w:t>
      </w:r>
      <w:r w:rsidR="00F4773D">
        <w:rPr>
          <w:rFonts w:ascii="Times New Roman" w:hAnsi="Times New Roman" w:cs="Times New Roman"/>
          <w:sz w:val="24"/>
          <w:szCs w:val="24"/>
        </w:rPr>
        <w:t>’</w:t>
      </w:r>
      <w:r w:rsidR="00075D49">
        <w:rPr>
          <w:rFonts w:ascii="Times New Roman" w:hAnsi="Times New Roman" w:cs="Times New Roman"/>
          <w:sz w:val="24"/>
          <w:szCs w:val="24"/>
        </w:rPr>
        <w:t xml:space="preserve"> for a fish to use at that moment in </w:t>
      </w:r>
      <w:proofErr w:type="gramStart"/>
      <w:r w:rsidR="00075D49">
        <w:rPr>
          <w:rFonts w:ascii="Times New Roman" w:hAnsi="Times New Roman" w:cs="Times New Roman"/>
          <w:sz w:val="24"/>
          <w:szCs w:val="24"/>
        </w:rPr>
        <w:t>time, but</w:t>
      </w:r>
      <w:proofErr w:type="gramEnd"/>
      <w:r w:rsidR="00075D49">
        <w:rPr>
          <w:rFonts w:ascii="Times New Roman" w:hAnsi="Times New Roman" w:cs="Times New Roman"/>
          <w:sz w:val="24"/>
          <w:szCs w:val="24"/>
        </w:rPr>
        <w:t xml:space="preserve"> were not selected. Therefore, the values of our response variable were 1 if the datapoint corresponded to a used location, and 0 if corresponded to an available location. </w:t>
      </w:r>
      <w:r w:rsidR="00C42A4C">
        <w:rPr>
          <w:rFonts w:ascii="Times New Roman" w:hAnsi="Times New Roman" w:cs="Times New Roman"/>
          <w:sz w:val="24"/>
          <w:szCs w:val="24"/>
        </w:rPr>
        <w:t xml:space="preserve">We used these temperature-DO profile sets to calculate the relative probability of selection, given the range of temperature and DO available. </w:t>
      </w:r>
      <w:r w:rsidR="00154B9F">
        <w:rPr>
          <w:rFonts w:ascii="Times New Roman" w:hAnsi="Times New Roman" w:cs="Times New Roman"/>
          <w:sz w:val="24"/>
          <w:szCs w:val="24"/>
        </w:rPr>
        <w:t xml:space="preserve">We restricted our analysis to the two-hour periods of lowest and </w:t>
      </w:r>
      <w:r w:rsidR="00154B9F">
        <w:rPr>
          <w:rFonts w:ascii="Times New Roman" w:hAnsi="Times New Roman" w:cs="Times New Roman"/>
          <w:sz w:val="24"/>
          <w:szCs w:val="24"/>
        </w:rPr>
        <w:lastRenderedPageBreak/>
        <w:t xml:space="preserve">highest DO in Blue Ruin and Norwood alcoves and comprised 1-week of data (July 30 to August 6, commencing 5-days after fish were released into net pens). </w:t>
      </w:r>
      <w:r w:rsidR="00C25797" w:rsidRPr="00C25797">
        <w:rPr>
          <w:rFonts w:ascii="Times New Roman" w:hAnsi="Times New Roman" w:cs="Times New Roman"/>
          <w:sz w:val="24"/>
          <w:szCs w:val="24"/>
        </w:rPr>
        <w:t xml:space="preserve">The result was four model sets, one for each data subset. </w:t>
      </w:r>
      <w:r w:rsidR="00154B9F">
        <w:rPr>
          <w:rFonts w:ascii="Times New Roman" w:hAnsi="Times New Roman" w:cs="Times New Roman"/>
          <w:sz w:val="24"/>
          <w:szCs w:val="24"/>
        </w:rPr>
        <w:t xml:space="preserve">Temperature and DO were scaled to have mean = 0 and </w:t>
      </w:r>
      <w:proofErr w:type="spellStart"/>
      <w:r w:rsidR="00154B9F">
        <w:rPr>
          <w:rFonts w:ascii="Times New Roman" w:hAnsi="Times New Roman" w:cs="Times New Roman"/>
          <w:sz w:val="24"/>
          <w:szCs w:val="24"/>
        </w:rPr>
        <w:t>sd</w:t>
      </w:r>
      <w:proofErr w:type="spellEnd"/>
      <w:r w:rsidR="00154B9F">
        <w:rPr>
          <w:rFonts w:ascii="Times New Roman" w:hAnsi="Times New Roman" w:cs="Times New Roman"/>
          <w:sz w:val="24"/>
          <w:szCs w:val="24"/>
        </w:rPr>
        <w:t xml:space="preserve"> = 1 and were the sole predictors in the model given our objective was to assess how fish selected for temperature while controlling for both the available temperature and DO conditions. </w:t>
      </w:r>
      <w:r w:rsidR="00C449D6" w:rsidRPr="00C449D6">
        <w:rPr>
          <w:rFonts w:ascii="Times New Roman" w:hAnsi="Times New Roman" w:cs="Times New Roman"/>
          <w:sz w:val="24"/>
          <w:szCs w:val="24"/>
        </w:rPr>
        <w:t>Because we anticipated that the response of fish to changing conditions might be nonlinear, we did not want to constrain the relationship with a priori assumptions about its functional form. Therefore, we formulated our conditional logistic regression as a generalized additive model.</w:t>
      </w:r>
      <w:r w:rsidR="00154B9F">
        <w:rPr>
          <w:rFonts w:ascii="Times New Roman" w:hAnsi="Times New Roman" w:cs="Times New Roman"/>
          <w:sz w:val="24"/>
          <w:szCs w:val="24"/>
        </w:rPr>
        <w:t xml:space="preserve"> We fit models using the cox.ph function</w:t>
      </w:r>
      <w:r w:rsidR="00C25797">
        <w:rPr>
          <w:rFonts w:ascii="Times New Roman" w:hAnsi="Times New Roman" w:cs="Times New Roman"/>
          <w:sz w:val="24"/>
          <w:szCs w:val="24"/>
        </w:rPr>
        <w:t xml:space="preserve"> (using REML to estimate smoothing parameters,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{"citationID":"klLUcjuU","properties":{"formattedCitation":"(Wood, 2004)","plainCitation":"(Wood, 2004)","noteIndex":0},"citationItems":[{"id":76,"uris":["http://zotero.org/users/local/zapURGuj/items/QJ55FDCQ"],"itemData":{"id":76,"type":"article-journal","container-title":"Journal of the American Statistical Association","DOI":"10.1198/016214504000000980","ISSN":"0162-1459, 1537-274X","issue":"467","journalAbbreviation":"Journal of the American Statistical Association","language":"en","page":"673-686","source":"DOI.org (Crossref)","title":"Stable and Efficient Multiple Smoothing Parameter Estimation for Generalized Additive Models","volume":"99","author":[{"family":"Wood","given":"Simon N"}],"issued":{"date-parts":[["2004",9]]}}}],"schema":"https://github.com/citation-style-language/schema/raw/master/csl-citation.json"}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(Wood, 2004)</w:t>
      </w:r>
      <w:r w:rsidR="00401434">
        <w:rPr>
          <w:rFonts w:ascii="Times New Roman" w:hAnsi="Times New Roman" w:cs="Times New Roman"/>
          <w:sz w:val="24"/>
          <w:szCs w:val="24"/>
        </w:rPr>
        <w:fldChar w:fldCharType="end"/>
      </w:r>
      <w:r w:rsidR="00C25797">
        <w:rPr>
          <w:rFonts w:ascii="Times New Roman" w:hAnsi="Times New Roman" w:cs="Times New Roman"/>
          <w:sz w:val="24"/>
          <w:szCs w:val="24"/>
        </w:rPr>
        <w:t>)</w:t>
      </w:r>
      <w:r w:rsidR="00154B9F">
        <w:rPr>
          <w:rFonts w:ascii="Times New Roman" w:hAnsi="Times New Roman" w:cs="Times New Roman"/>
          <w:sz w:val="24"/>
          <w:szCs w:val="24"/>
        </w:rPr>
        <w:t xml:space="preserve"> in the </w:t>
      </w:r>
      <w:r w:rsidR="00C25797">
        <w:rPr>
          <w:rFonts w:ascii="Times New Roman" w:hAnsi="Times New Roman" w:cs="Times New Roman"/>
          <w:sz w:val="24"/>
          <w:szCs w:val="24"/>
        </w:rPr>
        <w:t xml:space="preserve">R package </w:t>
      </w:r>
      <w:proofErr w:type="spellStart"/>
      <w:r w:rsidR="00154B9F">
        <w:rPr>
          <w:rFonts w:ascii="Times New Roman" w:hAnsi="Times New Roman" w:cs="Times New Roman"/>
          <w:sz w:val="24"/>
          <w:szCs w:val="24"/>
        </w:rPr>
        <w:t>mgcv</w:t>
      </w:r>
      <w:proofErr w:type="spellEnd"/>
      <w:r w:rsidR="00154B9F">
        <w:rPr>
          <w:rFonts w:ascii="Times New Roman" w:hAnsi="Times New Roman" w:cs="Times New Roman"/>
          <w:sz w:val="24"/>
          <w:szCs w:val="24"/>
        </w:rPr>
        <w:t xml:space="preserve"> </w:t>
      </w:r>
      <w:r w:rsidR="00C25797">
        <w:rPr>
          <w:rFonts w:ascii="Times New Roman" w:hAnsi="Times New Roman" w:cs="Times New Roman"/>
          <w:sz w:val="24"/>
          <w:szCs w:val="24"/>
        </w:rPr>
        <w:t xml:space="preserve">(Wood 2015) </w:t>
      </w:r>
      <w:r w:rsidR="00154B9F">
        <w:rPr>
          <w:rFonts w:ascii="Times New Roman" w:hAnsi="Times New Roman" w:cs="Times New Roman"/>
          <w:sz w:val="24"/>
          <w:szCs w:val="24"/>
        </w:rPr>
        <w:t xml:space="preserve">because conditional logistic regression has the same likelihood as a cox proportional hazards model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{"citationID":"pIPFd1WB","properties":{"formattedCitation":"(Manly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154B9F">
        <w:rPr>
          <w:rFonts w:ascii="Times New Roman" w:hAnsi="Times New Roman" w:cs="Times New Roman"/>
          <w:sz w:val="24"/>
          <w:szCs w:val="24"/>
        </w:rPr>
        <w:t>.</w:t>
      </w:r>
      <w:r w:rsidR="00154B9F" w:rsidDel="00154B9F">
        <w:rPr>
          <w:rStyle w:val="CommentReference"/>
        </w:rPr>
        <w:t xml:space="preserve"> </w:t>
      </w:r>
    </w:p>
    <w:p w14:paraId="12C5CCF2" w14:textId="781DBB96" w:rsidR="00267A04" w:rsidRDefault="00C42A4C" w:rsidP="00154B9F">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w:t>
      </w:r>
      <w:r w:rsidR="000E0084">
        <w:rPr>
          <w:rFonts w:ascii="Times New Roman" w:hAnsi="Times New Roman" w:cs="Times New Roman"/>
          <w:sz w:val="24"/>
          <w:szCs w:val="24"/>
        </w:rPr>
        <w:t xml:space="preserve"> </w:t>
      </w:r>
      <w:commentRangeStart w:id="42"/>
      <w:r w:rsidR="008951AA">
        <w:rPr>
          <w:rFonts w:ascii="Times New Roman" w:hAnsi="Times New Roman" w:cs="Times New Roman"/>
          <w:sz w:val="24"/>
          <w:szCs w:val="24"/>
        </w:rPr>
        <w:fldChar w:fldCharType="begin"/>
      </w:r>
      <w:r w:rsidR="008951AA">
        <w:rPr>
          <w:rFonts w:ascii="Times New Roman" w:hAnsi="Times New Roman" w:cs="Times New Roman"/>
          <w:sz w:val="24"/>
          <w:szCs w:val="24"/>
        </w:rPr>
        <w:instrText xml:space="preserve"> ADDIN ZOTERO_ITEM CSL_CITATION {"citationID":"Bqa50LhE","properties":{"formattedCitation":"(USEPA,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rPr>
          <w:rFonts w:ascii="Times New Roman" w:hAnsi="Times New Roman" w:cs="Times New Roman"/>
          <w:sz w:val="24"/>
          <w:szCs w:val="24"/>
        </w:rPr>
        <w:fldChar w:fldCharType="separate"/>
      </w:r>
      <w:r w:rsidR="008951AA" w:rsidRPr="008951AA">
        <w:rPr>
          <w:rFonts w:ascii="Times New Roman" w:hAnsi="Times New Roman" w:cs="Times New Roman"/>
          <w:sz w:val="24"/>
        </w:rPr>
        <w:t>(USEPA, 1987)</w:t>
      </w:r>
      <w:r w:rsidR="008951AA">
        <w:rPr>
          <w:rFonts w:ascii="Times New Roman" w:hAnsi="Times New Roman" w:cs="Times New Roman"/>
          <w:sz w:val="24"/>
          <w:szCs w:val="24"/>
        </w:rPr>
        <w:fldChar w:fldCharType="end"/>
      </w:r>
      <w:commentRangeEnd w:id="42"/>
      <w:r w:rsidR="003E6D6D">
        <w:rPr>
          <w:rStyle w:val="CommentReference"/>
        </w:rPr>
        <w:commentReference w:id="42"/>
      </w:r>
      <w:r>
        <w:rPr>
          <w:rFonts w:ascii="Times New Roman" w:hAnsi="Times New Roman" w:cs="Times New Roman"/>
          <w:sz w:val="24"/>
          <w:szCs w:val="24"/>
        </w:rPr>
        <w:t>.</w:t>
      </w:r>
      <w:commentRangeStart w:id="43"/>
      <w:r>
        <w:rPr>
          <w:rFonts w:ascii="Times New Roman" w:hAnsi="Times New Roman" w:cs="Times New Roman"/>
          <w:sz w:val="24"/>
          <w:szCs w:val="24"/>
        </w:rPr>
        <w:t xml:space="preserve"> </w:t>
      </w:r>
      <w:commentRangeEnd w:id="43"/>
      <w:r w:rsidR="00C6236E">
        <w:rPr>
          <w:rStyle w:val="CommentReference"/>
        </w:rPr>
        <w:commentReference w:id="43"/>
      </w:r>
      <w:r w:rsidR="00A942A9" w:rsidRPr="00A942A9">
        <w:rPr>
          <w:rFonts w:ascii="Times New Roman" w:hAnsi="Times New Roman" w:cs="Times New Roman"/>
          <w:sz w:val="24"/>
          <w:szCs w:val="24"/>
        </w:rPr>
        <w:t xml:space="preserve">We next predicted the marginal probability of selection for temperature using the </w:t>
      </w:r>
      <w:proofErr w:type="gramStart"/>
      <w:r w:rsidR="00A942A9" w:rsidRPr="00A942A9">
        <w:rPr>
          <w:rFonts w:ascii="Times New Roman" w:hAnsi="Times New Roman" w:cs="Times New Roman"/>
          <w:sz w:val="24"/>
          <w:szCs w:val="24"/>
        </w:rPr>
        <w:t>predict(</w:t>
      </w:r>
      <w:proofErr w:type="gramEnd"/>
      <w:r w:rsidR="00A942A9" w:rsidRPr="00A942A9">
        <w:rPr>
          <w:rFonts w:ascii="Times New Roman" w:hAnsi="Times New Roman" w:cs="Times New Roman"/>
          <w:sz w:val="24"/>
          <w:szCs w:val="24"/>
        </w:rPr>
        <w:t xml:space="preserve">) function in R, with type = "link" and </w:t>
      </w:r>
      <w:proofErr w:type="spellStart"/>
      <w:r w:rsidR="00A942A9" w:rsidRPr="00A942A9">
        <w:rPr>
          <w:rFonts w:ascii="Times New Roman" w:hAnsi="Times New Roman" w:cs="Times New Roman"/>
          <w:sz w:val="24"/>
          <w:szCs w:val="24"/>
        </w:rPr>
        <w:t>se.fit</w:t>
      </w:r>
      <w:proofErr w:type="spellEnd"/>
      <w:r w:rsidR="00A942A9" w:rsidRPr="00A942A9">
        <w:rPr>
          <w:rFonts w:ascii="Times New Roman" w:hAnsi="Times New Roman" w:cs="Times New Roman"/>
          <w:sz w:val="24"/>
          <w:szCs w:val="24"/>
        </w:rPr>
        <w:t xml:space="preserve"> = TRUE.</w:t>
      </w:r>
      <w:r w:rsidR="00A942A9">
        <w:rPr>
          <w:rFonts w:ascii="Times New Roman" w:hAnsi="Times New Roman" w:cs="Times New Roman"/>
          <w:sz w:val="24"/>
          <w:szCs w:val="24"/>
        </w:rPr>
        <w:t xml:space="preserve"> </w:t>
      </w:r>
      <w:r>
        <w:rPr>
          <w:rFonts w:ascii="Times New Roman" w:hAnsi="Times New Roman" w:cs="Times New Roman"/>
          <w:sz w:val="24"/>
          <w:szCs w:val="24"/>
        </w:rPr>
        <w:t xml:space="preserve">Finally, we plotted predictions </w:t>
      </w:r>
      <w:r w:rsidR="00C6236E">
        <w:rPr>
          <w:rFonts w:ascii="Times New Roman" w:hAnsi="Times New Roman" w:cs="Times New Roman"/>
          <w:sz w:val="24"/>
          <w:szCs w:val="24"/>
        </w:rPr>
        <w:t xml:space="preserve">of the relative probability of selection </w:t>
      </w:r>
      <w:r w:rsidR="009048F0">
        <w:rPr>
          <w:rFonts w:ascii="Times New Roman" w:hAnsi="Times New Roman" w:cs="Times New Roman"/>
          <w:sz w:val="24"/>
          <w:szCs w:val="24"/>
        </w:rPr>
        <w:t xml:space="preserve">for temperature </w:t>
      </w:r>
      <w:r>
        <w:rPr>
          <w:rFonts w:ascii="Times New Roman" w:hAnsi="Times New Roman" w:cs="Times New Roman"/>
          <w:sz w:val="24"/>
          <w:szCs w:val="24"/>
        </w:rPr>
        <w:t>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154B9F">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5A3AD025"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w:t>
      </w:r>
      <w:ins w:id="44" w:author="Barrett, Hannah" w:date="2025-01-08T19:35:00Z" w16du:dateUtc="2025-01-09T03:35:00Z">
        <w:r w:rsidR="009A7779">
          <w:rPr>
            <w:rFonts w:ascii="Times New Roman" w:hAnsi="Times New Roman" w:cs="Times New Roman"/>
            <w:sz w:val="24"/>
            <w:szCs w:val="24"/>
          </w:rPr>
          <w:t>s</w:t>
        </w:r>
      </w:ins>
      <w:r w:rsidR="00EA4047">
        <w:rPr>
          <w:rFonts w:ascii="Times New Roman" w:hAnsi="Times New Roman" w:cs="Times New Roman"/>
          <w:sz w:val="24"/>
          <w:szCs w:val="24"/>
        </w:rPr>
        <w:t xml:space="preserv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lastRenderedPageBreak/>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45"/>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45"/>
      <w:r w:rsidR="00456C18">
        <w:rPr>
          <w:rStyle w:val="CommentReference"/>
        </w:rPr>
        <w:commentReference w:id="45"/>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At night in Blue Ruin, DO ranged from ~2.5 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w:t>
      </w:r>
      <w:proofErr w:type="gramStart"/>
      <w:r w:rsidR="00131C77">
        <w:rPr>
          <w:rFonts w:ascii="Times New Roman" w:hAnsi="Times New Roman" w:cs="Times New Roman"/>
          <w:sz w:val="24"/>
          <w:szCs w:val="24"/>
        </w:rPr>
        <w:t>spanned</w:t>
      </w:r>
      <w:proofErr w:type="gramEnd"/>
      <w:r w:rsidR="00131C77">
        <w:rPr>
          <w:rFonts w:ascii="Times New Roman" w:hAnsi="Times New Roman" w:cs="Times New Roman"/>
          <w:sz w:val="24"/>
          <w:szCs w:val="24"/>
        </w:rPr>
        <w:t xml:space="preserve">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w:t>
      </w:r>
      <w:commentRangeStart w:id="46"/>
      <w:r w:rsidR="00602E6F" w:rsidRPr="00602E6F">
        <w:rPr>
          <w:rFonts w:ascii="Times New Roman" w:hAnsi="Times New Roman" w:cs="Times New Roman"/>
          <w:sz w:val="24"/>
          <w:szCs w:val="24"/>
        </w:rPr>
        <w:t>thalweg</w:t>
      </w:r>
      <w:commentRangeEnd w:id="46"/>
      <w:r w:rsidR="00C6236E">
        <w:rPr>
          <w:rStyle w:val="CommentReference"/>
        </w:rPr>
        <w:commentReference w:id="46"/>
      </w:r>
      <w:r w:rsidR="00602E6F" w:rsidRPr="00602E6F">
        <w:rPr>
          <w:rFonts w:ascii="Times New Roman" w:hAnsi="Times New Roman" w:cs="Times New Roman"/>
          <w:sz w:val="24"/>
          <w:szCs w:val="24"/>
        </w:rPr>
        <w:t xml:space="preserve">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5E54BEE3"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at night, meaning that a given level of </w:t>
      </w:r>
      <w:r>
        <w:rPr>
          <w:rFonts w:ascii="Times New Roman" w:hAnsi="Times New Roman" w:cs="Times New Roman"/>
          <w:sz w:val="24"/>
          <w:szCs w:val="24"/>
        </w:rPr>
        <w:lastRenderedPageBreak/>
        <w:t xml:space="preserve">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w:t>
      </w:r>
      <w:del w:id="47" w:author="Barrett, Hannah" w:date="2025-01-08T19:41:00Z" w16du:dateUtc="2025-01-09T03:41:00Z">
        <w:r w:rsidR="00154085" w:rsidDel="00646A79">
          <w:rPr>
            <w:rFonts w:ascii="Times New Roman" w:hAnsi="Times New Roman" w:cs="Times New Roman"/>
            <w:sz w:val="24"/>
            <w:szCs w:val="24"/>
          </w:rPr>
          <w:delText xml:space="preserve"> (</w:delText>
        </w:r>
        <w:r w:rsidR="00EA4047" w:rsidDel="00646A79">
          <w:rPr>
            <w:rFonts w:ascii="Times New Roman" w:hAnsi="Times New Roman" w:cs="Times New Roman"/>
            <w:sz w:val="24"/>
            <w:szCs w:val="24"/>
          </w:rPr>
          <w:delText>Figure</w:delText>
        </w:r>
        <w:r w:rsidR="00154085" w:rsidDel="00646A79">
          <w:rPr>
            <w:rFonts w:ascii="Times New Roman" w:hAnsi="Times New Roman" w:cs="Times New Roman"/>
            <w:sz w:val="24"/>
            <w:szCs w:val="24"/>
          </w:rPr>
          <w:delText xml:space="preserve"> 4)</w:delText>
        </w:r>
      </w:del>
      <w:r w:rsidR="00154085">
        <w:rPr>
          <w:rFonts w:ascii="Times New Roman" w:hAnsi="Times New Roman" w:cs="Times New Roman"/>
          <w:sz w:val="24"/>
          <w:szCs w:val="24"/>
        </w:rPr>
        <w:t>.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commentRangeStart w:id="48"/>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w:t>
      </w:r>
      <w:r w:rsidR="00F8728F">
        <w:rPr>
          <w:rFonts w:ascii="Times New Roman" w:hAnsi="Times New Roman" w:cs="Times New Roman"/>
          <w:sz w:val="24"/>
          <w:szCs w:val="24"/>
        </w:rPr>
        <w:lastRenderedPageBreak/>
        <w:t xml:space="preserve">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commentRangeEnd w:id="48"/>
      <w:r w:rsidR="00D946C3">
        <w:rPr>
          <w:rStyle w:val="CommentReference"/>
        </w:rPr>
        <w:commentReference w:id="48"/>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proofErr w:type="gram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w:t>
      </w:r>
      <w:proofErr w:type="gramEnd"/>
      <w:r w:rsidR="00F27282">
        <w:rPr>
          <w:rFonts w:ascii="Times New Roman" w:hAnsi="Times New Roman" w:cs="Times New Roman"/>
          <w:sz w:val="24"/>
          <w:szCs w:val="24"/>
        </w:rPr>
        <w:t xml:space="preserve">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0038C838" w:rsidR="00267A04" w:rsidRDefault="00C42A4C" w:rsidP="00F56768">
      <w:pPr>
        <w:spacing w:line="480" w:lineRule="auto"/>
        <w:ind w:firstLine="720"/>
      </w:pPr>
      <w:r>
        <w:rPr>
          <w:rFonts w:ascii="Times New Roman" w:hAnsi="Times New Roman" w:cs="Times New Roman"/>
          <w:sz w:val="24"/>
          <w:szCs w:val="24"/>
        </w:rPr>
        <w:t xml:space="preserve">Our </w:t>
      </w:r>
      <w:r w:rsidR="00B35BBE">
        <w:rPr>
          <w:rFonts w:ascii="Times New Roman" w:hAnsi="Times New Roman" w:cs="Times New Roman"/>
          <w:sz w:val="24"/>
          <w:szCs w:val="24"/>
        </w:rPr>
        <w:t>resource selection</w:t>
      </w:r>
      <w:r w:rsidR="0012206B">
        <w:rPr>
          <w:rFonts w:ascii="Times New Roman" w:hAnsi="Times New Roman" w:cs="Times New Roman"/>
          <w:sz w:val="24"/>
          <w:szCs w:val="24"/>
        </w:rPr>
        <w:t xml:space="preserve"> </w:t>
      </w:r>
      <w:commentRangeStart w:id="49"/>
      <w:r w:rsidR="0012206B">
        <w:rPr>
          <w:rFonts w:ascii="Times New Roman" w:hAnsi="Times New Roman" w:cs="Times New Roman"/>
          <w:sz w:val="24"/>
          <w:szCs w:val="24"/>
        </w:rPr>
        <w:t>models</w:t>
      </w:r>
      <w:commentRangeEnd w:id="49"/>
      <w:r w:rsidR="003851F1">
        <w:rPr>
          <w:rStyle w:val="CommentReference"/>
        </w:rPr>
        <w:commentReference w:id="49"/>
      </w:r>
      <w:r w:rsidR="0012206B">
        <w:rPr>
          <w:rFonts w:ascii="Times New Roman" w:hAnsi="Times New Roman" w:cs="Times New Roman"/>
          <w:sz w:val="24"/>
          <w:szCs w:val="24"/>
        </w:rPr>
        <w:t xml:space="preserve"> </w:t>
      </w:r>
      <w:r>
        <w:rPr>
          <w:rFonts w:ascii="Times New Roman" w:hAnsi="Times New Roman" w:cs="Times New Roman"/>
          <w:sz w:val="24"/>
          <w:szCs w:val="24"/>
        </w:rPr>
        <w:t xml:space="preserve">supported </w:t>
      </w:r>
      <w:r w:rsidR="00EC5384">
        <w:rPr>
          <w:rFonts w:ascii="Times New Roman" w:hAnsi="Times New Roman" w:cs="Times New Roman"/>
          <w:sz w:val="24"/>
          <w:szCs w:val="24"/>
        </w:rPr>
        <w:t>disparate responses to selection for the thermal environment between</w:t>
      </w:r>
      <w:r>
        <w:rPr>
          <w:rFonts w:ascii="Times New Roman" w:hAnsi="Times New Roman" w:cs="Times New Roman"/>
          <w:sz w:val="24"/>
          <w:szCs w:val="24"/>
        </w:rPr>
        <w:t xml:space="preserve"> the windows of maximum and minimum DO. </w:t>
      </w:r>
      <w:r w:rsidR="00EC5384">
        <w:rPr>
          <w:rFonts w:ascii="Times New Roman" w:hAnsi="Times New Roman" w:cs="Times New Roman"/>
          <w:sz w:val="24"/>
          <w:szCs w:val="24"/>
        </w:rPr>
        <w:t>After controlling for changing availability of both temperature and DO</w:t>
      </w:r>
      <w:r w:rsidR="00AD001A">
        <w:rPr>
          <w:rFonts w:ascii="Times New Roman" w:hAnsi="Times New Roman" w:cs="Times New Roman"/>
          <w:sz w:val="24"/>
          <w:szCs w:val="24"/>
        </w:rPr>
        <w:t xml:space="preserve">, </w:t>
      </w:r>
      <w:commentRangeStart w:id="50"/>
      <w:r w:rsidR="00AD001A">
        <w:rPr>
          <w:rFonts w:ascii="Times New Roman" w:hAnsi="Times New Roman" w:cs="Times New Roman"/>
          <w:sz w:val="24"/>
          <w:szCs w:val="24"/>
        </w:rPr>
        <w:t>t</w:t>
      </w:r>
      <w:r>
        <w:rPr>
          <w:rFonts w:ascii="Times New Roman" w:hAnsi="Times New Roman" w:cs="Times New Roman"/>
          <w:sz w:val="24"/>
          <w:szCs w:val="24"/>
        </w:rPr>
        <w:t>agged fish</w:t>
      </w:r>
      <w:r w:rsidR="00EC5384">
        <w:rPr>
          <w:rFonts w:ascii="Times New Roman" w:hAnsi="Times New Roman" w:cs="Times New Roman"/>
          <w:sz w:val="24"/>
          <w:szCs w:val="24"/>
        </w:rPr>
        <w:t xml:space="preserve"> in both cold-water alcoves</w:t>
      </w:r>
      <w:r w:rsidR="005C7418">
        <w:rPr>
          <w:rFonts w:ascii="Times New Roman" w:hAnsi="Times New Roman" w:cs="Times New Roman"/>
          <w:sz w:val="24"/>
          <w:szCs w:val="24"/>
        </w:rPr>
        <w:t xml:space="preserve"> selected </w:t>
      </w:r>
      <w:r w:rsidR="00EC5384">
        <w:rPr>
          <w:rFonts w:ascii="Times New Roman" w:hAnsi="Times New Roman" w:cs="Times New Roman"/>
          <w:sz w:val="24"/>
          <w:szCs w:val="24"/>
        </w:rPr>
        <w:t xml:space="preserve">for </w:t>
      </w:r>
      <w:r w:rsidR="005C7418">
        <w:rPr>
          <w:rFonts w:ascii="Times New Roman" w:hAnsi="Times New Roman" w:cs="Times New Roman"/>
          <w:sz w:val="24"/>
          <w:szCs w:val="24"/>
        </w:rPr>
        <w:t>warmer temperatures during the night and cooler temperatures during the day</w:t>
      </w:r>
      <w:r w:rsidR="00EC5384">
        <w:rPr>
          <w:rFonts w:ascii="Times New Roman" w:hAnsi="Times New Roman" w:cs="Times New Roman"/>
          <w:sz w:val="24"/>
          <w:szCs w:val="24"/>
        </w:rPr>
        <w:t>, relative to what was available during those periods</w:t>
      </w:r>
      <w:r>
        <w:rPr>
          <w:rFonts w:ascii="Times New Roman" w:hAnsi="Times New Roman" w:cs="Times New Roman"/>
          <w:sz w:val="24"/>
          <w:szCs w:val="24"/>
        </w:rPr>
        <w:t xml:space="preserve"> (Figur</w:t>
      </w:r>
      <w:commentRangeEnd w:id="50"/>
      <w:r w:rsidR="003C1EEF">
        <w:rPr>
          <w:rStyle w:val="CommentReference"/>
        </w:rPr>
        <w:commentReference w:id="50"/>
      </w:r>
      <w:r>
        <w:rPr>
          <w:rFonts w:ascii="Times New Roman" w:hAnsi="Times New Roman" w:cs="Times New Roman"/>
          <w:sz w:val="24"/>
          <w:szCs w:val="24"/>
        </w:rPr>
        <w:t>e 6</w:t>
      </w:r>
      <w:r w:rsidR="00646A79">
        <w:rPr>
          <w:rFonts w:ascii="Times New Roman" w:hAnsi="Times New Roman" w:cs="Times New Roman"/>
          <w:sz w:val="24"/>
          <w:szCs w:val="24"/>
        </w:rPr>
        <w:t>, Supplemental Table 3</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r w:rsidR="00B35BBE">
        <w:rPr>
          <w:rFonts w:ascii="Times New Roman" w:hAnsi="Times New Roman" w:cs="Times New Roman"/>
          <w:sz w:val="24"/>
          <w:szCs w:val="24"/>
        </w:rPr>
        <w:t xml:space="preserve"> and are the cause of the tradeoffs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3)</w:t>
      </w:r>
      <w:r>
        <w:rPr>
          <w:rFonts w:ascii="Times New Roman" w:hAnsi="Times New Roman" w:cs="Times New Roman"/>
          <w:sz w:val="24"/>
          <w:szCs w:val="24"/>
        </w:rPr>
        <w:t>.</w:t>
      </w:r>
      <w:r w:rsidR="00B35BBE">
        <w:rPr>
          <w:rFonts w:ascii="Times New Roman" w:hAnsi="Times New Roman" w:cs="Times New Roman"/>
          <w:sz w:val="24"/>
          <w:szCs w:val="24"/>
        </w:rPr>
        <w:t xml:space="preserve"> We mitigated this correlation structure by focusing our inference on model predictions using marginal plots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6).</w:t>
      </w:r>
    </w:p>
    <w:p w14:paraId="2BB8FE77" w14:textId="77777777" w:rsidR="005B0834" w:rsidRPr="005B0834" w:rsidRDefault="005B0834" w:rsidP="005B0834">
      <w:pPr>
        <w:pStyle w:val="Default"/>
        <w:spacing w:line="480" w:lineRule="auto"/>
        <w:rPr>
          <w:b/>
        </w:rPr>
      </w:pPr>
      <w:r w:rsidRPr="005B0834">
        <w:rPr>
          <w:b/>
        </w:rPr>
        <w:t>Discussion</w:t>
      </w:r>
    </w:p>
    <w:p w14:paraId="45F0A429" w14:textId="67E76D75" w:rsidR="002366EE" w:rsidRDefault="00160B1A" w:rsidP="004B55FC">
      <w:pPr>
        <w:pStyle w:val="Default"/>
        <w:spacing w:line="480" w:lineRule="auto"/>
        <w:ind w:firstLine="720"/>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8951AA">
        <w:fldChar w:fldCharType="begin"/>
      </w:r>
      <w:r w:rsidR="008951AA">
        <w:instrText xml:space="preserve"> ADDIN ZOTERO_ITEM CSL_CITATION {"citationID":"avuZOHZU","properties":{"formattedCitation":"(Abrams &amp; Ginzburg, 2000)","plainCitation":"(Abrams &amp; Ginzburg, 2000)","noteIndex":0},"citationItems":[{"id":80,"uris":["http://zotero.org/users/local/zapURGuj/items/3LMRVM8Z"],"itemData":{"id":80,"type":"article-journal","container-title":"Trends in Ecology &amp; Evolution","DOI":"10.1016/S0169-5347(00)01908-X","ISSN":"0169-5347","issue":"8","journalAbbreviation":"Trends in Ecology &amp; Evolution","language":"English","note":"publisher: Elsevier\nPMID: 10884706","page":"337-341","source":"www.cell.com","title":"The nature of predation: prey dependent, ratio dependent or neither?","title-short":"The nature of predation","volume":"15","author":[{"family":"Abrams","given":"Peter A."},{"family":"Ginzburg","given":"Lev R."}],"issued":{"date-parts":[["2000",8,1]]}}}],"schema":"https://github.com/citation-style-language/schema/raw/master/csl-citation.json"} </w:instrText>
      </w:r>
      <w:r w:rsidR="008951AA">
        <w:fldChar w:fldCharType="separate"/>
      </w:r>
      <w:r w:rsidR="008951AA" w:rsidRPr="008951AA">
        <w:t>(Abrams &amp; Ginzburg, 2000)</w:t>
      </w:r>
      <w:r w:rsidR="008951AA">
        <w:fldChar w:fldCharType="end"/>
      </w:r>
      <w:r w:rsidRPr="00160B1A">
        <w:t xml:space="preserve">, </w:t>
      </w:r>
      <w:r w:rsidR="006959BF">
        <w:t>yet</w:t>
      </w:r>
      <w:r w:rsidR="006959BF" w:rsidRPr="00160B1A">
        <w:t xml:space="preserve"> </w:t>
      </w:r>
      <w:r w:rsidR="00EC5384">
        <w:t>the overwhelming majority</w:t>
      </w:r>
      <w:r w:rsidR="00EC5384" w:rsidRPr="00160B1A">
        <w:t xml:space="preserve"> </w:t>
      </w:r>
      <w:r w:rsidRPr="00160B1A">
        <w:t xml:space="preserve">of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for </w:t>
      </w:r>
      <w:proofErr w:type="gramStart"/>
      <w:r w:rsidR="00EF238B">
        <w:t>thermal</w:t>
      </w:r>
      <w:r w:rsidR="00B425D0">
        <w:t>ly</w:t>
      </w:r>
      <w:r w:rsidR="00EF238B">
        <w:t>-intolerant</w:t>
      </w:r>
      <w:proofErr w:type="gramEnd"/>
      <w:r w:rsidR="00EF238B">
        <w:t xml:space="preserve"> species, </w:t>
      </w:r>
      <w:r w:rsidR="006959BF">
        <w:t xml:space="preserve">it will be increasingly important to understand how organisms respond not </w:t>
      </w:r>
      <w:r w:rsidR="006959BF">
        <w:lastRenderedPageBreak/>
        <w:t>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toward its maximum and photosynthesis </w:t>
      </w:r>
      <w:r w:rsidR="00E940C2">
        <w:t>increased DO concentrations</w:t>
      </w:r>
      <w:r w:rsidR="00336332">
        <w:t>, the temperature-DO trade-off was flatter and there was more oxygen overall</w:t>
      </w:r>
      <w:r w:rsidR="004B26CF">
        <w:t xml:space="preserve"> (Figure 3)</w:t>
      </w:r>
      <w:r w:rsidR="00336332">
        <w:t xml:space="preserve">.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w:t>
      </w:r>
      <w:commentRangeStart w:id="51"/>
      <w:r w:rsidR="00A97F6B">
        <w:t xml:space="preserve">DO </w:t>
      </w:r>
      <w:r w:rsidR="00336332">
        <w:t xml:space="preserve">trade-off </w:t>
      </w:r>
      <w:commentRangeEnd w:id="51"/>
      <w:r w:rsidR="002F0029">
        <w:rPr>
          <w:rStyle w:val="CommentReference"/>
          <w:rFonts w:asciiTheme="minorHAnsi" w:hAnsiTheme="minorHAnsi" w:cstheme="minorBidi"/>
          <w:color w:val="auto"/>
        </w:rPr>
        <w:commentReference w:id="51"/>
      </w:r>
      <w:r w:rsidR="004315B5">
        <w:t xml:space="preserve">with </w:t>
      </w:r>
      <w:r w:rsidR="00336332">
        <w:t xml:space="preserve">less oxygen </w:t>
      </w:r>
      <w:commentRangeStart w:id="52"/>
      <w:r w:rsidR="00336332">
        <w:t>overall</w:t>
      </w:r>
      <w:commentRangeEnd w:id="52"/>
      <w:r w:rsidR="002F0029">
        <w:rPr>
          <w:rStyle w:val="CommentReference"/>
          <w:rFonts w:asciiTheme="minorHAnsi" w:hAnsiTheme="minorHAnsi" w:cstheme="minorBidi"/>
          <w:color w:val="auto"/>
        </w:rPr>
        <w:commentReference w:id="52"/>
      </w:r>
      <w:r w:rsidR="00336332">
        <w:t>.</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618297A8"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4B26CF">
        <w:t xml:space="preserve"> (Figure 4a)</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w:t>
      </w:r>
      <w:r w:rsidR="004B26CF">
        <w:t xml:space="preserve"> (Figure 4b, 4c)</w:t>
      </w:r>
      <w:r w:rsidR="00336332">
        <w:t xml:space="preserve">. Statistical modeling confirmed that fish in these thermal refuges were avoiding cooler temperatures at night, when hypoxia was most severe, </w:t>
      </w:r>
      <w:r w:rsidR="00A97F6B">
        <w:t>but were selecting cooler temperatures during the day, when DO was higher</w:t>
      </w:r>
      <w:r w:rsidR="004B26CF">
        <w:t xml:space="preserve"> (Figure 6)</w:t>
      </w:r>
      <w:r w:rsidR="00A97F6B">
        <w:t>. Thus, diel variation, and adaptive fish behavior</w:t>
      </w:r>
      <w:r w:rsidR="003C1EEF">
        <w:t xml:space="preserve"> (DVM)</w:t>
      </w:r>
      <w:r w:rsidR="007D1052">
        <w:t>,</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3BDF4AF9"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w:t>
      </w:r>
      <w:r w:rsidR="00430B7C">
        <w:lastRenderedPageBreak/>
        <w:t xml:space="preserve">analogous DVM with similar timing, </w:t>
      </w:r>
      <w:r w:rsidR="009E5AF1">
        <w:t xml:space="preserve">but </w:t>
      </w:r>
      <w:r w:rsidR="00413F74">
        <w:t xml:space="preserve">at </w:t>
      </w:r>
      <w:r w:rsidR="00430B7C">
        <w:t>a smaller</w:t>
      </w:r>
      <w:r w:rsidR="009E5AF1">
        <w:t xml:space="preserve"> amplitud</w:t>
      </w:r>
      <w:r w:rsidR="00430B7C">
        <w:t>e than in our simulation</w:t>
      </w:r>
      <w:r w:rsidR="004B26CF">
        <w:t xml:space="preserve"> (Figure 4b, 4c)</w:t>
      </w:r>
      <w:r w:rsidR="00430B7C">
        <w:t xml:space="preserve">.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H</w:t>
      </w:r>
      <w:commentRangeStart w:id="53"/>
      <w:commentRangeStart w:id="54"/>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 xml:space="preserve">, the cutthroat </w:t>
      </w:r>
      <w:commentRangeEnd w:id="53"/>
      <w:r w:rsidR="009964FA">
        <w:rPr>
          <w:rStyle w:val="CommentReference"/>
          <w:rFonts w:asciiTheme="minorHAnsi" w:hAnsiTheme="minorHAnsi" w:cstheme="minorBidi"/>
          <w:color w:val="auto"/>
        </w:rPr>
        <w:commentReference w:id="53"/>
      </w:r>
      <w:commentRangeEnd w:id="54"/>
      <w:r w:rsidR="009964FA">
        <w:rPr>
          <w:rStyle w:val="CommentReference"/>
          <w:rFonts w:asciiTheme="minorHAnsi" w:hAnsiTheme="minorHAnsi" w:cstheme="minorBidi"/>
          <w:color w:val="auto"/>
        </w:rPr>
        <w:commentReference w:id="54"/>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p>
    <w:p w14:paraId="70F1D7AF" w14:textId="2EFF19E3"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w:t>
      </w:r>
      <w:commentRangeStart w:id="55"/>
      <w:r w:rsidR="00721650">
        <w:t xml:space="preserve">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r w:rsidR="00533C0D">
        <w:t xml:space="preserve">average maximum </w:t>
      </w:r>
      <w:r w:rsidR="00713E93">
        <w:t xml:space="preserve">available temperatures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commentRangeEnd w:id="55"/>
      <w:r w:rsidR="00721650">
        <w:rPr>
          <w:rStyle w:val="CommentReference"/>
          <w:rFonts w:asciiTheme="minorHAnsi" w:hAnsiTheme="minorHAnsi" w:cstheme="minorBidi"/>
          <w:color w:val="auto"/>
        </w:rPr>
        <w:commentReference w:id="55"/>
      </w:r>
      <w:r>
        <w:t xml:space="preserve">. While short-term </w:t>
      </w:r>
      <w:r w:rsidR="009964FA">
        <w:t xml:space="preserve">thermal </w:t>
      </w:r>
      <w:r>
        <w:t xml:space="preserve">stress does not </w:t>
      </w:r>
      <w:r w:rsidR="009964FA">
        <w:t xml:space="preserve">appear to </w:t>
      </w:r>
      <w:r>
        <w:t>explain the observed behavior in our fish, we believe cumulative effects on energetics do</w:t>
      </w:r>
      <w:r>
        <w:rPr>
          <w:noProof/>
        </w:rPr>
        <w:t>. While sampling fish o</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 xml:space="preserve">of low energy density prey </w:t>
      </w:r>
      <w:r>
        <w:rPr>
          <w:noProof/>
        </w:rPr>
        <w:lastRenderedPageBreak/>
        <w:t>items (Barrett unpublished data). 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may reduce the risk of starving to death </w:t>
      </w:r>
      <w:r w:rsidR="00B425D0">
        <w:rPr>
          <w:noProof/>
        </w:rPr>
        <w:t>during periods of thermal stress</w:t>
      </w:r>
      <w:r>
        <w:rPr>
          <w:noProof/>
        </w:rPr>
        <w:t>. Rainbow trout 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704F4AF4" w:rsidR="00284B74" w:rsidRDefault="005C7858" w:rsidP="005C7858">
      <w:pPr>
        <w:pStyle w:val="Default"/>
        <w:spacing w:line="480" w:lineRule="auto"/>
        <w:ind w:firstLine="720"/>
        <w:rPr>
          <w:noProof/>
        </w:rPr>
      </w:pPr>
      <w:r>
        <w:t>Tagged fish displayed high individual and intra-individual variation in their vertical movements, however</w:t>
      </w:r>
      <w:r w:rsidR="007D1052">
        <w:t>,</w:t>
      </w:r>
      <w:r>
        <w:t xml:space="preserve"> the central tendency was consistent with a vertically cycling movement pattern constrained to ~20% of the water column, ranging between the metalimnion and upper hypolimnion (Figure 4c). This behavioral variation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t xml:space="preserve">. Fish ration size affects </w:t>
      </w:r>
      <w:r w:rsidR="00DA0F16">
        <w:t xml:space="preserve">the </w:t>
      </w:r>
      <w:r>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46E4271D"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Pr="00CC56E6">
        <w:t xml:space="preserve">and internal structures like </w:t>
      </w:r>
      <w:r w:rsidRPr="00CC56E6">
        <w:lastRenderedPageBreak/>
        <w:t xml:space="preserve">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Pr="00CC56E6">
        <w:t xml:space="preserve">.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56"/>
      <w:commentRangeStart w:id="57"/>
      <w:r w:rsidRPr="00CC56E6">
        <w:t xml:space="preserve">For example, 15 of our 22 logger arrays recorded average minimum hypolimnetic DO of &lt;2 mg•L⁻¹ at night, whereas during the day, average maximum hypolimnetic DO levels at those same sites ranged from 3.9 mg•L⁻¹ to 12.4 mg•L⁻¹. </w:t>
      </w:r>
      <w:commentRangeStart w:id="58"/>
      <w:r w:rsidR="00651096">
        <w:t>Oxygen concentrations &lt; 3</w:t>
      </w:r>
      <w:r w:rsidR="00651096" w:rsidRPr="00CC56E6">
        <w:t xml:space="preserve"> mg•L⁻¹ </w:t>
      </w:r>
      <w:r w:rsidR="00651096">
        <w:t xml:space="preserve"> are often considered hypoxic, however </w:t>
      </w:r>
      <w:del w:id="59" w:author="Barrett, Hannah" w:date="2025-01-09T14:22:00Z" w16du:dateUtc="2025-01-09T22:22:00Z">
        <w:r w:rsidR="00651096" w:rsidDel="003E6D6D">
          <w:delText>a threshold of</w:delText>
        </w:r>
      </w:del>
      <w:ins w:id="60" w:author="Barrett, Hannah" w:date="2025-01-09T14:22:00Z" w16du:dateUtc="2025-01-09T22:22:00Z">
        <w:r w:rsidR="003E6D6D">
          <w:t xml:space="preserve">some cold-adapted fish have shown decreased swimming capacity </w:t>
        </w:r>
      </w:ins>
      <w:ins w:id="61" w:author="Barrett, Hannah" w:date="2025-01-09T14:26:00Z" w16du:dateUtc="2025-01-09T22:26:00Z">
        <w:r w:rsidR="003E6D6D">
          <w:t>at</w:t>
        </w:r>
      </w:ins>
      <w:ins w:id="62" w:author="Barrett, Hannah" w:date="2025-01-09T14:22:00Z" w16du:dateUtc="2025-01-09T22:22:00Z">
        <w:r w:rsidR="003E6D6D">
          <w:t xml:space="preserve"> DO</w:t>
        </w:r>
      </w:ins>
      <w:ins w:id="63" w:author="Barrett, Hannah" w:date="2025-01-09T14:26:00Z" w16du:dateUtc="2025-01-09T22:26:00Z">
        <w:r w:rsidR="003E6D6D">
          <w:t xml:space="preserve"> concentrations</w:t>
        </w:r>
      </w:ins>
      <w:ins w:id="64" w:author="Barrett, Hannah" w:date="2025-01-09T14:22:00Z" w16du:dateUtc="2025-01-09T22:22:00Z">
        <w:r w:rsidR="003E6D6D">
          <w:t xml:space="preserve"> of</w:t>
        </w:r>
      </w:ins>
      <w:r w:rsidR="00651096">
        <w:t xml:space="preserve"> </w:t>
      </w:r>
      <w:ins w:id="65" w:author="Barrett, Hannah" w:date="2025-01-09T14:22:00Z" w16du:dateUtc="2025-01-09T22:22:00Z">
        <w:r w:rsidR="003E6D6D">
          <w:t>≤</w:t>
        </w:r>
      </w:ins>
      <w:r w:rsidR="00651096">
        <w:t>7</w:t>
      </w:r>
      <w:r w:rsidR="00651096" w:rsidRPr="00CC56E6">
        <w:t xml:space="preserve"> mg•L⁻¹ </w:t>
      </w:r>
      <w:r w:rsidR="00651096">
        <w:t xml:space="preserve"> </w:t>
      </w:r>
      <w:del w:id="66" w:author="Barrett, Hannah" w:date="2025-01-09T14:22:00Z" w16du:dateUtc="2025-01-09T22:22:00Z">
        <w:r w:rsidR="00651096" w:rsidDel="003E6D6D">
          <w:delText xml:space="preserve">may be more appropriate for cold-adapted fish </w:delText>
        </w:r>
        <w:commentRangeEnd w:id="58"/>
        <w:r w:rsidR="00651096" w:rsidDel="003E6D6D">
          <w:rPr>
            <w:rStyle w:val="CommentReference"/>
            <w:rFonts w:asciiTheme="minorHAnsi" w:hAnsiTheme="minorHAnsi" w:cstheme="minorBidi"/>
            <w:color w:val="auto"/>
          </w:rPr>
          <w:commentReference w:id="58"/>
        </w:r>
      </w:del>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Pr="00CC56E6">
        <w:t xml:space="preserve">This variability </w:t>
      </w:r>
      <w:r w:rsidR="00651096">
        <w:t xml:space="preserve">in DO </w:t>
      </w:r>
      <w:r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56"/>
      <w:r w:rsidR="000D5DC8">
        <w:rPr>
          <w:rStyle w:val="CommentReference"/>
          <w:rFonts w:asciiTheme="minorHAnsi" w:hAnsiTheme="minorHAnsi" w:cstheme="minorBidi"/>
          <w:color w:val="auto"/>
        </w:rPr>
        <w:commentReference w:id="56"/>
      </w:r>
      <w:commentRangeEnd w:id="57"/>
      <w:r w:rsidR="002F0029">
        <w:rPr>
          <w:rStyle w:val="CommentReference"/>
          <w:rFonts w:asciiTheme="minorHAnsi" w:hAnsiTheme="minorHAnsi" w:cstheme="minorBidi"/>
          <w:color w:val="auto"/>
        </w:rPr>
        <w:commentReference w:id="57"/>
      </w:r>
    </w:p>
    <w:p w14:paraId="377C4110" w14:textId="5379945C"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67"/>
      <w:r w:rsidR="0057388B" w:rsidRPr="00D3471B">
        <w:t>warm</w:t>
      </w:r>
      <w:r w:rsidR="0057388B">
        <w:t>er</w:t>
      </w:r>
      <w:r w:rsidR="0057388B" w:rsidRPr="00D3471B">
        <w:t xml:space="preserve"> water </w:t>
      </w:r>
      <w:commentRangeEnd w:id="67"/>
      <w:r w:rsidR="002F0029">
        <w:rPr>
          <w:rStyle w:val="CommentReference"/>
          <w:rFonts w:asciiTheme="minorHAnsi" w:hAnsiTheme="minorHAnsi" w:cstheme="minorBidi"/>
          <w:color w:val="auto"/>
        </w:rPr>
        <w:commentReference w:id="67"/>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t>
      </w:r>
      <w:r w:rsidR="0057388B">
        <w:lastRenderedPageBreak/>
        <w:t xml:space="preserve">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5F4AF8C3" w:rsidR="00AB3B4C" w:rsidRDefault="003A59E8" w:rsidP="00D36937">
      <w:pPr>
        <w:pStyle w:val="Default"/>
        <w:spacing w:line="480" w:lineRule="auto"/>
        <w:ind w:firstLine="720"/>
        <w:rPr>
          <w:noProof/>
        </w:rPr>
      </w:pPr>
      <w:commentRangeStart w:id="68"/>
      <w:r w:rsidRPr="003A59E8">
        <w:rPr>
          <w:noProof/>
        </w:rPr>
        <w:t>Here</w:t>
      </w:r>
      <w:commentRangeEnd w:id="68"/>
      <w:r w:rsidR="00D7683C">
        <w:rPr>
          <w:rStyle w:val="CommentReference"/>
          <w:rFonts w:asciiTheme="minorHAnsi" w:hAnsiTheme="minorHAnsi" w:cstheme="minorBidi"/>
          <w:color w:val="auto"/>
        </w:rPr>
        <w:commentReference w:id="68"/>
      </w:r>
      <w:r w:rsidRPr="003A59E8">
        <w:rPr>
          <w:noProof/>
        </w:rPr>
        <w:t xml:space="preserve">, we show that DO availability in floodplain thermal refuge habitats constrains </w:t>
      </w:r>
      <w:r w:rsidR="00DD7776">
        <w:rPr>
          <w:noProof/>
        </w:rPr>
        <w:t xml:space="preserve">vertical </w:t>
      </w:r>
      <w:r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0E0084">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Pr="003A59E8">
        <w:rPr>
          <w:noProof/>
        </w:rPr>
        <w:t xml:space="preserve">n </w:t>
      </w:r>
      <w:r w:rsidR="00DD7776">
        <w:rPr>
          <w:noProof/>
        </w:rPr>
        <w:t xml:space="preserve">some </w:t>
      </w:r>
      <w:r w:rsidRPr="003A59E8">
        <w:rPr>
          <w:noProof/>
        </w:rPr>
        <w:t xml:space="preserve">marine habitats, </w:t>
      </w:r>
      <w:r w:rsidR="00DD7776">
        <w:rPr>
          <w:noProof/>
        </w:rPr>
        <w:t>where</w:t>
      </w:r>
      <w:r w:rsidR="00DD7776" w:rsidRPr="003A59E8">
        <w:rPr>
          <w:noProof/>
        </w:rPr>
        <w:t xml:space="preserve"> </w:t>
      </w:r>
      <w:r w:rsidR="00DD7776">
        <w:rPr>
          <w:noProof/>
        </w:rPr>
        <w:t>species</w:t>
      </w:r>
      <w:r w:rsidRPr="003A59E8">
        <w:rPr>
          <w:noProof/>
        </w:rPr>
        <w:t xml:space="preserve"> </w:t>
      </w:r>
      <w:r w:rsidR="00DD7776">
        <w:rPr>
          <w:noProof/>
        </w:rPr>
        <w:t xml:space="preserve">distributions are expected to </w:t>
      </w:r>
      <w:r w:rsidRPr="003A59E8">
        <w:rPr>
          <w:noProof/>
        </w:rPr>
        <w:t xml:space="preserve">latitudinally shift </w:t>
      </w:r>
      <w:r w:rsidR="00DD7776">
        <w:rPr>
          <w:noProof/>
        </w:rPr>
        <w:t>in addition to vertical compression</w:t>
      </w:r>
      <w:r w:rsidRPr="003A59E8">
        <w:rPr>
          <w:noProof/>
        </w:rPr>
        <w:t xml:space="preserve"> </w:t>
      </w:r>
      <w:r w:rsidR="000E0084">
        <w:rPr>
          <w:noProof/>
        </w:rPr>
        <w:fldChar w:fldCharType="begin"/>
      </w:r>
      <w:r w:rsidR="00EC7710">
        <w:rPr>
          <w:noProof/>
        </w:rPr>
        <w:instrText xml:space="preserve"> ADDIN ZOTERO_ITEM CSL_CITATION {"citationID":"kn0nyEub","properties":{"formattedCitation":"(Deutsch et al., 2024)","plainCitation":"(Deutsch et al., 2024)","dontUpdate":true,"noteIndex":0},"citationItems":[{"id":116,"uris":["http://zotero.org/users/local/zapURGuj/items/GJRIR565"],"itemData":{"id":116,"type":"article-journal","abstract":"The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EC7710">
        <w:rPr>
          <w:rFonts w:ascii="Cambria Math" w:hAnsi="Cambria Math" w:cs="Cambria Math"/>
          <w:noProof/>
        </w:rPr>
        <w:instrText>∼</w:instrText>
      </w:r>
      <w:r w:rsidR="00EC7710">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0E0084">
        <w:rPr>
          <w:noProof/>
        </w:rPr>
        <w:fldChar w:fldCharType="separate"/>
      </w:r>
      <w:r w:rsidR="000E0084" w:rsidRPr="000E0084">
        <w:t>(Deutsch et al., 202</w:t>
      </w:r>
      <w:r w:rsidR="000E0084">
        <w:t>3</w:t>
      </w:r>
      <w:r w:rsidR="000E0084" w:rsidRPr="000E0084">
        <w:t>)</w:t>
      </w:r>
      <w:r w:rsidR="000E0084">
        <w:rPr>
          <w:noProof/>
        </w:rPr>
        <w:fldChar w:fldCharType="end"/>
      </w:r>
      <w:r w:rsidRPr="003A59E8">
        <w:rPr>
          <w:noProof/>
        </w:rPr>
        <w:t xml:space="preserve">. </w:t>
      </w:r>
      <w:r w:rsidR="00E5741D">
        <w:rPr>
          <w:noProof/>
        </w:rPr>
        <w:t>We encourage future research to address</w:t>
      </w:r>
      <w:r w:rsidRPr="003A59E8">
        <w:rPr>
          <w:noProof/>
        </w:rPr>
        <w:t xml:space="preserve"> how diel variation in temperature and DO, and behavior</w:t>
      </w:r>
      <w:r w:rsidR="00DF4A69">
        <w:rPr>
          <w:noProof/>
        </w:rPr>
        <w:t xml:space="preserve"> such as DVM</w:t>
      </w:r>
      <w:r w:rsidRPr="003A59E8">
        <w:rPr>
          <w:noProof/>
        </w:rPr>
        <w:t xml:space="preserve">, could potentially mitigate these synergistic constraints </w:t>
      </w:r>
      <w:r w:rsidR="00E5741D">
        <w:rPr>
          <w:noProof/>
        </w:rPr>
        <w:t>in other species and systems</w:t>
      </w:r>
      <w:r w:rsidRPr="003A59E8">
        <w:rPr>
          <w:noProof/>
        </w:rPr>
        <w:t xml:space="preserve">. </w:t>
      </w:r>
      <w:r w:rsidR="00DF4A69">
        <w:rPr>
          <w:noProof/>
        </w:rPr>
        <w:t>Our</w:t>
      </w:r>
      <w:r w:rsidR="00E5741D">
        <w:rPr>
          <w:noProof/>
        </w:rPr>
        <w:t xml:space="preserve"> </w:t>
      </w:r>
      <w:r w:rsidRPr="003A59E8">
        <w:rPr>
          <w:noProof/>
        </w:rPr>
        <w:t xml:space="preserve">novel continuous monitoring approach to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Pr="003A59E8">
        <w:rPr>
          <w:noProof/>
        </w:rPr>
        <w:t xml:space="preserve">diel variability in habitat conditions can cause trade-offs that drive cyclical habitat use in </w:t>
      </w:r>
      <w:r w:rsidR="00E5741D">
        <w:rPr>
          <w:noProof/>
        </w:rPr>
        <w:t xml:space="preserve">other systems besides </w:t>
      </w:r>
      <w:r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Pr="003A59E8">
        <w:rPr>
          <w:noProof/>
        </w:rPr>
        <w:t xml:space="preserve"> climate change.</w:t>
      </w:r>
    </w:p>
    <w:p w14:paraId="10C20695" w14:textId="77777777" w:rsidR="00DE3A9C" w:rsidRDefault="00DE3A9C" w:rsidP="00750AF8">
      <w:pPr>
        <w:pStyle w:val="Default"/>
        <w:spacing w:line="480" w:lineRule="auto"/>
        <w:rPr>
          <w:noProof/>
        </w:rPr>
      </w:pPr>
    </w:p>
    <w:p w14:paraId="2CE6A190" w14:textId="77777777" w:rsidR="007978E2" w:rsidRDefault="007978E2" w:rsidP="00750AF8">
      <w:pPr>
        <w:pStyle w:val="Default"/>
        <w:spacing w:line="480" w:lineRule="auto"/>
        <w:rPr>
          <w:noProof/>
        </w:rPr>
      </w:pPr>
    </w:p>
    <w:p w14:paraId="4723BBB4" w14:textId="77777777" w:rsidR="007978E2" w:rsidRDefault="007978E2" w:rsidP="00750AF8">
      <w:pPr>
        <w:pStyle w:val="Default"/>
        <w:spacing w:line="480" w:lineRule="auto"/>
        <w:rPr>
          <w:noProof/>
        </w:rPr>
      </w:pPr>
    </w:p>
    <w:p w14:paraId="0A25C515" w14:textId="77777777" w:rsidR="007978E2" w:rsidRDefault="007978E2"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p w14:paraId="6F3CDB12" w14:textId="77777777" w:rsidR="00F03EDC" w:rsidRPr="00F03EDC" w:rsidRDefault="00F03EDC" w:rsidP="000D5DC8">
      <w:pPr>
        <w:pStyle w:val="Default"/>
        <w:tabs>
          <w:tab w:val="left" w:pos="540"/>
        </w:tabs>
        <w:rPr>
          <w:bCs/>
        </w:rPr>
      </w:pPr>
    </w:p>
    <w:p w14:paraId="3E08EA52" w14:textId="77777777" w:rsidR="00651096" w:rsidRPr="00651096" w:rsidRDefault="000E0084" w:rsidP="00651096">
      <w:pPr>
        <w:pStyle w:val="Bibliography"/>
        <w:rPr>
          <w:rFonts w:ascii="Times New Roman" w:hAnsi="Times New Roman" w:cs="Times New Roman"/>
          <w:sz w:val="24"/>
        </w:rPr>
      </w:pPr>
      <w:r>
        <w:fldChar w:fldCharType="begin"/>
      </w:r>
      <w:r>
        <w:instrText xml:space="preserve"> ADDIN ZOTERO_BIBL {"uncited":[],"omitted":[],"custom":[]} CSL_BIBLIOGRAPHY </w:instrText>
      </w:r>
      <w:r>
        <w:fldChar w:fldCharType="separate"/>
      </w:r>
      <w:r w:rsidR="00651096" w:rsidRPr="00651096">
        <w:rPr>
          <w:rFonts w:ascii="Times New Roman" w:hAnsi="Times New Roman" w:cs="Times New Roman"/>
          <w:sz w:val="24"/>
        </w:rPr>
        <w:t xml:space="preserve">Abrahms, B., Aikens, E. O., Armstrong, J. B., Deacy, W. W., Kauffman, M. J., &amp; Merkle, J. A. (2021). Emerging Perspectives on Resource Tracking and Animal Movement Ecology. </w:t>
      </w:r>
      <w:r w:rsidR="00651096" w:rsidRPr="00651096">
        <w:rPr>
          <w:rFonts w:ascii="Times New Roman" w:hAnsi="Times New Roman" w:cs="Times New Roman"/>
          <w:i/>
          <w:iCs/>
          <w:sz w:val="24"/>
        </w:rPr>
        <w:t>Trends in Ecology &amp; Evolution</w:t>
      </w:r>
      <w:r w:rsidR="00651096" w:rsidRPr="00651096">
        <w:rPr>
          <w:rFonts w:ascii="Times New Roman" w:hAnsi="Times New Roman" w:cs="Times New Roman"/>
          <w:sz w:val="24"/>
        </w:rPr>
        <w:t xml:space="preserve">, </w:t>
      </w:r>
      <w:r w:rsidR="00651096" w:rsidRPr="00651096">
        <w:rPr>
          <w:rFonts w:ascii="Times New Roman" w:hAnsi="Times New Roman" w:cs="Times New Roman"/>
          <w:i/>
          <w:iCs/>
          <w:sz w:val="24"/>
        </w:rPr>
        <w:t>36</w:t>
      </w:r>
      <w:r w:rsidR="00651096" w:rsidRPr="00651096">
        <w:rPr>
          <w:rFonts w:ascii="Times New Roman" w:hAnsi="Times New Roman" w:cs="Times New Roman"/>
          <w:sz w:val="24"/>
        </w:rPr>
        <w:t>(4), 308–320. https://doi.org/10.1016/j.tree.2020.10.018</w:t>
      </w:r>
    </w:p>
    <w:p w14:paraId="77121A0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Abrams, P. A., &amp; Ginzburg, L. R. (2000). The nature of predation: Prey dependent, ratio dependent or neither? </w:t>
      </w:r>
      <w:r w:rsidRPr="00651096">
        <w:rPr>
          <w:rFonts w:ascii="Times New Roman" w:hAnsi="Times New Roman" w:cs="Times New Roman"/>
          <w:i/>
          <w:iCs/>
          <w:sz w:val="24"/>
        </w:rPr>
        <w:t>Trends in Ecology &amp; Evolution</w:t>
      </w:r>
      <w:r w:rsidRPr="00651096">
        <w:rPr>
          <w:rFonts w:ascii="Times New Roman" w:hAnsi="Times New Roman" w:cs="Times New Roman"/>
          <w:sz w:val="24"/>
        </w:rPr>
        <w:t xml:space="preserve">, </w:t>
      </w:r>
      <w:r w:rsidRPr="00651096">
        <w:rPr>
          <w:rFonts w:ascii="Times New Roman" w:hAnsi="Times New Roman" w:cs="Times New Roman"/>
          <w:i/>
          <w:iCs/>
          <w:sz w:val="24"/>
        </w:rPr>
        <w:t>15</w:t>
      </w:r>
      <w:r w:rsidRPr="00651096">
        <w:rPr>
          <w:rFonts w:ascii="Times New Roman" w:hAnsi="Times New Roman" w:cs="Times New Roman"/>
          <w:sz w:val="24"/>
        </w:rPr>
        <w:t>(8), 337–341. https://doi.org/10.1016/S0169-5347(00)01908-X</w:t>
      </w:r>
    </w:p>
    <w:p w14:paraId="0C7CD73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Alonzo, S. H. (2015). Integrating the how and why of within-individual and among-individual variation and plasticity in behavior. </w:t>
      </w:r>
      <w:r w:rsidRPr="00651096">
        <w:rPr>
          <w:rFonts w:ascii="Times New Roman" w:hAnsi="Times New Roman" w:cs="Times New Roman"/>
          <w:i/>
          <w:iCs/>
          <w:sz w:val="24"/>
        </w:rPr>
        <w:t>Current Opinion in Behavioral Sciences</w:t>
      </w:r>
      <w:r w:rsidRPr="00651096">
        <w:rPr>
          <w:rFonts w:ascii="Times New Roman" w:hAnsi="Times New Roman" w:cs="Times New Roman"/>
          <w:sz w:val="24"/>
        </w:rPr>
        <w:t xml:space="preserve">, </w:t>
      </w:r>
      <w:r w:rsidRPr="00651096">
        <w:rPr>
          <w:rFonts w:ascii="Times New Roman" w:hAnsi="Times New Roman" w:cs="Times New Roman"/>
          <w:i/>
          <w:iCs/>
          <w:sz w:val="24"/>
        </w:rPr>
        <w:t>6</w:t>
      </w:r>
      <w:r w:rsidRPr="00651096">
        <w:rPr>
          <w:rFonts w:ascii="Times New Roman" w:hAnsi="Times New Roman" w:cs="Times New Roman"/>
          <w:sz w:val="24"/>
        </w:rPr>
        <w:t>, 69–75. https://doi.org/10.1016/j.cobeha.2015.09.008</w:t>
      </w:r>
    </w:p>
    <w:p w14:paraId="2C58D84F"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Andersen, M. R., Kragh, T., &amp; Sand-Jensen, K. (2017). Extreme diel dissolved oxygen and carbon cycles in shallow vegetated lakes. </w:t>
      </w:r>
      <w:r w:rsidRPr="00651096">
        <w:rPr>
          <w:rFonts w:ascii="Times New Roman" w:hAnsi="Times New Roman" w:cs="Times New Roman"/>
          <w:i/>
          <w:iCs/>
          <w:sz w:val="24"/>
        </w:rPr>
        <w:t>Proceedings of the Royal Society B: Biological Sciences</w:t>
      </w:r>
      <w:r w:rsidRPr="00651096">
        <w:rPr>
          <w:rFonts w:ascii="Times New Roman" w:hAnsi="Times New Roman" w:cs="Times New Roman"/>
          <w:sz w:val="24"/>
        </w:rPr>
        <w:t xml:space="preserve">, </w:t>
      </w:r>
      <w:r w:rsidRPr="00651096">
        <w:rPr>
          <w:rFonts w:ascii="Times New Roman" w:hAnsi="Times New Roman" w:cs="Times New Roman"/>
          <w:i/>
          <w:iCs/>
          <w:sz w:val="24"/>
        </w:rPr>
        <w:t>284</w:t>
      </w:r>
      <w:r w:rsidRPr="00651096">
        <w:rPr>
          <w:rFonts w:ascii="Times New Roman" w:hAnsi="Times New Roman" w:cs="Times New Roman"/>
          <w:sz w:val="24"/>
        </w:rPr>
        <w:t>(1862), 20171427. https://doi.org/10.1098/rspb.2017.1427</w:t>
      </w:r>
    </w:p>
    <w:p w14:paraId="676F102F"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Anlauf-Dunn, K., Kraskura, K., &amp; Eliason, E. J. (2022). Intraspecific variability in thermal tolerance: A case study with coastal cutthroat trout. </w:t>
      </w:r>
      <w:r w:rsidRPr="00651096">
        <w:rPr>
          <w:rFonts w:ascii="Times New Roman" w:hAnsi="Times New Roman" w:cs="Times New Roman"/>
          <w:i/>
          <w:iCs/>
          <w:sz w:val="24"/>
        </w:rPr>
        <w:t>Conservation Physiology</w:t>
      </w:r>
      <w:r w:rsidRPr="00651096">
        <w:rPr>
          <w:rFonts w:ascii="Times New Roman" w:hAnsi="Times New Roman" w:cs="Times New Roman"/>
          <w:sz w:val="24"/>
        </w:rPr>
        <w:t xml:space="preserve">, </w:t>
      </w:r>
      <w:r w:rsidRPr="00651096">
        <w:rPr>
          <w:rFonts w:ascii="Times New Roman" w:hAnsi="Times New Roman" w:cs="Times New Roman"/>
          <w:i/>
          <w:iCs/>
          <w:sz w:val="24"/>
        </w:rPr>
        <w:t>10</w:t>
      </w:r>
      <w:r w:rsidRPr="00651096">
        <w:rPr>
          <w:rFonts w:ascii="Times New Roman" w:hAnsi="Times New Roman" w:cs="Times New Roman"/>
          <w:sz w:val="24"/>
        </w:rPr>
        <w:t>(1), coac029. https://doi.org/10.1093/conphys/coac029</w:t>
      </w:r>
    </w:p>
    <w:p w14:paraId="2ACCD1D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Armstrong, J. B., Ward, E. J., Schindler, D. E., &amp; Lisi, P. J. (2016). Adaptive capacity at the northern front: Sockeye salmon behaviourally thermoregulate during novel exposure to warm temperatures. </w:t>
      </w:r>
      <w:r w:rsidRPr="00651096">
        <w:rPr>
          <w:rFonts w:ascii="Times New Roman" w:hAnsi="Times New Roman" w:cs="Times New Roman"/>
          <w:i/>
          <w:iCs/>
          <w:sz w:val="24"/>
        </w:rPr>
        <w:t>Conservation Physiology</w:t>
      </w:r>
      <w:r w:rsidRPr="00651096">
        <w:rPr>
          <w:rFonts w:ascii="Times New Roman" w:hAnsi="Times New Roman" w:cs="Times New Roman"/>
          <w:sz w:val="24"/>
        </w:rPr>
        <w:t xml:space="preserve">, </w:t>
      </w:r>
      <w:r w:rsidRPr="00651096">
        <w:rPr>
          <w:rFonts w:ascii="Times New Roman" w:hAnsi="Times New Roman" w:cs="Times New Roman"/>
          <w:i/>
          <w:iCs/>
          <w:sz w:val="24"/>
        </w:rPr>
        <w:t>4</w:t>
      </w:r>
      <w:r w:rsidRPr="00651096">
        <w:rPr>
          <w:rFonts w:ascii="Times New Roman" w:hAnsi="Times New Roman" w:cs="Times New Roman"/>
          <w:sz w:val="24"/>
        </w:rPr>
        <w:t>(1), cow039. https://doi.org/10.1093/conphys/cow039</w:t>
      </w:r>
    </w:p>
    <w:p w14:paraId="0E9AD4C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Baker, J. P., Hulse, D. W., Gregory, S. V., White, D., Van Sickle, J., Berger, P. A., Dole, D., &amp; Schumaker, N. H. (2004). Alternative Futures for the Willamette River Basin, Oregon. </w:t>
      </w:r>
      <w:r w:rsidRPr="00651096">
        <w:rPr>
          <w:rFonts w:ascii="Times New Roman" w:hAnsi="Times New Roman" w:cs="Times New Roman"/>
          <w:i/>
          <w:iCs/>
          <w:sz w:val="24"/>
        </w:rPr>
        <w:t>Ecological Applications</w:t>
      </w:r>
      <w:r w:rsidRPr="00651096">
        <w:rPr>
          <w:rFonts w:ascii="Times New Roman" w:hAnsi="Times New Roman" w:cs="Times New Roman"/>
          <w:sz w:val="24"/>
        </w:rPr>
        <w:t xml:space="preserve">, </w:t>
      </w:r>
      <w:r w:rsidRPr="00651096">
        <w:rPr>
          <w:rFonts w:ascii="Times New Roman" w:hAnsi="Times New Roman" w:cs="Times New Roman"/>
          <w:i/>
          <w:iCs/>
          <w:sz w:val="24"/>
        </w:rPr>
        <w:t>14</w:t>
      </w:r>
      <w:r w:rsidRPr="00651096">
        <w:rPr>
          <w:rFonts w:ascii="Times New Roman" w:hAnsi="Times New Roman" w:cs="Times New Roman"/>
          <w:sz w:val="24"/>
        </w:rPr>
        <w:t>(2), 313–324. https://doi.org/10.1890/02-5011</w:t>
      </w:r>
    </w:p>
    <w:p w14:paraId="64E10465"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Barrett, H., Gregory, S., &amp; Armstrong, J. (2024). Evidence of a temperature–oxygen squeeze within floodplain thermal refuge habitats. </w:t>
      </w:r>
      <w:r w:rsidRPr="00651096">
        <w:rPr>
          <w:rFonts w:ascii="Times New Roman" w:hAnsi="Times New Roman" w:cs="Times New Roman"/>
          <w:i/>
          <w:iCs/>
          <w:sz w:val="24"/>
        </w:rPr>
        <w:t>Freshwater Biology</w:t>
      </w:r>
      <w:r w:rsidRPr="00651096">
        <w:rPr>
          <w:rFonts w:ascii="Times New Roman" w:hAnsi="Times New Roman" w:cs="Times New Roman"/>
          <w:sz w:val="24"/>
        </w:rPr>
        <w:t xml:space="preserve">, </w:t>
      </w:r>
      <w:r w:rsidRPr="00651096">
        <w:rPr>
          <w:rFonts w:ascii="Times New Roman" w:hAnsi="Times New Roman" w:cs="Times New Roman"/>
          <w:i/>
          <w:iCs/>
          <w:sz w:val="24"/>
        </w:rPr>
        <w:t>69</w:t>
      </w:r>
      <w:r w:rsidRPr="00651096">
        <w:rPr>
          <w:rFonts w:ascii="Times New Roman" w:hAnsi="Times New Roman" w:cs="Times New Roman"/>
          <w:sz w:val="24"/>
        </w:rPr>
        <w:t>(8), 1118–1130. https://doi.org/10.1111/fwb.14294</w:t>
      </w:r>
    </w:p>
    <w:p w14:paraId="27728271"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Bates, D., Maechlor, M., Bolker, B., &amp; Walker, S. (2014). Fitting linear mixed-effects models using the lme4 package in R. </w:t>
      </w:r>
      <w:r w:rsidRPr="00651096">
        <w:rPr>
          <w:rFonts w:ascii="Times New Roman" w:hAnsi="Times New Roman" w:cs="Times New Roman"/>
          <w:i/>
          <w:iCs/>
          <w:sz w:val="24"/>
        </w:rPr>
        <w:t>Journal of Statistical Software</w:t>
      </w:r>
      <w:r w:rsidRPr="00651096">
        <w:rPr>
          <w:rFonts w:ascii="Times New Roman" w:hAnsi="Times New Roman" w:cs="Times New Roman"/>
          <w:sz w:val="24"/>
        </w:rPr>
        <w:t xml:space="preserve">, </w:t>
      </w:r>
      <w:r w:rsidRPr="00651096">
        <w:rPr>
          <w:rFonts w:ascii="Times New Roman" w:hAnsi="Times New Roman" w:cs="Times New Roman"/>
          <w:i/>
          <w:iCs/>
          <w:sz w:val="24"/>
        </w:rPr>
        <w:t>67</w:t>
      </w:r>
      <w:r w:rsidRPr="00651096">
        <w:rPr>
          <w:rFonts w:ascii="Times New Roman" w:hAnsi="Times New Roman" w:cs="Times New Roman"/>
          <w:sz w:val="24"/>
        </w:rPr>
        <w:t>, 1–48.</w:t>
      </w:r>
    </w:p>
    <w:p w14:paraId="6F02E42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Beschta, R. L. (1997). Riparian Shade and Stream Temperature: An AlternativePerspective. </w:t>
      </w:r>
      <w:r w:rsidRPr="00651096">
        <w:rPr>
          <w:rFonts w:ascii="Times New Roman" w:hAnsi="Times New Roman" w:cs="Times New Roman"/>
          <w:i/>
          <w:iCs/>
          <w:sz w:val="24"/>
        </w:rPr>
        <w:t>Rangelands Archives</w:t>
      </w:r>
      <w:r w:rsidRPr="00651096">
        <w:rPr>
          <w:rFonts w:ascii="Times New Roman" w:hAnsi="Times New Roman" w:cs="Times New Roman"/>
          <w:sz w:val="24"/>
        </w:rPr>
        <w:t xml:space="preserve">, </w:t>
      </w:r>
      <w:r w:rsidRPr="00651096">
        <w:rPr>
          <w:rFonts w:ascii="Times New Roman" w:hAnsi="Times New Roman" w:cs="Times New Roman"/>
          <w:i/>
          <w:iCs/>
          <w:sz w:val="24"/>
        </w:rPr>
        <w:t>19</w:t>
      </w:r>
      <w:r w:rsidRPr="00651096">
        <w:rPr>
          <w:rFonts w:ascii="Times New Roman" w:hAnsi="Times New Roman" w:cs="Times New Roman"/>
          <w:sz w:val="24"/>
        </w:rPr>
        <w:t>(2), 25–28.</w:t>
      </w:r>
    </w:p>
    <w:p w14:paraId="5CF82B8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Brill, R. W., Block, B. A., Boggs, C. H., Bigelow, K. A., Freund, E. V., &amp; Marcinek, D. J. (1999). Horizontal movements and depth distribution of large adult yellowfin tuna (Thunnus albacares) near the Hawaiian Islands, recorded using ultrasonic telemetry: Implications for the physiological ecology of pelagic fishes. </w:t>
      </w:r>
      <w:r w:rsidRPr="00651096">
        <w:rPr>
          <w:rFonts w:ascii="Times New Roman" w:hAnsi="Times New Roman" w:cs="Times New Roman"/>
          <w:i/>
          <w:iCs/>
          <w:sz w:val="24"/>
        </w:rPr>
        <w:t>Marine Biology</w:t>
      </w:r>
      <w:r w:rsidRPr="00651096">
        <w:rPr>
          <w:rFonts w:ascii="Times New Roman" w:hAnsi="Times New Roman" w:cs="Times New Roman"/>
          <w:sz w:val="24"/>
        </w:rPr>
        <w:t xml:space="preserve">, </w:t>
      </w:r>
      <w:r w:rsidRPr="00651096">
        <w:rPr>
          <w:rFonts w:ascii="Times New Roman" w:hAnsi="Times New Roman" w:cs="Times New Roman"/>
          <w:i/>
          <w:iCs/>
          <w:sz w:val="24"/>
        </w:rPr>
        <w:t>133</w:t>
      </w:r>
      <w:r w:rsidRPr="00651096">
        <w:rPr>
          <w:rFonts w:ascii="Times New Roman" w:hAnsi="Times New Roman" w:cs="Times New Roman"/>
          <w:sz w:val="24"/>
        </w:rPr>
        <w:t>(3), 395–408. https://doi.org/10.1007/s002270050478</w:t>
      </w:r>
    </w:p>
    <w:p w14:paraId="37AA8EB8"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Brown, R. S., Harnish, R. A., Carter, K. M., Boyd, J. W., Deters, K. A., &amp; Eppard, M. B. (2010). An Evaluation of the Maximum Tag Burden for Implantation of Acoustic Transmitters in Juvenile Chinook Salmon. </w:t>
      </w:r>
      <w:r w:rsidRPr="00651096">
        <w:rPr>
          <w:rFonts w:ascii="Times New Roman" w:hAnsi="Times New Roman" w:cs="Times New Roman"/>
          <w:i/>
          <w:iCs/>
          <w:sz w:val="24"/>
        </w:rPr>
        <w:t>North American Journal of Fisheries Management</w:t>
      </w:r>
      <w:r w:rsidRPr="00651096">
        <w:rPr>
          <w:rFonts w:ascii="Times New Roman" w:hAnsi="Times New Roman" w:cs="Times New Roman"/>
          <w:sz w:val="24"/>
        </w:rPr>
        <w:t xml:space="preserve">, </w:t>
      </w:r>
      <w:r w:rsidRPr="00651096">
        <w:rPr>
          <w:rFonts w:ascii="Times New Roman" w:hAnsi="Times New Roman" w:cs="Times New Roman"/>
          <w:i/>
          <w:iCs/>
          <w:sz w:val="24"/>
        </w:rPr>
        <w:t>30</w:t>
      </w:r>
      <w:r w:rsidRPr="00651096">
        <w:rPr>
          <w:rFonts w:ascii="Times New Roman" w:hAnsi="Times New Roman" w:cs="Times New Roman"/>
          <w:sz w:val="24"/>
        </w:rPr>
        <w:t>(2), 499–505. https://doi.org/10.1577/M09-038.1</w:t>
      </w:r>
    </w:p>
    <w:p w14:paraId="2531F6EC"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Caissie, D. (2006). The thermal regime of rivers: A review. </w:t>
      </w:r>
      <w:r w:rsidRPr="00651096">
        <w:rPr>
          <w:rFonts w:ascii="Times New Roman" w:hAnsi="Times New Roman" w:cs="Times New Roman"/>
          <w:i/>
          <w:iCs/>
          <w:sz w:val="24"/>
        </w:rPr>
        <w:t>Freshwater Biology</w:t>
      </w:r>
      <w:r w:rsidRPr="00651096">
        <w:rPr>
          <w:rFonts w:ascii="Times New Roman" w:hAnsi="Times New Roman" w:cs="Times New Roman"/>
          <w:sz w:val="24"/>
        </w:rPr>
        <w:t xml:space="preserve">, </w:t>
      </w:r>
      <w:r w:rsidRPr="00651096">
        <w:rPr>
          <w:rFonts w:ascii="Times New Roman" w:hAnsi="Times New Roman" w:cs="Times New Roman"/>
          <w:i/>
          <w:iCs/>
          <w:sz w:val="24"/>
        </w:rPr>
        <w:t>51</w:t>
      </w:r>
      <w:r w:rsidRPr="00651096">
        <w:rPr>
          <w:rFonts w:ascii="Times New Roman" w:hAnsi="Times New Roman" w:cs="Times New Roman"/>
          <w:sz w:val="24"/>
        </w:rPr>
        <w:t>(8), 1389–1406. https://doi.org/10.1111/j.1365-2427.2006.01597.x</w:t>
      </w:r>
    </w:p>
    <w:p w14:paraId="08DA798E"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Callaghan, N. I., Tunnah, L., Currie, S., &amp; MacCormack, T. J. (2016). Metabolic Adjustments to Short-Term Diurnal Temperature Fluctuation in the Rainbow Trout (Oncorhynchus </w:t>
      </w:r>
      <w:r w:rsidRPr="00651096">
        <w:rPr>
          <w:rFonts w:ascii="Times New Roman" w:hAnsi="Times New Roman" w:cs="Times New Roman"/>
          <w:sz w:val="24"/>
        </w:rPr>
        <w:lastRenderedPageBreak/>
        <w:t xml:space="preserve">mykiss). </w:t>
      </w:r>
      <w:r w:rsidRPr="00651096">
        <w:rPr>
          <w:rFonts w:ascii="Times New Roman" w:hAnsi="Times New Roman" w:cs="Times New Roman"/>
          <w:i/>
          <w:iCs/>
          <w:sz w:val="24"/>
        </w:rPr>
        <w:t>Physiological and Biochemical Zoology</w:t>
      </w:r>
      <w:r w:rsidRPr="00651096">
        <w:rPr>
          <w:rFonts w:ascii="Times New Roman" w:hAnsi="Times New Roman" w:cs="Times New Roman"/>
          <w:sz w:val="24"/>
        </w:rPr>
        <w:t xml:space="preserve">, </w:t>
      </w:r>
      <w:r w:rsidRPr="00651096">
        <w:rPr>
          <w:rFonts w:ascii="Times New Roman" w:hAnsi="Times New Roman" w:cs="Times New Roman"/>
          <w:i/>
          <w:iCs/>
          <w:sz w:val="24"/>
        </w:rPr>
        <w:t>89</w:t>
      </w:r>
      <w:r w:rsidRPr="00651096">
        <w:rPr>
          <w:rFonts w:ascii="Times New Roman" w:hAnsi="Times New Roman" w:cs="Times New Roman"/>
          <w:sz w:val="24"/>
        </w:rPr>
        <w:t>(6), 498–510. https://doi.org/10.1086/688680</w:t>
      </w:r>
    </w:p>
    <w:p w14:paraId="4075EA71"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Coutant, C. C. (1985). Striped Bass, Temperature, and Dissolved Oxygen: A Speculative Hypothesis for Environmental Risk. </w:t>
      </w:r>
      <w:r w:rsidRPr="00651096">
        <w:rPr>
          <w:rFonts w:ascii="Times New Roman" w:hAnsi="Times New Roman" w:cs="Times New Roman"/>
          <w:i/>
          <w:iCs/>
          <w:sz w:val="24"/>
        </w:rPr>
        <w:t>Transactions of the American Fisheries Society</w:t>
      </w:r>
      <w:r w:rsidRPr="00651096">
        <w:rPr>
          <w:rFonts w:ascii="Times New Roman" w:hAnsi="Times New Roman" w:cs="Times New Roman"/>
          <w:sz w:val="24"/>
        </w:rPr>
        <w:t xml:space="preserve">, </w:t>
      </w:r>
      <w:r w:rsidRPr="00651096">
        <w:rPr>
          <w:rFonts w:ascii="Times New Roman" w:hAnsi="Times New Roman" w:cs="Times New Roman"/>
          <w:i/>
          <w:iCs/>
          <w:sz w:val="24"/>
        </w:rPr>
        <w:t>114</w:t>
      </w:r>
      <w:r w:rsidRPr="00651096">
        <w:rPr>
          <w:rFonts w:ascii="Times New Roman" w:hAnsi="Times New Roman" w:cs="Times New Roman"/>
          <w:sz w:val="24"/>
        </w:rPr>
        <w:t>(1), 31–61. https://doi.org/10.1577/1548-8659(1985)114&lt;31:SBTADO&gt;2.0.CO;2</w:t>
      </w:r>
    </w:p>
    <w:p w14:paraId="06AFD130"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Deutsch, C., Penn, J. L., &amp; Lucey, N. (2023). Climate, Oxygen, and the Future of Marine Biodiversity. </w:t>
      </w:r>
      <w:r w:rsidRPr="00651096">
        <w:rPr>
          <w:rFonts w:ascii="Times New Roman" w:hAnsi="Times New Roman" w:cs="Times New Roman"/>
          <w:i/>
          <w:iCs/>
          <w:sz w:val="24"/>
        </w:rPr>
        <w:t>Annual Review of Marine Science</w:t>
      </w:r>
      <w:r w:rsidRPr="00651096">
        <w:rPr>
          <w:rFonts w:ascii="Times New Roman" w:hAnsi="Times New Roman" w:cs="Times New Roman"/>
          <w:sz w:val="24"/>
        </w:rPr>
        <w:t xml:space="preserve">, </w:t>
      </w:r>
      <w:r w:rsidRPr="00651096">
        <w:rPr>
          <w:rFonts w:ascii="Times New Roman" w:hAnsi="Times New Roman" w:cs="Times New Roman"/>
          <w:i/>
          <w:iCs/>
          <w:sz w:val="24"/>
        </w:rPr>
        <w:t>16</w:t>
      </w:r>
      <w:r w:rsidRPr="00651096">
        <w:rPr>
          <w:rFonts w:ascii="Times New Roman" w:hAnsi="Times New Roman" w:cs="Times New Roman"/>
          <w:sz w:val="24"/>
        </w:rPr>
        <w:t>(2023), 217–245. https://doi.org/10.1146/annurev-marine-040323-095231</w:t>
      </w:r>
    </w:p>
    <w:p w14:paraId="21F8D3A4"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Dobrowski, S. Z. (2011). A climatic basis for microrefugia: The influence of terrain on climate. </w:t>
      </w:r>
      <w:r w:rsidRPr="00651096">
        <w:rPr>
          <w:rFonts w:ascii="Times New Roman" w:hAnsi="Times New Roman" w:cs="Times New Roman"/>
          <w:i/>
          <w:iCs/>
          <w:sz w:val="24"/>
        </w:rPr>
        <w:t>Global Change Biology</w:t>
      </w:r>
      <w:r w:rsidRPr="00651096">
        <w:rPr>
          <w:rFonts w:ascii="Times New Roman" w:hAnsi="Times New Roman" w:cs="Times New Roman"/>
          <w:sz w:val="24"/>
        </w:rPr>
        <w:t xml:space="preserve">, </w:t>
      </w:r>
      <w:r w:rsidRPr="00651096">
        <w:rPr>
          <w:rFonts w:ascii="Times New Roman" w:hAnsi="Times New Roman" w:cs="Times New Roman"/>
          <w:i/>
          <w:iCs/>
          <w:sz w:val="24"/>
        </w:rPr>
        <w:t>17</w:t>
      </w:r>
      <w:r w:rsidRPr="00651096">
        <w:rPr>
          <w:rFonts w:ascii="Times New Roman" w:hAnsi="Times New Roman" w:cs="Times New Roman"/>
          <w:sz w:val="24"/>
        </w:rPr>
        <w:t>(2), 1022–1035. https://doi.org/10.1111/j.1365-2486.2010.02263.x</w:t>
      </w:r>
    </w:p>
    <w:p w14:paraId="61DBECB4"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Evans, D. O. (2007). Effects of hypoxia on scope-for-activity and power capacity of lake trout (Salvelinus namaycush). </w:t>
      </w:r>
      <w:r w:rsidRPr="00651096">
        <w:rPr>
          <w:rFonts w:ascii="Times New Roman" w:hAnsi="Times New Roman" w:cs="Times New Roman"/>
          <w:i/>
          <w:iCs/>
          <w:sz w:val="24"/>
        </w:rPr>
        <w:t>Canadian Journal of Fisheries and Aquatic Sciences</w:t>
      </w:r>
      <w:r w:rsidRPr="00651096">
        <w:rPr>
          <w:rFonts w:ascii="Times New Roman" w:hAnsi="Times New Roman" w:cs="Times New Roman"/>
          <w:sz w:val="24"/>
        </w:rPr>
        <w:t xml:space="preserve">, </w:t>
      </w:r>
      <w:r w:rsidRPr="00651096">
        <w:rPr>
          <w:rFonts w:ascii="Times New Roman" w:hAnsi="Times New Roman" w:cs="Times New Roman"/>
          <w:i/>
          <w:iCs/>
          <w:sz w:val="24"/>
        </w:rPr>
        <w:t>64</w:t>
      </w:r>
      <w:r w:rsidRPr="00651096">
        <w:rPr>
          <w:rFonts w:ascii="Times New Roman" w:hAnsi="Times New Roman" w:cs="Times New Roman"/>
          <w:sz w:val="24"/>
        </w:rPr>
        <w:t>(2), 345–361. https://doi.org/10.1139/f07-007</w:t>
      </w:r>
    </w:p>
    <w:p w14:paraId="4D14A31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Faust, H. A., Gamperl, A. K., &amp; Rodnick, K. J. (2004). All rainbow trout (Oncorhynchus mykiss) are not created equal:intra-specific variation in cardiac hypoxia tolerance. </w:t>
      </w:r>
      <w:r w:rsidRPr="00651096">
        <w:rPr>
          <w:rFonts w:ascii="Times New Roman" w:hAnsi="Times New Roman" w:cs="Times New Roman"/>
          <w:i/>
          <w:iCs/>
          <w:sz w:val="24"/>
        </w:rPr>
        <w:t>Journal of Experimental Biology</w:t>
      </w:r>
      <w:r w:rsidRPr="00651096">
        <w:rPr>
          <w:rFonts w:ascii="Times New Roman" w:hAnsi="Times New Roman" w:cs="Times New Roman"/>
          <w:sz w:val="24"/>
        </w:rPr>
        <w:t xml:space="preserve">, </w:t>
      </w:r>
      <w:r w:rsidRPr="00651096">
        <w:rPr>
          <w:rFonts w:ascii="Times New Roman" w:hAnsi="Times New Roman" w:cs="Times New Roman"/>
          <w:i/>
          <w:iCs/>
          <w:sz w:val="24"/>
        </w:rPr>
        <w:t>207</w:t>
      </w:r>
      <w:r w:rsidRPr="00651096">
        <w:rPr>
          <w:rFonts w:ascii="Times New Roman" w:hAnsi="Times New Roman" w:cs="Times New Roman"/>
          <w:sz w:val="24"/>
        </w:rPr>
        <w:t>(6), 1005–1015. https://doi.org/10.1242/jeb.00824</w:t>
      </w:r>
    </w:p>
    <w:p w14:paraId="2BC159D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Fey, S. B., Vasseur, D. A., Alujević, K., Kroeker, K. J., Logan, M. L., O’Connor, M. I., Rudolf, V. H. W., DeLong, J. P., Peacor, S., Selden, R. L., Sih, A., &amp; Clusella-Trullas, S. (2019). Opportunities for behavioral rescue under rapid environmental change. </w:t>
      </w:r>
      <w:r w:rsidRPr="00651096">
        <w:rPr>
          <w:rFonts w:ascii="Times New Roman" w:hAnsi="Times New Roman" w:cs="Times New Roman"/>
          <w:i/>
          <w:iCs/>
          <w:sz w:val="24"/>
        </w:rPr>
        <w:t>Global Change Biology</w:t>
      </w:r>
      <w:r w:rsidRPr="00651096">
        <w:rPr>
          <w:rFonts w:ascii="Times New Roman" w:hAnsi="Times New Roman" w:cs="Times New Roman"/>
          <w:sz w:val="24"/>
        </w:rPr>
        <w:t xml:space="preserve">, </w:t>
      </w:r>
      <w:r w:rsidRPr="00651096">
        <w:rPr>
          <w:rFonts w:ascii="Times New Roman" w:hAnsi="Times New Roman" w:cs="Times New Roman"/>
          <w:i/>
          <w:iCs/>
          <w:sz w:val="24"/>
        </w:rPr>
        <w:t>25</w:t>
      </w:r>
      <w:r w:rsidRPr="00651096">
        <w:rPr>
          <w:rFonts w:ascii="Times New Roman" w:hAnsi="Times New Roman" w:cs="Times New Roman"/>
          <w:sz w:val="24"/>
        </w:rPr>
        <w:t>(9), 3110–3120. https://doi.org/10.1111/gcb.14712</w:t>
      </w:r>
    </w:p>
    <w:p w14:paraId="33A02E3A"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Flitcroft, R., Whitman, L., White, J., Wallick, R., Stratton Garvin, L., Smith, C., Plotnikoff, R., Mulvey, M., Kock, T., Jones, K., Gruendike, P., Gombert, C., Giannico, G., Dutterer, A., </w:t>
      </w:r>
      <w:r w:rsidRPr="00651096">
        <w:rPr>
          <w:rFonts w:ascii="Times New Roman" w:hAnsi="Times New Roman" w:cs="Times New Roman"/>
          <w:sz w:val="24"/>
        </w:rPr>
        <w:lastRenderedPageBreak/>
        <w:t xml:space="preserve">Brown, D., Barrett, H., Bangs, B., &amp; Hughes, R. M. (2023). Science to support conservation action in a large river system: The Willamette River, Oregon, USA. </w:t>
      </w:r>
      <w:r w:rsidRPr="00651096">
        <w:rPr>
          <w:rFonts w:ascii="Times New Roman" w:hAnsi="Times New Roman" w:cs="Times New Roman"/>
          <w:i/>
          <w:iCs/>
          <w:sz w:val="24"/>
        </w:rPr>
        <w:t>Water Biology and Security</w:t>
      </w:r>
      <w:r w:rsidRPr="00651096">
        <w:rPr>
          <w:rFonts w:ascii="Times New Roman" w:hAnsi="Times New Roman" w:cs="Times New Roman"/>
          <w:sz w:val="24"/>
        </w:rPr>
        <w:t xml:space="preserve">, </w:t>
      </w:r>
      <w:r w:rsidRPr="00651096">
        <w:rPr>
          <w:rFonts w:ascii="Times New Roman" w:hAnsi="Times New Roman" w:cs="Times New Roman"/>
          <w:i/>
          <w:iCs/>
          <w:sz w:val="24"/>
        </w:rPr>
        <w:t>2</w:t>
      </w:r>
      <w:r w:rsidRPr="00651096">
        <w:rPr>
          <w:rFonts w:ascii="Times New Roman" w:hAnsi="Times New Roman" w:cs="Times New Roman"/>
          <w:sz w:val="24"/>
        </w:rPr>
        <w:t>(4), 100203. https://doi.org/10.1016/j.watbs.2023.100203</w:t>
      </w:r>
    </w:p>
    <w:p w14:paraId="231A257D"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Fry, F. E. J. (1947). Effects of the environment on animal activity. </w:t>
      </w:r>
      <w:r w:rsidRPr="00651096">
        <w:rPr>
          <w:rFonts w:ascii="Times New Roman" w:hAnsi="Times New Roman" w:cs="Times New Roman"/>
          <w:i/>
          <w:iCs/>
          <w:sz w:val="24"/>
        </w:rPr>
        <w:t>Publ. Out. Fish. Res. Lab.</w:t>
      </w:r>
      <w:r w:rsidRPr="00651096">
        <w:rPr>
          <w:rFonts w:ascii="Times New Roman" w:hAnsi="Times New Roman" w:cs="Times New Roman"/>
          <w:sz w:val="24"/>
        </w:rPr>
        <w:t xml:space="preserve">, </w:t>
      </w:r>
      <w:r w:rsidRPr="00651096">
        <w:rPr>
          <w:rFonts w:ascii="Times New Roman" w:hAnsi="Times New Roman" w:cs="Times New Roman"/>
          <w:i/>
          <w:iCs/>
          <w:sz w:val="24"/>
        </w:rPr>
        <w:t>55</w:t>
      </w:r>
      <w:r w:rsidRPr="00651096">
        <w:rPr>
          <w:rFonts w:ascii="Times New Roman" w:hAnsi="Times New Roman" w:cs="Times New Roman"/>
          <w:sz w:val="24"/>
        </w:rPr>
        <w:t>(68), 1–62.</w:t>
      </w:r>
    </w:p>
    <w:p w14:paraId="3D1CEBA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Gombert, C. E., Lancaster, S. T., Grant, G. E., &amp; Flitcroft, R. L. (2023). Novel dimensionless index for physically based assessment of thermal refugia characterizes off-channel habitat on gravel bed river. </w:t>
      </w:r>
      <w:r w:rsidRPr="00651096">
        <w:rPr>
          <w:rFonts w:ascii="Times New Roman" w:hAnsi="Times New Roman" w:cs="Times New Roman"/>
          <w:i/>
          <w:iCs/>
          <w:sz w:val="24"/>
        </w:rPr>
        <w:t>JAWRA Journal of the American Water Resources Association</w:t>
      </w:r>
      <w:r w:rsidRPr="00651096">
        <w:rPr>
          <w:rFonts w:ascii="Times New Roman" w:hAnsi="Times New Roman" w:cs="Times New Roman"/>
          <w:sz w:val="24"/>
        </w:rPr>
        <w:t xml:space="preserve">, </w:t>
      </w:r>
      <w:r w:rsidRPr="00651096">
        <w:rPr>
          <w:rFonts w:ascii="Times New Roman" w:hAnsi="Times New Roman" w:cs="Times New Roman"/>
          <w:i/>
          <w:iCs/>
          <w:sz w:val="24"/>
        </w:rPr>
        <w:t>59</w:t>
      </w:r>
      <w:r w:rsidRPr="00651096">
        <w:rPr>
          <w:rFonts w:ascii="Times New Roman" w:hAnsi="Times New Roman" w:cs="Times New Roman"/>
          <w:sz w:val="24"/>
        </w:rPr>
        <w:t>(4), 615–634. https://doi.org/10.1111/1752-1688.13096</w:t>
      </w:r>
    </w:p>
    <w:p w14:paraId="198924D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Gregory, S., Wildman, R., Hulse, D., Ashkenas, L., &amp; Boyer, K. (2019). Historical changes in hydrology, geomorphology, and floodplain vegetation of the Willamette River, Oregon. </w:t>
      </w:r>
      <w:r w:rsidRPr="00651096">
        <w:rPr>
          <w:rFonts w:ascii="Times New Roman" w:hAnsi="Times New Roman" w:cs="Times New Roman"/>
          <w:i/>
          <w:iCs/>
          <w:sz w:val="24"/>
        </w:rPr>
        <w:t>River Research and Applications</w:t>
      </w:r>
      <w:r w:rsidRPr="00651096">
        <w:rPr>
          <w:rFonts w:ascii="Times New Roman" w:hAnsi="Times New Roman" w:cs="Times New Roman"/>
          <w:sz w:val="24"/>
        </w:rPr>
        <w:t xml:space="preserve">, </w:t>
      </w:r>
      <w:r w:rsidRPr="00651096">
        <w:rPr>
          <w:rFonts w:ascii="Times New Roman" w:hAnsi="Times New Roman" w:cs="Times New Roman"/>
          <w:i/>
          <w:iCs/>
          <w:sz w:val="24"/>
        </w:rPr>
        <w:t>35</w:t>
      </w:r>
      <w:r w:rsidRPr="00651096">
        <w:rPr>
          <w:rFonts w:ascii="Times New Roman" w:hAnsi="Times New Roman" w:cs="Times New Roman"/>
          <w:sz w:val="24"/>
        </w:rPr>
        <w:t>(8), 1279–1290. https://doi.org/10.1002/rra.3495</w:t>
      </w:r>
    </w:p>
    <w:p w14:paraId="3D56DDF0"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Hahlbeck, N., Tinniswood, W. R., Sloat, M. R., Ortega, J. D., Wyatt, M. A., Hereford, M. E., Ramirez, B. S., Crook, D. A., Anlauf-Dunn, K. J., &amp; Armstrong, J. B. (2022). Contribution of warm habitat to cold-water fisheries. </w:t>
      </w:r>
      <w:r w:rsidRPr="00651096">
        <w:rPr>
          <w:rFonts w:ascii="Times New Roman" w:hAnsi="Times New Roman" w:cs="Times New Roman"/>
          <w:i/>
          <w:iCs/>
          <w:sz w:val="24"/>
        </w:rPr>
        <w:t>Conservation Biology</w:t>
      </w:r>
      <w:r w:rsidRPr="00651096">
        <w:rPr>
          <w:rFonts w:ascii="Times New Roman" w:hAnsi="Times New Roman" w:cs="Times New Roman"/>
          <w:sz w:val="24"/>
        </w:rPr>
        <w:t xml:space="preserve">, </w:t>
      </w:r>
      <w:r w:rsidRPr="00651096">
        <w:rPr>
          <w:rFonts w:ascii="Times New Roman" w:hAnsi="Times New Roman" w:cs="Times New Roman"/>
          <w:i/>
          <w:iCs/>
          <w:sz w:val="24"/>
        </w:rPr>
        <w:t>36</w:t>
      </w:r>
      <w:r w:rsidRPr="00651096">
        <w:rPr>
          <w:rFonts w:ascii="Times New Roman" w:hAnsi="Times New Roman" w:cs="Times New Roman"/>
          <w:sz w:val="24"/>
        </w:rPr>
        <w:t>(3), e13857. https://doi.org/10.1111/cobi.13857</w:t>
      </w:r>
    </w:p>
    <w:p w14:paraId="488D22DE"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Isaak, D. J., &amp; Hubert, W. A. (2001). A Hypothesis About Factors That Affect Maximum Summer Stream Temperatures Across Montane Landscapes. </w:t>
      </w:r>
      <w:r w:rsidRPr="00651096">
        <w:rPr>
          <w:rFonts w:ascii="Times New Roman" w:hAnsi="Times New Roman" w:cs="Times New Roman"/>
          <w:i/>
          <w:iCs/>
          <w:sz w:val="24"/>
        </w:rPr>
        <w:t>JAWRA Journal of the American Water Resources Association</w:t>
      </w:r>
      <w:r w:rsidRPr="00651096">
        <w:rPr>
          <w:rFonts w:ascii="Times New Roman" w:hAnsi="Times New Roman" w:cs="Times New Roman"/>
          <w:sz w:val="24"/>
        </w:rPr>
        <w:t xml:space="preserve">, </w:t>
      </w:r>
      <w:r w:rsidRPr="00651096">
        <w:rPr>
          <w:rFonts w:ascii="Times New Roman" w:hAnsi="Times New Roman" w:cs="Times New Roman"/>
          <w:i/>
          <w:iCs/>
          <w:sz w:val="24"/>
        </w:rPr>
        <w:t>37</w:t>
      </w:r>
      <w:r w:rsidRPr="00651096">
        <w:rPr>
          <w:rFonts w:ascii="Times New Roman" w:hAnsi="Times New Roman" w:cs="Times New Roman"/>
          <w:sz w:val="24"/>
        </w:rPr>
        <w:t>(2), 351–366. https://doi.org/10.1111/j.1752-1688.2001.tb00974.x</w:t>
      </w:r>
    </w:p>
    <w:p w14:paraId="697F80F4"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Jepsen, N., Schreck, C., Clements, S., &amp; Thorstad, E. B. (2005). A brief discussion of the 2% tag/bodymass rule. </w:t>
      </w:r>
      <w:r w:rsidRPr="00651096">
        <w:rPr>
          <w:rFonts w:ascii="Times New Roman" w:hAnsi="Times New Roman" w:cs="Times New Roman"/>
          <w:i/>
          <w:iCs/>
          <w:sz w:val="24"/>
        </w:rPr>
        <w:t>Aquatic Telemetry: Advances and Applications</w:t>
      </w:r>
      <w:r w:rsidRPr="00651096">
        <w:rPr>
          <w:rFonts w:ascii="Times New Roman" w:hAnsi="Times New Roman" w:cs="Times New Roman"/>
          <w:sz w:val="24"/>
        </w:rPr>
        <w:t>, 255–259.</w:t>
      </w:r>
    </w:p>
    <w:p w14:paraId="5B82F678"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Liedtke, T., Beeman, J., &amp; Gee, L. (2012). </w:t>
      </w:r>
      <w:r w:rsidRPr="00651096">
        <w:rPr>
          <w:rFonts w:ascii="Times New Roman" w:hAnsi="Times New Roman" w:cs="Times New Roman"/>
          <w:i/>
          <w:iCs/>
          <w:sz w:val="24"/>
        </w:rPr>
        <w:t>A standard operating procedure for the surgical implantation of transmitters in juvenile salmonids</w:t>
      </w:r>
      <w:r w:rsidRPr="00651096">
        <w:rPr>
          <w:rFonts w:ascii="Times New Roman" w:hAnsi="Times New Roman" w:cs="Times New Roman"/>
          <w:sz w:val="24"/>
        </w:rPr>
        <w:t xml:space="preserve"> (Open-File Report Nos. 2012–1267; Open-File Report).</w:t>
      </w:r>
    </w:p>
    <w:p w14:paraId="4A362DAA"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Logan, R. K., Vaudo, J. J., Wetherbee, B. M., &amp; Shivji, M. S. (2023). Patrolling the border: Billfish exploit the hypoxic boundary created by the world’s largest oxygen minimum zone. </w:t>
      </w:r>
      <w:r w:rsidRPr="00651096">
        <w:rPr>
          <w:rFonts w:ascii="Times New Roman" w:hAnsi="Times New Roman" w:cs="Times New Roman"/>
          <w:i/>
          <w:iCs/>
          <w:sz w:val="24"/>
        </w:rPr>
        <w:t>Journal of Animal Ecology</w:t>
      </w:r>
      <w:r w:rsidRPr="00651096">
        <w:rPr>
          <w:rFonts w:ascii="Times New Roman" w:hAnsi="Times New Roman" w:cs="Times New Roman"/>
          <w:sz w:val="24"/>
        </w:rPr>
        <w:t xml:space="preserve">, </w:t>
      </w:r>
      <w:r w:rsidRPr="00651096">
        <w:rPr>
          <w:rFonts w:ascii="Times New Roman" w:hAnsi="Times New Roman" w:cs="Times New Roman"/>
          <w:i/>
          <w:iCs/>
          <w:sz w:val="24"/>
        </w:rPr>
        <w:t>92</w:t>
      </w:r>
      <w:r w:rsidRPr="00651096">
        <w:rPr>
          <w:rFonts w:ascii="Times New Roman" w:hAnsi="Times New Roman" w:cs="Times New Roman"/>
          <w:sz w:val="24"/>
        </w:rPr>
        <w:t>(8), 1658–1671. https://doi.org/10.1111/1365-2656.13940</w:t>
      </w:r>
    </w:p>
    <w:p w14:paraId="1B82A4F5"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Maasri, A., Schechner, A. E., Erdenee, B., Dodds, W. K., Chandra, S., Gelhaus, J. K., &amp; Thorp, J. H. (2019). Does diel variation in oxygen influence taxonomic and functional diversity of stream macroinvertebrates? </w:t>
      </w:r>
      <w:r w:rsidRPr="00651096">
        <w:rPr>
          <w:rFonts w:ascii="Times New Roman" w:hAnsi="Times New Roman" w:cs="Times New Roman"/>
          <w:i/>
          <w:iCs/>
          <w:sz w:val="24"/>
        </w:rPr>
        <w:t>Freshwater Science</w:t>
      </w:r>
      <w:r w:rsidRPr="00651096">
        <w:rPr>
          <w:rFonts w:ascii="Times New Roman" w:hAnsi="Times New Roman" w:cs="Times New Roman"/>
          <w:sz w:val="24"/>
        </w:rPr>
        <w:t xml:space="preserve">, </w:t>
      </w:r>
      <w:r w:rsidRPr="00651096">
        <w:rPr>
          <w:rFonts w:ascii="Times New Roman" w:hAnsi="Times New Roman" w:cs="Times New Roman"/>
          <w:i/>
          <w:iCs/>
          <w:sz w:val="24"/>
        </w:rPr>
        <w:t>38</w:t>
      </w:r>
      <w:r w:rsidRPr="00651096">
        <w:rPr>
          <w:rFonts w:ascii="Times New Roman" w:hAnsi="Times New Roman" w:cs="Times New Roman"/>
          <w:sz w:val="24"/>
        </w:rPr>
        <w:t>(4), 692–701. https://doi.org/10.1086/705916</w:t>
      </w:r>
    </w:p>
    <w:p w14:paraId="7DFF0871"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Mac, M. J. (1985). Effects of ration size on preferred temperature of lake charr Salvelinus namaycush. </w:t>
      </w:r>
      <w:r w:rsidRPr="00651096">
        <w:rPr>
          <w:rFonts w:ascii="Times New Roman" w:hAnsi="Times New Roman" w:cs="Times New Roman"/>
          <w:i/>
          <w:iCs/>
          <w:sz w:val="24"/>
        </w:rPr>
        <w:t>Environmental Biology of Fishes</w:t>
      </w:r>
      <w:r w:rsidRPr="00651096">
        <w:rPr>
          <w:rFonts w:ascii="Times New Roman" w:hAnsi="Times New Roman" w:cs="Times New Roman"/>
          <w:sz w:val="24"/>
        </w:rPr>
        <w:t xml:space="preserve">, </w:t>
      </w:r>
      <w:r w:rsidRPr="00651096">
        <w:rPr>
          <w:rFonts w:ascii="Times New Roman" w:hAnsi="Times New Roman" w:cs="Times New Roman"/>
          <w:i/>
          <w:iCs/>
          <w:sz w:val="24"/>
        </w:rPr>
        <w:t>14</w:t>
      </w:r>
      <w:r w:rsidRPr="00651096">
        <w:rPr>
          <w:rFonts w:ascii="Times New Roman" w:hAnsi="Times New Roman" w:cs="Times New Roman"/>
          <w:sz w:val="24"/>
        </w:rPr>
        <w:t>(2), 227–231. https://doi.org/10.1007/BF00000830</w:t>
      </w:r>
    </w:p>
    <w:p w14:paraId="3BF3D528"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Manly, B. F. J., McDonald, L. L., Thomas, D. L., McDonald, T. L., &amp; Erickson, W. P. (2012). Resource Selection by Animals: Statistical Design and Analysis for Field Studies. In </w:t>
      </w:r>
      <w:r w:rsidRPr="00651096">
        <w:rPr>
          <w:rFonts w:ascii="Times New Roman" w:hAnsi="Times New Roman" w:cs="Times New Roman"/>
          <w:i/>
          <w:iCs/>
          <w:sz w:val="24"/>
        </w:rPr>
        <w:t>Introduction to resource selection studies.</w:t>
      </w:r>
      <w:r w:rsidRPr="00651096">
        <w:rPr>
          <w:rFonts w:ascii="Times New Roman" w:hAnsi="Times New Roman" w:cs="Times New Roman"/>
          <w:sz w:val="24"/>
        </w:rPr>
        <w:t xml:space="preserve"> (pp. 1–15).</w:t>
      </w:r>
    </w:p>
    <w:p w14:paraId="14452DFC"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Matthews, K. R., &amp; Berg, N. H. (1997). Rainbow trout responses to water temperature and dissolved oxygen stress in two southern California stream pools. </w:t>
      </w:r>
      <w:r w:rsidRPr="00651096">
        <w:rPr>
          <w:rFonts w:ascii="Times New Roman" w:hAnsi="Times New Roman" w:cs="Times New Roman"/>
          <w:i/>
          <w:iCs/>
          <w:sz w:val="24"/>
        </w:rPr>
        <w:t>Journal of Fish Biology</w:t>
      </w:r>
      <w:r w:rsidRPr="00651096">
        <w:rPr>
          <w:rFonts w:ascii="Times New Roman" w:hAnsi="Times New Roman" w:cs="Times New Roman"/>
          <w:sz w:val="24"/>
        </w:rPr>
        <w:t xml:space="preserve">, </w:t>
      </w:r>
      <w:r w:rsidRPr="00651096">
        <w:rPr>
          <w:rFonts w:ascii="Times New Roman" w:hAnsi="Times New Roman" w:cs="Times New Roman"/>
          <w:i/>
          <w:iCs/>
          <w:sz w:val="24"/>
        </w:rPr>
        <w:t>50</w:t>
      </w:r>
      <w:r w:rsidRPr="00651096">
        <w:rPr>
          <w:rFonts w:ascii="Times New Roman" w:hAnsi="Times New Roman" w:cs="Times New Roman"/>
          <w:sz w:val="24"/>
        </w:rPr>
        <w:t>(1), 50–67. https://doi.org/10.1111/j.1095-8649.1997.tb01339.x</w:t>
      </w:r>
    </w:p>
    <w:p w14:paraId="3D01D6D7"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McLaren, J. S., Van Kirk, R. W., Mabaka, A. J., Brothers, S., &amp; Budy, P. (2023). Drawdown, Habitat, and Kokanee Populations in a Western U.S. Reservoir. </w:t>
      </w:r>
      <w:r w:rsidRPr="00651096">
        <w:rPr>
          <w:rFonts w:ascii="Times New Roman" w:hAnsi="Times New Roman" w:cs="Times New Roman"/>
          <w:i/>
          <w:iCs/>
          <w:sz w:val="24"/>
        </w:rPr>
        <w:t>North American Journal of Fisheries Management</w:t>
      </w:r>
      <w:r w:rsidRPr="00651096">
        <w:rPr>
          <w:rFonts w:ascii="Times New Roman" w:hAnsi="Times New Roman" w:cs="Times New Roman"/>
          <w:sz w:val="24"/>
        </w:rPr>
        <w:t xml:space="preserve">, </w:t>
      </w:r>
      <w:r w:rsidRPr="00651096">
        <w:rPr>
          <w:rFonts w:ascii="Times New Roman" w:hAnsi="Times New Roman" w:cs="Times New Roman"/>
          <w:i/>
          <w:iCs/>
          <w:sz w:val="24"/>
        </w:rPr>
        <w:t>43</w:t>
      </w:r>
      <w:r w:rsidRPr="00651096">
        <w:rPr>
          <w:rFonts w:ascii="Times New Roman" w:hAnsi="Times New Roman" w:cs="Times New Roman"/>
          <w:sz w:val="24"/>
        </w:rPr>
        <w:t>(2), 339–351. https://doi.org/10.1002/nafm.10879</w:t>
      </w:r>
    </w:p>
    <w:p w14:paraId="0A9BDC1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Metcalfe, N. B., Van Leeuwen, T. E., &amp; Killen, S. S. (2016). Does individual variation in metabolic phenotype predict fish behaviour and performance? </w:t>
      </w:r>
      <w:r w:rsidRPr="00651096">
        <w:rPr>
          <w:rFonts w:ascii="Times New Roman" w:hAnsi="Times New Roman" w:cs="Times New Roman"/>
          <w:i/>
          <w:iCs/>
          <w:sz w:val="24"/>
        </w:rPr>
        <w:t>Journal of Fish Biology</w:t>
      </w:r>
      <w:r w:rsidRPr="00651096">
        <w:rPr>
          <w:rFonts w:ascii="Times New Roman" w:hAnsi="Times New Roman" w:cs="Times New Roman"/>
          <w:sz w:val="24"/>
        </w:rPr>
        <w:t xml:space="preserve">, </w:t>
      </w:r>
      <w:r w:rsidRPr="00651096">
        <w:rPr>
          <w:rFonts w:ascii="Times New Roman" w:hAnsi="Times New Roman" w:cs="Times New Roman"/>
          <w:i/>
          <w:iCs/>
          <w:sz w:val="24"/>
        </w:rPr>
        <w:t>88</w:t>
      </w:r>
      <w:r w:rsidRPr="00651096">
        <w:rPr>
          <w:rFonts w:ascii="Times New Roman" w:hAnsi="Times New Roman" w:cs="Times New Roman"/>
          <w:sz w:val="24"/>
        </w:rPr>
        <w:t>(1), 298–321. https://doi.org/10.1111/jfb.12699</w:t>
      </w:r>
    </w:p>
    <w:p w14:paraId="1856F3A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Moran, N. P., Sánchez-Tójar, A., Schielzeth, H., &amp; Reinhold, K. (2021). Poor nutritional condition promotes high-risk behaviours: A systematic review and meta-analysis. </w:t>
      </w:r>
      <w:r w:rsidRPr="00651096">
        <w:rPr>
          <w:rFonts w:ascii="Times New Roman" w:hAnsi="Times New Roman" w:cs="Times New Roman"/>
          <w:i/>
          <w:iCs/>
          <w:sz w:val="24"/>
        </w:rPr>
        <w:t>Biological Reviews</w:t>
      </w:r>
      <w:r w:rsidRPr="00651096">
        <w:rPr>
          <w:rFonts w:ascii="Times New Roman" w:hAnsi="Times New Roman" w:cs="Times New Roman"/>
          <w:sz w:val="24"/>
        </w:rPr>
        <w:t xml:space="preserve">, </w:t>
      </w:r>
      <w:r w:rsidRPr="00651096">
        <w:rPr>
          <w:rFonts w:ascii="Times New Roman" w:hAnsi="Times New Roman" w:cs="Times New Roman"/>
          <w:i/>
          <w:iCs/>
          <w:sz w:val="24"/>
        </w:rPr>
        <w:t>96</w:t>
      </w:r>
      <w:r w:rsidRPr="00651096">
        <w:rPr>
          <w:rFonts w:ascii="Times New Roman" w:hAnsi="Times New Roman" w:cs="Times New Roman"/>
          <w:sz w:val="24"/>
        </w:rPr>
        <w:t>(1), 269–288. https://doi.org/10.1111/brv.12655</w:t>
      </w:r>
    </w:p>
    <w:p w14:paraId="5ACD7E2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Palmer, M., &amp; Ruhi, A. (2019). Linkages between flow regime, biota, and ecosystem processes: Implications for river restoration. </w:t>
      </w:r>
      <w:r w:rsidRPr="00651096">
        <w:rPr>
          <w:rFonts w:ascii="Times New Roman" w:hAnsi="Times New Roman" w:cs="Times New Roman"/>
          <w:i/>
          <w:iCs/>
          <w:sz w:val="24"/>
        </w:rPr>
        <w:t>Science</w:t>
      </w:r>
      <w:r w:rsidRPr="00651096">
        <w:rPr>
          <w:rFonts w:ascii="Times New Roman" w:hAnsi="Times New Roman" w:cs="Times New Roman"/>
          <w:sz w:val="24"/>
        </w:rPr>
        <w:t xml:space="preserve">, </w:t>
      </w:r>
      <w:r w:rsidRPr="00651096">
        <w:rPr>
          <w:rFonts w:ascii="Times New Roman" w:hAnsi="Times New Roman" w:cs="Times New Roman"/>
          <w:i/>
          <w:iCs/>
          <w:sz w:val="24"/>
        </w:rPr>
        <w:t>365</w:t>
      </w:r>
      <w:r w:rsidRPr="00651096">
        <w:rPr>
          <w:rFonts w:ascii="Times New Roman" w:hAnsi="Times New Roman" w:cs="Times New Roman"/>
          <w:sz w:val="24"/>
        </w:rPr>
        <w:t>(6459), eaaw2087. https://doi.org/10.1126/science.aaw2087</w:t>
      </w:r>
    </w:p>
    <w:p w14:paraId="186E1C2D"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Poole, G. C., &amp; Berman, C. H. (2001). An Ecological Perspective on In-Stream Temperature: Natural Heat Dynamics and Mechanisms of Human-CausedThermal Degradation. </w:t>
      </w:r>
      <w:r w:rsidRPr="00651096">
        <w:rPr>
          <w:rFonts w:ascii="Times New Roman" w:hAnsi="Times New Roman" w:cs="Times New Roman"/>
          <w:i/>
          <w:iCs/>
          <w:sz w:val="24"/>
        </w:rPr>
        <w:t>Environmental Management</w:t>
      </w:r>
      <w:r w:rsidRPr="00651096">
        <w:rPr>
          <w:rFonts w:ascii="Times New Roman" w:hAnsi="Times New Roman" w:cs="Times New Roman"/>
          <w:sz w:val="24"/>
        </w:rPr>
        <w:t xml:space="preserve">, </w:t>
      </w:r>
      <w:r w:rsidRPr="00651096">
        <w:rPr>
          <w:rFonts w:ascii="Times New Roman" w:hAnsi="Times New Roman" w:cs="Times New Roman"/>
          <w:i/>
          <w:iCs/>
          <w:sz w:val="24"/>
        </w:rPr>
        <w:t>27</w:t>
      </w:r>
      <w:r w:rsidRPr="00651096">
        <w:rPr>
          <w:rFonts w:ascii="Times New Roman" w:hAnsi="Times New Roman" w:cs="Times New Roman"/>
          <w:sz w:val="24"/>
        </w:rPr>
        <w:t>(6), 787–802. https://doi.org/10.1007/s002670010188</w:t>
      </w:r>
    </w:p>
    <w:p w14:paraId="533BBB0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Scheuerell, M. D., &amp; Schindler, D. E. (2003). Diel Vertical Migration by Juvenile Sockeye Salmon: Empirical Evidence for the Antipredation Window. </w:t>
      </w:r>
      <w:r w:rsidRPr="00651096">
        <w:rPr>
          <w:rFonts w:ascii="Times New Roman" w:hAnsi="Times New Roman" w:cs="Times New Roman"/>
          <w:i/>
          <w:iCs/>
          <w:sz w:val="24"/>
        </w:rPr>
        <w:t>Ecology</w:t>
      </w:r>
      <w:r w:rsidRPr="00651096">
        <w:rPr>
          <w:rFonts w:ascii="Times New Roman" w:hAnsi="Times New Roman" w:cs="Times New Roman"/>
          <w:sz w:val="24"/>
        </w:rPr>
        <w:t xml:space="preserve">, </w:t>
      </w:r>
      <w:r w:rsidRPr="00651096">
        <w:rPr>
          <w:rFonts w:ascii="Times New Roman" w:hAnsi="Times New Roman" w:cs="Times New Roman"/>
          <w:i/>
          <w:iCs/>
          <w:sz w:val="24"/>
        </w:rPr>
        <w:t>84</w:t>
      </w:r>
      <w:r w:rsidRPr="00651096">
        <w:rPr>
          <w:rFonts w:ascii="Times New Roman" w:hAnsi="Times New Roman" w:cs="Times New Roman"/>
          <w:sz w:val="24"/>
        </w:rPr>
        <w:t>(7), 1713–1720. https://doi.org/10.1890/0012-9658(2003)084[1713:DVMBJS]2.0.CO;2</w:t>
      </w:r>
    </w:p>
    <w:p w14:paraId="358386E3"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Sogard, S. M., &amp; Olla, O. (1996). Food deprivation affects vertical distribution and activity of a marine fish in a thermal gradient: Potential energy-conserving mechanisms. </w:t>
      </w:r>
      <w:r w:rsidRPr="00651096">
        <w:rPr>
          <w:rFonts w:ascii="Times New Roman" w:hAnsi="Times New Roman" w:cs="Times New Roman"/>
          <w:i/>
          <w:iCs/>
          <w:sz w:val="24"/>
        </w:rPr>
        <w:t>Marine Ecology Progress Series</w:t>
      </w:r>
      <w:r w:rsidRPr="00651096">
        <w:rPr>
          <w:rFonts w:ascii="Times New Roman" w:hAnsi="Times New Roman" w:cs="Times New Roman"/>
          <w:sz w:val="24"/>
        </w:rPr>
        <w:t xml:space="preserve">, </w:t>
      </w:r>
      <w:r w:rsidRPr="00651096">
        <w:rPr>
          <w:rFonts w:ascii="Times New Roman" w:hAnsi="Times New Roman" w:cs="Times New Roman"/>
          <w:i/>
          <w:iCs/>
          <w:sz w:val="24"/>
        </w:rPr>
        <w:t>133</w:t>
      </w:r>
      <w:r w:rsidRPr="00651096">
        <w:rPr>
          <w:rFonts w:ascii="Times New Roman" w:hAnsi="Times New Roman" w:cs="Times New Roman"/>
          <w:sz w:val="24"/>
        </w:rPr>
        <w:t>, 43–55. https://doi.org/10.3354/meps133043</w:t>
      </w:r>
    </w:p>
    <w:p w14:paraId="11DA8FE7"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Sullivan, A. B., Jager, H. I., &amp; Myers, R. (2003). Modeling white sturgeon movement in a reservoir: The effect of water quality and sturgeon density. </w:t>
      </w:r>
      <w:r w:rsidRPr="00651096">
        <w:rPr>
          <w:rFonts w:ascii="Times New Roman" w:hAnsi="Times New Roman" w:cs="Times New Roman"/>
          <w:i/>
          <w:iCs/>
          <w:sz w:val="24"/>
        </w:rPr>
        <w:t>Ecological Modelling</w:t>
      </w:r>
      <w:r w:rsidRPr="00651096">
        <w:rPr>
          <w:rFonts w:ascii="Times New Roman" w:hAnsi="Times New Roman" w:cs="Times New Roman"/>
          <w:sz w:val="24"/>
        </w:rPr>
        <w:t xml:space="preserve">, </w:t>
      </w:r>
      <w:r w:rsidRPr="00651096">
        <w:rPr>
          <w:rFonts w:ascii="Times New Roman" w:hAnsi="Times New Roman" w:cs="Times New Roman"/>
          <w:i/>
          <w:iCs/>
          <w:sz w:val="24"/>
        </w:rPr>
        <w:t>167</w:t>
      </w:r>
      <w:r w:rsidRPr="00651096">
        <w:rPr>
          <w:rFonts w:ascii="Times New Roman" w:hAnsi="Times New Roman" w:cs="Times New Roman"/>
          <w:sz w:val="24"/>
        </w:rPr>
        <w:t>(1–2), 97–114. https://doi.org/10.1016/S0304-3800(03)00169-8</w:t>
      </w:r>
    </w:p>
    <w:p w14:paraId="08CF57CE"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Swales, S. (2006). A Review of Factors Affecting the Distribution and Abundance of Rainbow Trout (Oncorhynchus mykiss Walbaum) in Lake and Reservoir Systems. </w:t>
      </w:r>
      <w:r w:rsidRPr="00651096">
        <w:rPr>
          <w:rFonts w:ascii="Times New Roman" w:hAnsi="Times New Roman" w:cs="Times New Roman"/>
          <w:i/>
          <w:iCs/>
          <w:sz w:val="24"/>
        </w:rPr>
        <w:t>Lake and Reservoir Management</w:t>
      </w:r>
      <w:r w:rsidRPr="00651096">
        <w:rPr>
          <w:rFonts w:ascii="Times New Roman" w:hAnsi="Times New Roman" w:cs="Times New Roman"/>
          <w:sz w:val="24"/>
        </w:rPr>
        <w:t xml:space="preserve">, </w:t>
      </w:r>
      <w:r w:rsidRPr="00651096">
        <w:rPr>
          <w:rFonts w:ascii="Times New Roman" w:hAnsi="Times New Roman" w:cs="Times New Roman"/>
          <w:i/>
          <w:iCs/>
          <w:sz w:val="24"/>
        </w:rPr>
        <w:t>22</w:t>
      </w:r>
      <w:r w:rsidRPr="00651096">
        <w:rPr>
          <w:rFonts w:ascii="Times New Roman" w:hAnsi="Times New Roman" w:cs="Times New Roman"/>
          <w:sz w:val="24"/>
        </w:rPr>
        <w:t>(2), 167–178. https://doi.org/10.1080/07438140609353894</w:t>
      </w:r>
    </w:p>
    <w:p w14:paraId="156826DF"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Turnbull, J. F., North, B. P., Ellis, T., Adams, C. E., Bron, J., MacIntyre, C. M., &amp; Huntingford, F. A. (2008). Stocky density and the welfare of farmed salmonids. In </w:t>
      </w:r>
      <w:r w:rsidRPr="00651096">
        <w:rPr>
          <w:rFonts w:ascii="Times New Roman" w:hAnsi="Times New Roman" w:cs="Times New Roman"/>
          <w:i/>
          <w:iCs/>
          <w:sz w:val="24"/>
        </w:rPr>
        <w:t>Fish Welfare</w:t>
      </w:r>
      <w:r w:rsidRPr="00651096">
        <w:rPr>
          <w:rFonts w:ascii="Times New Roman" w:hAnsi="Times New Roman" w:cs="Times New Roman"/>
          <w:sz w:val="24"/>
        </w:rPr>
        <w:t xml:space="preserve"> (pp. 111–120). Blackwell Publishing Ltd.</w:t>
      </w:r>
    </w:p>
    <w:p w14:paraId="57A7F2DB"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USEPA. (1987). </w:t>
      </w:r>
      <w:r w:rsidRPr="00651096">
        <w:rPr>
          <w:rFonts w:ascii="Times New Roman" w:hAnsi="Times New Roman" w:cs="Times New Roman"/>
          <w:i/>
          <w:iCs/>
          <w:sz w:val="24"/>
        </w:rPr>
        <w:t>Quality Criteria for Water 1986: The Gold Book</w:t>
      </w:r>
      <w:r w:rsidRPr="00651096">
        <w:rPr>
          <w:rFonts w:ascii="Times New Roman" w:hAnsi="Times New Roman" w:cs="Times New Roman"/>
          <w:sz w:val="24"/>
        </w:rPr>
        <w:t>. US Environmental Protection Agency. https://www.epa.gov/sites/static/files/2018-10/documents/quality-criteria-water-1986.pdf</w:t>
      </w:r>
    </w:p>
    <w:p w14:paraId="611C9E1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Van der Graaf, A. J., Stahl, J., Klimkowska, A., Bakker, J. P., &amp; Drent, R. H. (2006). Surfing on a green wave—How plant growth drives spring migration in the Barnacle Goose Branta leucopsis. </w:t>
      </w:r>
      <w:r w:rsidRPr="00651096">
        <w:rPr>
          <w:rFonts w:ascii="Times New Roman" w:hAnsi="Times New Roman" w:cs="Times New Roman"/>
          <w:i/>
          <w:iCs/>
          <w:sz w:val="24"/>
        </w:rPr>
        <w:t>Ardea-Wageningen</w:t>
      </w:r>
      <w:r w:rsidRPr="00651096">
        <w:rPr>
          <w:rFonts w:ascii="Times New Roman" w:hAnsi="Times New Roman" w:cs="Times New Roman"/>
          <w:sz w:val="24"/>
        </w:rPr>
        <w:t xml:space="preserve">, </w:t>
      </w:r>
      <w:r w:rsidRPr="00651096">
        <w:rPr>
          <w:rFonts w:ascii="Times New Roman" w:hAnsi="Times New Roman" w:cs="Times New Roman"/>
          <w:i/>
          <w:iCs/>
          <w:sz w:val="24"/>
        </w:rPr>
        <w:t>94</w:t>
      </w:r>
      <w:r w:rsidRPr="00651096">
        <w:rPr>
          <w:rFonts w:ascii="Times New Roman" w:hAnsi="Times New Roman" w:cs="Times New Roman"/>
          <w:sz w:val="24"/>
        </w:rPr>
        <w:t>(3), 567.</w:t>
      </w:r>
    </w:p>
    <w:p w14:paraId="21E9ACBA"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Wallick, J. R., Jones, K. L., O’Connor, J. E., Keith, M. K., Hulse, D., &amp; Gregory, S. (2013). </w:t>
      </w:r>
      <w:r w:rsidRPr="00651096">
        <w:rPr>
          <w:rFonts w:ascii="Times New Roman" w:hAnsi="Times New Roman" w:cs="Times New Roman"/>
          <w:i/>
          <w:iCs/>
          <w:sz w:val="24"/>
        </w:rPr>
        <w:t>Geomorphic and Vegetation Processes of the Willamette  River Floodplain, Oregon—Current Understanding and  Unanswered Questions</w:t>
      </w:r>
      <w:r w:rsidRPr="00651096">
        <w:rPr>
          <w:rFonts w:ascii="Times New Roman" w:hAnsi="Times New Roman" w:cs="Times New Roman"/>
          <w:sz w:val="24"/>
        </w:rPr>
        <w:t xml:space="preserve"> (Open-File Report) [Open-File Report].</w:t>
      </w:r>
    </w:p>
    <w:p w14:paraId="1C942347"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Williams, K. J., Cassidy, A. A., Verhille, C. E., Lamarre, S. G., &amp; MacCormack, T. J. (2019). Diel cycling hypoxia enhances hypoxia tolerance in rainbow trout (Oncorhynchus mykiss): Evidence of physiological and metabolic plasticity. </w:t>
      </w:r>
      <w:r w:rsidRPr="00651096">
        <w:rPr>
          <w:rFonts w:ascii="Times New Roman" w:hAnsi="Times New Roman" w:cs="Times New Roman"/>
          <w:i/>
          <w:iCs/>
          <w:sz w:val="24"/>
        </w:rPr>
        <w:t>Journal of Experimental Biology</w:t>
      </w:r>
      <w:r w:rsidRPr="00651096">
        <w:rPr>
          <w:rFonts w:ascii="Times New Roman" w:hAnsi="Times New Roman" w:cs="Times New Roman"/>
          <w:sz w:val="24"/>
        </w:rPr>
        <w:t xml:space="preserve">, </w:t>
      </w:r>
      <w:r w:rsidRPr="00651096">
        <w:rPr>
          <w:rFonts w:ascii="Times New Roman" w:hAnsi="Times New Roman" w:cs="Times New Roman"/>
          <w:i/>
          <w:iCs/>
          <w:sz w:val="24"/>
        </w:rPr>
        <w:t>222</w:t>
      </w:r>
      <w:r w:rsidRPr="00651096">
        <w:rPr>
          <w:rFonts w:ascii="Times New Roman" w:hAnsi="Times New Roman" w:cs="Times New Roman"/>
          <w:sz w:val="24"/>
        </w:rPr>
        <w:t>(14), jeb206045. https://doi.org/10.1242/jeb.206045</w:t>
      </w:r>
    </w:p>
    <w:p w14:paraId="7A1A2E1C"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t xml:space="preserve">Wood, S. N. (2004). Stable and Efficient Multiple Smoothing Parameter Estimation for Generalized Additive Models. </w:t>
      </w:r>
      <w:r w:rsidRPr="00651096">
        <w:rPr>
          <w:rFonts w:ascii="Times New Roman" w:hAnsi="Times New Roman" w:cs="Times New Roman"/>
          <w:i/>
          <w:iCs/>
          <w:sz w:val="24"/>
        </w:rPr>
        <w:t>Journal of the American Statistical Association</w:t>
      </w:r>
      <w:r w:rsidRPr="00651096">
        <w:rPr>
          <w:rFonts w:ascii="Times New Roman" w:hAnsi="Times New Roman" w:cs="Times New Roman"/>
          <w:sz w:val="24"/>
        </w:rPr>
        <w:t xml:space="preserve">, </w:t>
      </w:r>
      <w:r w:rsidRPr="00651096">
        <w:rPr>
          <w:rFonts w:ascii="Times New Roman" w:hAnsi="Times New Roman" w:cs="Times New Roman"/>
          <w:i/>
          <w:iCs/>
          <w:sz w:val="24"/>
        </w:rPr>
        <w:t>99</w:t>
      </w:r>
      <w:r w:rsidRPr="00651096">
        <w:rPr>
          <w:rFonts w:ascii="Times New Roman" w:hAnsi="Times New Roman" w:cs="Times New Roman"/>
          <w:sz w:val="24"/>
        </w:rPr>
        <w:t>(467), 673–686. https://doi.org/10.1198/016214504000000980</w:t>
      </w:r>
    </w:p>
    <w:p w14:paraId="5967E7C6" w14:textId="77777777" w:rsidR="00651096" w:rsidRPr="00651096" w:rsidRDefault="00651096" w:rsidP="00651096">
      <w:pPr>
        <w:pStyle w:val="Bibliography"/>
        <w:rPr>
          <w:rFonts w:ascii="Times New Roman" w:hAnsi="Times New Roman" w:cs="Times New Roman"/>
          <w:sz w:val="24"/>
        </w:rPr>
      </w:pPr>
      <w:r w:rsidRPr="00651096">
        <w:rPr>
          <w:rFonts w:ascii="Times New Roman" w:hAnsi="Times New Roman" w:cs="Times New Roman"/>
          <w:sz w:val="24"/>
        </w:rPr>
        <w:lastRenderedPageBreak/>
        <w:t xml:space="preserve">Zarnetske, J. P., Haggerty, R., Wondzell, S. M., &amp; Baker, M. A. (2011). Dynamics of nitrate production and removal as a function of residence time in the hyporheic zone. </w:t>
      </w:r>
      <w:r w:rsidRPr="00651096">
        <w:rPr>
          <w:rFonts w:ascii="Times New Roman" w:hAnsi="Times New Roman" w:cs="Times New Roman"/>
          <w:i/>
          <w:iCs/>
          <w:sz w:val="24"/>
        </w:rPr>
        <w:t>Journal of Geophysical Research: Biogeosciences</w:t>
      </w:r>
      <w:r w:rsidRPr="00651096">
        <w:rPr>
          <w:rFonts w:ascii="Times New Roman" w:hAnsi="Times New Roman" w:cs="Times New Roman"/>
          <w:sz w:val="24"/>
        </w:rPr>
        <w:t xml:space="preserve">, </w:t>
      </w:r>
      <w:r w:rsidRPr="00651096">
        <w:rPr>
          <w:rFonts w:ascii="Times New Roman" w:hAnsi="Times New Roman" w:cs="Times New Roman"/>
          <w:i/>
          <w:iCs/>
          <w:sz w:val="24"/>
        </w:rPr>
        <w:t>116</w:t>
      </w:r>
      <w:r w:rsidRPr="00651096">
        <w:rPr>
          <w:rFonts w:ascii="Times New Roman" w:hAnsi="Times New Roman" w:cs="Times New Roman"/>
          <w:sz w:val="24"/>
        </w:rPr>
        <w:t>(G1). https://doi.org/10.1029/2010JG001356</w:t>
      </w:r>
    </w:p>
    <w:p w14:paraId="269A2BC9" w14:textId="0C6870FF" w:rsidR="00AB3B4C" w:rsidRPr="00AB3B4C" w:rsidRDefault="000E0084" w:rsidP="00132F8D">
      <w:pPr>
        <w:pStyle w:val="Default"/>
        <w:spacing w:line="480" w:lineRule="auto"/>
      </w:pPr>
      <w:r>
        <w:fldChar w:fldCharType="end"/>
      </w:r>
    </w:p>
    <w:sectPr w:rsidR="00AB3B4C" w:rsidRPr="00AB3B4C"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Barrett, Hannah" w:date="2025-01-10T08:32:00Z" w:initials="HB">
    <w:p w14:paraId="3653D2A2" w14:textId="77777777" w:rsidR="00023B96" w:rsidRDefault="00023B96" w:rsidP="00023B96">
      <w:pPr>
        <w:pStyle w:val="CommentText"/>
      </w:pPr>
      <w:r>
        <w:rPr>
          <w:rStyle w:val="CommentReference"/>
        </w:rPr>
        <w:annotationRef/>
      </w:r>
      <w:r>
        <w:t>Notes from JE that still need to be incorporated:</w:t>
      </w:r>
    </w:p>
    <w:p w14:paraId="48C44FF1" w14:textId="77777777" w:rsidR="00023B96" w:rsidRDefault="00023B96" w:rsidP="00023B96">
      <w:pPr>
        <w:pStyle w:val="CommentText"/>
      </w:pPr>
    </w:p>
    <w:p w14:paraId="2E3BA825" w14:textId="77777777" w:rsidR="00023B96" w:rsidRDefault="00023B96" w:rsidP="00023B96">
      <w:pPr>
        <w:pStyle w:val="CommentText"/>
      </w:pPr>
      <w:r>
        <w:t>Addition to discussion:</w:t>
      </w:r>
    </w:p>
    <w:p w14:paraId="41AE53E1" w14:textId="77777777" w:rsidR="00023B96" w:rsidRDefault="00023B96" w:rsidP="00023B96">
      <w:pPr>
        <w:pStyle w:val="CommentText"/>
      </w:pPr>
      <w:r>
        <w:t xml:space="preserve">But see Elliot 2000 </w:t>
      </w:r>
    </w:p>
    <w:p w14:paraId="57D4C0AB" w14:textId="77777777" w:rsidR="00023B96" w:rsidRDefault="00023B96" w:rsidP="00023B96">
      <w:pPr>
        <w:pStyle w:val="CommentText"/>
      </w:pPr>
      <w:r>
        <w:t>Elliott, J. M. 2000. Pools as refugia for brown trout during two summer droughts: trout responses to thermal and oxygen stress. Journal of Fish Biology 56:938-948.</w:t>
      </w:r>
    </w:p>
    <w:p w14:paraId="17F04979" w14:textId="77777777" w:rsidR="00023B96" w:rsidRDefault="00023B96" w:rsidP="00023B96">
      <w:pPr>
        <w:pStyle w:val="CommentText"/>
      </w:pPr>
      <w:r>
        <w:t xml:space="preserve">“Trout preferred lower temperatures near the pool bottom rather than higher oxygen concentrations near the surface, but some fish moved towards the surface at night when the pool cooled slightly. These field results were discussed in relation to lethal values recorded for brown trout in the laboratory, and there was general agreement between field and laboratory values. Trout in the drought years occurred at temperatures close to, or below, the incipient lethal value of 24·7° C (+0·5) and also at the highest oxygen concentrations, but only when these were at temperatures below the incipient lethal value. </w:t>
      </w:r>
    </w:p>
    <w:p w14:paraId="783F6944" w14:textId="77777777" w:rsidR="00023B96" w:rsidRDefault="00023B96" w:rsidP="00023B96">
      <w:pPr>
        <w:pStyle w:val="CommentText"/>
      </w:pPr>
    </w:p>
    <w:p w14:paraId="33B64C64" w14:textId="77777777" w:rsidR="00023B96" w:rsidRDefault="00023B96" w:rsidP="00023B96">
      <w:pPr>
        <w:pStyle w:val="CommentText"/>
      </w:pPr>
      <w:r>
        <w:t>Figures:</w:t>
      </w:r>
    </w:p>
    <w:p w14:paraId="739D6760" w14:textId="77777777" w:rsidR="00023B96" w:rsidRDefault="00023B96" w:rsidP="00023B96">
      <w:pPr>
        <w:pStyle w:val="CommentText"/>
      </w:pPr>
      <w:r>
        <w:t>Map supplemental figure</w:t>
      </w:r>
    </w:p>
    <w:p w14:paraId="7893BFEA" w14:textId="77777777" w:rsidR="00023B96" w:rsidRDefault="00023B96" w:rsidP="00023B96">
      <w:pPr>
        <w:pStyle w:val="CommentText"/>
      </w:pPr>
      <w:r>
        <w:t>Array supplemental figure</w:t>
      </w:r>
    </w:p>
    <w:p w14:paraId="57365F87" w14:textId="77777777" w:rsidR="00023B96" w:rsidRDefault="00023B96" w:rsidP="00023B96">
      <w:pPr>
        <w:pStyle w:val="CommentText"/>
      </w:pPr>
    </w:p>
    <w:p w14:paraId="5BFBB10E" w14:textId="77777777" w:rsidR="00023B96" w:rsidRDefault="00023B96" w:rsidP="00023B96">
      <w:pPr>
        <w:pStyle w:val="CommentText"/>
      </w:pPr>
      <w:r>
        <w:t>Additional citations:</w:t>
      </w:r>
    </w:p>
    <w:p w14:paraId="431F75C0" w14:textId="77777777" w:rsidR="00023B96" w:rsidRDefault="00023B96" w:rsidP="00023B96">
      <w:pPr>
        <w:pStyle w:val="CommentText"/>
      </w:pPr>
      <w:r>
        <w:t>Also to consider: Mejia et al. 2022, Railsback 2024, Elliot 2000, Nielsen 94, Coutant, Kurylyk, LInnansaari</w:t>
      </w:r>
    </w:p>
  </w:comment>
  <w:comment w:id="1" w:author="Armstrong, Jonathan B" w:date="2024-06-27T13:08:00Z" w:initials="JA">
    <w:p w14:paraId="39521CC6" w14:textId="4589A295" w:rsidR="00062E1D" w:rsidRDefault="00062E1D" w:rsidP="00424221">
      <w:r>
        <w:rPr>
          <w:rStyle w:val="CommentReference"/>
        </w:rPr>
        <w:annotationRef/>
      </w:r>
      <w:r>
        <w:rPr>
          <w:color w:val="000000"/>
          <w:sz w:val="20"/>
          <w:szCs w:val="20"/>
        </w:rPr>
        <w:t>For general ecology journal — do not narrow to fish in first paragraph, add Fey ref on thermoregulation</w:t>
      </w:r>
    </w:p>
  </w:comment>
  <w:comment w:id="4" w:author="Jessi Kershner" w:date="2024-09-23T10:24:00Z" w:initials="JMK">
    <w:p w14:paraId="5A99D1FD" w14:textId="5BEE598C" w:rsidR="00062E1D" w:rsidRDefault="00062E1D">
      <w:pPr>
        <w:pStyle w:val="CommentText"/>
      </w:pPr>
      <w:r>
        <w:rPr>
          <w:rStyle w:val="CommentReference"/>
        </w:rPr>
        <w:annotationRef/>
      </w:r>
      <w:r>
        <w:t xml:space="preserve">Ahabrams TREE paper on resource tracking, </w:t>
      </w:r>
    </w:p>
    <w:p w14:paraId="61CCF035" w14:textId="5D324F5B" w:rsidR="00062E1D" w:rsidRDefault="00062E1D">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2" w:author="Armstrong, Jonathan B" w:date="2024-12-26T12:22:00Z" w:initials="JA">
    <w:p w14:paraId="3AAFA990" w14:textId="77777777" w:rsidR="00CC28BB" w:rsidRDefault="00CC28BB" w:rsidP="00CC28BB">
      <w:r>
        <w:rPr>
          <w:rStyle w:val="CommentReference"/>
        </w:rPr>
        <w:annotationRef/>
      </w:r>
      <w:r>
        <w:rPr>
          <w:color w:val="000000"/>
          <w:sz w:val="20"/>
          <w:szCs w:val="20"/>
        </w:rPr>
        <w:t>I liked the introduction of resources waves, but I felt it took the introduction into a different direction and needed a concluding sentence to get back on course</w:t>
      </w:r>
    </w:p>
  </w:comment>
  <w:comment w:id="3" w:author="Armstrong, Jonathan B" w:date="2024-12-26T12:22:00Z" w:initials="JA">
    <w:p w14:paraId="46551188" w14:textId="77777777" w:rsidR="00CC28BB" w:rsidRDefault="00CC28BB" w:rsidP="00CC28BB">
      <w:r>
        <w:rPr>
          <w:rStyle w:val="CommentReference"/>
        </w:rPr>
        <w:annotationRef/>
      </w:r>
      <w:r>
        <w:rPr>
          <w:color w:val="000000"/>
          <w:sz w:val="20"/>
          <w:szCs w:val="20"/>
        </w:rPr>
        <w:t>Also this is a good hook for the novelty of your paper, if we are opening up with how animals track spatiotemporal variation</w:t>
      </w:r>
    </w:p>
  </w:comment>
  <w:comment w:id="5" w:author="Jessi Kershner" w:date="2024-09-23T10:50:00Z" w:initials="JMK">
    <w:p w14:paraId="19E5C976" w14:textId="77777777" w:rsidR="00CC28BB" w:rsidRDefault="00CC28BB" w:rsidP="00CC28BB">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1F6E683F" w14:textId="77777777" w:rsidR="00CC28BB" w:rsidRDefault="00CC28BB" w:rsidP="00CC28BB">
      <w:pPr>
        <w:pStyle w:val="CommentText"/>
      </w:pPr>
      <w:r>
        <w:rPr>
          <w:rFonts w:ascii="Arial" w:hAnsi="Arial" w:cs="Arial"/>
          <w:color w:val="222222"/>
          <w:shd w:val="clear" w:color="auto" w:fill="FFFFFF"/>
        </w:rPr>
        <w:t>Is there a ref for ocean/lake?</w:t>
      </w:r>
    </w:p>
  </w:comment>
  <w:comment w:id="6" w:author="Ruprecht, Joel" w:date="2024-12-11T11:24:00Z" w:initials="RJ">
    <w:p w14:paraId="42037432" w14:textId="1C39A28B" w:rsidR="00AF3719" w:rsidRDefault="00AF3719">
      <w:pPr>
        <w:pStyle w:val="CommentText"/>
      </w:pPr>
      <w:r>
        <w:rPr>
          <w:rStyle w:val="CommentReference"/>
        </w:rPr>
        <w:annotationRef/>
      </w:r>
      <w:r>
        <w:t xml:space="preserve">Maybe one more sentence here to explain how climate change could alter temp-DO dynamics. </w:t>
      </w:r>
      <w:r w:rsidR="002D632E">
        <w:t>Presumably you expect something like climate change will increase temps (bad) and increase DO (good), but the ability for organisms to balance these opposing tradeoffs is not understood</w:t>
      </w:r>
    </w:p>
  </w:comment>
  <w:comment w:id="7" w:author="Barrett, Hannah" w:date="2024-12-13T12:45:00Z" w:initials="HB">
    <w:p w14:paraId="2ABB00A0" w14:textId="77777777" w:rsidR="006B369A" w:rsidRDefault="006B369A" w:rsidP="006B369A">
      <w:pPr>
        <w:pStyle w:val="CommentText"/>
      </w:pPr>
      <w:r>
        <w:rPr>
          <w:rStyle w:val="CommentReference"/>
        </w:rPr>
        <w:annotationRef/>
      </w:r>
      <w:r>
        <w:t>In rivers might also decrease DO due to increased bacterial respiration/increased nutrient load/decrease water flow</w:t>
      </w:r>
    </w:p>
  </w:comment>
  <w:comment w:id="9" w:author="Jessi Kershner" w:date="2024-09-23T11:06:00Z" w:initials="JMK">
    <w:p w14:paraId="12765FFA" w14:textId="786AA611" w:rsidR="00062E1D" w:rsidRDefault="00062E1D">
      <w:pPr>
        <w:pStyle w:val="CommentText"/>
      </w:pPr>
      <w:r>
        <w:rPr>
          <w:rStyle w:val="CommentReference"/>
        </w:rPr>
        <w:annotationRef/>
      </w:r>
      <w:r>
        <w:t>Took emphasis off of refuges to make this more broad</w:t>
      </w:r>
    </w:p>
  </w:comment>
  <w:comment w:id="10" w:author="Levi, Taal" w:date="2024-10-24T10:00:00Z" w:initials="LT">
    <w:p w14:paraId="2387F449" w14:textId="77777777" w:rsidR="00062E1D" w:rsidRDefault="00062E1D" w:rsidP="009B3D66">
      <w:r>
        <w:rPr>
          <w:rStyle w:val="CommentReference"/>
        </w:rPr>
        <w:annotationRef/>
      </w:r>
      <w:r>
        <w:rPr>
          <w:color w:val="000000"/>
          <w:sz w:val="20"/>
          <w:szCs w:val="20"/>
        </w:rPr>
        <w:t>can you make this even cooler by mentioning how?</w:t>
      </w:r>
    </w:p>
  </w:comment>
  <w:comment w:id="16" w:author="Ruprecht, Joel" w:date="2024-12-04T12:53:00Z" w:initials="RJ">
    <w:p w14:paraId="19A3DAAA" w14:textId="03253B72" w:rsidR="00062E1D" w:rsidRDefault="00062E1D">
      <w:pPr>
        <w:pStyle w:val="CommentText"/>
      </w:pPr>
      <w:r>
        <w:rPr>
          <w:rStyle w:val="CommentReference"/>
        </w:rPr>
        <w:annotationRef/>
      </w:r>
      <w:r>
        <w:t xml:space="preserve">May or may not be necessary to include here, but I’m  curious what factors determine whether they are cold or not </w:t>
      </w:r>
    </w:p>
  </w:comment>
  <w:comment w:id="17" w:author="Barrett, Hannah" w:date="2024-12-13T12:57:00Z" w:initials="HB">
    <w:p w14:paraId="053DCBE1" w14:textId="77777777" w:rsidR="006F12A2" w:rsidRDefault="006F12A2" w:rsidP="006F12A2">
      <w:pPr>
        <w:pStyle w:val="CommentText"/>
      </w:pPr>
      <w:r>
        <w:rPr>
          <w:rStyle w:val="CommentReference"/>
        </w:rPr>
        <w:annotationRef/>
      </w:r>
      <w:r>
        <w:t>Added sentence in intro explaining why</w:t>
      </w:r>
    </w:p>
  </w:comment>
  <w:comment w:id="20" w:author="Levi, Taal" w:date="2024-10-24T10:07:00Z" w:initials="LT">
    <w:p w14:paraId="78830716" w14:textId="2DEBB33D" w:rsidR="00062E1D" w:rsidRDefault="00062E1D"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21" w:author="Barrett, Hannah" w:date="2024-12-13T12:59:00Z" w:initials="HB">
    <w:p w14:paraId="0A814E63" w14:textId="77777777" w:rsidR="006F12A2" w:rsidRDefault="006F12A2" w:rsidP="006F12A2">
      <w:pPr>
        <w:pStyle w:val="CommentText"/>
      </w:pPr>
      <w:r>
        <w:rPr>
          <w:rStyle w:val="CommentReference"/>
        </w:rPr>
        <w:annotationRef/>
      </w:r>
      <w:r>
        <w:t>Added in intro (solar absorption, photosynthesis)</w:t>
      </w:r>
    </w:p>
  </w:comment>
  <w:comment w:id="22" w:author="Jessi Kershner" w:date="2024-09-23T11:17:00Z" w:initials="JMK">
    <w:p w14:paraId="588444F1" w14:textId="3536D430" w:rsidR="00062E1D" w:rsidRDefault="00062E1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23" w:author="Jessi Kershner" w:date="2024-09-23T11:21:00Z" w:initials="JMK">
    <w:p w14:paraId="4C601D2E" w14:textId="77777777" w:rsidR="00062E1D" w:rsidRDefault="00062E1D" w:rsidP="00A55407">
      <w:pPr>
        <w:pStyle w:val="CommentText"/>
      </w:pPr>
      <w:r>
        <w:rPr>
          <w:rStyle w:val="CommentReference"/>
        </w:rPr>
        <w:annotationRef/>
      </w:r>
      <w:r>
        <w:t>I think a key transition here is that now we’re focusing on a subset of the alcoves to monitor more intensively to explore simulated and observed fish behavior, if this is correct can you add a sentence to identify this</w:t>
      </w:r>
    </w:p>
  </w:comment>
  <w:comment w:id="27" w:author="Ruprecht, Joel" w:date="2024-12-04T13:05:00Z" w:initials="RJ">
    <w:p w14:paraId="5D5086E9" w14:textId="43627D77" w:rsidR="00062E1D" w:rsidRDefault="00062E1D">
      <w:pPr>
        <w:pStyle w:val="CommentText"/>
      </w:pPr>
      <w:r>
        <w:rPr>
          <w:rStyle w:val="CommentReference"/>
        </w:rPr>
        <w:annotationRef/>
      </w:r>
      <w:r>
        <w:t>“associated depth” maybe sounds better?</w:t>
      </w:r>
    </w:p>
  </w:comment>
  <w:comment w:id="38" w:author="Ruprecht, Joel" w:date="2024-12-04T15:29:00Z" w:initials="RJ">
    <w:p w14:paraId="52CAC369" w14:textId="6D734E4A" w:rsidR="00062E1D" w:rsidRDefault="00062E1D">
      <w:pPr>
        <w:pStyle w:val="CommentText"/>
      </w:pPr>
      <w:r>
        <w:rPr>
          <w:rStyle w:val="CommentReference"/>
        </w:rPr>
        <w:annotationRef/>
      </w:r>
      <w:r>
        <w:t>Maybe say the relationship between temp and DO?</w:t>
      </w:r>
    </w:p>
  </w:comment>
  <w:comment w:id="42" w:author="Barrett, Hannah" w:date="2025-01-09T14:21:00Z" w:initials="HB">
    <w:p w14:paraId="68574C1D" w14:textId="77777777" w:rsidR="003E6D6D" w:rsidRDefault="003E6D6D" w:rsidP="003E6D6D">
      <w:pPr>
        <w:pStyle w:val="CommentText"/>
      </w:pPr>
      <w:r>
        <w:rPr>
          <w:rStyle w:val="CommentReference"/>
        </w:rPr>
        <w:annotationRef/>
      </w:r>
      <w:r>
        <w:t>Run by Michelle Maier</w:t>
      </w:r>
    </w:p>
  </w:comment>
  <w:comment w:id="43" w:author="Ruprecht, Joel" w:date="2024-12-04T15:52:00Z" w:initials="RJ">
    <w:p w14:paraId="2B81CE61" w14:textId="6B4E4C09" w:rsidR="00062E1D" w:rsidRDefault="00062E1D" w:rsidP="00154B9F">
      <w:pPr>
        <w:pStyle w:val="CommentText"/>
      </w:pPr>
      <w:r>
        <w:rPr>
          <w:rStyle w:val="CommentReference"/>
        </w:rPr>
        <w:annotationRef/>
      </w:r>
      <w:r>
        <w:t>Maybe add something here like “We next predicted the marginal probability of selection of for temperature using the predict() function in R with xyz parameters” if that is accurate</w:t>
      </w:r>
    </w:p>
  </w:comment>
  <w:comment w:id="45" w:author="Armstrong, Jonathan B" w:date="2024-06-27T14:52:00Z" w:initials="JA">
    <w:p w14:paraId="23756150" w14:textId="1A59ACE7" w:rsidR="00062E1D" w:rsidRDefault="00062E1D" w:rsidP="00456C18">
      <w:r>
        <w:rPr>
          <w:rStyle w:val="CommentReference"/>
        </w:rPr>
        <w:annotationRef/>
      </w:r>
      <w:r>
        <w:rPr>
          <w:color w:val="000000"/>
          <w:sz w:val="20"/>
          <w:szCs w:val="20"/>
        </w:rPr>
        <w:t>this warmer than mainstream right?</w:t>
      </w:r>
    </w:p>
  </w:comment>
  <w:comment w:id="46" w:author="Ruprecht, Joel" w:date="2024-12-04T15:59:00Z" w:initials="RJ">
    <w:p w14:paraId="5F8F5422" w14:textId="3FB4F04B" w:rsidR="00062E1D" w:rsidRDefault="00062E1D">
      <w:pPr>
        <w:pStyle w:val="CommentText"/>
      </w:pPr>
      <w:r>
        <w:rPr>
          <w:rStyle w:val="CommentReference"/>
        </w:rPr>
        <w:annotationRef/>
      </w:r>
      <w:r>
        <w:t>Thanks, I learned a new word today!</w:t>
      </w:r>
    </w:p>
  </w:comment>
  <w:comment w:id="48" w:author="Ruprecht, Joel" w:date="2024-12-04T16:41:00Z" w:initials="RJ">
    <w:p w14:paraId="70F5D10F" w14:textId="0E51FC24" w:rsidR="00062E1D" w:rsidRDefault="00062E1D">
      <w:pPr>
        <w:pStyle w:val="CommentText"/>
      </w:pPr>
      <w:r>
        <w:rPr>
          <w:rStyle w:val="CommentReference"/>
        </w:rPr>
        <w:annotationRef/>
      </w:r>
      <w:r>
        <w:t xml:space="preserve">This would be more evident if Fig 4a and 4c had the same y-axis range. </w:t>
      </w:r>
    </w:p>
  </w:comment>
  <w:comment w:id="49" w:author="Ruprecht, Joel" w:date="2024-12-11T12:46:00Z" w:initials="RJ">
    <w:p w14:paraId="1CA89C19" w14:textId="5C2F3478" w:rsidR="003851F1" w:rsidRDefault="003851F1">
      <w:pPr>
        <w:pStyle w:val="CommentText"/>
      </w:pPr>
      <w:r>
        <w:rPr>
          <w:rStyle w:val="CommentReference"/>
        </w:rPr>
        <w:annotationRef/>
      </w:r>
      <w:r>
        <w:t>Put GAM model output in a table in SI?</w:t>
      </w:r>
    </w:p>
  </w:comment>
  <w:comment w:id="50" w:author="Armstrong, Jonathan B" w:date="2024-06-27T15:19:00Z" w:initials="JA">
    <w:p w14:paraId="08BE7C1D" w14:textId="77777777" w:rsidR="00062E1D" w:rsidRDefault="00062E1D"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51" w:author="Levi, Taal" w:date="2024-10-24T11:10:00Z" w:initials="LT">
    <w:p w14:paraId="59253131" w14:textId="77777777" w:rsidR="00062E1D" w:rsidRDefault="00062E1D"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52" w:author="Levi, Taal" w:date="2024-10-24T11:08:00Z" w:initials="LT">
    <w:p w14:paraId="093F9C26" w14:textId="79987C98" w:rsidR="00062E1D" w:rsidRDefault="00062E1D" w:rsidP="002F0029">
      <w:r>
        <w:rPr>
          <w:rStyle w:val="CommentReference"/>
        </w:rPr>
        <w:annotationRef/>
      </w:r>
      <w:r>
        <w:rPr>
          <w:color w:val="000000"/>
          <w:sz w:val="20"/>
          <w:szCs w:val="20"/>
        </w:rPr>
        <w:t>Refer to figures in Discussion too</w:t>
      </w:r>
    </w:p>
  </w:comment>
  <w:comment w:id="53" w:author="Armstrong, Jonathan B" w:date="2024-10-10T10:37:00Z" w:initials="JA">
    <w:p w14:paraId="6493A41C" w14:textId="1AFD1044" w:rsidR="00062E1D" w:rsidRDefault="00062E1D" w:rsidP="009964FA">
      <w:r>
        <w:rPr>
          <w:rStyle w:val="CommentReference"/>
        </w:rPr>
        <w:annotationRef/>
      </w:r>
      <w:r>
        <w:rPr>
          <w:color w:val="000000"/>
          <w:sz w:val="20"/>
          <w:szCs w:val="20"/>
        </w:rPr>
        <w:t>can we connect this to any other studies where fish tolerated hypoxia</w:t>
      </w:r>
    </w:p>
  </w:comment>
  <w:comment w:id="54" w:author="Armstrong, Jonathan B" w:date="2024-10-10T10:37:00Z" w:initials="JA">
    <w:p w14:paraId="450CF4CC" w14:textId="77777777" w:rsidR="00062E1D" w:rsidRDefault="00062E1D" w:rsidP="009964FA">
      <w:r>
        <w:rPr>
          <w:rStyle w:val="CommentReference"/>
        </w:rPr>
        <w:annotationRef/>
      </w:r>
      <w:r>
        <w:rPr>
          <w:color w:val="000000"/>
          <w:sz w:val="20"/>
          <w:szCs w:val="20"/>
        </w:rPr>
        <w:t>Not critical but could make this feel more meaty</w:t>
      </w:r>
    </w:p>
  </w:comment>
  <w:comment w:id="55" w:author="Barrett, Hannah" w:date="2025-01-08T19:47:00Z" w:initials="HB">
    <w:p w14:paraId="16244171" w14:textId="77777777" w:rsidR="00721650" w:rsidRDefault="00721650" w:rsidP="00721650">
      <w:pPr>
        <w:pStyle w:val="CommentText"/>
      </w:pPr>
      <w:r>
        <w:rPr>
          <w:rStyle w:val="CommentReference"/>
        </w:rPr>
        <w:annotationRef/>
      </w:r>
      <w:r>
        <w:t>Does this make sense? Is it helpful? Found max temperature recorded for each fish and averaged across, netpen grabbed the maximum per day for the same timeframe and averaged across</w:t>
      </w:r>
    </w:p>
  </w:comment>
  <w:comment w:id="58" w:author="Barrett, Hannah" w:date="2025-01-08T20:09:00Z" w:initials="HB">
    <w:p w14:paraId="70EE4010" w14:textId="77777777" w:rsidR="00651096" w:rsidRDefault="00651096" w:rsidP="00651096">
      <w:pPr>
        <w:pStyle w:val="CommentText"/>
      </w:pPr>
      <w:r>
        <w:rPr>
          <w:rStyle w:val="CommentReference"/>
        </w:rPr>
        <w:annotationRef/>
      </w:r>
      <w:r>
        <w:t xml:space="preserve">Helpful? Taal had comment of needing to define hypoxia </w:t>
      </w:r>
    </w:p>
  </w:comment>
  <w:comment w:id="56" w:author="Barrett, Hannah" w:date="2024-10-24T02:35:00Z" w:initials="HB">
    <w:p w14:paraId="253431E7" w14:textId="22DF0A9C" w:rsidR="00062E1D" w:rsidRDefault="00062E1D" w:rsidP="000D5DC8">
      <w:pPr>
        <w:pStyle w:val="CommentText"/>
      </w:pPr>
      <w:r>
        <w:rPr>
          <w:rStyle w:val="CommentReference"/>
        </w:rPr>
        <w:annotationRef/>
      </w:r>
      <w:r>
        <w:t>Could use work</w:t>
      </w:r>
    </w:p>
  </w:comment>
  <w:comment w:id="57" w:author="Levi, Taal" w:date="2024-10-24T11:17:00Z" w:initials="LT">
    <w:p w14:paraId="4A9EB872" w14:textId="77777777" w:rsidR="00062E1D" w:rsidRDefault="00062E1D"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062E1D" w:rsidRDefault="00062E1D" w:rsidP="002F0029"/>
  </w:comment>
  <w:comment w:id="67" w:author="Levi, Taal" w:date="2024-10-24T11:22:00Z" w:initials="LT">
    <w:p w14:paraId="21974846" w14:textId="77777777" w:rsidR="00062E1D" w:rsidRDefault="00062E1D"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062E1D" w:rsidRDefault="00062E1D" w:rsidP="002F0029"/>
  </w:comment>
  <w:comment w:id="68" w:author="Ruprecht, Joel" w:date="2024-12-11T14:19:00Z" w:initials="RJ">
    <w:p w14:paraId="10828F68" w14:textId="197C713B" w:rsidR="00D7683C" w:rsidRDefault="00D7683C">
      <w:pPr>
        <w:pStyle w:val="CommentText"/>
      </w:pPr>
      <w:r>
        <w:rPr>
          <w:rStyle w:val="CommentReference"/>
        </w:rPr>
        <w:annotationRef/>
      </w:r>
      <w:r>
        <w:t xml:space="preserve">I kind of frankensteined this paragraph. I won’t be offended if you put it back to its original state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31F75C0" w15:done="0"/>
  <w15:commentEx w15:paraId="39521CC6" w15:done="1"/>
  <w15:commentEx w15:paraId="61CCF035" w15:done="1"/>
  <w15:commentEx w15:paraId="3AAFA990" w15:done="1"/>
  <w15:commentEx w15:paraId="46551188" w15:paraIdParent="3AAFA990" w15:done="1"/>
  <w15:commentEx w15:paraId="1F6E683F" w15:done="1"/>
  <w15:commentEx w15:paraId="42037432" w15:done="1"/>
  <w15:commentEx w15:paraId="2ABB00A0" w15:paraIdParent="42037432" w15:done="1"/>
  <w15:commentEx w15:paraId="12765FFA" w15:done="1"/>
  <w15:commentEx w15:paraId="2387F449" w15:done="1"/>
  <w15:commentEx w15:paraId="19A3DAAA" w15:done="1"/>
  <w15:commentEx w15:paraId="053DCBE1" w15:paraIdParent="19A3DAAA" w15:done="1"/>
  <w15:commentEx w15:paraId="78830716" w15:done="1"/>
  <w15:commentEx w15:paraId="0A814E63" w15:paraIdParent="78830716" w15:done="1"/>
  <w15:commentEx w15:paraId="588444F1" w15:done="1"/>
  <w15:commentEx w15:paraId="4C601D2E" w15:done="1"/>
  <w15:commentEx w15:paraId="5D5086E9" w15:done="1"/>
  <w15:commentEx w15:paraId="52CAC369" w15:done="1"/>
  <w15:commentEx w15:paraId="68574C1D" w15:done="0"/>
  <w15:commentEx w15:paraId="2B81CE61" w15:done="1"/>
  <w15:commentEx w15:paraId="23756150" w15:done="1"/>
  <w15:commentEx w15:paraId="5F8F5422" w15:done="1"/>
  <w15:commentEx w15:paraId="70F5D10F" w15:done="1"/>
  <w15:commentEx w15:paraId="1CA89C19" w15:done="1"/>
  <w15:commentEx w15:paraId="08BE7C1D" w15:done="1"/>
  <w15:commentEx w15:paraId="59253131" w15:done="1"/>
  <w15:commentEx w15:paraId="093F9C26" w15:done="1"/>
  <w15:commentEx w15:paraId="6493A41C" w15:done="1"/>
  <w15:commentEx w15:paraId="450CF4CC" w15:paraIdParent="6493A41C" w15:done="1"/>
  <w15:commentEx w15:paraId="16244171" w15:done="0"/>
  <w15:commentEx w15:paraId="70EE4010" w15:done="0"/>
  <w15:commentEx w15:paraId="253431E7" w15:done="1"/>
  <w15:commentEx w15:paraId="452653E3" w15:paraIdParent="253431E7" w15:done="1"/>
  <w15:commentEx w15:paraId="5E526A20" w15:done="1"/>
  <w15:commentEx w15:paraId="10828F6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C75F6BA" w16cex:dateUtc="2025-01-10T16:32:00Z"/>
  <w16cex:commentExtensible w16cex:durableId="1884C98A" w16cex:dateUtc="2024-06-27T20:08:00Z"/>
  <w16cex:commentExtensible w16cex:durableId="2A9BC061" w16cex:dateUtc="2024-09-23T17:24:00Z"/>
  <w16cex:commentExtensible w16cex:durableId="5DEB42CA" w16cex:dateUtc="2024-12-26T19:22:00Z"/>
  <w16cex:commentExtensible w16cex:durableId="25413B81" w16cex:dateUtc="2024-12-26T19:22:00Z"/>
  <w16cex:commentExtensible w16cex:durableId="732EDBE4" w16cex:dateUtc="2024-09-23T17:50:00Z"/>
  <w16cex:commentExtensible w16cex:durableId="1B3672BF" w16cex:dateUtc="2024-12-13T20:45:00Z"/>
  <w16cex:commentExtensible w16cex:durableId="2A9BCA42" w16cex:dateUtc="2024-09-23T18:06:00Z"/>
  <w16cex:commentExtensible w16cex:durableId="0A5CF9E2" w16cex:dateUtc="2024-10-24T17:00:00Z"/>
  <w16cex:commentExtensible w16cex:durableId="1E66CC4A" w16cex:dateUtc="2024-12-13T20:57:00Z"/>
  <w16cex:commentExtensible w16cex:durableId="7437882D" w16cex:dateUtc="2024-10-24T17:07:00Z"/>
  <w16cex:commentExtensible w16cex:durableId="0F8BC233" w16cex:dateUtc="2024-12-13T20:59:00Z"/>
  <w16cex:commentExtensible w16cex:durableId="2A9BCCB7" w16cex:dateUtc="2024-09-23T18:17:00Z"/>
  <w16cex:commentExtensible w16cex:durableId="2A9BCDCE" w16cex:dateUtc="2024-09-23T18:21:00Z"/>
  <w16cex:commentExtensible w16cex:durableId="31676CB2" w16cex:dateUtc="2025-01-09T22:21:00Z"/>
  <w16cex:commentExtensible w16cex:durableId="573F1CBF" w16cex:dateUtc="2024-06-27T21:52:00Z"/>
  <w16cex:commentExtensible w16cex:durableId="5601F2A9" w16cex:dateUtc="2024-06-27T22:19:00Z"/>
  <w16cex:commentExtensible w16cex:durableId="3D935653" w16cex:dateUtc="2024-10-24T18:10:00Z"/>
  <w16cex:commentExtensible w16cex:durableId="3CF2EE8F" w16cex:dateUtc="2024-10-24T18:08:00Z"/>
  <w16cex:commentExtensible w16cex:durableId="4B79E4BE" w16cex:dateUtc="2024-10-10T17:37:00Z"/>
  <w16cex:commentExtensible w16cex:durableId="1D058605" w16cex:dateUtc="2024-10-10T17:37:00Z"/>
  <w16cex:commentExtensible w16cex:durableId="04DE9ECD" w16cex:dateUtc="2025-01-09T03:47:00Z"/>
  <w16cex:commentExtensible w16cex:durableId="738E65F7" w16cex:dateUtc="2025-01-09T04:09:00Z"/>
  <w16cex:commentExtensible w16cex:durableId="35C036F3" w16cex:dateUtc="2024-10-24T09:35:00Z"/>
  <w16cex:commentExtensible w16cex:durableId="60ED1ADB" w16cex:dateUtc="2024-10-24T18:17:00Z"/>
  <w16cex:commentExtensible w16cex:durableId="57BEEA63" w16cex:dateUtc="2024-10-24T1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1F75C0" w16cid:durableId="3C75F6BA"/>
  <w16cid:commentId w16cid:paraId="39521CC6" w16cid:durableId="1884C98A"/>
  <w16cid:commentId w16cid:paraId="61CCF035" w16cid:durableId="2A9BC061"/>
  <w16cid:commentId w16cid:paraId="3AAFA990" w16cid:durableId="5DEB42CA"/>
  <w16cid:commentId w16cid:paraId="46551188" w16cid:durableId="25413B81"/>
  <w16cid:commentId w16cid:paraId="1F6E683F" w16cid:durableId="732EDBE4"/>
  <w16cid:commentId w16cid:paraId="42037432" w16cid:durableId="2B03F4FF"/>
  <w16cid:commentId w16cid:paraId="2ABB00A0" w16cid:durableId="1B3672BF"/>
  <w16cid:commentId w16cid:paraId="12765FFA" w16cid:durableId="2A9BCA42"/>
  <w16cid:commentId w16cid:paraId="2387F449" w16cid:durableId="0A5CF9E2"/>
  <w16cid:commentId w16cid:paraId="19A3DAAA" w16cid:durableId="2AFACF4A"/>
  <w16cid:commentId w16cid:paraId="053DCBE1" w16cid:durableId="1E66CC4A"/>
  <w16cid:commentId w16cid:paraId="78830716" w16cid:durableId="7437882D"/>
  <w16cid:commentId w16cid:paraId="0A814E63" w16cid:durableId="0F8BC233"/>
  <w16cid:commentId w16cid:paraId="588444F1" w16cid:durableId="2A9BCCB7"/>
  <w16cid:commentId w16cid:paraId="4C601D2E" w16cid:durableId="2A9BCDCE"/>
  <w16cid:commentId w16cid:paraId="5D5086E9" w16cid:durableId="2AFAD21F"/>
  <w16cid:commentId w16cid:paraId="52CAC369" w16cid:durableId="2AFAF3F6"/>
  <w16cid:commentId w16cid:paraId="68574C1D" w16cid:durableId="31676CB2"/>
  <w16cid:commentId w16cid:paraId="2B81CE61" w16cid:durableId="2AFAF92C"/>
  <w16cid:commentId w16cid:paraId="23756150" w16cid:durableId="573F1CBF"/>
  <w16cid:commentId w16cid:paraId="5F8F5422" w16cid:durableId="2AFAFAF8"/>
  <w16cid:commentId w16cid:paraId="70F5D10F" w16cid:durableId="2AFB04AC"/>
  <w16cid:commentId w16cid:paraId="1CA89C19" w16cid:durableId="2B040816"/>
  <w16cid:commentId w16cid:paraId="08BE7C1D" w16cid:durableId="5601F2A9"/>
  <w16cid:commentId w16cid:paraId="59253131" w16cid:durableId="3D935653"/>
  <w16cid:commentId w16cid:paraId="093F9C26" w16cid:durableId="3CF2EE8F"/>
  <w16cid:commentId w16cid:paraId="6493A41C" w16cid:durableId="4B79E4BE"/>
  <w16cid:commentId w16cid:paraId="450CF4CC" w16cid:durableId="1D058605"/>
  <w16cid:commentId w16cid:paraId="16244171" w16cid:durableId="04DE9ECD"/>
  <w16cid:commentId w16cid:paraId="70EE4010" w16cid:durableId="738E65F7"/>
  <w16cid:commentId w16cid:paraId="253431E7" w16cid:durableId="35C036F3"/>
  <w16cid:commentId w16cid:paraId="452653E3" w16cid:durableId="60ED1ADB"/>
  <w16cid:commentId w16cid:paraId="5E526A20" w16cid:durableId="57BEEA63"/>
  <w16cid:commentId w16cid:paraId="10828F68" w16cid:durableId="2B041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B96A3E" w14:textId="77777777" w:rsidR="00DB0E55" w:rsidRDefault="00DB0E55" w:rsidP="00B724DC">
      <w:pPr>
        <w:spacing w:after="0" w:line="240" w:lineRule="auto"/>
      </w:pPr>
      <w:r>
        <w:separator/>
      </w:r>
    </w:p>
  </w:endnote>
  <w:endnote w:type="continuationSeparator" w:id="0">
    <w:p w14:paraId="0305F06C" w14:textId="77777777" w:rsidR="00DB0E55" w:rsidRDefault="00DB0E55"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C031A" w14:textId="77777777" w:rsidR="00DB0E55" w:rsidRDefault="00DB0E55" w:rsidP="00B724DC">
      <w:pPr>
        <w:spacing w:after="0" w:line="240" w:lineRule="auto"/>
      </w:pPr>
      <w:r>
        <w:separator/>
      </w:r>
    </w:p>
  </w:footnote>
  <w:footnote w:type="continuationSeparator" w:id="0">
    <w:p w14:paraId="0B668EDE" w14:textId="77777777" w:rsidR="00DB0E55" w:rsidRDefault="00DB0E55"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1"/>
  </w:num>
  <w:num w:numId="3" w16cid:durableId="2930222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arrett, Hannah">
    <w15:presenceInfo w15:providerId="AD" w15:userId="S::barrehan@oregonstate.edu::57f09693-edb2-4815-b1b6-2409887e2546"/>
  </w15:person>
  <w15:person w15:author="Armstrong, Jonathan B">
    <w15:presenceInfo w15:providerId="AD" w15:userId="S::armstrjo@oregonstate.edu::8950d233-ab32-4dff-b2f6-fbd6cbea6106"/>
  </w15:person>
  <w15:person w15:author="Jessi Kershner">
    <w15:presenceInfo w15:providerId="None" w15:userId="Jessi Kershner"/>
  </w15:person>
  <w15:person w15:author="Ruprecht, Joel">
    <w15:presenceInfo w15:providerId="AD" w15:userId="S-1-5-21-828376571-1197701538-1844936127-300814"/>
  </w15:person>
  <w15:person w15:author="Levi, Taal">
    <w15:presenceInfo w15:providerId="AD" w15:userId="S::levit@oregonstate.edu::7234228d-4a2e-48e5-a273-92959f0ae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3B96"/>
    <w:rsid w:val="0002563A"/>
    <w:rsid w:val="00037692"/>
    <w:rsid w:val="000501C4"/>
    <w:rsid w:val="000509CB"/>
    <w:rsid w:val="00051C8E"/>
    <w:rsid w:val="000525A6"/>
    <w:rsid w:val="00055194"/>
    <w:rsid w:val="00060924"/>
    <w:rsid w:val="00062E1D"/>
    <w:rsid w:val="00062F22"/>
    <w:rsid w:val="000632A6"/>
    <w:rsid w:val="00063922"/>
    <w:rsid w:val="00070C92"/>
    <w:rsid w:val="0007288F"/>
    <w:rsid w:val="00075D49"/>
    <w:rsid w:val="0007649C"/>
    <w:rsid w:val="000765B8"/>
    <w:rsid w:val="000767C3"/>
    <w:rsid w:val="0008341E"/>
    <w:rsid w:val="0008366E"/>
    <w:rsid w:val="00087699"/>
    <w:rsid w:val="000957BD"/>
    <w:rsid w:val="000A4DBD"/>
    <w:rsid w:val="000B35C0"/>
    <w:rsid w:val="000B5A37"/>
    <w:rsid w:val="000B6F7C"/>
    <w:rsid w:val="000C14A9"/>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4B9F"/>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9D4"/>
    <w:rsid w:val="001D08BD"/>
    <w:rsid w:val="001D0E3A"/>
    <w:rsid w:val="001D1CBB"/>
    <w:rsid w:val="001E0E68"/>
    <w:rsid w:val="001E399A"/>
    <w:rsid w:val="001E7C41"/>
    <w:rsid w:val="001F2CFA"/>
    <w:rsid w:val="001F4C28"/>
    <w:rsid w:val="002001C2"/>
    <w:rsid w:val="00200B74"/>
    <w:rsid w:val="0020159F"/>
    <w:rsid w:val="00202EDC"/>
    <w:rsid w:val="00206F8E"/>
    <w:rsid w:val="002103C3"/>
    <w:rsid w:val="0021394A"/>
    <w:rsid w:val="00217648"/>
    <w:rsid w:val="00223C12"/>
    <w:rsid w:val="00225C08"/>
    <w:rsid w:val="0023045E"/>
    <w:rsid w:val="00231B40"/>
    <w:rsid w:val="002362ED"/>
    <w:rsid w:val="002366EE"/>
    <w:rsid w:val="002421B2"/>
    <w:rsid w:val="00246C80"/>
    <w:rsid w:val="00250F9B"/>
    <w:rsid w:val="002516C1"/>
    <w:rsid w:val="00254FC3"/>
    <w:rsid w:val="002603A7"/>
    <w:rsid w:val="00260726"/>
    <w:rsid w:val="0026255C"/>
    <w:rsid w:val="00264593"/>
    <w:rsid w:val="00265802"/>
    <w:rsid w:val="00267A04"/>
    <w:rsid w:val="00272B1D"/>
    <w:rsid w:val="00275D09"/>
    <w:rsid w:val="0027746D"/>
    <w:rsid w:val="0027799E"/>
    <w:rsid w:val="002814CA"/>
    <w:rsid w:val="00284B74"/>
    <w:rsid w:val="00284D06"/>
    <w:rsid w:val="0028590D"/>
    <w:rsid w:val="0029691A"/>
    <w:rsid w:val="002A277D"/>
    <w:rsid w:val="002A2895"/>
    <w:rsid w:val="002A2EFD"/>
    <w:rsid w:val="002A79D7"/>
    <w:rsid w:val="002B2071"/>
    <w:rsid w:val="002B27EB"/>
    <w:rsid w:val="002C4E43"/>
    <w:rsid w:val="002C5B79"/>
    <w:rsid w:val="002C6BF4"/>
    <w:rsid w:val="002C7D03"/>
    <w:rsid w:val="002D24B1"/>
    <w:rsid w:val="002D3DF2"/>
    <w:rsid w:val="002D632E"/>
    <w:rsid w:val="002D681C"/>
    <w:rsid w:val="002E05DB"/>
    <w:rsid w:val="002E3FA7"/>
    <w:rsid w:val="002E6ADE"/>
    <w:rsid w:val="002F0029"/>
    <w:rsid w:val="002F0138"/>
    <w:rsid w:val="002F05CC"/>
    <w:rsid w:val="002F465D"/>
    <w:rsid w:val="002F589F"/>
    <w:rsid w:val="0030363D"/>
    <w:rsid w:val="00310438"/>
    <w:rsid w:val="00314DF4"/>
    <w:rsid w:val="003211F2"/>
    <w:rsid w:val="003230F3"/>
    <w:rsid w:val="00326996"/>
    <w:rsid w:val="00327F4C"/>
    <w:rsid w:val="00330F26"/>
    <w:rsid w:val="0033492C"/>
    <w:rsid w:val="00336332"/>
    <w:rsid w:val="003373C4"/>
    <w:rsid w:val="003374DF"/>
    <w:rsid w:val="0033789E"/>
    <w:rsid w:val="00341AD2"/>
    <w:rsid w:val="003463BD"/>
    <w:rsid w:val="003570D6"/>
    <w:rsid w:val="0036293A"/>
    <w:rsid w:val="00364088"/>
    <w:rsid w:val="00364634"/>
    <w:rsid w:val="00364FB1"/>
    <w:rsid w:val="003668A0"/>
    <w:rsid w:val="00371E66"/>
    <w:rsid w:val="0037218D"/>
    <w:rsid w:val="00384962"/>
    <w:rsid w:val="003851F1"/>
    <w:rsid w:val="00386954"/>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571C"/>
    <w:rsid w:val="003D6E9E"/>
    <w:rsid w:val="003D7CF6"/>
    <w:rsid w:val="003E1439"/>
    <w:rsid w:val="003E226A"/>
    <w:rsid w:val="003E6D6D"/>
    <w:rsid w:val="003E7E85"/>
    <w:rsid w:val="003F4F2E"/>
    <w:rsid w:val="003F698F"/>
    <w:rsid w:val="00401434"/>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3FB7"/>
    <w:rsid w:val="00484F6D"/>
    <w:rsid w:val="004A1FE8"/>
    <w:rsid w:val="004A2890"/>
    <w:rsid w:val="004A2EE4"/>
    <w:rsid w:val="004A3E17"/>
    <w:rsid w:val="004A3FCC"/>
    <w:rsid w:val="004B26CF"/>
    <w:rsid w:val="004B2F7C"/>
    <w:rsid w:val="004B55FC"/>
    <w:rsid w:val="004C1E6A"/>
    <w:rsid w:val="004C497B"/>
    <w:rsid w:val="004C4CEC"/>
    <w:rsid w:val="004D02BB"/>
    <w:rsid w:val="004D0C40"/>
    <w:rsid w:val="004D224A"/>
    <w:rsid w:val="004E4673"/>
    <w:rsid w:val="004E549D"/>
    <w:rsid w:val="004F4A41"/>
    <w:rsid w:val="005064CA"/>
    <w:rsid w:val="0051426B"/>
    <w:rsid w:val="00527751"/>
    <w:rsid w:val="00530551"/>
    <w:rsid w:val="0053367A"/>
    <w:rsid w:val="00533C0D"/>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B7213"/>
    <w:rsid w:val="005C7418"/>
    <w:rsid w:val="005C7858"/>
    <w:rsid w:val="005C7AC1"/>
    <w:rsid w:val="005D1716"/>
    <w:rsid w:val="005D2126"/>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3121A"/>
    <w:rsid w:val="00631D22"/>
    <w:rsid w:val="00631E65"/>
    <w:rsid w:val="006326CC"/>
    <w:rsid w:val="006345A9"/>
    <w:rsid w:val="006414BA"/>
    <w:rsid w:val="00643783"/>
    <w:rsid w:val="0064675C"/>
    <w:rsid w:val="00646A79"/>
    <w:rsid w:val="00651096"/>
    <w:rsid w:val="00652855"/>
    <w:rsid w:val="006566D7"/>
    <w:rsid w:val="006631A2"/>
    <w:rsid w:val="006708B1"/>
    <w:rsid w:val="00672E86"/>
    <w:rsid w:val="006826F0"/>
    <w:rsid w:val="00692CA8"/>
    <w:rsid w:val="006959BF"/>
    <w:rsid w:val="00696499"/>
    <w:rsid w:val="00697FC2"/>
    <w:rsid w:val="006A087A"/>
    <w:rsid w:val="006B369A"/>
    <w:rsid w:val="006C12B3"/>
    <w:rsid w:val="006C3760"/>
    <w:rsid w:val="006C3DDA"/>
    <w:rsid w:val="006C5989"/>
    <w:rsid w:val="006C599A"/>
    <w:rsid w:val="006D326B"/>
    <w:rsid w:val="006D454D"/>
    <w:rsid w:val="006D48CD"/>
    <w:rsid w:val="006E44D9"/>
    <w:rsid w:val="006E45ED"/>
    <w:rsid w:val="006E5475"/>
    <w:rsid w:val="006F12A2"/>
    <w:rsid w:val="006F15A4"/>
    <w:rsid w:val="006F23EF"/>
    <w:rsid w:val="0070073F"/>
    <w:rsid w:val="00700AC4"/>
    <w:rsid w:val="00703D23"/>
    <w:rsid w:val="00713E93"/>
    <w:rsid w:val="007156B0"/>
    <w:rsid w:val="00716077"/>
    <w:rsid w:val="00716346"/>
    <w:rsid w:val="00716C2B"/>
    <w:rsid w:val="00721650"/>
    <w:rsid w:val="00737FE5"/>
    <w:rsid w:val="007434FD"/>
    <w:rsid w:val="00750AF8"/>
    <w:rsid w:val="0075130D"/>
    <w:rsid w:val="00772861"/>
    <w:rsid w:val="007811C6"/>
    <w:rsid w:val="00781528"/>
    <w:rsid w:val="00783964"/>
    <w:rsid w:val="00783E76"/>
    <w:rsid w:val="00794FA2"/>
    <w:rsid w:val="0079546D"/>
    <w:rsid w:val="00795A38"/>
    <w:rsid w:val="007978E2"/>
    <w:rsid w:val="007A1134"/>
    <w:rsid w:val="007A2E0B"/>
    <w:rsid w:val="007A752C"/>
    <w:rsid w:val="007B16A6"/>
    <w:rsid w:val="007B1E64"/>
    <w:rsid w:val="007B2421"/>
    <w:rsid w:val="007B45C4"/>
    <w:rsid w:val="007C04DA"/>
    <w:rsid w:val="007C051C"/>
    <w:rsid w:val="007C50DC"/>
    <w:rsid w:val="007C5612"/>
    <w:rsid w:val="007C65B6"/>
    <w:rsid w:val="007D1052"/>
    <w:rsid w:val="007D335E"/>
    <w:rsid w:val="007D3F56"/>
    <w:rsid w:val="007D5781"/>
    <w:rsid w:val="007E333F"/>
    <w:rsid w:val="007E4574"/>
    <w:rsid w:val="007F0D70"/>
    <w:rsid w:val="007F38DF"/>
    <w:rsid w:val="00800608"/>
    <w:rsid w:val="0080104B"/>
    <w:rsid w:val="00803B7E"/>
    <w:rsid w:val="00803D83"/>
    <w:rsid w:val="00811080"/>
    <w:rsid w:val="008202E3"/>
    <w:rsid w:val="0082418F"/>
    <w:rsid w:val="0082548D"/>
    <w:rsid w:val="00830145"/>
    <w:rsid w:val="00833075"/>
    <w:rsid w:val="00833ED9"/>
    <w:rsid w:val="008407B4"/>
    <w:rsid w:val="00842E1A"/>
    <w:rsid w:val="00842E7B"/>
    <w:rsid w:val="00843A04"/>
    <w:rsid w:val="00845AE1"/>
    <w:rsid w:val="00847C04"/>
    <w:rsid w:val="00852BAD"/>
    <w:rsid w:val="00854D62"/>
    <w:rsid w:val="008566CE"/>
    <w:rsid w:val="0086059A"/>
    <w:rsid w:val="00861B0E"/>
    <w:rsid w:val="00865DBF"/>
    <w:rsid w:val="0087533A"/>
    <w:rsid w:val="0087616D"/>
    <w:rsid w:val="00880B06"/>
    <w:rsid w:val="0088740F"/>
    <w:rsid w:val="00892CC9"/>
    <w:rsid w:val="0089418C"/>
    <w:rsid w:val="00894BD4"/>
    <w:rsid w:val="00894FD6"/>
    <w:rsid w:val="008951AA"/>
    <w:rsid w:val="008959A0"/>
    <w:rsid w:val="008A13F5"/>
    <w:rsid w:val="008A5A7F"/>
    <w:rsid w:val="008A7875"/>
    <w:rsid w:val="008B1184"/>
    <w:rsid w:val="008C4425"/>
    <w:rsid w:val="008D39CF"/>
    <w:rsid w:val="008E0CEA"/>
    <w:rsid w:val="008E1B4C"/>
    <w:rsid w:val="008E494C"/>
    <w:rsid w:val="008E5751"/>
    <w:rsid w:val="008F703A"/>
    <w:rsid w:val="009037B5"/>
    <w:rsid w:val="009048F0"/>
    <w:rsid w:val="00906CED"/>
    <w:rsid w:val="0090757D"/>
    <w:rsid w:val="009123AC"/>
    <w:rsid w:val="009127CF"/>
    <w:rsid w:val="00913CE7"/>
    <w:rsid w:val="00914135"/>
    <w:rsid w:val="0092140B"/>
    <w:rsid w:val="0093039B"/>
    <w:rsid w:val="0093154A"/>
    <w:rsid w:val="00941C9B"/>
    <w:rsid w:val="00944635"/>
    <w:rsid w:val="00944AF6"/>
    <w:rsid w:val="00945594"/>
    <w:rsid w:val="00955527"/>
    <w:rsid w:val="00961AE6"/>
    <w:rsid w:val="0098248F"/>
    <w:rsid w:val="00990081"/>
    <w:rsid w:val="009906FB"/>
    <w:rsid w:val="00991472"/>
    <w:rsid w:val="00991D28"/>
    <w:rsid w:val="009964FA"/>
    <w:rsid w:val="009973AE"/>
    <w:rsid w:val="009A2557"/>
    <w:rsid w:val="009A6F3A"/>
    <w:rsid w:val="009A7779"/>
    <w:rsid w:val="009B18A0"/>
    <w:rsid w:val="009B3D66"/>
    <w:rsid w:val="009B47A2"/>
    <w:rsid w:val="009C3BBF"/>
    <w:rsid w:val="009C46C4"/>
    <w:rsid w:val="009C7EEE"/>
    <w:rsid w:val="009D14BD"/>
    <w:rsid w:val="009D2C41"/>
    <w:rsid w:val="009E1702"/>
    <w:rsid w:val="009E5788"/>
    <w:rsid w:val="009E5AF1"/>
    <w:rsid w:val="00A007DA"/>
    <w:rsid w:val="00A12807"/>
    <w:rsid w:val="00A151E0"/>
    <w:rsid w:val="00A156CC"/>
    <w:rsid w:val="00A17BA1"/>
    <w:rsid w:val="00A24D79"/>
    <w:rsid w:val="00A30307"/>
    <w:rsid w:val="00A36135"/>
    <w:rsid w:val="00A4179D"/>
    <w:rsid w:val="00A44FFD"/>
    <w:rsid w:val="00A45C8B"/>
    <w:rsid w:val="00A46028"/>
    <w:rsid w:val="00A51219"/>
    <w:rsid w:val="00A54FA2"/>
    <w:rsid w:val="00A55407"/>
    <w:rsid w:val="00A60C73"/>
    <w:rsid w:val="00A72C79"/>
    <w:rsid w:val="00A7340F"/>
    <w:rsid w:val="00A73636"/>
    <w:rsid w:val="00A737C0"/>
    <w:rsid w:val="00A774D4"/>
    <w:rsid w:val="00A77A96"/>
    <w:rsid w:val="00A77D14"/>
    <w:rsid w:val="00A77F12"/>
    <w:rsid w:val="00A843C6"/>
    <w:rsid w:val="00A93194"/>
    <w:rsid w:val="00A937C2"/>
    <w:rsid w:val="00A942A9"/>
    <w:rsid w:val="00A97F6B"/>
    <w:rsid w:val="00AA00EE"/>
    <w:rsid w:val="00AA3A7C"/>
    <w:rsid w:val="00AA6E85"/>
    <w:rsid w:val="00AB0838"/>
    <w:rsid w:val="00AB3B4C"/>
    <w:rsid w:val="00AB3E0A"/>
    <w:rsid w:val="00AB7323"/>
    <w:rsid w:val="00AC3BB3"/>
    <w:rsid w:val="00AC435C"/>
    <w:rsid w:val="00AD001A"/>
    <w:rsid w:val="00AD57CC"/>
    <w:rsid w:val="00AD5CC8"/>
    <w:rsid w:val="00AE419C"/>
    <w:rsid w:val="00AE6379"/>
    <w:rsid w:val="00AE68C7"/>
    <w:rsid w:val="00AF0BB0"/>
    <w:rsid w:val="00AF3719"/>
    <w:rsid w:val="00B02A4E"/>
    <w:rsid w:val="00B079E3"/>
    <w:rsid w:val="00B17B29"/>
    <w:rsid w:val="00B23CCF"/>
    <w:rsid w:val="00B26726"/>
    <w:rsid w:val="00B277BF"/>
    <w:rsid w:val="00B3149C"/>
    <w:rsid w:val="00B3476A"/>
    <w:rsid w:val="00B359F7"/>
    <w:rsid w:val="00B35BBE"/>
    <w:rsid w:val="00B35DF1"/>
    <w:rsid w:val="00B407EB"/>
    <w:rsid w:val="00B425D0"/>
    <w:rsid w:val="00B54233"/>
    <w:rsid w:val="00B578B3"/>
    <w:rsid w:val="00B60686"/>
    <w:rsid w:val="00B63DE7"/>
    <w:rsid w:val="00B724DC"/>
    <w:rsid w:val="00B75519"/>
    <w:rsid w:val="00B77EA1"/>
    <w:rsid w:val="00B82A69"/>
    <w:rsid w:val="00B90B47"/>
    <w:rsid w:val="00B92C93"/>
    <w:rsid w:val="00B96566"/>
    <w:rsid w:val="00B97402"/>
    <w:rsid w:val="00B9760F"/>
    <w:rsid w:val="00BA1D11"/>
    <w:rsid w:val="00BA2372"/>
    <w:rsid w:val="00BA2B50"/>
    <w:rsid w:val="00BA3945"/>
    <w:rsid w:val="00BA4BA0"/>
    <w:rsid w:val="00BA4CF1"/>
    <w:rsid w:val="00BA6ADA"/>
    <w:rsid w:val="00BB3F35"/>
    <w:rsid w:val="00BB6E61"/>
    <w:rsid w:val="00BC500E"/>
    <w:rsid w:val="00BD7285"/>
    <w:rsid w:val="00BD7F9A"/>
    <w:rsid w:val="00BE25E8"/>
    <w:rsid w:val="00BE35A9"/>
    <w:rsid w:val="00BE38FC"/>
    <w:rsid w:val="00BF182E"/>
    <w:rsid w:val="00BF3145"/>
    <w:rsid w:val="00BF5694"/>
    <w:rsid w:val="00BF7CA6"/>
    <w:rsid w:val="00BF7E1A"/>
    <w:rsid w:val="00C039DC"/>
    <w:rsid w:val="00C04F05"/>
    <w:rsid w:val="00C13FAA"/>
    <w:rsid w:val="00C15FE2"/>
    <w:rsid w:val="00C172EB"/>
    <w:rsid w:val="00C25797"/>
    <w:rsid w:val="00C25874"/>
    <w:rsid w:val="00C25C0A"/>
    <w:rsid w:val="00C358B4"/>
    <w:rsid w:val="00C42A4C"/>
    <w:rsid w:val="00C435C4"/>
    <w:rsid w:val="00C441F8"/>
    <w:rsid w:val="00C449D6"/>
    <w:rsid w:val="00C55317"/>
    <w:rsid w:val="00C56B0A"/>
    <w:rsid w:val="00C579C4"/>
    <w:rsid w:val="00C6236E"/>
    <w:rsid w:val="00C83A2C"/>
    <w:rsid w:val="00C91E81"/>
    <w:rsid w:val="00C9210B"/>
    <w:rsid w:val="00C959C5"/>
    <w:rsid w:val="00CA4870"/>
    <w:rsid w:val="00CA562B"/>
    <w:rsid w:val="00CB1A28"/>
    <w:rsid w:val="00CB3480"/>
    <w:rsid w:val="00CB5657"/>
    <w:rsid w:val="00CB6004"/>
    <w:rsid w:val="00CC28BB"/>
    <w:rsid w:val="00CC56E6"/>
    <w:rsid w:val="00CD1070"/>
    <w:rsid w:val="00CD1AB4"/>
    <w:rsid w:val="00CD3009"/>
    <w:rsid w:val="00CD437D"/>
    <w:rsid w:val="00CD5133"/>
    <w:rsid w:val="00CD51C4"/>
    <w:rsid w:val="00CE28BA"/>
    <w:rsid w:val="00CE5636"/>
    <w:rsid w:val="00CF1B58"/>
    <w:rsid w:val="00CF1E2D"/>
    <w:rsid w:val="00CF4DB5"/>
    <w:rsid w:val="00CF701B"/>
    <w:rsid w:val="00D0534A"/>
    <w:rsid w:val="00D059F0"/>
    <w:rsid w:val="00D11C16"/>
    <w:rsid w:val="00D137F0"/>
    <w:rsid w:val="00D2205F"/>
    <w:rsid w:val="00D22412"/>
    <w:rsid w:val="00D234CC"/>
    <w:rsid w:val="00D23599"/>
    <w:rsid w:val="00D2468F"/>
    <w:rsid w:val="00D3471B"/>
    <w:rsid w:val="00D36937"/>
    <w:rsid w:val="00D36DD8"/>
    <w:rsid w:val="00D379FB"/>
    <w:rsid w:val="00D455B2"/>
    <w:rsid w:val="00D45DFE"/>
    <w:rsid w:val="00D50B14"/>
    <w:rsid w:val="00D50B74"/>
    <w:rsid w:val="00D53B18"/>
    <w:rsid w:val="00D53F0D"/>
    <w:rsid w:val="00D575D4"/>
    <w:rsid w:val="00D57B11"/>
    <w:rsid w:val="00D62523"/>
    <w:rsid w:val="00D66F44"/>
    <w:rsid w:val="00D70C45"/>
    <w:rsid w:val="00D7683C"/>
    <w:rsid w:val="00D8633D"/>
    <w:rsid w:val="00D929D1"/>
    <w:rsid w:val="00D941F4"/>
    <w:rsid w:val="00D946C3"/>
    <w:rsid w:val="00DA0F16"/>
    <w:rsid w:val="00DA2B32"/>
    <w:rsid w:val="00DA70FF"/>
    <w:rsid w:val="00DB0E55"/>
    <w:rsid w:val="00DB2EF4"/>
    <w:rsid w:val="00DB4B1C"/>
    <w:rsid w:val="00DB5DF0"/>
    <w:rsid w:val="00DB638B"/>
    <w:rsid w:val="00DB7A7B"/>
    <w:rsid w:val="00DD7776"/>
    <w:rsid w:val="00DE06A3"/>
    <w:rsid w:val="00DE0BE3"/>
    <w:rsid w:val="00DE3A9C"/>
    <w:rsid w:val="00DE47E2"/>
    <w:rsid w:val="00DF4A69"/>
    <w:rsid w:val="00DF5CAD"/>
    <w:rsid w:val="00E03AA9"/>
    <w:rsid w:val="00E04F5D"/>
    <w:rsid w:val="00E110E8"/>
    <w:rsid w:val="00E17AD1"/>
    <w:rsid w:val="00E228EF"/>
    <w:rsid w:val="00E23512"/>
    <w:rsid w:val="00E3286E"/>
    <w:rsid w:val="00E37977"/>
    <w:rsid w:val="00E446C6"/>
    <w:rsid w:val="00E44E4C"/>
    <w:rsid w:val="00E55F00"/>
    <w:rsid w:val="00E55F4A"/>
    <w:rsid w:val="00E56DA3"/>
    <w:rsid w:val="00E5741D"/>
    <w:rsid w:val="00E644AE"/>
    <w:rsid w:val="00E75119"/>
    <w:rsid w:val="00E90954"/>
    <w:rsid w:val="00E90BB8"/>
    <w:rsid w:val="00E940C2"/>
    <w:rsid w:val="00EA027F"/>
    <w:rsid w:val="00EA4047"/>
    <w:rsid w:val="00EA7622"/>
    <w:rsid w:val="00EB712A"/>
    <w:rsid w:val="00EB74A6"/>
    <w:rsid w:val="00EC083F"/>
    <w:rsid w:val="00EC118F"/>
    <w:rsid w:val="00EC1F74"/>
    <w:rsid w:val="00EC5384"/>
    <w:rsid w:val="00EC7710"/>
    <w:rsid w:val="00ED271C"/>
    <w:rsid w:val="00ED34AF"/>
    <w:rsid w:val="00ED752A"/>
    <w:rsid w:val="00EE39A7"/>
    <w:rsid w:val="00EF0F99"/>
    <w:rsid w:val="00EF238B"/>
    <w:rsid w:val="00EF410A"/>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35F3"/>
    <w:rsid w:val="00F674A3"/>
    <w:rsid w:val="00F72293"/>
    <w:rsid w:val="00F74724"/>
    <w:rsid w:val="00F74B6B"/>
    <w:rsid w:val="00F7596D"/>
    <w:rsid w:val="00F8728F"/>
    <w:rsid w:val="00F91A6A"/>
    <w:rsid w:val="00FA16CC"/>
    <w:rsid w:val="00FB2F47"/>
    <w:rsid w:val="00FB3FAB"/>
    <w:rsid w:val="00FC00D1"/>
    <w:rsid w:val="00FC0168"/>
    <w:rsid w:val="00FC1F1F"/>
    <w:rsid w:val="00FC3B71"/>
    <w:rsid w:val="00FC5A0A"/>
    <w:rsid w:val="00FD00FA"/>
    <w:rsid w:val="00FD2FB6"/>
    <w:rsid w:val="00FD3A52"/>
    <w:rsid w:val="00FD61DF"/>
    <w:rsid w:val="00FE6CC5"/>
    <w:rsid w:val="00FE7C25"/>
    <w:rsid w:val="00FF09FF"/>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2710</TotalTime>
  <Pages>29</Pages>
  <Words>27246</Words>
  <Characters>155306</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182188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22</cp:revision>
  <dcterms:created xsi:type="dcterms:W3CDTF">2024-12-26T19:25:00Z</dcterms:created>
  <dcterms:modified xsi:type="dcterms:W3CDTF">2025-01-10T16:32:00Z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id="S1iohpv6"/&gt;&lt;style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