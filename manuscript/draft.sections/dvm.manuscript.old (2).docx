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FC6B" w14:textId="44B7347A" w:rsidR="005C5C46"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420C40FE" w14:textId="77777777" w:rsidR="00FD4668" w:rsidRDefault="007F0D70" w:rsidP="00FD4668">
      <w:pPr>
        <w:pStyle w:val="ListParagraph"/>
        <w:numPr>
          <w:ilvl w:val="0"/>
          <w:numId w:val="4"/>
        </w:numPr>
        <w:spacing w:line="480" w:lineRule="auto"/>
        <w:rPr>
          <w:ins w:id="0" w:author="Barrett, Hannah" w:date="2025-07-11T12:33:00Z" w16du:dateUtc="2025-07-11T19:33:00Z"/>
          <w:rFonts w:ascii="Times New Roman" w:hAnsi="Times New Roman" w:cs="Times New Roman"/>
          <w:sz w:val="24"/>
          <w:szCs w:val="24"/>
        </w:rPr>
      </w:pPr>
      <w:r w:rsidRPr="00FD4668">
        <w:rPr>
          <w:rFonts w:ascii="Times New Roman" w:hAnsi="Times New Roman" w:cs="Times New Roman"/>
          <w:sz w:val="24"/>
          <w:szCs w:val="24"/>
          <w:rPrChange w:id="1" w:author="Barrett, Hannah" w:date="2025-07-11T12:32:00Z" w16du:dateUtc="2025-07-11T19:32:00Z">
            <w:rPr/>
          </w:rPrChange>
        </w:rPr>
        <w:t>Mobile organisms respond to</w:t>
      </w:r>
      <w:r w:rsidR="002C6BF4" w:rsidRPr="00FD4668">
        <w:rPr>
          <w:rFonts w:ascii="Times New Roman" w:hAnsi="Times New Roman" w:cs="Times New Roman"/>
          <w:sz w:val="24"/>
          <w:szCs w:val="24"/>
          <w:rPrChange w:id="2" w:author="Barrett, Hannah" w:date="2025-07-11T12:32:00Z" w16du:dateUtc="2025-07-11T19:32:00Z">
            <w:rPr/>
          </w:rPrChange>
        </w:rPr>
        <w:t xml:space="preserve"> multiple environmental variables</w:t>
      </w:r>
      <w:r w:rsidRPr="00FD4668">
        <w:rPr>
          <w:rFonts w:ascii="Times New Roman" w:hAnsi="Times New Roman" w:cs="Times New Roman"/>
          <w:sz w:val="24"/>
          <w:szCs w:val="24"/>
          <w:rPrChange w:id="3" w:author="Barrett, Hannah" w:date="2025-07-11T12:32:00Z" w16du:dateUtc="2025-07-11T19:32:00Z">
            <w:rPr/>
          </w:rPrChange>
        </w:rPr>
        <w:t xml:space="preserve"> </w:t>
      </w:r>
      <w:del w:id="4" w:author="Barrett, Hannah" w:date="2025-07-10T15:25:00Z" w16du:dateUtc="2025-07-10T22:25:00Z">
        <w:r w:rsidRPr="00FD4668" w:rsidDel="006F7504">
          <w:rPr>
            <w:rFonts w:ascii="Times New Roman" w:hAnsi="Times New Roman" w:cs="Times New Roman"/>
            <w:sz w:val="24"/>
            <w:szCs w:val="24"/>
            <w:rPrChange w:id="5" w:author="Barrett, Hannah" w:date="2025-07-11T12:32:00Z" w16du:dateUtc="2025-07-11T19:32:00Z">
              <w:rPr/>
            </w:rPrChange>
          </w:rPr>
          <w:delText xml:space="preserve">and </w:delText>
        </w:r>
        <w:r w:rsidR="00D50B74" w:rsidRPr="00FD4668" w:rsidDel="006F7504">
          <w:rPr>
            <w:rFonts w:ascii="Times New Roman" w:hAnsi="Times New Roman" w:cs="Times New Roman"/>
            <w:sz w:val="24"/>
            <w:szCs w:val="24"/>
            <w:rPrChange w:id="6" w:author="Barrett, Hannah" w:date="2025-07-11T12:32:00Z" w16du:dateUtc="2025-07-11T19:32:00Z">
              <w:rPr/>
            </w:rPrChange>
          </w:rPr>
          <w:delText>optimizing</w:delText>
        </w:r>
      </w:del>
      <w:proofErr w:type="gramStart"/>
      <w:ins w:id="7" w:author="Barrett, Hannah" w:date="2025-07-10T15:25:00Z" w16du:dateUtc="2025-07-10T22:25:00Z">
        <w:r w:rsidR="006F7504" w:rsidRPr="00FD4668">
          <w:rPr>
            <w:rFonts w:ascii="Times New Roman" w:hAnsi="Times New Roman" w:cs="Times New Roman"/>
            <w:sz w:val="24"/>
            <w:szCs w:val="24"/>
            <w:rPrChange w:id="8" w:author="Barrett, Hannah" w:date="2025-07-11T12:32:00Z" w16du:dateUtc="2025-07-11T19:32:00Z">
              <w:rPr/>
            </w:rPrChange>
          </w:rPr>
          <w:t>where</w:t>
        </w:r>
        <w:proofErr w:type="gramEnd"/>
        <w:r w:rsidR="006F7504" w:rsidRPr="00FD4668">
          <w:rPr>
            <w:rFonts w:ascii="Times New Roman" w:hAnsi="Times New Roman" w:cs="Times New Roman"/>
            <w:sz w:val="24"/>
            <w:szCs w:val="24"/>
            <w:rPrChange w:id="9" w:author="Barrett, Hannah" w:date="2025-07-11T12:32:00Z" w16du:dateUtc="2025-07-11T19:32:00Z">
              <w:rPr/>
            </w:rPrChange>
          </w:rPr>
          <w:t xml:space="preserve"> selecting</w:t>
        </w:r>
      </w:ins>
      <w:r w:rsidR="00D50B74" w:rsidRPr="00FD4668">
        <w:rPr>
          <w:rFonts w:ascii="Times New Roman" w:hAnsi="Times New Roman" w:cs="Times New Roman"/>
          <w:sz w:val="24"/>
          <w:szCs w:val="24"/>
          <w:rPrChange w:id="10" w:author="Barrett, Hannah" w:date="2025-07-11T12:32:00Z" w16du:dateUtc="2025-07-11T19:32:00Z">
            <w:rPr/>
          </w:rPrChange>
        </w:rPr>
        <w:t xml:space="preserve"> one habitat condition </w:t>
      </w:r>
      <w:r w:rsidRPr="00FD4668">
        <w:rPr>
          <w:rFonts w:ascii="Times New Roman" w:hAnsi="Times New Roman" w:cs="Times New Roman"/>
          <w:sz w:val="24"/>
          <w:szCs w:val="24"/>
          <w:rPrChange w:id="11" w:author="Barrett, Hannah" w:date="2025-07-11T12:32:00Z" w16du:dateUtc="2025-07-11T19:32:00Z">
            <w:rPr/>
          </w:rPrChange>
        </w:rPr>
        <w:t xml:space="preserve">often </w:t>
      </w:r>
      <w:r w:rsidR="00D50B74" w:rsidRPr="00FD4668">
        <w:rPr>
          <w:rFonts w:ascii="Times New Roman" w:hAnsi="Times New Roman" w:cs="Times New Roman"/>
          <w:sz w:val="24"/>
          <w:szCs w:val="24"/>
          <w:rPrChange w:id="12" w:author="Barrett, Hannah" w:date="2025-07-11T12:32:00Z" w16du:dateUtc="2025-07-11T19:32:00Z">
            <w:rPr/>
          </w:rPrChange>
        </w:rPr>
        <w:t>comes at the expense of another</w:t>
      </w:r>
      <w:r w:rsidR="005B19CF" w:rsidRPr="00FD4668">
        <w:rPr>
          <w:rFonts w:ascii="Times New Roman" w:hAnsi="Times New Roman" w:cs="Times New Roman"/>
          <w:sz w:val="24"/>
          <w:szCs w:val="24"/>
          <w:rPrChange w:id="13" w:author="Barrett, Hannah" w:date="2025-07-11T12:32:00Z" w16du:dateUtc="2025-07-11T19:32:00Z">
            <w:rPr/>
          </w:rPrChange>
        </w:rPr>
        <w:t>.</w:t>
      </w:r>
      <w:r w:rsidR="002C6BF4" w:rsidRPr="00FD4668">
        <w:rPr>
          <w:rFonts w:ascii="Times New Roman" w:hAnsi="Times New Roman" w:cs="Times New Roman"/>
          <w:sz w:val="24"/>
          <w:szCs w:val="24"/>
          <w:rPrChange w:id="14" w:author="Barrett, Hannah" w:date="2025-07-11T12:32:00Z" w16du:dateUtc="2025-07-11T19:32:00Z">
            <w:rPr/>
          </w:rPrChange>
        </w:rPr>
        <w:t xml:space="preserve"> </w:t>
      </w:r>
      <w:proofErr w:type="gramStart"/>
      <w:r w:rsidR="000B5A37" w:rsidRPr="00FD4668">
        <w:rPr>
          <w:rFonts w:ascii="Times New Roman" w:hAnsi="Times New Roman" w:cs="Times New Roman"/>
          <w:sz w:val="24"/>
          <w:szCs w:val="24"/>
          <w:rPrChange w:id="15" w:author="Barrett, Hannah" w:date="2025-07-11T12:32:00Z" w16du:dateUtc="2025-07-11T19:32:00Z">
            <w:rPr/>
          </w:rPrChange>
        </w:rPr>
        <w:t>Trade</w:t>
      </w:r>
      <w:proofErr w:type="gramEnd"/>
      <w:r w:rsidR="000B5A37" w:rsidRPr="00FD4668">
        <w:rPr>
          <w:rFonts w:ascii="Times New Roman" w:hAnsi="Times New Roman" w:cs="Times New Roman"/>
          <w:sz w:val="24"/>
          <w:szCs w:val="24"/>
          <w:rPrChange w:id="16" w:author="Barrett, Hannah" w:date="2025-07-11T12:32:00Z" w16du:dateUtc="2025-07-11T19:32:00Z">
            <w:rPr/>
          </w:rPrChange>
        </w:rPr>
        <w:t xml:space="preserve">-offs between temperature and dissolved oxygen are ubiquitous </w:t>
      </w:r>
      <w:r w:rsidR="005362D7" w:rsidRPr="00FD4668">
        <w:rPr>
          <w:rFonts w:ascii="Times New Roman" w:hAnsi="Times New Roman" w:cs="Times New Roman"/>
          <w:sz w:val="24"/>
          <w:szCs w:val="24"/>
          <w:rPrChange w:id="17" w:author="Barrett, Hannah" w:date="2025-07-11T12:32:00Z" w16du:dateUtc="2025-07-11T19:32:00Z">
            <w:rPr/>
          </w:rPrChange>
        </w:rPr>
        <w:t xml:space="preserve">in aquatic ecosystems, and they are also dynamic, as the day-night cycle </w:t>
      </w:r>
      <w:r w:rsidR="00181359" w:rsidRPr="00FD4668">
        <w:rPr>
          <w:rFonts w:ascii="Times New Roman" w:hAnsi="Times New Roman" w:cs="Times New Roman"/>
          <w:sz w:val="24"/>
          <w:szCs w:val="24"/>
          <w:rPrChange w:id="18" w:author="Barrett, Hannah" w:date="2025-07-11T12:32:00Z" w16du:dateUtc="2025-07-11T19:32:00Z">
            <w:rPr/>
          </w:rPrChange>
        </w:rPr>
        <w:t>drives solar absorption and photosynthesis</w:t>
      </w:r>
      <w:r w:rsidR="005362D7" w:rsidRPr="00FD4668">
        <w:rPr>
          <w:rFonts w:ascii="Times New Roman" w:hAnsi="Times New Roman" w:cs="Times New Roman"/>
          <w:sz w:val="24"/>
          <w:szCs w:val="24"/>
          <w:rPrChange w:id="19" w:author="Barrett, Hannah" w:date="2025-07-11T12:32:00Z" w16du:dateUtc="2025-07-11T19:32:00Z">
            <w:rPr/>
          </w:rPrChange>
        </w:rPr>
        <w:t xml:space="preserve">. </w:t>
      </w:r>
      <w:r w:rsidR="0093039B" w:rsidRPr="00FD4668">
        <w:rPr>
          <w:rFonts w:ascii="Times New Roman" w:hAnsi="Times New Roman" w:cs="Times New Roman"/>
          <w:sz w:val="24"/>
          <w:szCs w:val="24"/>
          <w:rPrChange w:id="20" w:author="Barrett, Hannah" w:date="2025-07-11T12:32:00Z" w16du:dateUtc="2025-07-11T19:32:00Z">
            <w:rPr/>
          </w:rPrChange>
        </w:rPr>
        <w:t xml:space="preserve">Heat stress and hypoxia </w:t>
      </w:r>
      <w:r w:rsidR="00593D6E" w:rsidRPr="00FD4668">
        <w:rPr>
          <w:rFonts w:ascii="Times New Roman" w:hAnsi="Times New Roman" w:cs="Times New Roman"/>
          <w:sz w:val="24"/>
          <w:szCs w:val="24"/>
          <w:rPrChange w:id="21" w:author="Barrett, Hannah" w:date="2025-07-11T12:32:00Z" w16du:dateUtc="2025-07-11T19:32:00Z">
            <w:rPr/>
          </w:rPrChange>
        </w:rPr>
        <w:t xml:space="preserve">often </w:t>
      </w:r>
      <w:r w:rsidR="0093039B" w:rsidRPr="00FD4668">
        <w:rPr>
          <w:rFonts w:ascii="Times New Roman" w:hAnsi="Times New Roman" w:cs="Times New Roman"/>
          <w:sz w:val="24"/>
          <w:szCs w:val="24"/>
          <w:rPrChange w:id="22" w:author="Barrett, Hannah" w:date="2025-07-11T12:32:00Z" w16du:dateUtc="2025-07-11T19:32:00Z">
            <w:rPr/>
          </w:rPrChange>
        </w:rPr>
        <w:t xml:space="preserve">occur asynchronously in the diel cycle, because temperature maximums occur in the evening and oxygen minimums occur around dawn. </w:t>
      </w:r>
      <w:r w:rsidR="007B5F4F" w:rsidRPr="00FD4668">
        <w:rPr>
          <w:rFonts w:ascii="Times New Roman" w:hAnsi="Times New Roman" w:cs="Times New Roman"/>
          <w:sz w:val="24"/>
          <w:szCs w:val="24"/>
          <w:rPrChange w:id="23" w:author="Barrett, Hannah" w:date="2025-07-11T12:32:00Z" w16du:dateUtc="2025-07-11T19:32:00Z">
            <w:rPr/>
          </w:rPrChange>
        </w:rPr>
        <w:t>A key question is whether animal behavior can soften temperature-oxygen trade-offs by exploiting this asynchrony.</w:t>
      </w:r>
      <w:r w:rsidR="005C5C46" w:rsidRPr="00FD4668">
        <w:rPr>
          <w:rFonts w:ascii="Times New Roman" w:hAnsi="Times New Roman" w:cs="Times New Roman"/>
          <w:sz w:val="24"/>
          <w:szCs w:val="24"/>
          <w:rPrChange w:id="24" w:author="Barrett, Hannah" w:date="2025-07-11T12:32:00Z" w16du:dateUtc="2025-07-11T19:32:00Z">
            <w:rPr/>
          </w:rPrChange>
        </w:rPr>
        <w:t xml:space="preserve"> </w:t>
      </w:r>
    </w:p>
    <w:p w14:paraId="55EB6390" w14:textId="03DFAEF9" w:rsidR="00FD4668" w:rsidRDefault="00A33143" w:rsidP="00FD4668">
      <w:pPr>
        <w:pStyle w:val="ListParagraph"/>
        <w:numPr>
          <w:ilvl w:val="0"/>
          <w:numId w:val="4"/>
        </w:numPr>
        <w:spacing w:line="480" w:lineRule="auto"/>
        <w:rPr>
          <w:ins w:id="25" w:author="Barrett, Hannah" w:date="2025-07-11T12:35:00Z" w16du:dateUtc="2025-07-11T19:35:00Z"/>
          <w:rFonts w:ascii="Times New Roman" w:hAnsi="Times New Roman" w:cs="Times New Roman"/>
          <w:sz w:val="24"/>
          <w:szCs w:val="24"/>
        </w:rPr>
      </w:pPr>
      <w:r w:rsidRPr="00FD4668">
        <w:rPr>
          <w:rFonts w:ascii="Times New Roman" w:hAnsi="Times New Roman" w:cs="Times New Roman"/>
          <w:sz w:val="24"/>
          <w:szCs w:val="24"/>
          <w:rPrChange w:id="26" w:author="Barrett, Hannah" w:date="2025-07-11T12:32:00Z" w16du:dateUtc="2025-07-11T19:32:00Z">
            <w:rPr/>
          </w:rPrChange>
        </w:rPr>
        <w:t>Here, w</w:t>
      </w:r>
      <w:r w:rsidR="007B5F4F" w:rsidRPr="00FD4668">
        <w:rPr>
          <w:rFonts w:ascii="Times New Roman" w:hAnsi="Times New Roman" w:cs="Times New Roman"/>
          <w:sz w:val="24"/>
          <w:szCs w:val="24"/>
          <w:rPrChange w:id="27" w:author="Barrett, Hannah" w:date="2025-07-11T12:32:00Z" w16du:dateUtc="2025-07-11T19:32:00Z">
            <w:rPr/>
          </w:rPrChange>
        </w:rPr>
        <w:t xml:space="preserve">e tested how fish respond to diurnal changes in DO and temperature within vertically stratified thermal refuges on a river floodplain. </w:t>
      </w:r>
      <w:ins w:id="28" w:author="Barrett, Hannah" w:date="2025-07-11T12:35:00Z">
        <w:r w:rsidR="00FD4668" w:rsidRPr="00FD4668">
          <w:rPr>
            <w:rFonts w:ascii="Times New Roman" w:hAnsi="Times New Roman" w:cs="Times New Roman"/>
            <w:sz w:val="24"/>
            <w:szCs w:val="24"/>
          </w:rPr>
          <w:t>Specifically, we evaluated whether fish exhibit behavioral strategies t</w:t>
        </w:r>
      </w:ins>
      <w:ins w:id="29" w:author="Barrett, Hannah" w:date="2025-07-11T12:38:00Z" w16du:dateUtc="2025-07-11T19:38:00Z">
        <w:r w:rsidR="00FD4668">
          <w:rPr>
            <w:rFonts w:ascii="Times New Roman" w:hAnsi="Times New Roman" w:cs="Times New Roman"/>
            <w:sz w:val="24"/>
            <w:szCs w:val="24"/>
          </w:rPr>
          <w:t>hat</w:t>
        </w:r>
      </w:ins>
      <w:ins w:id="30" w:author="Barrett, Hannah" w:date="2025-07-11T12:35:00Z">
        <w:r w:rsidR="00FD4668" w:rsidRPr="00FD4668">
          <w:rPr>
            <w:rFonts w:ascii="Times New Roman" w:hAnsi="Times New Roman" w:cs="Times New Roman"/>
            <w:sz w:val="24"/>
            <w:szCs w:val="24"/>
          </w:rPr>
          <w:t xml:space="preserve"> exploit asynchronous stress</w:t>
        </w:r>
      </w:ins>
      <w:ins w:id="31" w:author="Barrett, Hannah" w:date="2025-07-11T12:35:00Z" w16du:dateUtc="2025-07-11T19:35:00Z">
        <w:r w:rsidR="00FD4668">
          <w:rPr>
            <w:rFonts w:ascii="Times New Roman" w:hAnsi="Times New Roman" w:cs="Times New Roman"/>
            <w:sz w:val="24"/>
            <w:szCs w:val="24"/>
          </w:rPr>
          <w:t>ors</w:t>
        </w:r>
      </w:ins>
      <w:ins w:id="32" w:author="Barrett, Hannah" w:date="2025-07-11T12:35:00Z">
        <w:r w:rsidR="00FD4668" w:rsidRPr="00FD4668">
          <w:rPr>
            <w:rFonts w:ascii="Times New Roman" w:hAnsi="Times New Roman" w:cs="Times New Roman"/>
            <w:sz w:val="24"/>
            <w:szCs w:val="24"/>
          </w:rPr>
          <w:t xml:space="preserve"> to reduce exposure to physiologically challenging conditions.</w:t>
        </w:r>
      </w:ins>
    </w:p>
    <w:p w14:paraId="4E6CD08E" w14:textId="064C4940" w:rsidR="00FD4668" w:rsidRDefault="00FD4668" w:rsidP="00FD4668">
      <w:pPr>
        <w:pStyle w:val="ListParagraph"/>
        <w:numPr>
          <w:ilvl w:val="0"/>
          <w:numId w:val="4"/>
        </w:numPr>
        <w:spacing w:line="480" w:lineRule="auto"/>
        <w:rPr>
          <w:ins w:id="33" w:author="Barrett, Hannah" w:date="2025-07-11T12:33:00Z" w16du:dateUtc="2025-07-11T19:33:00Z"/>
          <w:rFonts w:ascii="Times New Roman" w:hAnsi="Times New Roman" w:cs="Times New Roman"/>
          <w:sz w:val="24"/>
          <w:szCs w:val="24"/>
        </w:rPr>
      </w:pPr>
      <w:ins w:id="34" w:author="Barrett, Hannah" w:date="2025-07-11T12:35:00Z">
        <w:r w:rsidRPr="00FD4668">
          <w:rPr>
            <w:rFonts w:ascii="Times New Roman" w:hAnsi="Times New Roman" w:cs="Times New Roman"/>
            <w:sz w:val="24"/>
            <w:szCs w:val="24"/>
          </w:rPr>
          <w:t xml:space="preserve">We first simulated fish depth selection under three behavioral strategies: </w:t>
        </w:r>
        <w:r w:rsidRPr="00FD4668">
          <w:rPr>
            <w:rFonts w:ascii="Times New Roman" w:hAnsi="Times New Roman" w:cs="Times New Roman"/>
            <w:sz w:val="24"/>
            <w:szCs w:val="24"/>
            <w:rPrChange w:id="35" w:author="Barrett, Hannah" w:date="2025-07-11T12:35:00Z" w16du:dateUtc="2025-07-11T19:35:00Z">
              <w:rPr>
                <w:rFonts w:ascii="Times New Roman" w:hAnsi="Times New Roman" w:cs="Times New Roman"/>
                <w:b/>
                <w:bCs/>
                <w:sz w:val="24"/>
                <w:szCs w:val="24"/>
              </w:rPr>
            </w:rPrChange>
          </w:rPr>
          <w:t xml:space="preserve">minimizing temperature, maximizing DO, or </w:t>
        </w:r>
      </w:ins>
      <w:ins w:id="36" w:author="Barrett, Hannah" w:date="2025-07-22T15:33:00Z" w16du:dateUtc="2025-07-22T22:33:00Z">
        <w:r w:rsidR="00DB7EC2">
          <w:rPr>
            <w:rFonts w:ascii="Times New Roman" w:hAnsi="Times New Roman" w:cs="Times New Roman"/>
            <w:sz w:val="24"/>
            <w:szCs w:val="24"/>
          </w:rPr>
          <w:t>balancing</w:t>
        </w:r>
      </w:ins>
      <w:ins w:id="37" w:author="Barrett, Hannah" w:date="2025-07-11T12:35:00Z">
        <w:r w:rsidRPr="00FD4668">
          <w:rPr>
            <w:rFonts w:ascii="Times New Roman" w:hAnsi="Times New Roman" w:cs="Times New Roman"/>
            <w:sz w:val="24"/>
            <w:szCs w:val="24"/>
            <w:rPrChange w:id="38" w:author="Barrett, Hannah" w:date="2025-07-11T12:35:00Z" w16du:dateUtc="2025-07-11T19:35:00Z">
              <w:rPr>
                <w:rFonts w:ascii="Times New Roman" w:hAnsi="Times New Roman" w:cs="Times New Roman"/>
                <w:b/>
                <w:bCs/>
                <w:sz w:val="24"/>
                <w:szCs w:val="24"/>
              </w:rPr>
            </w:rPrChange>
          </w:rPr>
          <w:t xml:space="preserve"> both variables</w:t>
        </w:r>
        <w:r w:rsidRPr="00FD4668">
          <w:rPr>
            <w:rFonts w:ascii="Times New Roman" w:hAnsi="Times New Roman" w:cs="Times New Roman"/>
            <w:sz w:val="24"/>
            <w:szCs w:val="24"/>
          </w:rPr>
          <w:t xml:space="preserve">. We then empirically evaluated fish behavior by </w:t>
        </w:r>
        <w:r w:rsidRPr="00FD4668">
          <w:rPr>
            <w:rFonts w:ascii="Times New Roman" w:hAnsi="Times New Roman" w:cs="Times New Roman"/>
            <w:sz w:val="24"/>
            <w:szCs w:val="24"/>
            <w:rPrChange w:id="39" w:author="Barrett, Hannah" w:date="2025-07-11T12:35:00Z" w16du:dateUtc="2025-07-11T19:35:00Z">
              <w:rPr>
                <w:rFonts w:ascii="Times New Roman" w:hAnsi="Times New Roman" w:cs="Times New Roman"/>
                <w:b/>
                <w:bCs/>
                <w:sz w:val="24"/>
                <w:szCs w:val="24"/>
              </w:rPr>
            </w:rPrChange>
          </w:rPr>
          <w:t>tagging coastal cutthroat trout with high-resolution temperature loggers and monitoring their vertical habitat use</w:t>
        </w:r>
        <w:r w:rsidRPr="00FD4668">
          <w:rPr>
            <w:rFonts w:ascii="Times New Roman" w:hAnsi="Times New Roman" w:cs="Times New Roman"/>
            <w:sz w:val="24"/>
            <w:szCs w:val="24"/>
          </w:rPr>
          <w:t xml:space="preserve"> within </w:t>
        </w:r>
        <w:r w:rsidRPr="00FD4668">
          <w:rPr>
            <w:rFonts w:ascii="Times New Roman" w:hAnsi="Times New Roman" w:cs="Times New Roman"/>
            <w:i/>
            <w:iCs/>
            <w:sz w:val="24"/>
            <w:szCs w:val="24"/>
            <w:rPrChange w:id="40" w:author="Barrett, Hannah" w:date="2025-07-11T12:38:00Z" w16du:dateUtc="2025-07-11T19:38:00Z">
              <w:rPr>
                <w:rFonts w:ascii="Times New Roman" w:hAnsi="Times New Roman" w:cs="Times New Roman"/>
                <w:sz w:val="24"/>
                <w:szCs w:val="24"/>
              </w:rPr>
            </w:rPrChange>
          </w:rPr>
          <w:t>in</w:t>
        </w:r>
      </w:ins>
      <w:ins w:id="41" w:author="Barrett, Hannah" w:date="2025-07-11T12:38:00Z" w16du:dateUtc="2025-07-11T19:38:00Z">
        <w:r w:rsidRPr="00FD4668">
          <w:rPr>
            <w:rFonts w:ascii="Times New Roman" w:hAnsi="Times New Roman" w:cs="Times New Roman"/>
            <w:i/>
            <w:iCs/>
            <w:sz w:val="24"/>
            <w:szCs w:val="24"/>
            <w:rPrChange w:id="42" w:author="Barrett, Hannah" w:date="2025-07-11T12:38:00Z" w16du:dateUtc="2025-07-11T19:38:00Z">
              <w:rPr>
                <w:rFonts w:ascii="Times New Roman" w:hAnsi="Times New Roman" w:cs="Times New Roman"/>
                <w:sz w:val="24"/>
                <w:szCs w:val="24"/>
              </w:rPr>
            </w:rPrChange>
          </w:rPr>
          <w:t>-</w:t>
        </w:r>
      </w:ins>
      <w:ins w:id="43" w:author="Barrett, Hannah" w:date="2025-07-11T12:35:00Z">
        <w:r w:rsidRPr="00FD4668">
          <w:rPr>
            <w:rFonts w:ascii="Times New Roman" w:hAnsi="Times New Roman" w:cs="Times New Roman"/>
            <w:i/>
            <w:iCs/>
            <w:sz w:val="24"/>
            <w:szCs w:val="24"/>
            <w:rPrChange w:id="44" w:author="Barrett, Hannah" w:date="2025-07-11T12:38:00Z" w16du:dateUtc="2025-07-11T19:38:00Z">
              <w:rPr>
                <w:rFonts w:ascii="Times New Roman" w:hAnsi="Times New Roman" w:cs="Times New Roman"/>
                <w:sz w:val="24"/>
                <w:szCs w:val="24"/>
              </w:rPr>
            </w:rPrChange>
          </w:rPr>
          <w:t>situ</w:t>
        </w:r>
        <w:r w:rsidRPr="00FD4668">
          <w:rPr>
            <w:rFonts w:ascii="Times New Roman" w:hAnsi="Times New Roman" w:cs="Times New Roman"/>
            <w:sz w:val="24"/>
            <w:szCs w:val="24"/>
          </w:rPr>
          <w:t xml:space="preserve"> enclosures instrumented with temperature-DO arrays.</w:t>
        </w:r>
      </w:ins>
      <w:ins w:id="45" w:author="Barrett, Hannah" w:date="2025-07-11T12:35:00Z" w16du:dateUtc="2025-07-11T19:35:00Z">
        <w:r>
          <w:rPr>
            <w:rFonts w:ascii="Times New Roman" w:hAnsi="Times New Roman" w:cs="Times New Roman"/>
            <w:sz w:val="24"/>
            <w:szCs w:val="24"/>
          </w:rPr>
          <w:t xml:space="preserve"> </w:t>
        </w:r>
      </w:ins>
      <w:del w:id="46" w:author="Barrett, Hannah" w:date="2025-07-11T12:35:00Z" w16du:dateUtc="2025-07-11T19:35:00Z">
        <w:r w:rsidR="007B5F4F" w:rsidRPr="00FD4668" w:rsidDel="00FD4668">
          <w:rPr>
            <w:rFonts w:ascii="Times New Roman" w:hAnsi="Times New Roman" w:cs="Times New Roman"/>
            <w:sz w:val="24"/>
            <w:szCs w:val="24"/>
            <w:rPrChange w:id="47" w:author="Barrett, Hannah" w:date="2025-07-11T12:32:00Z" w16du:dateUtc="2025-07-11T19:32:00Z">
              <w:rPr/>
            </w:rPrChange>
          </w:rPr>
          <w:delText xml:space="preserve">First, we used empirical environmental data to simulate three behavioral strategies; a fish that minimizes temperature, a fish that maximizes DO, and a fish that optimizes both temperature and DO. Next, we held fish </w:delText>
        </w:r>
        <w:r w:rsidR="007B5F4F" w:rsidRPr="00FD4668" w:rsidDel="00FD4668">
          <w:rPr>
            <w:rFonts w:ascii="Times New Roman" w:hAnsi="Times New Roman" w:cs="Times New Roman"/>
            <w:i/>
            <w:iCs/>
            <w:sz w:val="24"/>
            <w:szCs w:val="24"/>
            <w:rPrChange w:id="48" w:author="Barrett, Hannah" w:date="2025-07-11T12:32:00Z" w16du:dateUtc="2025-07-11T19:32:00Z">
              <w:rPr>
                <w:i/>
                <w:iCs/>
              </w:rPr>
            </w:rPrChange>
          </w:rPr>
          <w:delText>in-situ</w:delText>
        </w:r>
        <w:r w:rsidR="007B5F4F" w:rsidRPr="00FD4668" w:rsidDel="00FD4668">
          <w:rPr>
            <w:rFonts w:ascii="Times New Roman" w:hAnsi="Times New Roman" w:cs="Times New Roman"/>
            <w:sz w:val="24"/>
            <w:szCs w:val="24"/>
            <w:rPrChange w:id="49" w:author="Barrett, Hannah" w:date="2025-07-11T12:32:00Z" w16du:dateUtc="2025-07-11T19:32:00Z">
              <w:rPr/>
            </w:rPrChange>
          </w:rPr>
          <w:delText xml:space="preserve"> in enclosures and quantified their use of the thermal environment using temperature-logging tags coupled with arrays instrumented with temperature-oxygen loggers. </w:delText>
        </w:r>
      </w:del>
    </w:p>
    <w:p w14:paraId="497BE1AE" w14:textId="77777777" w:rsidR="00FD4668" w:rsidRDefault="007B5F4F" w:rsidP="00FD4668">
      <w:pPr>
        <w:pStyle w:val="ListParagraph"/>
        <w:numPr>
          <w:ilvl w:val="0"/>
          <w:numId w:val="4"/>
        </w:numPr>
        <w:spacing w:line="480" w:lineRule="auto"/>
        <w:rPr>
          <w:ins w:id="50" w:author="Barrett, Hannah" w:date="2025-07-11T12:33:00Z" w16du:dateUtc="2025-07-11T19:33:00Z"/>
          <w:rFonts w:ascii="Times New Roman" w:hAnsi="Times New Roman" w:cs="Times New Roman"/>
          <w:sz w:val="24"/>
          <w:szCs w:val="24"/>
        </w:rPr>
      </w:pPr>
      <w:r w:rsidRPr="00FD4668">
        <w:rPr>
          <w:rFonts w:ascii="Times New Roman" w:hAnsi="Times New Roman" w:cs="Times New Roman"/>
          <w:sz w:val="24"/>
          <w:szCs w:val="24"/>
          <w:rPrChange w:id="51" w:author="Barrett, Hannah" w:date="2025-07-11T12:32:00Z" w16du:dateUtc="2025-07-11T19:32:00Z">
            <w:rPr/>
          </w:rPrChange>
        </w:rPr>
        <w:t xml:space="preserve">Our simulation showed that strategies that focused solely on either temperature-minimizing or oxygen-maximizing resulted in constant depth selection, whereas fish that </w:t>
      </w:r>
      <w:del w:id="52" w:author="Barrett, Hannah" w:date="2025-07-10T15:25:00Z" w16du:dateUtc="2025-07-10T22:25:00Z">
        <w:r w:rsidRPr="00FD4668" w:rsidDel="006F7504">
          <w:rPr>
            <w:rFonts w:ascii="Times New Roman" w:hAnsi="Times New Roman" w:cs="Times New Roman"/>
            <w:sz w:val="24"/>
            <w:szCs w:val="24"/>
            <w:rPrChange w:id="53" w:author="Barrett, Hannah" w:date="2025-07-11T12:32:00Z" w16du:dateUtc="2025-07-11T19:32:00Z">
              <w:rPr/>
            </w:rPrChange>
          </w:rPr>
          <w:delText xml:space="preserve">optimized </w:delText>
        </w:r>
      </w:del>
      <w:ins w:id="54" w:author="Barrett, Hannah" w:date="2025-07-10T15:25:00Z" w16du:dateUtc="2025-07-10T22:25:00Z">
        <w:r w:rsidR="006F7504" w:rsidRPr="00FD4668">
          <w:rPr>
            <w:rFonts w:ascii="Times New Roman" w:hAnsi="Times New Roman" w:cs="Times New Roman"/>
            <w:sz w:val="24"/>
            <w:szCs w:val="24"/>
            <w:rPrChange w:id="55" w:author="Barrett, Hannah" w:date="2025-07-11T12:32:00Z" w16du:dateUtc="2025-07-11T19:32:00Z">
              <w:rPr/>
            </w:rPrChange>
          </w:rPr>
          <w:t xml:space="preserve">balanced </w:t>
        </w:r>
      </w:ins>
      <w:r w:rsidRPr="00FD4668">
        <w:rPr>
          <w:rFonts w:ascii="Times New Roman" w:hAnsi="Times New Roman" w:cs="Times New Roman"/>
          <w:sz w:val="24"/>
          <w:szCs w:val="24"/>
          <w:rPrChange w:id="56" w:author="Barrett, Hannah" w:date="2025-07-11T12:32:00Z" w16du:dateUtc="2025-07-11T19:32:00Z">
            <w:rPr/>
          </w:rPrChange>
        </w:rPr>
        <w:t xml:space="preserve">both temperature and oxygen exhibited diel vertical movement. The fish in our enclosure study exhibited diel vertical movement that matched the timing predicted by our simulation, thereby reducing the minimum oxygen levels they experienced. The </w:t>
      </w:r>
      <w:r w:rsidRPr="00FD4668">
        <w:rPr>
          <w:rFonts w:ascii="Times New Roman" w:hAnsi="Times New Roman" w:cs="Times New Roman"/>
          <w:sz w:val="24"/>
          <w:szCs w:val="24"/>
          <w:rPrChange w:id="57" w:author="Barrett, Hannah" w:date="2025-07-11T12:32:00Z" w16du:dateUtc="2025-07-11T19:32:00Z">
            <w:rPr/>
          </w:rPrChange>
        </w:rPr>
        <w:lastRenderedPageBreak/>
        <w:t xml:space="preserve">extent of this movement was smaller than expected as fish endured relatively hypoxic conditions in exchange for colder temperatures, which </w:t>
      </w:r>
      <w:proofErr w:type="gramStart"/>
      <w:r w:rsidRPr="00FD4668">
        <w:rPr>
          <w:rFonts w:ascii="Times New Roman" w:hAnsi="Times New Roman" w:cs="Times New Roman"/>
          <w:sz w:val="24"/>
          <w:szCs w:val="24"/>
          <w:rPrChange w:id="58" w:author="Barrett, Hannah" w:date="2025-07-11T12:32:00Z" w16du:dateUtc="2025-07-11T19:32:00Z">
            <w:rPr/>
          </w:rPrChange>
        </w:rPr>
        <w:t>reduce</w:t>
      </w:r>
      <w:proofErr w:type="gramEnd"/>
      <w:r w:rsidRPr="00FD4668">
        <w:rPr>
          <w:rFonts w:ascii="Times New Roman" w:hAnsi="Times New Roman" w:cs="Times New Roman"/>
          <w:sz w:val="24"/>
          <w:szCs w:val="24"/>
          <w:rPrChange w:id="59" w:author="Barrett, Hannah" w:date="2025-07-11T12:32:00Z" w16du:dateUtc="2025-07-11T19:32:00Z">
            <w:rPr/>
          </w:rPrChange>
        </w:rPr>
        <w:t xml:space="preserve"> metabolic costs. </w:t>
      </w:r>
    </w:p>
    <w:p w14:paraId="00AC28B2" w14:textId="7F2B1984" w:rsidR="00A14BC6" w:rsidRPr="00FD4668" w:rsidRDefault="00FD4668">
      <w:pPr>
        <w:pStyle w:val="ListParagraph"/>
        <w:numPr>
          <w:ilvl w:val="0"/>
          <w:numId w:val="4"/>
        </w:numPr>
        <w:spacing w:line="480" w:lineRule="auto"/>
        <w:rPr>
          <w:rFonts w:ascii="Times New Roman" w:hAnsi="Times New Roman" w:cs="Times New Roman"/>
          <w:sz w:val="24"/>
          <w:szCs w:val="24"/>
          <w:rPrChange w:id="60" w:author="Barrett, Hannah" w:date="2025-07-11T12:36:00Z" w16du:dateUtc="2025-07-11T19:36:00Z">
            <w:rPr/>
          </w:rPrChange>
        </w:rPr>
        <w:pPrChange w:id="61" w:author="Barrett, Hannah" w:date="2025-07-11T12:36:00Z" w16du:dateUtc="2025-07-11T19:36:00Z">
          <w:pPr>
            <w:spacing w:line="480" w:lineRule="auto"/>
            <w:ind w:firstLine="720"/>
          </w:pPr>
        </w:pPrChange>
      </w:pPr>
      <w:ins w:id="62" w:author="Barrett, Hannah" w:date="2025-07-11T12:41:00Z">
        <w:r w:rsidRPr="00FD4668">
          <w:rPr>
            <w:rFonts w:ascii="Times New Roman" w:hAnsi="Times New Roman" w:cs="Times New Roman"/>
            <w:sz w:val="24"/>
            <w:szCs w:val="24"/>
          </w:rPr>
          <w:t>We show that diel vertical migration emerges as a behavioral strategy that allows fish to exploit asynchrony between temperature and oxygen, thereby balancing trade-offs between these stressors.</w:t>
        </w:r>
      </w:ins>
      <w:ins w:id="63" w:author="Barrett, Hannah" w:date="2025-07-11T12:41:00Z" w16du:dateUtc="2025-07-11T19:41:00Z">
        <w:r>
          <w:rPr>
            <w:rFonts w:ascii="Times New Roman" w:hAnsi="Times New Roman" w:cs="Times New Roman"/>
            <w:sz w:val="24"/>
            <w:szCs w:val="24"/>
          </w:rPr>
          <w:t xml:space="preserve"> </w:t>
        </w:r>
      </w:ins>
      <w:del w:id="64" w:author="Barrett, Hannah" w:date="2025-07-11T12:41:00Z" w16du:dateUtc="2025-07-11T19:41:00Z">
        <w:r w:rsidR="007B5F4F" w:rsidRPr="00FD4668" w:rsidDel="00FD4668">
          <w:rPr>
            <w:rFonts w:ascii="Times New Roman" w:hAnsi="Times New Roman" w:cs="Times New Roman"/>
            <w:sz w:val="24"/>
            <w:szCs w:val="24"/>
            <w:rPrChange w:id="65" w:author="Barrett, Hannah" w:date="2025-07-11T12:32:00Z" w16du:dateUtc="2025-07-11T19:32:00Z">
              <w:rPr/>
            </w:rPrChange>
          </w:rPr>
          <w:delText xml:space="preserve">We show that diel vertical migration is an emergent property of </w:delText>
        </w:r>
      </w:del>
      <w:del w:id="66" w:author="Barrett, Hannah" w:date="2025-07-10T15:27:00Z" w16du:dateUtc="2025-07-10T22:27:00Z">
        <w:r w:rsidR="007B5F4F" w:rsidRPr="00FD4668" w:rsidDel="006F7504">
          <w:rPr>
            <w:rFonts w:ascii="Times New Roman" w:hAnsi="Times New Roman" w:cs="Times New Roman"/>
            <w:sz w:val="24"/>
            <w:szCs w:val="24"/>
            <w:rPrChange w:id="67" w:author="Barrett, Hannah" w:date="2025-07-11T12:32:00Z" w16du:dateUtc="2025-07-11T19:32:00Z">
              <w:rPr/>
            </w:rPrChange>
          </w:rPr>
          <w:delText>temperature-oxygen optimization that exploits asynchrony between these stressors</w:delText>
        </w:r>
      </w:del>
      <w:del w:id="68" w:author="Barrett, Hannah" w:date="2025-07-11T12:41:00Z" w16du:dateUtc="2025-07-11T19:41:00Z">
        <w:r w:rsidR="007B5F4F" w:rsidRPr="00FD4668" w:rsidDel="00FD4668">
          <w:rPr>
            <w:rFonts w:ascii="Times New Roman" w:hAnsi="Times New Roman" w:cs="Times New Roman"/>
            <w:sz w:val="24"/>
            <w:szCs w:val="24"/>
            <w:rPrChange w:id="69" w:author="Barrett, Hannah" w:date="2025-07-11T12:32:00Z" w16du:dateUtc="2025-07-11T19:32:00Z">
              <w:rPr/>
            </w:rPrChange>
          </w:rPr>
          <w:delText xml:space="preserve">. </w:delText>
        </w:r>
      </w:del>
      <w:r w:rsidR="007B5F4F" w:rsidRPr="00FD4668">
        <w:rPr>
          <w:rFonts w:ascii="Times New Roman" w:hAnsi="Times New Roman" w:cs="Times New Roman"/>
          <w:sz w:val="24"/>
          <w:szCs w:val="24"/>
          <w:rPrChange w:id="70" w:author="Barrett, Hannah" w:date="2025-07-11T12:32:00Z" w16du:dateUtc="2025-07-11T19:32:00Z">
            <w:rPr/>
          </w:rPrChange>
        </w:rPr>
        <w:t xml:space="preserve">This phenomenon caused fish to experience more optimal combinations of temperature and DO than those found at single </w:t>
      </w:r>
      <w:r w:rsidR="007B5F4F" w:rsidRPr="00FD4668">
        <w:rPr>
          <w:rFonts w:ascii="Times New Roman" w:hAnsi="Times New Roman" w:cs="Times New Roman"/>
          <w:sz w:val="24"/>
          <w:szCs w:val="24"/>
          <w:rPrChange w:id="71" w:author="Barrett, Hannah" w:date="2025-07-11T12:37:00Z" w16du:dateUtc="2025-07-11T19:37:00Z">
            <w:rPr/>
          </w:rPrChange>
        </w:rPr>
        <w:t xml:space="preserve">locations. </w:t>
      </w:r>
      <w:ins w:id="72" w:author="Barrett, Hannah" w:date="2025-07-11T12:37:00Z">
        <w:r w:rsidRPr="00FD4668">
          <w:rPr>
            <w:rFonts w:ascii="Times New Roman" w:hAnsi="Times New Roman" w:cs="Times New Roman"/>
            <w:sz w:val="24"/>
            <w:szCs w:val="24"/>
          </w:rPr>
          <w:t xml:space="preserve">These findings are grounded in first principles and </w:t>
        </w:r>
        <w:r w:rsidRPr="00FD4668">
          <w:rPr>
            <w:rFonts w:ascii="Times New Roman" w:hAnsi="Times New Roman" w:cs="Times New Roman"/>
            <w:sz w:val="24"/>
            <w:szCs w:val="24"/>
            <w:rPrChange w:id="73" w:author="Barrett, Hannah" w:date="2025-07-11T12:37:00Z" w16du:dateUtc="2025-07-11T19:37:00Z">
              <w:rPr>
                <w:rFonts w:ascii="Times New Roman" w:hAnsi="Times New Roman" w:cs="Times New Roman"/>
                <w:b/>
                <w:bCs/>
                <w:sz w:val="24"/>
                <w:szCs w:val="24"/>
              </w:rPr>
            </w:rPrChange>
          </w:rPr>
          <w:t xml:space="preserve">should </w:t>
        </w:r>
      </w:ins>
      <w:ins w:id="74" w:author="Barrett, Hannah" w:date="2025-07-23T10:23:00Z" w16du:dateUtc="2025-07-23T17:23:00Z">
        <w:r w:rsidR="00964529">
          <w:rPr>
            <w:rFonts w:ascii="Times New Roman" w:hAnsi="Times New Roman" w:cs="Times New Roman"/>
            <w:sz w:val="24"/>
            <w:szCs w:val="24"/>
          </w:rPr>
          <w:t xml:space="preserve">therefore </w:t>
        </w:r>
      </w:ins>
      <w:ins w:id="75" w:author="Barrett, Hannah" w:date="2025-07-11T12:37:00Z">
        <w:r w:rsidRPr="00FD4668">
          <w:rPr>
            <w:rFonts w:ascii="Times New Roman" w:hAnsi="Times New Roman" w:cs="Times New Roman"/>
            <w:sz w:val="24"/>
            <w:szCs w:val="24"/>
            <w:rPrChange w:id="76" w:author="Barrett, Hannah" w:date="2025-07-11T12:37:00Z" w16du:dateUtc="2025-07-11T19:37:00Z">
              <w:rPr>
                <w:rFonts w:ascii="Times New Roman" w:hAnsi="Times New Roman" w:cs="Times New Roman"/>
                <w:b/>
                <w:bCs/>
                <w:sz w:val="24"/>
                <w:szCs w:val="24"/>
              </w:rPr>
            </w:rPrChange>
          </w:rPr>
          <w:t>be broadly applicable to aquatic systems where asynchronous environmental stressors constrain habitat use</w:t>
        </w:r>
      </w:ins>
      <w:ins w:id="77" w:author="Barrett, Hannah" w:date="2025-07-11T11:00:00Z">
        <w:r w:rsidR="00EF634B" w:rsidRPr="00FD4668">
          <w:rPr>
            <w:rFonts w:ascii="Times New Roman" w:hAnsi="Times New Roman" w:cs="Times New Roman"/>
            <w:sz w:val="24"/>
            <w:szCs w:val="24"/>
            <w:rPrChange w:id="78" w:author="Barrett, Hannah" w:date="2025-07-11T12:37:00Z" w16du:dateUtc="2025-07-11T19:37:00Z">
              <w:rPr/>
            </w:rPrChange>
          </w:rPr>
          <w:t>.</w:t>
        </w:r>
      </w:ins>
      <w:del w:id="79" w:author="Barrett, Hannah" w:date="2025-07-11T11:00:00Z" w16du:dateUtc="2025-07-11T18:00:00Z">
        <w:r w:rsidR="007B5F4F" w:rsidRPr="00FD4668" w:rsidDel="00EF634B">
          <w:rPr>
            <w:rFonts w:ascii="Times New Roman" w:hAnsi="Times New Roman" w:cs="Times New Roman"/>
            <w:sz w:val="24"/>
            <w:szCs w:val="24"/>
            <w:rPrChange w:id="80" w:author="Barrett, Hannah" w:date="2025-07-11T12:37:00Z" w16du:dateUtc="2025-07-11T19:37:00Z">
              <w:rPr/>
            </w:rPrChange>
          </w:rPr>
          <w:delText>Our</w:delText>
        </w:r>
        <w:r w:rsidR="007B5F4F" w:rsidRPr="00FD4668" w:rsidDel="00EF634B">
          <w:rPr>
            <w:rFonts w:ascii="Times New Roman" w:hAnsi="Times New Roman" w:cs="Times New Roman"/>
            <w:sz w:val="24"/>
            <w:szCs w:val="24"/>
            <w:rPrChange w:id="81" w:author="Barrett, Hannah" w:date="2025-07-11T12:36:00Z" w16du:dateUtc="2025-07-11T19:36:00Z">
              <w:rPr/>
            </w:rPrChange>
          </w:rPr>
          <w:delText xml:space="preserve"> conclusions are grounded in first principles and should therefore be generalizable across the diversity of aquatic systems in which analogous temperature-oxygen tradeoffs occur.</w:delText>
        </w:r>
      </w:del>
    </w:p>
    <w:p w14:paraId="28FF3E52" w14:textId="3A646113" w:rsidR="00A14BC6" w:rsidRDefault="00A14BC6">
      <w:pPr>
        <w:spacing w:line="480" w:lineRule="auto"/>
        <w:rPr>
          <w:rFonts w:ascii="Times New Roman" w:hAnsi="Times New Roman" w:cs="Times New Roman"/>
          <w:b/>
          <w:bCs/>
          <w:sz w:val="24"/>
          <w:szCs w:val="24"/>
        </w:rPr>
      </w:pPr>
      <w:r>
        <w:rPr>
          <w:rFonts w:ascii="Times New Roman" w:hAnsi="Times New Roman" w:cs="Times New Roman"/>
          <w:b/>
          <w:bCs/>
          <w:sz w:val="24"/>
          <w:szCs w:val="24"/>
        </w:rPr>
        <w:t>Keywords</w:t>
      </w:r>
    </w:p>
    <w:p w14:paraId="2676F46E" w14:textId="7BD1D3F1" w:rsidR="0036538B" w:rsidRPr="009E21C7" w:rsidRDefault="0036538B" w:rsidP="009E21C7">
      <w:pPr>
        <w:spacing w:line="480" w:lineRule="auto"/>
        <w:rPr>
          <w:rFonts w:ascii="Times New Roman" w:hAnsi="Times New Roman" w:cs="Times New Roman"/>
          <w:sz w:val="24"/>
          <w:szCs w:val="24"/>
        </w:rPr>
      </w:pPr>
      <w:r>
        <w:rPr>
          <w:rFonts w:ascii="Times New Roman" w:hAnsi="Times New Roman" w:cs="Times New Roman"/>
          <w:sz w:val="24"/>
          <w:szCs w:val="24"/>
        </w:rPr>
        <w:t>Diel vertical migration, t</w:t>
      </w:r>
      <w:r w:rsidRPr="009E21C7">
        <w:rPr>
          <w:rFonts w:ascii="Times New Roman" w:hAnsi="Times New Roman" w:cs="Times New Roman"/>
          <w:sz w:val="24"/>
          <w:szCs w:val="24"/>
        </w:rPr>
        <w:t xml:space="preserve">emperature-oxygen </w:t>
      </w:r>
      <w:r>
        <w:rPr>
          <w:rFonts w:ascii="Times New Roman" w:hAnsi="Times New Roman" w:cs="Times New Roman"/>
          <w:sz w:val="24"/>
          <w:szCs w:val="24"/>
        </w:rPr>
        <w:t xml:space="preserve">squeeze, </w:t>
      </w:r>
      <w:r w:rsidRPr="009E21C7">
        <w:rPr>
          <w:rFonts w:ascii="Times New Roman" w:hAnsi="Times New Roman" w:cs="Times New Roman"/>
          <w:sz w:val="24"/>
          <w:szCs w:val="24"/>
        </w:rPr>
        <w:t>trade-off</w:t>
      </w:r>
      <w:r>
        <w:rPr>
          <w:rFonts w:ascii="Times New Roman" w:hAnsi="Times New Roman" w:cs="Times New Roman"/>
          <w:sz w:val="24"/>
          <w:szCs w:val="24"/>
        </w:rPr>
        <w:t>, floodplain thermal refuge, spatiotemporal variation</w:t>
      </w:r>
      <w:r w:rsidR="00A33143">
        <w:rPr>
          <w:rFonts w:ascii="Times New Roman" w:hAnsi="Times New Roman" w:cs="Times New Roman"/>
          <w:sz w:val="24"/>
          <w:szCs w:val="24"/>
        </w:rPr>
        <w:t>, asynchrony</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5AB8B56" w14:textId="07BC5026" w:rsidR="00611582" w:rsidRDefault="009B3D66"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Environmental</w:t>
      </w:r>
      <w:r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w:t>
      </w:r>
      <w:r w:rsidR="00BA2372">
        <w:rPr>
          <w:rFonts w:ascii="Times New Roman" w:hAnsi="Times New Roman" w:cs="Times New Roman"/>
          <w:sz w:val="24"/>
          <w:szCs w:val="24"/>
        </w:rPr>
        <w:t>ecouple</w:t>
      </w:r>
      <w:r w:rsidR="00F7596D"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00955527" w:rsidRPr="00C13FAA">
        <w:rPr>
          <w:rFonts w:ascii="Times New Roman" w:hAnsi="Times New Roman" w:cs="Times New Roman"/>
          <w:sz w:val="24"/>
          <w:szCs w:val="24"/>
        </w:rPr>
        <w:t>, creating asynchronous variation among habitat patches</w:t>
      </w:r>
      <w:r w:rsidR="00F52BE8">
        <w:rPr>
          <w:rFonts w:ascii="Times New Roman" w:hAnsi="Times New Roman" w:cs="Times New Roman"/>
          <w:sz w:val="24"/>
          <w:szCs w:val="24"/>
        </w:rPr>
        <w:t xml:space="preserve"> </w:t>
      </w:r>
      <w:r w:rsidR="00A72C79">
        <w:rPr>
          <w:rFonts w:ascii="Times New Roman" w:hAnsi="Times New Roman" w:cs="Times New Roman"/>
          <w:sz w:val="24"/>
          <w:szCs w:val="24"/>
        </w:rPr>
        <w:fldChar w:fldCharType="begin"/>
      </w:r>
      <w:r w:rsidR="00A72C79">
        <w:rPr>
          <w:rFonts w:ascii="Times New Roman" w:hAnsi="Times New Roman" w:cs="Times New Roman"/>
          <w:sz w:val="24"/>
          <w:szCs w:val="24"/>
        </w:rPr>
        <w:instrText xml:space="preserve"> ADDIN ZOTERO_ITEM CSL_CITATION {"citationID":"0ocitUet","properties":{"formattedCitation":"(Dobrowski, 2011; Fey et al., 2019)","plainCitation":"(Dobrowski, 2011; Fey et al., 2019)","noteIndex":0},"citationItems":[{"id":1,"uris":["http://zotero.org/users/local/zapURGuj/items/RJ7WQ6HR"],"itemData":{"id":1,"type":"article-journal","abstract":"There is compelling evidence from glacial and interglacial periods of the Quaternary of the utilization of microrefugia. Microrefugia are sites that support locally favorable climates amidst unfavorable regional climates, which allow populations of species to persist outside of their main distributions. Knowledge of the location of microrefugia has important implications for climate change research as it will influence our understanding of the spatial distribution of species through time, their patterns of genetic diversity, and potential dispersal rates in response to climate shifts. Indeed, the implications of microrefugia are profound and yet we know surprisingly little about their climatic basis; what climatic processes can support their subsistence, where they may occur, their climatic traits, and the relevance of these locations for climate change research. Here I examine the climatic basis for microrefugia and assert that the interaction between regional advective influences and local terrain influences will define the distribution and nature of microrefugia. I review the climatic processes that can support their subsistence and from this climatic basis: (1) infer traits of the spatial distribution of microrefugia and how this may change through time; (2) review assertions about their landscape position and what it can tell us about regional climates; and (3) demonstrate an approach to forecasting where microrefugia may occur in the future. This synthesis highlights the importance of landscape physiography in shaping the adaptive response of biota to climate change.","container-title":"Global Change Biology","DOI":"10.1111/j.1365-2486.2010.02263.x","ISSN":"1365-2486","issue":"2","language":"en","license":"© 2010 Blackwell Publishing Ltd","note":"_eprint: https://onlinelibrary.wiley.com/doi/pdf/10.1111/j.1365-2486.2010.02263.x","page":"1022-1035","source":"Wiley Online Library","title":"A climatic basis for microrefugia: the influence of terrain on climate","title-short":"A climatic basis for microrefugia","volume":"17","author":[{"family":"Dobrowski","given":"Solomon Z."}],"issued":{"date-parts":[["2011"]]}}},{"id":7,"uris":["http://zotero.org/users/local/zapURGuj/items/ED7P3NSF"],"itemData":{"id":7,"type":"article-journal","abstract":"Laboratory measurements of physiological and demographic tolerances are important in understanding the impact of climate change on species diversity; however, it has been recognized that forecasts based solely on these laboratory estimates overestimate risk by omitting the capacity for species to utilize microclimatic variation via behavioral adjustments in activity patterns or habitat choice. The complex, and often context-dependent nature, of microclimate utilization has been an impediment to the advancement of general predictive models. Here, we overcome this impediment and estimate the potential impact of warming on the fitness of ectotherms using a benefit/cost trade-off derived from the simple and broadly documented thermal performance curve and a generalized cost function. Our framework reveals that, for certain environments, the cost of behavioral thermoregulation can be reduced as warming occurs, enabling behavioral buffering (e.g., the capacity for behavior to ameliorate detrimental impacts) and “behavioral rescue” from extinction in extreme cases. By applying our framework to operative temperature and physiological data collected at an extremely fine spatial scale in an African lizard, we show that new behavioral opportunities may emerge. Finally, we explore large-scale geographic differences in the impact of behavior on climate-impact projections using a global dataset of 38 insect species. These multiple lines of inference indicate that understanding the existing relationship between thermal characteristics (e.g., spatial configuration, spatial heterogeneity, and modal temperature) is essential for improving estimates of extinction risk.","container-title":"Global Change Biology","DOI":"10.1111/gcb.14712","ISSN":"1365-2486","issue":"9","language":"en","note":"_eprint: https://onlinelibrary.wiley.com/doi/pdf/10.1111/gcb.14712","page":"3110-3120","source":"Wiley Online Library","title":"Opportunities for behavioral rescue under rapid environmental change","volume":"25","author":[{"family":"Fey","given":"Samuel B."},{"family":"Vasseur","given":"David A."},{"family":"Alujević","given":"Karla"},{"family":"Kroeker","given":"Kristy J."},{"family":"Logan","given":"Michael L."},{"family":"O'Connor","given":"Mary I."},{"family":"Rudolf","given":"Volker H. W."},{"family":"DeLong","given":"John P."},{"family":"Peacor","given":"Scott"},{"family":"Selden","given":"Rebecca L."},{"family":"Sih","given":"Andy"},{"family":"Clusella-Trullas","given":"Susana"}],"issued":{"date-parts":[["2019"]]}}}],"schema":"https://github.com/citation-style-language/schema/raw/master/csl-citation.json"} </w:instrText>
      </w:r>
      <w:r w:rsidR="00A72C79">
        <w:rPr>
          <w:rFonts w:ascii="Times New Roman" w:hAnsi="Times New Roman" w:cs="Times New Roman"/>
          <w:sz w:val="24"/>
          <w:szCs w:val="24"/>
        </w:rPr>
        <w:fldChar w:fldCharType="separate"/>
      </w:r>
      <w:r w:rsidR="00A72C79" w:rsidRPr="00A72C79">
        <w:rPr>
          <w:rFonts w:ascii="Times New Roman" w:hAnsi="Times New Roman" w:cs="Times New Roman"/>
          <w:sz w:val="24"/>
        </w:rPr>
        <w:t>(Dobrowski, 2011; Fey et al., 2019)</w:t>
      </w:r>
      <w:r w:rsidR="00A72C79">
        <w:rPr>
          <w:rFonts w:ascii="Times New Roman" w:hAnsi="Times New Roman" w:cs="Times New Roman"/>
          <w:sz w:val="24"/>
          <w:szCs w:val="24"/>
        </w:rPr>
        <w:fldChar w:fldCharType="end"/>
      </w:r>
      <w:r w:rsidR="00F52BE8">
        <w:rPr>
          <w:rFonts w:ascii="Times New Roman" w:hAnsi="Times New Roman" w:cs="Times New Roman"/>
          <w:sz w:val="24"/>
          <w:szCs w:val="24"/>
        </w:rPr>
        <w:t xml:space="preserve">. </w:t>
      </w:r>
      <w:r w:rsidR="00A45C8B">
        <w:rPr>
          <w:rFonts w:ascii="Times New Roman" w:hAnsi="Times New Roman" w:cs="Times New Roman"/>
          <w:sz w:val="24"/>
          <w:szCs w:val="24"/>
        </w:rPr>
        <w:t>While spatial</w:t>
      </w:r>
      <w:r w:rsidR="00171F22">
        <w:rPr>
          <w:rFonts w:ascii="Times New Roman" w:hAnsi="Times New Roman" w:cs="Times New Roman"/>
          <w:sz w:val="24"/>
          <w:szCs w:val="24"/>
        </w:rPr>
        <w:t xml:space="preserve"> heterogeneity </w:t>
      </w:r>
      <w:r w:rsidR="00A45C8B">
        <w:rPr>
          <w:rFonts w:ascii="Times New Roman" w:hAnsi="Times New Roman" w:cs="Times New Roman"/>
          <w:sz w:val="24"/>
          <w:szCs w:val="24"/>
        </w:rPr>
        <w:t xml:space="preserve">in resources underpins </w:t>
      </w:r>
      <w:r w:rsidR="00CD1070">
        <w:rPr>
          <w:rFonts w:ascii="Times New Roman" w:hAnsi="Times New Roman" w:cs="Times New Roman"/>
          <w:sz w:val="24"/>
          <w:szCs w:val="24"/>
        </w:rPr>
        <w:t>foundational concepts in ecology</w:t>
      </w:r>
      <w:r w:rsidR="00A45C8B">
        <w:rPr>
          <w:rFonts w:ascii="Times New Roman" w:hAnsi="Times New Roman" w:cs="Times New Roman"/>
          <w:sz w:val="24"/>
          <w:szCs w:val="24"/>
        </w:rPr>
        <w:t xml:space="preserve"> such as optimal foraging, competition, and </w:t>
      </w:r>
      <w:r w:rsidR="00CD1070">
        <w:rPr>
          <w:rFonts w:ascii="Times New Roman" w:hAnsi="Times New Roman" w:cs="Times New Roman"/>
          <w:sz w:val="24"/>
          <w:szCs w:val="24"/>
        </w:rPr>
        <w:t xml:space="preserve">niche theory, resource availability can </w:t>
      </w:r>
      <w:r w:rsidR="00830145">
        <w:rPr>
          <w:rFonts w:ascii="Times New Roman" w:hAnsi="Times New Roman" w:cs="Times New Roman"/>
          <w:sz w:val="24"/>
          <w:szCs w:val="24"/>
        </w:rPr>
        <w:t xml:space="preserve">vary </w:t>
      </w:r>
      <w:r w:rsidR="00604D6A">
        <w:rPr>
          <w:rFonts w:ascii="Times New Roman" w:hAnsi="Times New Roman" w:cs="Times New Roman"/>
          <w:sz w:val="24"/>
          <w:szCs w:val="24"/>
        </w:rPr>
        <w:t xml:space="preserve">both spatially and </w:t>
      </w:r>
      <w:r w:rsidR="00830145">
        <w:rPr>
          <w:rFonts w:ascii="Times New Roman" w:hAnsi="Times New Roman" w:cs="Times New Roman"/>
          <w:sz w:val="24"/>
          <w:szCs w:val="24"/>
        </w:rPr>
        <w:t>temporally</w:t>
      </w:r>
      <w:r w:rsidR="003F45B4">
        <w:rPr>
          <w:rFonts w:ascii="Times New Roman" w:hAnsi="Times New Roman" w:cs="Times New Roman"/>
          <w:sz w:val="24"/>
          <w:szCs w:val="24"/>
        </w:rPr>
        <w:t xml:space="preserve"> </w:t>
      </w:r>
      <w:r w:rsidR="00797A78">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{"citationID":"7JzVkJVs","properties":{"formattedCitation":"(Abrahms et al., 2021)","plainCitation":"(Abrahms et al., 2021)","noteIndex":0},"citationItems":[{"id":17,"uris":["http://zotero.org/users/local/zapURGuj/items/C6DSYHK2"],"itemData":{"id":17,"type":"article-journal","container-title":"Trends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00797A78">
        <w:rPr>
          <w:rFonts w:ascii="Times New Roman" w:hAnsi="Times New Roman" w:cs="Times New Roman"/>
          <w:sz w:val="24"/>
          <w:szCs w:val="24"/>
        </w:rPr>
        <w:fldChar w:fldCharType="separate"/>
      </w:r>
      <w:r w:rsidR="00797A78" w:rsidRPr="00797A78">
        <w:rPr>
          <w:rFonts w:ascii="Times New Roman" w:hAnsi="Times New Roman" w:cs="Times New Roman"/>
          <w:sz w:val="24"/>
        </w:rPr>
        <w:t>(Abrahms et al., 2021)</w:t>
      </w:r>
      <w:r w:rsidR="00797A78">
        <w:rPr>
          <w:rFonts w:ascii="Times New Roman" w:hAnsi="Times New Roman" w:cs="Times New Roman"/>
          <w:sz w:val="24"/>
          <w:szCs w:val="24"/>
        </w:rPr>
        <w:fldChar w:fldCharType="end"/>
      </w:r>
      <w:r w:rsidR="00CD1070">
        <w:rPr>
          <w:rFonts w:ascii="Times New Roman" w:hAnsi="Times New Roman" w:cs="Times New Roman"/>
          <w:sz w:val="24"/>
          <w:szCs w:val="24"/>
        </w:rPr>
        <w:t xml:space="preserve">. This added dimension </w:t>
      </w:r>
      <w:r w:rsidR="00D50B14">
        <w:rPr>
          <w:rFonts w:ascii="Times New Roman" w:hAnsi="Times New Roman" w:cs="Times New Roman"/>
          <w:sz w:val="24"/>
          <w:szCs w:val="24"/>
        </w:rPr>
        <w:t>increases</w:t>
      </w:r>
      <w:r w:rsidR="00CD1070">
        <w:rPr>
          <w:rFonts w:ascii="Times New Roman" w:hAnsi="Times New Roman" w:cs="Times New Roman"/>
          <w:sz w:val="24"/>
          <w:szCs w:val="24"/>
        </w:rPr>
        <w:t xml:space="preserve"> complexity because </w:t>
      </w:r>
      <w:r w:rsidR="00CD51C4">
        <w:rPr>
          <w:rFonts w:ascii="Times New Roman" w:hAnsi="Times New Roman" w:cs="Times New Roman"/>
          <w:sz w:val="24"/>
          <w:szCs w:val="24"/>
        </w:rPr>
        <w:t xml:space="preserve">animals must make decisions </w:t>
      </w:r>
      <w:ins w:id="82" w:author="Barrett, Hannah" w:date="2025-07-10T15:27:00Z">
        <w:r w:rsidR="006F7504" w:rsidRPr="006F7504">
          <w:rPr>
            <w:rFonts w:ascii="Times New Roman" w:hAnsi="Times New Roman" w:cs="Times New Roman"/>
            <w:sz w:val="24"/>
            <w:szCs w:val="24"/>
          </w:rPr>
          <w:t>under conditions that are constantly changing and potentially conflicting</w:t>
        </w:r>
      </w:ins>
      <w:del w:id="83" w:author="Barrett, Hannah" w:date="2025-07-10T15:27:00Z" w16du:dateUtc="2025-07-10T22:27:00Z">
        <w:r w:rsidR="00CD51C4" w:rsidDel="006F7504">
          <w:rPr>
            <w:rFonts w:ascii="Times New Roman" w:hAnsi="Times New Roman" w:cs="Times New Roman"/>
            <w:sz w:val="24"/>
            <w:szCs w:val="24"/>
          </w:rPr>
          <w:delText xml:space="preserve">to optimize </w:delText>
        </w:r>
        <w:r w:rsidR="00830145" w:rsidDel="006F7504">
          <w:rPr>
            <w:rFonts w:ascii="Times New Roman" w:hAnsi="Times New Roman" w:cs="Times New Roman"/>
            <w:sz w:val="24"/>
            <w:szCs w:val="24"/>
          </w:rPr>
          <w:delText xml:space="preserve">their well-being </w:delText>
        </w:r>
        <w:r w:rsidR="00CF1B58" w:rsidDel="006F7504">
          <w:rPr>
            <w:rFonts w:ascii="Times New Roman" w:hAnsi="Times New Roman" w:cs="Times New Roman"/>
            <w:sz w:val="24"/>
            <w:szCs w:val="24"/>
          </w:rPr>
          <w:delText>under conditions that are constantly changing</w:delText>
        </w:r>
      </w:del>
      <w:r w:rsidR="00CF1B58">
        <w:rPr>
          <w:rFonts w:ascii="Times New Roman" w:hAnsi="Times New Roman" w:cs="Times New Roman"/>
          <w:sz w:val="24"/>
          <w:szCs w:val="24"/>
        </w:rPr>
        <w:t>.</w:t>
      </w:r>
      <w:r w:rsidR="00CD51C4">
        <w:rPr>
          <w:rFonts w:ascii="Times New Roman" w:hAnsi="Times New Roman" w:cs="Times New Roman"/>
          <w:sz w:val="24"/>
          <w:szCs w:val="24"/>
        </w:rPr>
        <w:t xml:space="preserve"> </w:t>
      </w:r>
      <w:r w:rsidR="00CF1B58">
        <w:rPr>
          <w:rFonts w:ascii="Times New Roman" w:hAnsi="Times New Roman" w:cs="Times New Roman"/>
          <w:sz w:val="24"/>
          <w:szCs w:val="24"/>
        </w:rPr>
        <w:t xml:space="preserve">“Green wave surfing” or the behavior </w:t>
      </w:r>
      <w:r w:rsidR="008566CE">
        <w:rPr>
          <w:rFonts w:ascii="Times New Roman" w:hAnsi="Times New Roman" w:cs="Times New Roman"/>
          <w:sz w:val="24"/>
          <w:szCs w:val="24"/>
        </w:rPr>
        <w:t>of following</w:t>
      </w:r>
      <w:r w:rsidR="00CF1B58">
        <w:rPr>
          <w:rFonts w:ascii="Times New Roman" w:hAnsi="Times New Roman" w:cs="Times New Roman"/>
          <w:sz w:val="24"/>
          <w:szCs w:val="24"/>
        </w:rPr>
        <w:t xml:space="preserve"> the leading edge of vegetation emergence, for example, has been observed </w:t>
      </w:r>
      <w:r w:rsidR="008566CE">
        <w:rPr>
          <w:rFonts w:ascii="Times New Roman" w:hAnsi="Times New Roman" w:cs="Times New Roman"/>
          <w:sz w:val="24"/>
          <w:szCs w:val="24"/>
        </w:rPr>
        <w:t>among many terrestrial herbivores</w:t>
      </w:r>
      <w:r w:rsidR="00CF1B58">
        <w:rPr>
          <w:rFonts w:ascii="Times New Roman" w:hAnsi="Times New Roman" w:cs="Times New Roman"/>
          <w:sz w:val="24"/>
          <w:szCs w:val="24"/>
        </w:rPr>
        <w:t xml:space="preserve"> and</w:t>
      </w:r>
      <w:r w:rsidR="00CD1070">
        <w:rPr>
          <w:rFonts w:ascii="Times New Roman" w:hAnsi="Times New Roman" w:cs="Times New Roman"/>
          <w:sz w:val="24"/>
          <w:szCs w:val="24"/>
        </w:rPr>
        <w:t xml:space="preserve"> </w:t>
      </w:r>
      <w:r w:rsidR="00615231" w:rsidRPr="00C13FAA">
        <w:rPr>
          <w:rFonts w:ascii="Times New Roman" w:hAnsi="Times New Roman" w:cs="Times New Roman"/>
          <w:sz w:val="24"/>
          <w:szCs w:val="24"/>
        </w:rPr>
        <w:t>allow</w:t>
      </w:r>
      <w:r w:rsidR="00CF1B58">
        <w:rPr>
          <w:rFonts w:ascii="Times New Roman" w:hAnsi="Times New Roman" w:cs="Times New Roman"/>
          <w:sz w:val="24"/>
          <w:szCs w:val="24"/>
        </w:rPr>
        <w:t>s</w:t>
      </w:r>
      <w:r w:rsidR="00955527" w:rsidRPr="00C13FAA">
        <w:rPr>
          <w:rFonts w:ascii="Times New Roman" w:hAnsi="Times New Roman" w:cs="Times New Roman"/>
          <w:sz w:val="24"/>
          <w:szCs w:val="24"/>
        </w:rPr>
        <w:t xml:space="preserve"> animals to track more favorable conditions across the accessible landscape</w:t>
      </w:r>
      <w:r w:rsidR="00171F22">
        <w:rPr>
          <w:rFonts w:ascii="Times New Roman" w:hAnsi="Times New Roman" w:cs="Times New Roman"/>
          <w:sz w:val="24"/>
          <w:szCs w:val="24"/>
        </w:rPr>
        <w:t xml:space="preserve"> </w:t>
      </w:r>
      <w:r w:rsidR="00CF1B58">
        <w:rPr>
          <w:rFonts w:ascii="Times New Roman" w:hAnsi="Times New Roman" w:cs="Times New Roman"/>
          <w:sz w:val="24"/>
          <w:szCs w:val="24"/>
        </w:rPr>
        <w:t xml:space="preserve">as they become seasonally available </w:t>
      </w:r>
      <w:r w:rsidR="00AA3A7C">
        <w:rPr>
          <w:rFonts w:ascii="Times New Roman" w:hAnsi="Times New Roman" w:cs="Times New Roman"/>
          <w:sz w:val="24"/>
          <w:szCs w:val="24"/>
        </w:rPr>
        <w:fldChar w:fldCharType="begin"/>
      </w:r>
      <w:r w:rsidR="00AA3A7C">
        <w:rPr>
          <w:rFonts w:ascii="Times New Roman" w:hAnsi="Times New Roman" w:cs="Times New Roman"/>
          <w:sz w:val="24"/>
          <w:szCs w:val="24"/>
        </w:rPr>
        <w:instrText xml:space="preserve"> ADDIN ZOTERO_ITEM CSL_CITATION {"citationID":"FT10nKdm","properties":{"formattedCitation":"(Van der Graaf et al., 2006)","plainCitation":"(Van der Graaf et al., 2006)","noteIndex":0},"citationItems":[{"id":12,"uris":["http://zotero.org/users/local/zapURGuj/items/UBVGZICM"],"itemData":{"id":12,"type":"article-journal","container-title":"Ardea-Wageningen","issue":"3","page":"567","title":"Surfing on a green wave - how plant growth drives spring migration in the Barnacle Goose Branta leucopsis.","volume":"94","author":[{"family":"Van der Graaf","given":"A.J."},{"family":"Stahl","given":"Julia"},{"family":"Klimkowska","given":"Agata"},{"family":"Bakker","given":"Jan P."},{"family":"Drent","given":"Rudolf H."}],"issued":{"date-parts":[["2006"]]}}}],"schema":"https://github.com/citation-style-language/schema/raw/master/csl-citation.json"} </w:instrText>
      </w:r>
      <w:r w:rsidR="00AA3A7C">
        <w:rPr>
          <w:rFonts w:ascii="Times New Roman" w:hAnsi="Times New Roman" w:cs="Times New Roman"/>
          <w:sz w:val="24"/>
          <w:szCs w:val="24"/>
        </w:rPr>
        <w:fldChar w:fldCharType="separate"/>
      </w:r>
      <w:r w:rsidR="00AA3A7C" w:rsidRPr="00AA3A7C">
        <w:rPr>
          <w:rFonts w:ascii="Times New Roman" w:hAnsi="Times New Roman" w:cs="Times New Roman"/>
          <w:sz w:val="24"/>
        </w:rPr>
        <w:t>(Van der Graaf et al., 2006)</w:t>
      </w:r>
      <w:r w:rsidR="00AA3A7C">
        <w:rPr>
          <w:rFonts w:ascii="Times New Roman" w:hAnsi="Times New Roman" w:cs="Times New Roman"/>
          <w:sz w:val="24"/>
          <w:szCs w:val="24"/>
        </w:rPr>
        <w:fldChar w:fldCharType="end"/>
      </w:r>
      <w:r w:rsidR="008566CE">
        <w:rPr>
          <w:rFonts w:ascii="Times New Roman" w:hAnsi="Times New Roman" w:cs="Times New Roman"/>
          <w:sz w:val="24"/>
          <w:szCs w:val="24"/>
        </w:rPr>
        <w:t>.</w:t>
      </w:r>
      <w:r w:rsidR="00955527" w:rsidRPr="00C13FAA">
        <w:rPr>
          <w:rFonts w:ascii="Times New Roman" w:hAnsi="Times New Roman" w:cs="Times New Roman"/>
          <w:sz w:val="24"/>
          <w:szCs w:val="24"/>
        </w:rPr>
        <w:t xml:space="preserve"> </w:t>
      </w:r>
      <w:r w:rsidR="00D22412">
        <w:rPr>
          <w:rFonts w:ascii="Times New Roman" w:hAnsi="Times New Roman" w:cs="Times New Roman"/>
          <w:sz w:val="24"/>
          <w:szCs w:val="24"/>
        </w:rPr>
        <w:t xml:space="preserve">While there is much interest in how animals behaviorally respond to </w:t>
      </w:r>
      <w:proofErr w:type="spellStart"/>
      <w:r w:rsidR="00D22412">
        <w:rPr>
          <w:rFonts w:ascii="Times New Roman" w:hAnsi="Times New Roman" w:cs="Times New Roman"/>
          <w:sz w:val="24"/>
          <w:szCs w:val="24"/>
        </w:rPr>
        <w:lastRenderedPageBreak/>
        <w:t>spatio</w:t>
      </w:r>
      <w:proofErr w:type="spellEnd"/>
      <w:r w:rsidR="00D22412">
        <w:rPr>
          <w:rFonts w:ascii="Times New Roman" w:hAnsi="Times New Roman" w:cs="Times New Roman"/>
          <w:sz w:val="24"/>
          <w:szCs w:val="24"/>
        </w:rPr>
        <w:t>-temporal heterogeneity in single resources</w:t>
      </w:r>
      <w:r w:rsidR="005A5FD5">
        <w:rPr>
          <w:rFonts w:ascii="Times New Roman" w:hAnsi="Times New Roman" w:cs="Times New Roman"/>
          <w:sz w:val="24"/>
          <w:szCs w:val="24"/>
        </w:rPr>
        <w:t xml:space="preserve"> at large spatial scales</w:t>
      </w:r>
      <w:r w:rsidR="00D22412">
        <w:rPr>
          <w:rFonts w:ascii="Times New Roman" w:hAnsi="Times New Roman" w:cs="Times New Roman"/>
          <w:sz w:val="24"/>
          <w:szCs w:val="24"/>
        </w:rPr>
        <w:t xml:space="preserve"> </w:t>
      </w:r>
      <w:r w:rsidR="00AA3A7C">
        <w:rPr>
          <w:rFonts w:ascii="Times New Roman" w:hAnsi="Times New Roman" w:cs="Times New Roman"/>
          <w:sz w:val="24"/>
          <w:szCs w:val="24"/>
        </w:rPr>
        <w:fldChar w:fldCharType="begin"/>
      </w:r>
      <w:r w:rsidR="009123AC">
        <w:rPr>
          <w:rFonts w:ascii="Times New Roman" w:hAnsi="Times New Roman" w:cs="Times New Roman"/>
          <w:sz w:val="24"/>
          <w:szCs w:val="24"/>
        </w:rPr>
        <w:instrText xml:space="preserve"> ADDIN ZOTERO_ITEM CSL_CITATION {"citationID":"v4DbRN42","properties":{"unsorted":true,"formattedCitation":"(Armstrong et al., 2016; Abrahms et al., 2021)","plainCitation":"(Armstrong et al., 2016; Abrahms et al., 2021)","noteIndex":0},"citationItems":[{"id":13,"uris":["http://zotero.org/users/local/zapURGuj/items/Y8GR6A75"],"itemData":{"id":13,"type":"article-journal","abstract":"As climate change increases maximal water temperatures, behavioural thermoregulation may be crucial for the persistence of coldwater fishes, such as salmonids. Although myriad studies have documented behavioural thermoregulation in southern populations of salmonids, few if any have explored this phenomenon in northern populations, which are less likely to have an evolutionary history of heat stress, yet are predicted to experience substantial warming. Here, we treated a rare heat wave as a natural experiment to test whether wild sockeye salmon (Oncorhynchus nerka) at the northern extent of their primary range (60° latitude) can thermoregulate in response to abnormally high thermal conditions. We tagged adult sockeye salmon with temperature loggers as they staged in a lake epilimnion prior to spawning in small cold streams (n = 40 recovered loggers). As lake surface temperatures warmed to physiologically suboptimal levels (15–20°C), sockeye salmon thermoregulated by moving to tributary plumes or the lake metalimnion. A regression of fish body temperature against lake surface temperature indicated that fish moved to cooler waters when the epilimnion temperature exceeded ~12°C. A bioenergetics model suggested that the observed behaviour reduced daily metabolic costs by as much as ~50% during the warmest conditions (18–20°C). These results provide rare evidence of cool-seeking thermoregulation at the poleward extent of a species range, emphasizing the potential ubiquity of maximal temperature constraints and the functional significance of thermal heterogeneity for buffering poikilotherms from climate change.","container-title":"Conservation Physiology","DOI":"10.1093/conphys/cow039","ISSN":"2051-1434","issue":"1","journalAbbreviation":"Conservation Physiology","page":"cow039","source":"Silverchair","title":"Adaptive capacity at the northern front: sockeye salmon behaviourally thermoregulate during novel exposure to warm temperatures","title-short":"Adaptive capacity at the northern front","volume":"4","author":[{"family":"Armstrong","given":"Jonathan B."},{"family":"Ward","given":"Eric J."},{"family":"Schindler","given":"Daniel E."},{"family":"Lisi","given":"Peter J."}],"issued":{"date-parts":[["2016",1,1]]}}},{"id":17,"uris":["http://zotero.org/users/local/zapURGuj/items/C6DSYHK2"],"itemData":{"id":17,"type":"article-journal","container-title":"Trends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00AA3A7C">
        <w:rPr>
          <w:rFonts w:ascii="Times New Roman" w:hAnsi="Times New Roman" w:cs="Times New Roman"/>
          <w:sz w:val="24"/>
          <w:szCs w:val="24"/>
        </w:rPr>
        <w:fldChar w:fldCharType="separate"/>
      </w:r>
      <w:r w:rsidR="009123AC" w:rsidRPr="009123AC">
        <w:rPr>
          <w:rFonts w:ascii="Times New Roman" w:hAnsi="Times New Roman" w:cs="Times New Roman"/>
          <w:sz w:val="24"/>
        </w:rPr>
        <w:t>(Armstrong et al., 2016; Abrahms et al., 2021)</w:t>
      </w:r>
      <w:r w:rsidR="00AA3A7C">
        <w:rPr>
          <w:rFonts w:ascii="Times New Roman" w:hAnsi="Times New Roman" w:cs="Times New Roman"/>
          <w:sz w:val="24"/>
          <w:szCs w:val="24"/>
        </w:rPr>
        <w:fldChar w:fldCharType="end"/>
      </w:r>
      <w:r w:rsidR="00D22412">
        <w:rPr>
          <w:rFonts w:ascii="Times New Roman" w:hAnsi="Times New Roman" w:cs="Times New Roman"/>
          <w:sz w:val="24"/>
          <w:szCs w:val="24"/>
        </w:rPr>
        <w:t xml:space="preserve">, less is known about responses to multiple </w:t>
      </w:r>
      <w:r w:rsidR="00941C9B">
        <w:rPr>
          <w:rFonts w:ascii="Times New Roman" w:hAnsi="Times New Roman" w:cs="Times New Roman"/>
          <w:sz w:val="24"/>
          <w:szCs w:val="24"/>
        </w:rPr>
        <w:t>resources</w:t>
      </w:r>
      <w:r w:rsidR="005A5FD5">
        <w:rPr>
          <w:rFonts w:ascii="Times New Roman" w:hAnsi="Times New Roman" w:cs="Times New Roman"/>
          <w:sz w:val="24"/>
          <w:szCs w:val="24"/>
        </w:rPr>
        <w:t xml:space="preserve"> at fine spatial scales</w:t>
      </w:r>
      <w:r w:rsidR="00941C9B">
        <w:rPr>
          <w:rFonts w:ascii="Times New Roman" w:hAnsi="Times New Roman" w:cs="Times New Roman"/>
          <w:sz w:val="24"/>
          <w:szCs w:val="24"/>
        </w:rPr>
        <w:t>.</w:t>
      </w:r>
      <w:r w:rsidR="00D22412">
        <w:rPr>
          <w:rFonts w:ascii="Times New Roman" w:hAnsi="Times New Roman" w:cs="Times New Roman"/>
          <w:sz w:val="24"/>
          <w:szCs w:val="24"/>
        </w:rPr>
        <w:t xml:space="preserve"> </w:t>
      </w:r>
    </w:p>
    <w:p w14:paraId="241BD45D" w14:textId="1232928D" w:rsidR="00CC28BB" w:rsidRDefault="00CC28BB" w:rsidP="00BB19C2">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aquatic ecosystems, both temperature and dissolved oxygen (DO) are critically important, because most aquatic organisms are poikilotherms that cannot regulate their body temperature, and because oxygen </w:t>
      </w:r>
      <w:r w:rsidR="00BB19C2">
        <w:rPr>
          <w:rFonts w:ascii="Times New Roman" w:hAnsi="Times New Roman" w:cs="Times New Roman"/>
          <w:sz w:val="24"/>
          <w:szCs w:val="24"/>
        </w:rPr>
        <w:t>is present</w:t>
      </w:r>
      <w:r w:rsidR="00B06077">
        <w:rPr>
          <w:rFonts w:ascii="Times New Roman" w:hAnsi="Times New Roman" w:cs="Times New Roman"/>
          <w:sz w:val="24"/>
          <w:szCs w:val="24"/>
        </w:rPr>
        <w:t xml:space="preserve"> at lower concentrations</w:t>
      </w:r>
      <w:r>
        <w:rPr>
          <w:rFonts w:ascii="Times New Roman" w:hAnsi="Times New Roman" w:cs="Times New Roman"/>
          <w:sz w:val="24"/>
          <w:szCs w:val="24"/>
        </w:rPr>
        <w:t xml:space="preserve"> </w:t>
      </w:r>
      <w:r w:rsidR="005A5FD5">
        <w:rPr>
          <w:rFonts w:ascii="Times New Roman" w:hAnsi="Times New Roman" w:cs="Times New Roman"/>
          <w:sz w:val="24"/>
          <w:szCs w:val="24"/>
        </w:rPr>
        <w:t xml:space="preserve">and </w:t>
      </w:r>
      <w:r w:rsidR="00BB19C2">
        <w:rPr>
          <w:rFonts w:ascii="Times New Roman" w:hAnsi="Times New Roman" w:cs="Times New Roman"/>
          <w:sz w:val="24"/>
          <w:szCs w:val="24"/>
        </w:rPr>
        <w:t xml:space="preserve">is </w:t>
      </w:r>
      <w:r w:rsidR="005A5FD5">
        <w:rPr>
          <w:rFonts w:ascii="Times New Roman" w:hAnsi="Times New Roman" w:cs="Times New Roman"/>
          <w:sz w:val="24"/>
          <w:szCs w:val="24"/>
        </w:rPr>
        <w:t>more variable</w:t>
      </w:r>
      <w:r>
        <w:rPr>
          <w:rFonts w:ascii="Times New Roman" w:hAnsi="Times New Roman" w:cs="Times New Roman"/>
          <w:sz w:val="24"/>
          <w:szCs w:val="24"/>
        </w:rPr>
        <w:t xml:space="preserve"> in water than in air. Higher temperatures both reduce oxygen solubility in water and increase </w:t>
      </w:r>
      <w:r w:rsidR="00B06077">
        <w:rPr>
          <w:rFonts w:ascii="Times New Roman" w:hAnsi="Times New Roman" w:cs="Times New Roman"/>
          <w:sz w:val="24"/>
          <w:szCs w:val="24"/>
        </w:rPr>
        <w:t xml:space="preserve">organismal </w:t>
      </w:r>
      <w:r w:rsidR="005A5FD5">
        <w:rPr>
          <w:rFonts w:ascii="Times New Roman" w:hAnsi="Times New Roman" w:cs="Times New Roman"/>
          <w:sz w:val="24"/>
          <w:szCs w:val="24"/>
        </w:rPr>
        <w:t>oxygen demand</w:t>
      </w:r>
      <w:r>
        <w:rPr>
          <w:rFonts w:ascii="Times New Roman" w:hAnsi="Times New Roman" w:cs="Times New Roman"/>
          <w:sz w:val="24"/>
          <w:szCs w:val="24"/>
        </w:rPr>
        <w:t>, so we should expect that as temperatures exceed physiological optimums, behavioral responses should be shaped by both temperature and DO</w:t>
      </w:r>
      <w:r w:rsidR="003F45B4">
        <w:rPr>
          <w:rFonts w:ascii="Times New Roman" w:hAnsi="Times New Roman" w:cs="Times New Roman"/>
          <w:sz w:val="24"/>
          <w:szCs w:val="24"/>
        </w:rPr>
        <w:t xml:space="preserve"> </w:t>
      </w:r>
      <w:r w:rsidR="00797A78">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{"citationID":"7LAYI61A","properties":{"formattedCitation":"(Stehfest et al., 2017)","plainCitation":"(Stehfest et al., 2017)","noteIndex":0},"citationItems":[{"id":319,"uris":["http://zotero.org/users/local/zapURGuj/items/S2BTT3XK"],"itemData":{"id":319,"type":"article-journal","abstract":"Understanding how aquatic species respond to extremes of DO and temperature is crucial for determining how they will be affected by climate change, which is predicted to increasingly expose them to levels beyond their optima. In this study we used novel animal-borne DO, temperature and depth sensors to determine the effect of extremes of DO and temperature on the vertical habitat use of Atlantic salmon Salmo salar in aquaculture cages. Salmon showed a preference for temperatures around 16.5 to 17.5 °C, however, selection of preferred temperatures was trumped by active avoidance of low DO (&lt;35% saturation) at the bottom of the cage. In addition to low DO, salmon also avoided warm surface waters (&gt;20.1 °C), which led to a considerable contraction in the available vertical habitat. Despite their avoidance behavior, fish spent a large amount of time in waters with suboptimal DO (&lt;60% saturation). These results show that vertical habitat contraction could likely be a significant consequence of climate change if the reduction in DO outpaces the increase in hypoxia tolerance through local adaptation. They furthermore highlight that site-specific environmental conditions and stock-specific tolerance thresholds may need to be considered when determining stocking densities.","container-title":"Scientific Reports","DOI":"10.1038/s41598-017-04806-2","ISSN":"2045-2322","issue":"1","journalAbbreviation":"Sci Rep","language":"en","license":"2017 The Author(s)","note":"publisher: Nature Publishing Group","page":"4545","source":"www.nature.com","title":"Response of Atlantic salmon Salmo salar to temperature and dissolved oxygen extremes established using animal-borne environmental sensors","volume":"7","author":[{"family":"Stehfest","given":"Kilian M."},{"family":"Carter","given":"Chris G."},{"family":"McAllister","given":"Jaime D."},{"family":"Ross","given":"Jeff D."},{"family":"Semmens","given":"Jayson M."}],"issued":{"date-parts":[["2017",7,3]]}}}],"schema":"https://github.com/citation-style-language/schema/raw/master/csl-citation.json"} </w:instrText>
      </w:r>
      <w:r w:rsidR="00797A78">
        <w:rPr>
          <w:rFonts w:ascii="Times New Roman" w:hAnsi="Times New Roman" w:cs="Times New Roman"/>
          <w:sz w:val="24"/>
          <w:szCs w:val="24"/>
        </w:rPr>
        <w:fldChar w:fldCharType="separate"/>
      </w:r>
      <w:r w:rsidR="00797A78" w:rsidRPr="00797A78">
        <w:rPr>
          <w:rFonts w:ascii="Times New Roman" w:hAnsi="Times New Roman" w:cs="Times New Roman"/>
          <w:sz w:val="24"/>
        </w:rPr>
        <w:t>(Stehfest et al., 2017)</w:t>
      </w:r>
      <w:r w:rsidR="00797A78">
        <w:rPr>
          <w:rFonts w:ascii="Times New Roman" w:hAnsi="Times New Roman" w:cs="Times New Roman"/>
          <w:sz w:val="24"/>
          <w:szCs w:val="24"/>
        </w:rPr>
        <w:fldChar w:fldCharType="end"/>
      </w:r>
      <w:r>
        <w:rPr>
          <w:rFonts w:ascii="Times New Roman" w:hAnsi="Times New Roman" w:cs="Times New Roman"/>
          <w:sz w:val="24"/>
          <w:szCs w:val="24"/>
        </w:rPr>
        <w:t>. Aquatic habitats ranging from pelagic seas to ponds can exhibit vertical stratification of temperature and oxygen (also referred to as vertical fronts;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{"citationID":"CGRjbaky","properties":{"formattedCitation":"(Logan et al., 2023)","plainCitation":"(Logan et al., 2023)","dontUpdate":true,"noteIndex":0},"citationItems":[{"id":18,"uris":["http://zotero.org/users/local/zapURGuj/items/CMGC8X5Z"],"itemData":{"id":18,"type":"article-journal","abstract":"Pelagic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DB2EF4" w:rsidRPr="00DB2EF4">
        <w:rPr>
          <w:rFonts w:ascii="Times New Roman" w:hAnsi="Times New Roman" w:cs="Times New Roman"/>
          <w:sz w:val="24"/>
        </w:rPr>
        <w:t>Logan et al., 2023)</w:t>
      </w:r>
      <w:r w:rsidR="00DB2EF4">
        <w:rPr>
          <w:rFonts w:ascii="Times New Roman" w:hAnsi="Times New Roman" w:cs="Times New Roman"/>
          <w:sz w:val="24"/>
          <w:szCs w:val="24"/>
        </w:rPr>
        <w:fldChar w:fldCharType="end"/>
      </w:r>
      <w:r>
        <w:rPr>
          <w:rFonts w:ascii="Times New Roman" w:hAnsi="Times New Roman" w:cs="Times New Roman"/>
          <w:sz w:val="24"/>
          <w:szCs w:val="24"/>
        </w:rPr>
        <w:t>. In tropical marine environments, suboptimally cool and hypoxic waters below the thermocline can limit fish to the shallower depths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725F70">
        <w:rPr>
          <w:rFonts w:ascii="Times New Roman" w:hAnsi="Times New Roman" w:cs="Times New Roman"/>
          <w:sz w:val="24"/>
          <w:szCs w:val="24"/>
        </w:rPr>
        <w:instrText xml:space="preserve"> ADDIN ZOTERO_ITEM CSL_CITATION {"citationID":"I8a1yW0k","properties":{"unsorted":true,"formattedCitation":"(Brill et al., 1999; Prince &amp; Goodyear, 2006; Logan et al., 2023)","plainCitation":"(Brill et al., 1999; Prince &amp; Goodyear, 2006; Logan et al., 2023)","noteIndex":0},"citationItems":[{"id":22,"uris":["http://zotero.org/users/local/zapURGuj/items/GENG4J3T"],"itemData":{"id":22,"type":"article-journal","abstract":"We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w:instrText>
      </w:r>
      <w:r w:rsidR="00725F70">
        <w:rPr>
          <w:rFonts w:ascii="Cambria Math" w:hAnsi="Cambria Math" w:cs="Cambria Math"/>
          <w:sz w:val="24"/>
          <w:szCs w:val="24"/>
        </w:rPr>
        <w:instrText>≃</w:instrText>
      </w:r>
      <w:r w:rsidR="00725F70">
        <w:rPr>
          <w:rFonts w:ascii="Times New Roman" w:hAnsi="Times New Roman" w:cs="Times New Roman"/>
          <w:sz w:val="24"/>
          <w:szCs w:val="24"/>
        </w:rPr>
        <w:instrText xml:space="preserve">60 to 80% of their time in or immediately below the relatively uniform-temperature surface-layer (i.e. above 100 m), a behavior pattern similar to that previously reported for juvenile yellowfin tuna, blue marlin (Makaira nigricans), and striped marlin (Tetrapturus audax) tracked in the same area. In all three species, maximum swimming depths appear to be limited by water temperatures 8 C° 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currents.","container-title":"Marine Biology","DOI":"10.1007/s002270050478","ISSN":"1432-1793","issue":"3","journalAbbreviation":"Marine Biology","language":"en","page":"395-408","source":"Springer Link","title":"Horizontal movements and depth distribution of large adult yellowfin tuna (Thunnus albacares) near the Hawaiian Islands, recorded using ultrasonic telemetry: implications for the physiological ecology of pelagic fishes","title-short":"Horizontal movements and depth distribution of large adult yellowfin tuna (Thunnus albacares) near the Hawaiian Islands, recorded using ultrasonic telemetry","volume":"133","author":[{"family":"Brill","given":"R. W."},{"family":"Block","given":"B. A."},{"family":"Boggs","given":"C. H."},{"family":"Bigelow","given":"K. A."},{"family":"Freund","given":"E. V."},{"family":"Marcinek","given":"D. J."}],"issued":{"date-parts":[["1999",4,1]]}}},{"id":392,"uris":["http://zotero.org/users/local/zapURGuj/items/IQ54XE57"],"itemData":{"id":392,"type":"article-journal","abstract":"Large areas of cold hypoxic water occur as distinct strata in the eastern tropical Pacific (ETP) and Atlantic oceans as a result of high productivity initiated by intense nutrient upwelling. We show that this stratum restricts the depth distribution of tropical pelagic marlins, sailfish, and tunas by compressing the acceptable physical habitat into a narrow surface layer. This layer extends downward to a variable boundary defined by a shallow thermocline, often at 25 m, above a barrier of cold hypoxic water. The depth distributions of marlin and sailfish monitored with electronic tags and average dissolved oxygen (DO) and temperature profiles show that this cold hypoxic environment constitutes a lower habitat boundary in the ETP, but not in the western North Atlantic (WNA), where DO is not limiting. Eastern Pacific and eastern Atlantic sailfish are larger than those in WNA, where the hypoxic zone is much deeper or absent. Larger sizes may reflect enhanced foraging opportunities afforded by the closer proximity of predator and prey in compressed habitat, as well as by the higher productivity. The shallow band of acceptable habitat restricts these fishes to a very narrow surface layer and makes them more vulnerable to over-exploitation by surface gears. Predictably, the long-term landings of tropical pelagic tunas from areas of habitat compression have been far greater than in surrounding areas. Many tropical pelagic species in the Atlantic Ocean are currently either fully exploited or overfished and their future status could be quite sensitive to increased fishing pressures, particularly in areas of habitat compression.","container-title":"Fisheries Oceanography","DOI":"10.1111/j.1365-2419.2005.00393.x","ISSN":"1365-2419","issue":"6","language":"en","note":"_eprint: https://onlinelibrary.wiley.com/doi/pdf/10.1111/j.1365-2419.2005.00393.x","page":"451-464","source":"Wiley Online Library","title":"Hypoxia-based habitat compression of tropical pelagic fishes","volume":"15","author":[{"family":"Prince","given":"Eric D."},{"family":"Goodyear","given":"C. Phillip"}],"issued":{"date-parts":[["2006"]]}}},{"id":18,"uris":["http://zotero.org/users/local/zapURGuj/items/CMGC8X5Z"],"itemData":{"id":18,"type":"article-journal","abstract":"Pelagic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725F70" w:rsidRPr="00725F70">
        <w:rPr>
          <w:rFonts w:ascii="Times New Roman" w:hAnsi="Times New Roman" w:cs="Times New Roman"/>
          <w:sz w:val="24"/>
        </w:rPr>
        <w:t>(Brill et al., 1999; Prince &amp; Goodyear, 2006; Logan et al., 2023)</w:t>
      </w:r>
      <w:r w:rsidR="00DB2EF4">
        <w:rPr>
          <w:rFonts w:ascii="Times New Roman" w:hAnsi="Times New Roman" w:cs="Times New Roman"/>
          <w:sz w:val="24"/>
          <w:szCs w:val="24"/>
        </w:rPr>
        <w:fldChar w:fldCharType="end"/>
      </w:r>
      <w:r w:rsidR="00DB2EF4">
        <w:rPr>
          <w:rFonts w:ascii="Times New Roman" w:hAnsi="Times New Roman" w:cs="Times New Roman"/>
          <w:sz w:val="24"/>
          <w:szCs w:val="24"/>
        </w:rPr>
        <w:t xml:space="preserve">. </w:t>
      </w:r>
      <w:r>
        <w:rPr>
          <w:rFonts w:ascii="Times New Roman" w:hAnsi="Times New Roman" w:cs="Times New Roman"/>
          <w:sz w:val="24"/>
          <w:szCs w:val="24"/>
        </w:rPr>
        <w:t xml:space="preserve">In temperate lotic </w:t>
      </w:r>
      <w:ins w:id="84" w:author="Barrett, Hannah" w:date="2025-07-10T12:58:00Z" w16du:dateUtc="2025-07-10T19:58:00Z">
        <w:r w:rsidR="00245392">
          <w:rPr>
            <w:rFonts w:ascii="Times New Roman" w:hAnsi="Times New Roman" w:cs="Times New Roman"/>
            <w:sz w:val="24"/>
            <w:szCs w:val="24"/>
          </w:rPr>
          <w:t xml:space="preserve">(flowing) </w:t>
        </w:r>
      </w:ins>
      <w:r>
        <w:rPr>
          <w:rFonts w:ascii="Times New Roman" w:hAnsi="Times New Roman" w:cs="Times New Roman"/>
          <w:sz w:val="24"/>
          <w:szCs w:val="24"/>
        </w:rPr>
        <w:t xml:space="preserve">and lentic </w:t>
      </w:r>
      <w:ins w:id="85" w:author="Barrett, Hannah" w:date="2025-07-10T12:58:00Z" w16du:dateUtc="2025-07-10T19:58:00Z">
        <w:r w:rsidR="00245392">
          <w:rPr>
            <w:rFonts w:ascii="Times New Roman" w:hAnsi="Times New Roman" w:cs="Times New Roman"/>
            <w:sz w:val="24"/>
            <w:szCs w:val="24"/>
          </w:rPr>
          <w:t xml:space="preserve">(still-water) </w:t>
        </w:r>
      </w:ins>
      <w:r>
        <w:rPr>
          <w:rFonts w:ascii="Times New Roman" w:hAnsi="Times New Roman" w:cs="Times New Roman"/>
          <w:sz w:val="24"/>
          <w:szCs w:val="24"/>
        </w:rPr>
        <w:t>environments, warm surface temperatures can exceed physiological optima, and hypoxic conditions at depth can limit fish vertical distribution, creating a vertically compressed habitat known as a temperature-oxygen squeeze</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{"citationID":"HyE1fu4M","properties":{"formattedCitation":"(Coutant, 1985)","plainCitation":"(Coutant, 1985)","noteIndex":0},"citationItems":[{"id":24,"uris":["http://zotero.org/users/local/zapURGuj/items/WSW8TYVX"],"itemData":{"id":24,"type":"article-journal","abstract":"Striped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(Coutant, 1985)</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r>
        <w:rPr>
          <w:rFonts w:ascii="Times New Roman" w:hAnsi="Times New Roman" w:cs="Times New Roman"/>
          <w:sz w:val="24"/>
          <w:szCs w:val="24"/>
        </w:rPr>
        <w:t xml:space="preserve"> This phenomenon can also occur in fine scale patches of lentic habitat within a river floodplain. For example, thermally stratified cold-water alcoves often present a temperature-oxygen squeeze, effectively confining cold-adapted fish to ≤20% of the water column</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{"citationID":"z2Slt3ap","properties":{"formattedCitation":"(Barrett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(Barrett et al., 2024)</w:t>
      </w:r>
      <w:r w:rsidR="000767C3">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C7AC1">
        <w:rPr>
          <w:rFonts w:ascii="Times New Roman" w:hAnsi="Times New Roman" w:cs="Times New Roman"/>
          <w:sz w:val="24"/>
          <w:szCs w:val="24"/>
        </w:rPr>
        <w:t xml:space="preserve">In these habitats, cool water </w:t>
      </w:r>
      <w:r>
        <w:rPr>
          <w:rFonts w:ascii="Times New Roman" w:hAnsi="Times New Roman" w:cs="Times New Roman"/>
          <w:sz w:val="24"/>
          <w:szCs w:val="24"/>
        </w:rPr>
        <w:t>is introduced</w:t>
      </w:r>
      <w:r w:rsidRPr="005C7AC1">
        <w:rPr>
          <w:rFonts w:ascii="Times New Roman" w:hAnsi="Times New Roman" w:cs="Times New Roman"/>
          <w:sz w:val="24"/>
          <w:szCs w:val="24"/>
        </w:rPr>
        <w:t xml:space="preserve"> through upwelling hyporheic flows, which are often oxygen-depleted due to biological respiration and the absence of photosynthesis </w:t>
      </w:r>
      <w:r>
        <w:rPr>
          <w:rFonts w:ascii="Times New Roman" w:hAnsi="Times New Roman" w:cs="Times New Roman"/>
          <w:sz w:val="24"/>
          <w:szCs w:val="24"/>
        </w:rPr>
        <w:t xml:space="preserve">while subsurface. </w:t>
      </w:r>
      <w:proofErr w:type="gramStart"/>
      <w:r>
        <w:rPr>
          <w:rFonts w:ascii="Times New Roman" w:hAnsi="Times New Roman" w:cs="Times New Roman"/>
          <w:sz w:val="24"/>
          <w:szCs w:val="24"/>
        </w:rPr>
        <w:t>The vast majority of</w:t>
      </w:r>
      <w:proofErr w:type="gramEnd"/>
      <w:r>
        <w:rPr>
          <w:rFonts w:ascii="Times New Roman" w:hAnsi="Times New Roman" w:cs="Times New Roman"/>
          <w:sz w:val="24"/>
          <w:szCs w:val="24"/>
        </w:rPr>
        <w:t xml:space="preserve"> this work on temperature and oxygen stratification considers a temporally static trade-off. However, diel variation is a prominent feature in many systems as the </w:t>
      </w:r>
      <w:r>
        <w:rPr>
          <w:rFonts w:ascii="Times New Roman" w:hAnsi="Times New Roman" w:cs="Times New Roman"/>
          <w:sz w:val="24"/>
          <w:szCs w:val="24"/>
        </w:rPr>
        <w:lastRenderedPageBreak/>
        <w:t xml:space="preserve">day-night cycle modulates temperature and oxygen through solar absorption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{"citationID":"FmA9ybP3","properties":{"formattedCitation":"(Caissie,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(Caissie, 2006)</w:t>
      </w:r>
      <w:r w:rsidR="000767C3">
        <w:rPr>
          <w:rFonts w:ascii="Times New Roman" w:hAnsi="Times New Roman" w:cs="Times New Roman"/>
          <w:sz w:val="24"/>
          <w:szCs w:val="24"/>
        </w:rPr>
        <w:fldChar w:fldCharType="end"/>
      </w:r>
      <w:r>
        <w:rPr>
          <w:rFonts w:ascii="Times New Roman" w:hAnsi="Times New Roman" w:cs="Times New Roman"/>
          <w:sz w:val="24"/>
          <w:szCs w:val="24"/>
        </w:rPr>
        <w:t xml:space="preserve"> and ecosystem metabolism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{"citationID":"MYiyWdNk","properties":{"formattedCitation":"(Maasri et al., 2019)","plainCitation":"(Maasri et al., 2019)","noteIndex":0},"citationItems":[{"id":33,"uris":["http://zotero.org/users/local/zapURGuj/items/VE963V8D"],"itemData":{"id":33,"type":"article-journal","container-title":"Freshwater Science","DOI":"10.1086/705916","ISSN":"2161-9549, 2161-9565","issue":"4","journalAbbreviation":"Freshwater Science","language":"en","page":"692-701","source":"DOI.org (Crossref)","title":"Does diel variation in oxygen influence taxonomic and functional diversity of stream macroinvertebrates?","volume":"38","author":[{"family":"Maasri","given":"Alain"},{"family":"Schechner","given":"Anne E."},{"family":"Erdenee","given":"Bolortsetseg"},{"family":"Dodds","given":"Walter K."},{"family":"Chandra","given":"Sudeep"},{"family":"Gelhaus","given":"Jon K."},{"family":"Thorp","given":"James H."}],"issued":{"date-parts":[["2019",12]]}}}],"schema":"https://github.com/citation-style-language/schema/raw/master/csl-citation.json"}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(Maasri et al., 2019)</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p>
    <w:p w14:paraId="0D9500A8" w14:textId="137A8A08" w:rsidR="005F7C05" w:rsidRDefault="00BA6ADA" w:rsidP="00F56768">
      <w:pPr>
        <w:spacing w:line="480" w:lineRule="auto"/>
        <w:ind w:firstLine="720"/>
        <w:rPr>
          <w:rFonts w:ascii="Times New Roman" w:hAnsi="Times New Roman" w:cs="Times New Roman"/>
          <w:sz w:val="24"/>
          <w:szCs w:val="24"/>
        </w:rPr>
      </w:pPr>
      <w:r w:rsidRPr="00BA6ADA">
        <w:rPr>
          <w:rFonts w:ascii="Times New Roman" w:hAnsi="Times New Roman" w:cs="Times New Roman"/>
          <w:sz w:val="24"/>
          <w:szCs w:val="24"/>
        </w:rPr>
        <w:t>To maximize fitness under die</w:t>
      </w:r>
      <w:r>
        <w:rPr>
          <w:rFonts w:ascii="Times New Roman" w:hAnsi="Times New Roman" w:cs="Times New Roman"/>
          <w:sz w:val="24"/>
          <w:szCs w:val="24"/>
        </w:rPr>
        <w:t xml:space="preserve">l </w:t>
      </w:r>
      <w:r w:rsidRPr="00BA6ADA">
        <w:rPr>
          <w:rFonts w:ascii="Times New Roman" w:hAnsi="Times New Roman" w:cs="Times New Roman"/>
          <w:sz w:val="24"/>
          <w:szCs w:val="24"/>
        </w:rPr>
        <w:t>variation in environmental variables, aquatic organisms often exhibit die</w:t>
      </w:r>
      <w:r>
        <w:rPr>
          <w:rFonts w:ascii="Times New Roman" w:hAnsi="Times New Roman" w:cs="Times New Roman"/>
          <w:sz w:val="24"/>
          <w:szCs w:val="24"/>
        </w:rPr>
        <w:t xml:space="preserve">l </w:t>
      </w:r>
      <w:r w:rsidRPr="00BA6ADA">
        <w:rPr>
          <w:rFonts w:ascii="Times New Roman" w:hAnsi="Times New Roman" w:cs="Times New Roman"/>
          <w:sz w:val="24"/>
          <w:szCs w:val="24"/>
        </w:rPr>
        <w:t>vertical migration</w:t>
      </w:r>
      <w:r>
        <w:rPr>
          <w:rFonts w:ascii="Times New Roman" w:hAnsi="Times New Roman" w:cs="Times New Roman"/>
          <w:sz w:val="24"/>
          <w:szCs w:val="24"/>
        </w:rPr>
        <w:t xml:space="preserve"> (DVM</w:t>
      </w:r>
      <w:r w:rsidR="00B8780B">
        <w:rPr>
          <w:rFonts w:ascii="Times New Roman" w:hAnsi="Times New Roman" w:cs="Times New Roman"/>
          <w:sz w:val="24"/>
          <w:szCs w:val="24"/>
        </w:rPr>
        <w:t>)</w:t>
      </w:r>
      <w:r>
        <w:rPr>
          <w:rFonts w:ascii="Times New Roman" w:hAnsi="Times New Roman" w:cs="Times New Roman"/>
          <w:sz w:val="24"/>
          <w:szCs w:val="24"/>
        </w:rPr>
        <w:t xml:space="preserve">. </w:t>
      </w:r>
      <w:r w:rsidR="000D3CE5" w:rsidRPr="000D3CE5">
        <w:rPr>
          <w:rFonts w:ascii="Times New Roman" w:hAnsi="Times New Roman" w:cs="Times New Roman"/>
          <w:sz w:val="24"/>
          <w:szCs w:val="24"/>
        </w:rPr>
        <w:t xml:space="preserve">DVM is among the most widespread movement behaviors in aquatic systems, occurring in all sizes of water bodies and across multiple trophic levels. This behavior often takes advantage of </w:t>
      </w:r>
      <w:r w:rsidR="000D3CE5">
        <w:rPr>
          <w:rFonts w:ascii="Times New Roman" w:hAnsi="Times New Roman" w:cs="Times New Roman"/>
          <w:sz w:val="24"/>
          <w:szCs w:val="24"/>
        </w:rPr>
        <w:t>asynchronous</w:t>
      </w:r>
      <w:r w:rsidR="000D3CE5" w:rsidRPr="000D3CE5">
        <w:rPr>
          <w:rFonts w:ascii="Times New Roman" w:hAnsi="Times New Roman" w:cs="Times New Roman"/>
          <w:sz w:val="24"/>
          <w:szCs w:val="24"/>
        </w:rPr>
        <w:t xml:space="preserve"> conditions. For example, fish exploit </w:t>
      </w:r>
      <w:r w:rsidR="000D3CE5">
        <w:rPr>
          <w:rFonts w:ascii="Times New Roman" w:hAnsi="Times New Roman" w:cs="Times New Roman"/>
          <w:sz w:val="24"/>
          <w:szCs w:val="24"/>
        </w:rPr>
        <w:t>asynchronous variation</w:t>
      </w:r>
      <w:r w:rsidR="000D3CE5" w:rsidRPr="000D3CE5">
        <w:rPr>
          <w:rFonts w:ascii="Times New Roman" w:hAnsi="Times New Roman" w:cs="Times New Roman"/>
          <w:sz w:val="24"/>
          <w:szCs w:val="24"/>
        </w:rPr>
        <w:t xml:space="preserve"> in predation risk and foraging opportunities through crepuscular ascents to surface waters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{"citationID":"Tcz0EUfJ","properties":{"formattedCitation":"(Scheuerell &amp; Schindler, 2003)","plainCitation":"(Scheuerell &amp; Schindler, 2003)","noteIndex":0},"citationItems":[{"id":35,"uris":["http://zotero.org/users/local/zapURGuj/items/CYRJDDB9"],"itemData":{"id":35,"type":"article-journal","abstract":"Diel vertical migration (DVM) is a widespread phenomenon in aquatic organisms,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ecosystems.","container-title":"Ecology","DOI":"10.1890/0012-9658(2003)084[1713:DVMBJS]2.0.CO;2","ISSN":"1939-9170","issue":"7","language":"en","note":"_eprint: https://onlinelibrary.wiley.com/doi/pdf/10.1890/0012-9658%282003%29084%5B1713%3ADVMBJS%5D2.0.CO%3B2","page":"1713-1720","source":"Wiley Online Library","title":"Diel Vertical Migration by Juvenile Sockeye Salmon: Empirical Evidence for the Antipredation Window","title-short":"Diel Vertical Migration by Juvenile Sockeye Salmon","volume":"84","author":[{"family":"Scheuerell","given":"Mark D."},{"family":"Schindler","given":"Daniel E."}],"issued":{"date-parts":[["2003"]]}}}],"schema":"https://github.com/citation-style-language/schema/raw/master/csl-citation.json"}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(Scheuerell &amp; Schindler, 2003)</w:t>
      </w:r>
      <w:r w:rsidR="000767C3">
        <w:rPr>
          <w:rFonts w:ascii="Times New Roman" w:hAnsi="Times New Roman" w:cs="Times New Roman"/>
          <w:sz w:val="24"/>
          <w:szCs w:val="24"/>
        </w:rPr>
        <w:fldChar w:fldCharType="end"/>
      </w:r>
      <w:r w:rsidR="000D3CE5" w:rsidRPr="000D3CE5">
        <w:rPr>
          <w:rFonts w:ascii="Times New Roman" w:hAnsi="Times New Roman" w:cs="Times New Roman"/>
          <w:sz w:val="24"/>
          <w:szCs w:val="24"/>
        </w:rPr>
        <w:t>.</w:t>
      </w:r>
      <w:ins w:id="86" w:author="Barrett, Hannah" w:date="2025-06-23T09:45:00Z" w16du:dateUtc="2025-06-23T16:45:00Z">
        <w:r w:rsidR="00DE005E" w:rsidRPr="00DE005E">
          <w:t xml:space="preserve"> </w:t>
        </w:r>
      </w:ins>
      <w:ins w:id="87" w:author="Barrett, Hannah" w:date="2025-06-23T09:45:00Z">
        <w:r w:rsidR="00DE005E" w:rsidRPr="00DE005E">
          <w:rPr>
            <w:rFonts w:ascii="Times New Roman" w:hAnsi="Times New Roman" w:cs="Times New Roman"/>
            <w:sz w:val="24"/>
            <w:szCs w:val="24"/>
          </w:rPr>
          <w:t>While DVM is a pervasive behavioral strategy that has been extensively studied in marine environments</w:t>
        </w:r>
      </w:ins>
      <w:ins w:id="88" w:author="Barrett, Hannah" w:date="2025-07-10T14:33:00Z" w16du:dateUtc="2025-07-10T21:33:00Z">
        <w:r w:rsidR="00D72D97">
          <w:rPr>
            <w:rFonts w:ascii="Times New Roman" w:hAnsi="Times New Roman" w:cs="Times New Roman"/>
            <w:sz w:val="24"/>
            <w:szCs w:val="24"/>
          </w:rPr>
          <w:t xml:space="preserve"> </w:t>
        </w:r>
      </w:ins>
      <w:ins w:id="89" w:author="Barrett, Hannah" w:date="2025-07-10T14:38:00Z">
        <w:r w:rsidR="00D72D97" w:rsidRPr="00D72D97">
          <w:rPr>
            <w:rFonts w:ascii="Times New Roman" w:hAnsi="Times New Roman" w:cs="Times New Roman"/>
            <w:sz w:val="24"/>
            <w:szCs w:val="24"/>
          </w:rPr>
          <w:t>—particularly in relation to light</w:t>
        </w:r>
      </w:ins>
      <w:ins w:id="90" w:author="Barrett, Hannah" w:date="2025-07-11T11:03:00Z" w16du:dateUtc="2025-07-11T18:03:00Z">
        <w:r w:rsidR="00EF634B">
          <w:rPr>
            <w:rFonts w:ascii="Times New Roman" w:hAnsi="Times New Roman" w:cs="Times New Roman"/>
            <w:sz w:val="24"/>
            <w:szCs w:val="24"/>
          </w:rPr>
          <w:t xml:space="preserve"> </w:t>
        </w:r>
      </w:ins>
      <w:commentRangeStart w:id="91"/>
      <w:r w:rsidR="00EF634B">
        <w:rPr>
          <w:rFonts w:ascii="Times New Roman" w:hAnsi="Times New Roman" w:cs="Times New Roman"/>
          <w:sz w:val="24"/>
          <w:szCs w:val="24"/>
        </w:rPr>
        <w:fldChar w:fldCharType="begin"/>
      </w:r>
      <w:r w:rsidR="00EF634B">
        <w:rPr>
          <w:rFonts w:ascii="Times New Roman" w:hAnsi="Times New Roman" w:cs="Times New Roman"/>
          <w:sz w:val="24"/>
          <w:szCs w:val="24"/>
        </w:rPr>
        <w:instrText xml:space="preserve"> ADDIN ZOTERO_ITEM CSL_CITATION {"citationID":"RfrAF9LI","properties":{"formattedCitation":"(Logan et al., 2023)","plainCitation":"(Logan et al., 2023)","noteIndex":0},"citationItems":[{"id":18,"uris":["http://zotero.org/users/local/zapURGuj/items/CMGC8X5Z"],"itemData":{"id":18,"type":"article-journal","abstract":"Pelagic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EF634B">
        <w:rPr>
          <w:rFonts w:ascii="Times New Roman" w:hAnsi="Times New Roman" w:cs="Times New Roman"/>
          <w:sz w:val="24"/>
          <w:szCs w:val="24"/>
        </w:rPr>
        <w:fldChar w:fldCharType="separate"/>
      </w:r>
      <w:r w:rsidR="00EF634B" w:rsidRPr="00EF634B">
        <w:rPr>
          <w:rFonts w:ascii="Times New Roman" w:hAnsi="Times New Roman" w:cs="Times New Roman"/>
          <w:sz w:val="24"/>
        </w:rPr>
        <w:t>(Logan et al., 2023)</w:t>
      </w:r>
      <w:r w:rsidR="00EF634B">
        <w:rPr>
          <w:rFonts w:ascii="Times New Roman" w:hAnsi="Times New Roman" w:cs="Times New Roman"/>
          <w:sz w:val="24"/>
          <w:szCs w:val="24"/>
        </w:rPr>
        <w:fldChar w:fldCharType="end"/>
      </w:r>
      <w:ins w:id="92" w:author="Barrett, Hannah" w:date="2025-07-10T14:38:00Z">
        <w:r w:rsidR="00D72D97" w:rsidRPr="00D72D97">
          <w:rPr>
            <w:rFonts w:ascii="Times New Roman" w:hAnsi="Times New Roman" w:cs="Times New Roman"/>
            <w:sz w:val="24"/>
            <w:szCs w:val="24"/>
          </w:rPr>
          <w:t xml:space="preserve">, </w:t>
        </w:r>
      </w:ins>
      <w:commentRangeEnd w:id="91"/>
      <w:ins w:id="93" w:author="Barrett, Hannah" w:date="2025-07-18T10:20:00Z" w16du:dateUtc="2025-07-18T17:20:00Z">
        <w:r w:rsidR="00DA6C47">
          <w:rPr>
            <w:rStyle w:val="CommentReference"/>
          </w:rPr>
          <w:commentReference w:id="91"/>
        </w:r>
      </w:ins>
      <w:ins w:id="94" w:author="Barrett, Hannah" w:date="2025-07-10T14:38:00Z">
        <w:r w:rsidR="00D72D97" w:rsidRPr="00D72D97">
          <w:rPr>
            <w:rFonts w:ascii="Times New Roman" w:hAnsi="Times New Roman" w:cs="Times New Roman"/>
            <w:sz w:val="24"/>
            <w:szCs w:val="24"/>
          </w:rPr>
          <w:t>oxygen</w:t>
        </w:r>
      </w:ins>
      <w:ins w:id="95" w:author="Barrett, Hannah" w:date="2025-07-11T11:03:00Z" w16du:dateUtc="2025-07-11T18:03:00Z">
        <w:r w:rsidR="00EF634B">
          <w:rPr>
            <w:rFonts w:ascii="Times New Roman" w:hAnsi="Times New Roman" w:cs="Times New Roman"/>
            <w:sz w:val="24"/>
            <w:szCs w:val="24"/>
          </w:rPr>
          <w:t xml:space="preserve"> </w:t>
        </w:r>
      </w:ins>
      <w:r w:rsidR="00EF634B">
        <w:rPr>
          <w:rFonts w:ascii="Times New Roman" w:hAnsi="Times New Roman" w:cs="Times New Roman"/>
          <w:sz w:val="24"/>
          <w:szCs w:val="24"/>
        </w:rPr>
        <w:fldChar w:fldCharType="begin"/>
      </w:r>
      <w:r w:rsidR="003C6F72">
        <w:rPr>
          <w:rFonts w:ascii="Times New Roman" w:hAnsi="Times New Roman" w:cs="Times New Roman"/>
          <w:sz w:val="24"/>
          <w:szCs w:val="24"/>
        </w:rPr>
        <w:instrText xml:space="preserve"> ADDIN ZOTERO_ITEM CSL_CITATION {"citationID":"ug5RaMQI","properties":{"unsorted":true,"formattedCitation":"(Brill et al., 1999; Bianchi et al., 2013)","plainCitation":"(Brill et al., 1999; Bianchi et al., 2013)","noteIndex":0},"citationItems":[{"id":22,"uris":["http://zotero.org/users/local/zapURGuj/items/GENG4J3T"],"itemData":{"id":22,"type":"article-journal","abstract":"We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w:instrText>
      </w:r>
      <w:r w:rsidR="003C6F72">
        <w:rPr>
          <w:rFonts w:ascii="Cambria Math" w:hAnsi="Cambria Math" w:cs="Cambria Math"/>
          <w:sz w:val="24"/>
          <w:szCs w:val="24"/>
        </w:rPr>
        <w:instrText>≃</w:instrText>
      </w:r>
      <w:r w:rsidR="003C6F72">
        <w:rPr>
          <w:rFonts w:ascii="Times New Roman" w:hAnsi="Times New Roman" w:cs="Times New Roman"/>
          <w:sz w:val="24"/>
          <w:szCs w:val="24"/>
        </w:rPr>
        <w:instrText xml:space="preserve">60 to 80% of their time in or immediately below the relatively uniform-temperature surface-layer (i.e. above 100 m), a behavior pattern similar to that previously reported for juvenile yellowfin tuna, blue marlin (Makaira nigricans), and striped marlin (Tetrapturus audax) tracked in the same area. In all three species, maximum swimming depths appear to be limited by water temperatures 8 C° 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currents.","container-title":"Marine Biology","DOI":"10.1007/s002270050478","ISSN":"1432-1793","issue":"3","journalAbbreviation":"Marine Biology","language":"en","page":"395-408","source":"Springer Link","title":"Horizontal movements and depth distribution of large adult yellowfin tuna (Thunnus albacares) near the Hawaiian Islands, recorded using ultrasonic telemetry: implications for the physiological ecology of pelagic fishes","title-short":"Horizontal movements and depth distribution of large adult yellowfin tuna (Thunnus albacares) near the Hawaiian Islands, recorded using ultrasonic telemetry","volume":"133","author":[{"family":"Brill","given":"R. W."},{"family":"Block","given":"B. A."},{"family":"Boggs","given":"C. H."},{"family":"Bigelow","given":"K. A."},{"family":"Freund","given":"E. V."},{"family":"Marcinek","given":"D. J."}],"issued":{"date-parts":[["1999",4,1]]}}},{"id":391,"uris":["http://zotero.org/users/local/zapURGuj/items/VRKQXDC3"],"itemData":{"id":391,"type":"article-journal","abstract":"Throughout the ocean, countless small animals swim to depth in the daytime, presumably to seek refuge from large predators. An analysis of backscatter data from acoustic Doppler profilers suggests that migration intensifies oxygen depletion in the upper margin of oxygen minimum zones.","container-title":"Nature Geoscience","DOI":"10.1038/ngeo1837","ISSN":"1752-0908","issue":"7","journalAbbreviation":"Nature Geosci","language":"en","license":"2013 Springer Nature Limited","note":"publisher: Nature Publishing Group","page":"545-548","source":"www.nature.com","title":"Intensification of open-ocean oxygen depletion by vertically migrating animals","volume":"6","author":[{"family":"Bianchi","given":"Daniele"},{"family":"Galbraith","given":"Eric D."},{"family":"Carozza","given":"David A."},{"family":"Mislan","given":"K. a. S."},{"family":"Stock","given":"Charles A."}],"issued":{"date-parts":[["2013",7]]}}}],"schema":"https://github.com/citation-style-language/schema/raw/master/csl-citation.json"} </w:instrText>
      </w:r>
      <w:r w:rsidR="00EF634B">
        <w:rPr>
          <w:rFonts w:ascii="Times New Roman" w:hAnsi="Times New Roman" w:cs="Times New Roman"/>
          <w:sz w:val="24"/>
          <w:szCs w:val="24"/>
        </w:rPr>
        <w:fldChar w:fldCharType="separate"/>
      </w:r>
      <w:r w:rsidR="003C6F72" w:rsidRPr="003C6F72">
        <w:rPr>
          <w:rFonts w:ascii="Times New Roman" w:hAnsi="Times New Roman" w:cs="Times New Roman"/>
          <w:sz w:val="24"/>
        </w:rPr>
        <w:t>(Brill et al., 1999; Bianchi et al., 2013)</w:t>
      </w:r>
      <w:r w:rsidR="00EF634B">
        <w:rPr>
          <w:rFonts w:ascii="Times New Roman" w:hAnsi="Times New Roman" w:cs="Times New Roman"/>
          <w:sz w:val="24"/>
          <w:szCs w:val="24"/>
        </w:rPr>
        <w:fldChar w:fldCharType="end"/>
      </w:r>
      <w:ins w:id="96" w:author="Barrett, Hannah" w:date="2025-07-10T14:38:00Z">
        <w:r w:rsidR="00D72D97" w:rsidRPr="00D72D97">
          <w:rPr>
            <w:rFonts w:ascii="Times New Roman" w:hAnsi="Times New Roman" w:cs="Times New Roman"/>
            <w:sz w:val="24"/>
            <w:szCs w:val="24"/>
          </w:rPr>
          <w:t xml:space="preserve">, and predation risk </w:t>
        </w:r>
      </w:ins>
      <w:ins w:id="97" w:author="Barrett, Hannah" w:date="2025-07-11T11:04:00Z" w16du:dateUtc="2025-07-11T18:04:00Z">
        <w:r w:rsidR="00EF634B">
          <w:rPr>
            <w:rFonts w:ascii="Times New Roman" w:hAnsi="Times New Roman" w:cs="Times New Roman"/>
            <w:sz w:val="24"/>
            <w:szCs w:val="24"/>
          </w:rPr>
          <w:t xml:space="preserve"> </w:t>
        </w:r>
      </w:ins>
      <w:r w:rsidR="00EF634B">
        <w:rPr>
          <w:rFonts w:ascii="Times New Roman" w:hAnsi="Times New Roman" w:cs="Times New Roman"/>
          <w:sz w:val="24"/>
          <w:szCs w:val="24"/>
        </w:rPr>
        <w:fldChar w:fldCharType="begin"/>
      </w:r>
      <w:r w:rsidR="00EF634B">
        <w:rPr>
          <w:rFonts w:ascii="Times New Roman" w:hAnsi="Times New Roman" w:cs="Times New Roman"/>
          <w:sz w:val="24"/>
          <w:szCs w:val="24"/>
        </w:rPr>
        <w:instrText xml:space="preserve"> ADDIN ZOTERO_ITEM CSL_CITATION {"citationID":"ZVqzVm1g","properties":{"formattedCitation":"(Zaret &amp; Suffern, 1976)","plainCitation":"(Zaret &amp; Suffern, 1976)","noteIndex":0},"citationItems":[{"id":395,"uris":["http://zotero.org/users/local/zapURGuj/items/PWFZWKY3"],"itemData":{"id":395,"type":"article-journal","abstract":"Field data and laboratory feeding experiments support the hypothesis that predation can be an important factor in the adaptive significance of vertical migration among zooplankton. In both Gatun Lake in Panama and Fuller Pond in Connecticut the diel vertical migration patterns of prey populations assume distributions which result in lessened predation by the dominant lake planktivores. It is concluded that such patterns of vertical migration will result when prey populations are under intense, selective pressures from visually dependent predators.","container-title":"Limnology and Oceanography","DOI":"10.4319/lo.1976.21.6.0804","ISSN":"1939-5590","issue":"6","language":"en","note":"_eprint: https://aslopubs.onlinelibrary.wiley.com/doi/pdf/10.4319/lo.1976.21.6.0804","page":"804-813","source":"Wiley Online Library","title":"Vertical migration in zooplankton as a predator avoidance mechanism","volume":"21","author":[{"family":"Zaret","given":"Thomas M."},{"family":"Suffern","given":"J. Samuel"}],"issued":{"date-parts":[["1976"]]}}}],"schema":"https://github.com/citation-style-language/schema/raw/master/csl-citation.json"} </w:instrText>
      </w:r>
      <w:r w:rsidR="00EF634B">
        <w:rPr>
          <w:rFonts w:ascii="Times New Roman" w:hAnsi="Times New Roman" w:cs="Times New Roman"/>
          <w:sz w:val="24"/>
          <w:szCs w:val="24"/>
        </w:rPr>
        <w:fldChar w:fldCharType="separate"/>
      </w:r>
      <w:r w:rsidR="00EF634B" w:rsidRPr="00EF634B">
        <w:rPr>
          <w:rFonts w:ascii="Times New Roman" w:hAnsi="Times New Roman" w:cs="Times New Roman"/>
          <w:sz w:val="24"/>
        </w:rPr>
        <w:t>(</w:t>
      </w:r>
      <w:bookmarkStart w:id="98" w:name="_Hlk203125565"/>
      <w:r w:rsidR="00EF634B" w:rsidRPr="00EF634B">
        <w:rPr>
          <w:rFonts w:ascii="Times New Roman" w:hAnsi="Times New Roman" w:cs="Times New Roman"/>
          <w:sz w:val="24"/>
        </w:rPr>
        <w:t>Zaret &amp; Suffern, 1976</w:t>
      </w:r>
      <w:bookmarkEnd w:id="98"/>
      <w:r w:rsidR="00EF634B" w:rsidRPr="00EF634B">
        <w:rPr>
          <w:rFonts w:ascii="Times New Roman" w:hAnsi="Times New Roman" w:cs="Times New Roman"/>
          <w:sz w:val="24"/>
        </w:rPr>
        <w:t>)</w:t>
      </w:r>
      <w:r w:rsidR="00EF634B">
        <w:rPr>
          <w:rFonts w:ascii="Times New Roman" w:hAnsi="Times New Roman" w:cs="Times New Roman"/>
          <w:sz w:val="24"/>
          <w:szCs w:val="24"/>
        </w:rPr>
        <w:fldChar w:fldCharType="end"/>
      </w:r>
      <w:ins w:id="99" w:author="Barrett, Hannah" w:date="2025-07-10T14:39:00Z" w16du:dateUtc="2025-07-10T21:39:00Z">
        <w:r w:rsidR="00D72D97" w:rsidRPr="00D72D97">
          <w:rPr>
            <w:rFonts w:ascii="Times New Roman" w:hAnsi="Times New Roman" w:cs="Times New Roman"/>
            <w:sz w:val="24"/>
            <w:szCs w:val="24"/>
          </w:rPr>
          <w:t>—</w:t>
        </w:r>
      </w:ins>
      <w:ins w:id="100" w:author="Barrett, Hannah" w:date="2025-06-23T09:45:00Z">
        <w:r w:rsidR="00DE005E" w:rsidRPr="00DE005E">
          <w:rPr>
            <w:rFonts w:ascii="Times New Roman" w:hAnsi="Times New Roman" w:cs="Times New Roman"/>
            <w:sz w:val="24"/>
            <w:szCs w:val="24"/>
          </w:rPr>
          <w:t xml:space="preserve">there is virtually no knowledge of whether DVM or analogous habitat cycling can alleviate the </w:t>
        </w:r>
        <w:commentRangeStart w:id="101"/>
        <w:r w:rsidR="00DE005E" w:rsidRPr="00DE005E">
          <w:rPr>
            <w:rFonts w:ascii="Times New Roman" w:hAnsi="Times New Roman" w:cs="Times New Roman"/>
            <w:sz w:val="24"/>
            <w:szCs w:val="24"/>
          </w:rPr>
          <w:t>trade-off between temperature and DO</w:t>
        </w:r>
      </w:ins>
      <w:commentRangeEnd w:id="101"/>
      <w:ins w:id="102" w:author="Barrett, Hannah" w:date="2025-07-21T14:39:00Z" w16du:dateUtc="2025-07-21T21:39:00Z">
        <w:r w:rsidR="00897D46">
          <w:rPr>
            <w:rStyle w:val="CommentReference"/>
          </w:rPr>
          <w:commentReference w:id="101"/>
        </w:r>
      </w:ins>
      <w:ins w:id="103" w:author="Barrett, Hannah" w:date="2025-06-23T09:45:00Z">
        <w:r w:rsidR="00DE005E" w:rsidRPr="00DE005E">
          <w:rPr>
            <w:rFonts w:ascii="Times New Roman" w:hAnsi="Times New Roman" w:cs="Times New Roman"/>
            <w:sz w:val="24"/>
            <w:szCs w:val="24"/>
          </w:rPr>
          <w:t>.</w:t>
        </w:r>
      </w:ins>
      <w:ins w:id="104" w:author="Barrett, Hannah" w:date="2025-06-23T09:45:00Z" w16du:dateUtc="2025-06-23T16:45:00Z">
        <w:r w:rsidR="00DE005E">
          <w:rPr>
            <w:rFonts w:ascii="Times New Roman" w:hAnsi="Times New Roman" w:cs="Times New Roman"/>
            <w:sz w:val="24"/>
            <w:szCs w:val="24"/>
          </w:rPr>
          <w:t xml:space="preserve"> </w:t>
        </w:r>
      </w:ins>
      <w:ins w:id="105" w:author="Barrett, Hannah" w:date="2025-06-23T09:45:00Z">
        <w:r w:rsidR="00DE005E" w:rsidRPr="00DE005E">
          <w:rPr>
            <w:rFonts w:ascii="Times New Roman" w:hAnsi="Times New Roman" w:cs="Times New Roman"/>
            <w:sz w:val="24"/>
            <w:szCs w:val="24"/>
          </w:rPr>
          <w:t>This gap is critically relevant to understanding the effects of climate change.</w:t>
        </w:r>
      </w:ins>
      <w:r w:rsidR="006B369A">
        <w:rPr>
          <w:rFonts w:ascii="Times New Roman" w:hAnsi="Times New Roman" w:cs="Times New Roman"/>
          <w:sz w:val="24"/>
          <w:szCs w:val="24"/>
        </w:rPr>
        <w:t xml:space="preserve"> </w:t>
      </w:r>
    </w:p>
    <w:p w14:paraId="59C95620" w14:textId="77105799" w:rsidR="00D62523" w:rsidRDefault="00DE47E2" w:rsidP="00BB19C2">
      <w:pPr>
        <w:spacing w:line="480" w:lineRule="auto"/>
        <w:ind w:firstLine="720"/>
        <w:rPr>
          <w:rFonts w:ascii="Times New Roman" w:hAnsi="Times New Roman" w:cs="Times New Roman"/>
          <w:sz w:val="24"/>
        </w:rPr>
      </w:pPr>
      <w:r>
        <w:rPr>
          <w:rFonts w:ascii="Times New Roman" w:hAnsi="Times New Roman" w:cs="Times New Roman"/>
          <w:sz w:val="24"/>
          <w:szCs w:val="24"/>
        </w:rPr>
        <w:t xml:space="preserve">To explore how behavioral responses can mediate the strength of dynamic temperature-oxygen trade-offs we: (1) </w:t>
      </w:r>
      <w:r>
        <w:rPr>
          <w:rFonts w:ascii="Times New Roman" w:hAnsi="Times New Roman" w:cs="Times New Roman"/>
          <w:sz w:val="24"/>
        </w:rPr>
        <w:t>monitored</w:t>
      </w:r>
      <w:r w:rsidR="001D0E3A" w:rsidRPr="00267A04">
        <w:rPr>
          <w:rFonts w:ascii="Times New Roman" w:hAnsi="Times New Roman" w:cs="Times New Roman"/>
          <w:sz w:val="24"/>
        </w:rPr>
        <w:t xml:space="preserve"> </w:t>
      </w:r>
      <w:proofErr w:type="spellStart"/>
      <w:r>
        <w:rPr>
          <w:rFonts w:ascii="Times New Roman" w:hAnsi="Times New Roman" w:cs="Times New Roman"/>
          <w:sz w:val="24"/>
        </w:rPr>
        <w:t>spatio</w:t>
      </w:r>
      <w:proofErr w:type="spellEnd"/>
      <w:r>
        <w:rPr>
          <w:rFonts w:ascii="Times New Roman" w:hAnsi="Times New Roman" w:cs="Times New Roman"/>
          <w:sz w:val="24"/>
        </w:rPr>
        <w:t xml:space="preserve">-temporal heterogeneity in </w:t>
      </w:r>
      <w:r w:rsidR="001D0E3A" w:rsidRPr="00267A04">
        <w:rPr>
          <w:rFonts w:ascii="Times New Roman" w:hAnsi="Times New Roman" w:cs="Times New Roman"/>
          <w:sz w:val="24"/>
        </w:rPr>
        <w:t xml:space="preserve">temperature and oxygen </w:t>
      </w:r>
      <w:r>
        <w:rPr>
          <w:rFonts w:ascii="Times New Roman" w:hAnsi="Times New Roman" w:cs="Times New Roman"/>
          <w:sz w:val="24"/>
        </w:rPr>
        <w:t xml:space="preserve">to characterize the diel and vertical heterogeneity, (2) simulated fish habitat selection under alternative tactics </w:t>
      </w:r>
      <w:ins w:id="106" w:author="Barrett, Hannah" w:date="2025-07-21T14:44:00Z" w16du:dateUtc="2025-07-21T21:44:00Z">
        <w:r w:rsidR="00897D46">
          <w:rPr>
            <w:rFonts w:ascii="Times New Roman" w:hAnsi="Times New Roman" w:cs="Times New Roman"/>
            <w:sz w:val="24"/>
          </w:rPr>
          <w:t xml:space="preserve">– </w:t>
        </w:r>
      </w:ins>
      <w:del w:id="107" w:author="Barrett, Hannah" w:date="2025-07-21T14:44:00Z" w16du:dateUtc="2025-07-21T21:44:00Z">
        <w:r w:rsidDel="00897D46">
          <w:rPr>
            <w:rFonts w:ascii="Times New Roman" w:hAnsi="Times New Roman" w:cs="Times New Roman"/>
            <w:sz w:val="24"/>
          </w:rPr>
          <w:delText>(</w:delText>
        </w:r>
      </w:del>
      <w:r>
        <w:rPr>
          <w:rFonts w:ascii="Times New Roman" w:hAnsi="Times New Roman" w:cs="Times New Roman"/>
          <w:sz w:val="24"/>
        </w:rPr>
        <w:t xml:space="preserve">minimize temperature, maximize oxygen, or </w:t>
      </w:r>
      <w:del w:id="108" w:author="Barrett, Hannah" w:date="2025-07-10T15:29:00Z" w16du:dateUtc="2025-07-10T22:29:00Z">
        <w:r w:rsidDel="006F7504">
          <w:rPr>
            <w:rFonts w:ascii="Times New Roman" w:hAnsi="Times New Roman" w:cs="Times New Roman"/>
            <w:sz w:val="24"/>
          </w:rPr>
          <w:delText xml:space="preserve">optimize </w:delText>
        </w:r>
      </w:del>
      <w:ins w:id="109" w:author="Barrett, Hannah" w:date="2025-07-21T14:45:00Z" w16du:dateUtc="2025-07-21T21:45:00Z">
        <w:r w:rsidR="00897D46">
          <w:rPr>
            <w:rFonts w:ascii="Times New Roman" w:hAnsi="Times New Roman" w:cs="Times New Roman"/>
            <w:sz w:val="24"/>
          </w:rPr>
          <w:t xml:space="preserve">jointly </w:t>
        </w:r>
      </w:ins>
      <w:ins w:id="110" w:author="Barrett, Hannah" w:date="2025-07-24T13:02:00Z" w16du:dateUtc="2025-07-24T20:02:00Z">
        <w:r w:rsidR="00B21A60">
          <w:rPr>
            <w:rFonts w:ascii="Times New Roman" w:hAnsi="Times New Roman" w:cs="Times New Roman"/>
            <w:sz w:val="24"/>
          </w:rPr>
          <w:t>balancing</w:t>
        </w:r>
      </w:ins>
      <w:ins w:id="111" w:author="Barrett, Hannah" w:date="2025-07-21T14:45:00Z" w16du:dateUtc="2025-07-21T21:45:00Z">
        <w:r w:rsidR="00897D46">
          <w:rPr>
            <w:rFonts w:ascii="Times New Roman" w:hAnsi="Times New Roman" w:cs="Times New Roman"/>
            <w:sz w:val="24"/>
          </w:rPr>
          <w:t xml:space="preserve"> </w:t>
        </w:r>
      </w:ins>
      <w:r>
        <w:rPr>
          <w:rFonts w:ascii="Times New Roman" w:hAnsi="Times New Roman" w:cs="Times New Roman"/>
          <w:sz w:val="24"/>
        </w:rPr>
        <w:t>temperature and oxygen</w:t>
      </w:r>
      <w:ins w:id="112" w:author="Barrett, Hannah" w:date="2025-07-21T14:45:00Z" w16du:dateUtc="2025-07-21T21:45:00Z">
        <w:r w:rsidR="00897D46">
          <w:rPr>
            <w:rFonts w:ascii="Times New Roman" w:hAnsi="Times New Roman" w:cs="Times New Roman"/>
            <w:sz w:val="24"/>
          </w:rPr>
          <w:t xml:space="preserve"> –</w:t>
        </w:r>
      </w:ins>
      <w:del w:id="113" w:author="Barrett, Hannah" w:date="2025-07-21T14:45:00Z" w16du:dateUtc="2025-07-21T21:45:00Z">
        <w:r w:rsidR="006F12A2" w:rsidDel="00897D46">
          <w:rPr>
            <w:rFonts w:ascii="Times New Roman" w:hAnsi="Times New Roman" w:cs="Times New Roman"/>
            <w:sz w:val="24"/>
          </w:rPr>
          <w:delText>)</w:delText>
        </w:r>
      </w:del>
      <w:r w:rsidR="009A6F3A">
        <w:rPr>
          <w:rFonts w:ascii="Times New Roman" w:hAnsi="Times New Roman" w:cs="Times New Roman"/>
          <w:sz w:val="24"/>
        </w:rPr>
        <w:t xml:space="preserve"> </w:t>
      </w:r>
      <w:r>
        <w:rPr>
          <w:rFonts w:ascii="Times New Roman" w:hAnsi="Times New Roman" w:cs="Times New Roman"/>
          <w:sz w:val="24"/>
        </w:rPr>
        <w:t>to identify emergent behaviors</w:t>
      </w:r>
      <w:r w:rsidR="006F12A2">
        <w:t xml:space="preserve">, </w:t>
      </w:r>
      <w:r w:rsidR="006F12A2" w:rsidRPr="006F12A2">
        <w:rPr>
          <w:rFonts w:ascii="Times New Roman" w:hAnsi="Times New Roman" w:cs="Times New Roman"/>
          <w:sz w:val="24"/>
        </w:rPr>
        <w:t xml:space="preserve">3) recorded fish depth selection </w:t>
      </w:r>
      <w:r w:rsidR="006F12A2" w:rsidRPr="006F12A2">
        <w:rPr>
          <w:rFonts w:ascii="Times New Roman" w:hAnsi="Times New Roman" w:cs="Times New Roman"/>
          <w:i/>
          <w:iCs/>
          <w:sz w:val="24"/>
        </w:rPr>
        <w:t>in situ</w:t>
      </w:r>
      <w:r w:rsidR="006F12A2" w:rsidRPr="006F12A2">
        <w:rPr>
          <w:rFonts w:ascii="Times New Roman" w:hAnsi="Times New Roman" w:cs="Times New Roman"/>
          <w:sz w:val="24"/>
        </w:rPr>
        <w:t xml:space="preserve"> by tagging fish with high-resolution temperature loggers and releasing them into large net pens to empirically test hypothesized behavioral responses,</w:t>
      </w:r>
      <w:r w:rsidR="002D632E">
        <w:rPr>
          <w:rFonts w:ascii="Times New Roman" w:hAnsi="Times New Roman" w:cs="Times New Roman"/>
          <w:sz w:val="24"/>
        </w:rPr>
        <w:t xml:space="preserve"> and</w:t>
      </w:r>
      <w:r w:rsidR="00BA6ADA">
        <w:rPr>
          <w:rFonts w:ascii="Times New Roman" w:hAnsi="Times New Roman" w:cs="Times New Roman"/>
          <w:sz w:val="24"/>
        </w:rPr>
        <w:t xml:space="preserve"> 4) </w:t>
      </w:r>
      <w:del w:id="114" w:author="Barrett, Hannah" w:date="2025-07-21T14:40:00Z" w16du:dateUtc="2025-07-21T21:40:00Z">
        <w:r w:rsidR="002D632E" w:rsidDel="00897D46">
          <w:rPr>
            <w:rFonts w:ascii="Times New Roman" w:hAnsi="Times New Roman" w:cs="Times New Roman"/>
            <w:sz w:val="24"/>
          </w:rPr>
          <w:delText xml:space="preserve">fit resource selection models to understand how fish selected for thermal conditions while controlling for changing availability of temperature and </w:delText>
        </w:r>
      </w:del>
      <w:ins w:id="115" w:author="Barrett, Hannah" w:date="2025-07-21T14:43:00Z">
        <w:r w:rsidR="00897D46" w:rsidRPr="00897D46">
          <w:rPr>
            <w:rFonts w:ascii="Times New Roman" w:hAnsi="Times New Roman" w:cs="Times New Roman"/>
            <w:sz w:val="24"/>
          </w:rPr>
          <w:t>applied principal component analysis (PCA) to evaluate site-specific variation in fish movement patterns.</w:t>
        </w:r>
      </w:ins>
      <w:ins w:id="116" w:author="Barrett, Hannah" w:date="2025-07-21T14:43:00Z" w16du:dateUtc="2025-07-21T21:43:00Z">
        <w:r w:rsidR="00897D46">
          <w:rPr>
            <w:rFonts w:ascii="Times New Roman" w:hAnsi="Times New Roman" w:cs="Times New Roman"/>
            <w:sz w:val="24"/>
          </w:rPr>
          <w:t xml:space="preserve"> </w:t>
        </w:r>
      </w:ins>
      <w:del w:id="117" w:author="Barrett, Hannah" w:date="2025-07-21T14:40:00Z" w16du:dateUtc="2025-07-21T21:40:00Z">
        <w:r w:rsidR="002D632E" w:rsidDel="00897D46">
          <w:rPr>
            <w:rFonts w:ascii="Times New Roman" w:hAnsi="Times New Roman" w:cs="Times New Roman"/>
            <w:sz w:val="24"/>
          </w:rPr>
          <w:delText>D</w:delText>
        </w:r>
        <w:r w:rsidR="00897D46" w:rsidDel="00897D46">
          <w:rPr>
            <w:rFonts w:ascii="Times New Roman" w:hAnsi="Times New Roman" w:cs="Times New Roman"/>
            <w:sz w:val="24"/>
          </w:rPr>
          <w:delText>o</w:delText>
        </w:r>
      </w:del>
      <w:del w:id="118" w:author="Barrett, Hannah" w:date="2025-07-21T14:43:00Z" w16du:dateUtc="2025-07-21T21:43:00Z">
        <w:r w:rsidDel="00897D46">
          <w:rPr>
            <w:rFonts w:ascii="Times New Roman" w:hAnsi="Times New Roman" w:cs="Times New Roman"/>
            <w:sz w:val="24"/>
          </w:rPr>
          <w:delText>.</w:delText>
        </w:r>
        <w:r w:rsidR="006F12A2" w:rsidDel="00897D46">
          <w:rPr>
            <w:rFonts w:ascii="Times New Roman" w:hAnsi="Times New Roman" w:cs="Times New Roman"/>
            <w:sz w:val="24"/>
          </w:rPr>
          <w:delText xml:space="preserve"> </w:delText>
        </w:r>
      </w:del>
      <w:r w:rsidR="00D62523" w:rsidRPr="0061742B">
        <w:rPr>
          <w:rFonts w:ascii="Times New Roman" w:hAnsi="Times New Roman" w:cs="Times New Roman"/>
          <w:sz w:val="24"/>
        </w:rPr>
        <w:t>We hypothesized that fish would exhibit diel vertical movements (DVM) to balance asynchronous variation in temperature and oxygen constraints.</w:t>
      </w:r>
      <w:r w:rsidR="00D62523">
        <w:rPr>
          <w:rFonts w:ascii="Times New Roman" w:hAnsi="Times New Roman" w:cs="Times New Roman"/>
          <w:sz w:val="24"/>
        </w:rPr>
        <w:t xml:space="preserve"> </w:t>
      </w:r>
      <w:r w:rsidR="00D62523" w:rsidRPr="0061742B">
        <w:rPr>
          <w:rFonts w:ascii="Times New Roman" w:hAnsi="Times New Roman" w:cs="Times New Roman"/>
          <w:sz w:val="24"/>
        </w:rPr>
        <w:t xml:space="preserve">By </w:t>
      </w:r>
      <w:del w:id="119" w:author="Barrett, Hannah" w:date="2025-07-21T14:46:00Z" w16du:dateUtc="2025-07-21T21:46:00Z">
        <w:r w:rsidR="00D62523" w:rsidRPr="0061742B" w:rsidDel="00897D46">
          <w:rPr>
            <w:rFonts w:ascii="Times New Roman" w:hAnsi="Times New Roman" w:cs="Times New Roman"/>
            <w:sz w:val="24"/>
          </w:rPr>
          <w:delText xml:space="preserve">combining </w:delText>
        </w:r>
      </w:del>
      <w:ins w:id="120" w:author="Barrett, Hannah" w:date="2025-07-21T14:46:00Z" w16du:dateUtc="2025-07-21T21:46:00Z">
        <w:r w:rsidR="00897D46">
          <w:rPr>
            <w:rFonts w:ascii="Times New Roman" w:hAnsi="Times New Roman" w:cs="Times New Roman"/>
            <w:sz w:val="24"/>
          </w:rPr>
          <w:t>integrating</w:t>
        </w:r>
        <w:r w:rsidR="00897D46" w:rsidRPr="0061742B">
          <w:rPr>
            <w:rFonts w:ascii="Times New Roman" w:hAnsi="Times New Roman" w:cs="Times New Roman"/>
            <w:sz w:val="24"/>
          </w:rPr>
          <w:t xml:space="preserve"> </w:t>
        </w:r>
      </w:ins>
      <w:r w:rsidR="00D62523" w:rsidRPr="0061742B">
        <w:rPr>
          <w:rFonts w:ascii="Times New Roman" w:hAnsi="Times New Roman" w:cs="Times New Roman"/>
          <w:sz w:val="24"/>
        </w:rPr>
        <w:t>simulation</w:t>
      </w:r>
      <w:r w:rsidR="0075130D">
        <w:rPr>
          <w:rFonts w:ascii="Times New Roman" w:hAnsi="Times New Roman" w:cs="Times New Roman"/>
          <w:sz w:val="24"/>
        </w:rPr>
        <w:t>s</w:t>
      </w:r>
      <w:r w:rsidR="00D62523" w:rsidRPr="0061742B">
        <w:rPr>
          <w:rFonts w:ascii="Times New Roman" w:hAnsi="Times New Roman" w:cs="Times New Roman"/>
          <w:sz w:val="24"/>
        </w:rPr>
        <w:t xml:space="preserve"> and empirical data, we tested alternative </w:t>
      </w:r>
      <w:r w:rsidR="00D62523" w:rsidRPr="0061742B">
        <w:rPr>
          <w:rFonts w:ascii="Times New Roman" w:hAnsi="Times New Roman" w:cs="Times New Roman"/>
          <w:sz w:val="24"/>
        </w:rPr>
        <w:lastRenderedPageBreak/>
        <w:t>hypotheses about habitat selection strategies</w:t>
      </w:r>
      <w:r w:rsidR="00D62523">
        <w:rPr>
          <w:rFonts w:ascii="Times New Roman" w:hAnsi="Times New Roman" w:cs="Times New Roman"/>
          <w:sz w:val="24"/>
        </w:rPr>
        <w:t>, p</w:t>
      </w:r>
      <w:r w:rsidR="00D62523" w:rsidRPr="0061742B">
        <w:rPr>
          <w:rFonts w:ascii="Times New Roman" w:hAnsi="Times New Roman" w:cs="Times New Roman"/>
          <w:sz w:val="24"/>
        </w:rPr>
        <w:t xml:space="preserve">roviding critical insights into how </w:t>
      </w:r>
      <w:r w:rsidR="00D57B11">
        <w:rPr>
          <w:rFonts w:ascii="Times New Roman" w:hAnsi="Times New Roman" w:cs="Times New Roman"/>
          <w:sz w:val="24"/>
        </w:rPr>
        <w:t xml:space="preserve">fish </w:t>
      </w:r>
      <w:r w:rsidR="003E1439" w:rsidRPr="003E1439">
        <w:rPr>
          <w:rFonts w:ascii="Times New Roman" w:hAnsi="Times New Roman" w:cs="Times New Roman"/>
          <w:sz w:val="24"/>
        </w:rPr>
        <w:t>navigate spatiotemporal variation in habitat conditions.</w:t>
      </w:r>
      <w:r w:rsidR="005A5FD5">
        <w:rPr>
          <w:rFonts w:ascii="Times New Roman" w:hAnsi="Times New Roman" w:cs="Times New Roman"/>
          <w:sz w:val="24"/>
        </w:rPr>
        <w:t xml:space="preserve"> </w:t>
      </w:r>
      <w:del w:id="121" w:author="Barrett, Hannah" w:date="2025-07-21T14:50:00Z" w16du:dateUtc="2025-07-21T21:50:00Z">
        <w:r w:rsidR="005A5FD5" w:rsidRPr="005A5FD5" w:rsidDel="003E7A5E">
          <w:rPr>
            <w:rFonts w:ascii="Times New Roman" w:hAnsi="Times New Roman" w:cs="Times New Roman"/>
            <w:sz w:val="24"/>
          </w:rPr>
          <w:delText xml:space="preserve">As climate change intensifies, cold-water adapted fish will likely become increasingly reliant on thermal refuge habitat, and our study provides critical insights into how fish navigate </w:delText>
        </w:r>
      </w:del>
      <w:del w:id="122" w:author="Barrett, Hannah" w:date="2025-07-21T14:49:00Z" w16du:dateUtc="2025-07-21T21:49:00Z">
        <w:r w:rsidR="005A5FD5" w:rsidRPr="005A5FD5" w:rsidDel="003E7A5E">
          <w:rPr>
            <w:rFonts w:ascii="Times New Roman" w:hAnsi="Times New Roman" w:cs="Times New Roman"/>
            <w:sz w:val="24"/>
          </w:rPr>
          <w:delText>spatiotemporal variation in habitat conditions</w:delText>
        </w:r>
      </w:del>
    </w:p>
    <w:p w14:paraId="39FA1B35" w14:textId="4E9F8BF7" w:rsidR="00C42A4C" w:rsidRPr="003C0418" w:rsidRDefault="00C42A4C" w:rsidP="00D62523">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33C476DA" w14:textId="227EB242" w:rsidR="001A2982" w:rsidRDefault="001A2982" w:rsidP="00F56768">
      <w:pPr>
        <w:spacing w:line="480" w:lineRule="auto"/>
        <w:ind w:firstLine="720"/>
        <w:rPr>
          <w:rFonts w:ascii="Times New Roman" w:hAnsi="Times New Roman" w:cs="Times New Roman"/>
          <w:sz w:val="24"/>
          <w:szCs w:val="24"/>
        </w:rPr>
      </w:pPr>
      <w:r w:rsidRPr="001A2982">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laterally dynamic and meandering gravel-bed river with side channels, islands, and gravel beds </w:t>
      </w:r>
      <w:r w:rsidR="009123AC">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{"citationID":"4DYqp5Dl","properties":{"unsorted":true,"formattedCitation":"(Wallock et al., 2013; Flitcroft et al., 2023)","plainCitation":"(Wallock et al., 2013; Flitcroft et al., 2023)","dontUpdate":true,"noteIndex":0},"citationItems":[{"id":41,"uris":["http://zotero.org/users/local/zapURGuj/items/8HAGVLNT"],"itemData":{"id":41,"type":"report","genre":"Open-File Report","language":"en","note":"collection-title: Open-File Report","source":"DOI.org (Crossref)","title":"Geomorphic and Vegetation Processes of the Willamette  River Floodplain, Oregon—Current Understanding and  Unanswered Questions","author":[{"family":"Wallick","given":"J. Rose"},{"family":"Jones","given":"Krista L."},{"family":"O'Connor","given":"Jim E."},{"family":"Keith","given":"Mackenzie K."},{"family":"Hulse","given":"David"},{"family":"Gregory","given":"Stanley"}],"issued":{"date-parts":[["2013"]]}}},{"id":42,"uris":["http://zotero.org/users/local/zapURGuj/items/YY529A52"],"itemData":{"id":42,"type":"article-journal","abstract":"Management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globally.","container-title":"Water Biology and Security","DOI":"10.1016/j.watbs.2023.100203","ISSN":"2772-7351","issue":"4","journalAbbreviation":"Water Biology and Security","page":"100203","source":"ScienceDirect","title":"Science to support conservation action in a large river system: The Willamette River, Oregon, USA","title-short":"Science to support conservation action in a large river system","volume":"2","author":[{"family":"Flitcroft","given":"Rebecca"},{"family":"Whitman","given":"Luke"},{"family":"White","given":"James"},{"family":"Wallick","given":"Rose"},{"family":"Stratton Garvin","given":"Laurel"},{"family":"Smith","given":"Cassandra"},{"family":"Plotnikoff","given":"Robert"},{"family":"Mulvey","given":"Michael"},{"family":"Kock","given":"Tobias"},{"family":"Jones","given":"Krista"},{"family":"Gruendike","given":"Peter"},{"family":"Gombert","given":"Carolyn"},{"family":"Giannico","given":"Guillermo"},{"family":"Dutterer","given":"Andrew"},{"family":"Brown","given":"Daniel"},{"family":"Barrett","given":"Hannah"},{"family":"Bangs","given":"Brian"},{"family":"Hughes","given":"Robert M."}],"issued":{"date-parts":[["2023",10,1]]}}}],"schema":"https://github.com/citation-style-language/schema/raw/master/csl-citation.json"} </w:instrText>
      </w:r>
      <w:r w:rsidR="009123AC">
        <w:rPr>
          <w:rFonts w:ascii="Times New Roman" w:hAnsi="Times New Roman" w:cs="Times New Roman"/>
          <w:sz w:val="24"/>
          <w:szCs w:val="24"/>
        </w:rPr>
        <w:fldChar w:fldCharType="separate"/>
      </w:r>
      <w:r w:rsidR="009123AC" w:rsidRPr="009123AC">
        <w:rPr>
          <w:rFonts w:ascii="Times New Roman" w:hAnsi="Times New Roman" w:cs="Times New Roman"/>
          <w:sz w:val="24"/>
        </w:rPr>
        <w:t>(Wall</w:t>
      </w:r>
      <w:r w:rsidR="000E0084">
        <w:rPr>
          <w:rFonts w:ascii="Times New Roman" w:hAnsi="Times New Roman" w:cs="Times New Roman"/>
          <w:sz w:val="24"/>
        </w:rPr>
        <w:t>i</w:t>
      </w:r>
      <w:r w:rsidR="009123AC" w:rsidRPr="009123AC">
        <w:rPr>
          <w:rFonts w:ascii="Times New Roman" w:hAnsi="Times New Roman" w:cs="Times New Roman"/>
          <w:sz w:val="24"/>
        </w:rPr>
        <w:t>ck et al., 2013; Flitcroft et al., 2023)</w:t>
      </w:r>
      <w:r w:rsidR="009123AC">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While these features still exist, they have been significantly reduced since Euro-American settlement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{"citationID":"iUkYMEEk","properties":{"formattedCitation":"(Baker et al., 2004; Gregory et al., 2019)","plainCitation":"(Baker et al., 2004; Gregory et al., 2019)","noteIndex":0},"citationItems":[{"id":44,"uris":["http://zotero.org/users/local/zapURGuj/items/PJCZLN9Z"],"itemData":{"id":44,"type":"article-journal","abstract":"Alternative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strategy.","container-title":"Ecological Applications","DOI":"10.1890/02-5011","ISSN":"1939-5582","issue":"2","language":"en","note":"_eprint: https://onlinelibrary.wiley.com/doi/pdf/10.1890/02-5011","page":"313-324","source":"Wiley Online Library","title":"Alternative Futures for the Willamette River Basin, Oregon","volume":"14","author":[{"family":"Baker","given":"Joan P."},{"family":"Hulse","given":"David W."},{"family":"Gregory","given":"Stanley V."},{"family":"White","given":"Denis"},{"family":"Van Sickle","given":"John"},{"family":"Berger","given":"Patricia A."},{"family":"Dole","given":"David"},{"family":"Schumaker","given":"Nathan H."}],"issued":{"date-parts":[["2004"]]}}},{"id":47,"uris":["http://zotero.org/users/local/zapURGuj/items/EFUF49PP"],"itemData":{"id":47,"type":"article-journal","abstract":"Historical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river.","container-title":"River Research and Applications","DOI":"10.1002/rra.3495","ISSN":"1535-1467","issue":"8","language":"en","note":"_eprint: https://onlinelibrary.wiley.com/doi/pdf/10.1002/rra.3495","page":"1279-1290","source":"Wiley Online Library","title":"Historical changes in hydrology, geomorphology, and floodplain vegetation of the Willamette River, Oregon","volume":"35","author":[{"family":"Gregory","given":"Stan"},{"family":"Wildman","given":"Randall"},{"family":"Hulse","given":"David"},{"family":"Ashkenas","given":"Linda"},{"family":"Boyer","given":"Kathryn"}],"issued":{"date-parts":[["2019"]]}}}],"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(Baker et al., 2004; Gregory et al., 2019)</w:t>
      </w:r>
      <w:r w:rsidR="006F23EF">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t>
      </w:r>
      <w:r w:rsidRPr="00060924">
        <w:rPr>
          <w:rFonts w:ascii="Times New Roman" w:hAnsi="Times New Roman" w:cs="Times New Roman"/>
          <w:sz w:val="24"/>
          <w:szCs w:val="24"/>
        </w:rPr>
        <w:t xml:space="preserve">This portion of the river also contains numerous alcoves, </w:t>
      </w:r>
      <w:r w:rsidR="00D379FB">
        <w:rPr>
          <w:rFonts w:ascii="Times New Roman" w:hAnsi="Times New Roman" w:cs="Times New Roman"/>
          <w:sz w:val="24"/>
          <w:szCs w:val="24"/>
        </w:rPr>
        <w:t xml:space="preserve">i.e., </w:t>
      </w:r>
      <w:r w:rsidRPr="00060924">
        <w:rPr>
          <w:rFonts w:ascii="Times New Roman" w:hAnsi="Times New Roman" w:cs="Times New Roman"/>
          <w:sz w:val="24"/>
          <w:szCs w:val="24"/>
        </w:rPr>
        <w:t xml:space="preserve">floodplain features with only a downstream connection to the mainstem river. </w:t>
      </w:r>
      <w:r w:rsidRPr="001A2982">
        <w:rPr>
          <w:rFonts w:ascii="Times New Roman" w:hAnsi="Times New Roman" w:cs="Times New Roman"/>
          <w:sz w:val="24"/>
          <w:szCs w:val="24"/>
        </w:rPr>
        <w:t>A subset of these waterbodies function as cold-water refuges, providing temperatures up to ~10℃ cooler than the adjacent mainstem river</w:t>
      </w:r>
      <w:r w:rsidR="008D39CF">
        <w:rPr>
          <w:rFonts w:ascii="Times New Roman" w:hAnsi="Times New Roman" w:cs="Times New Roman"/>
          <w:sz w:val="24"/>
          <w:szCs w:val="24"/>
        </w:rPr>
        <w:t xml:space="preserve"> </w:t>
      </w:r>
      <w:r w:rsidR="008D39CF" w:rsidRPr="008D39CF">
        <w:rPr>
          <w:rFonts w:ascii="Times New Roman" w:hAnsi="Times New Roman" w:cs="Times New Roman"/>
          <w:sz w:val="24"/>
          <w:szCs w:val="24"/>
        </w:rPr>
        <w:t>due to a combination of hyporheic and surface water heat transfer processes (Arrigoni et al. 2008; Gombert et al., 2022)</w:t>
      </w:r>
      <w:r w:rsidRPr="001A2982">
        <w:rPr>
          <w:rFonts w:ascii="Times New Roman" w:hAnsi="Times New Roman" w:cs="Times New Roman"/>
          <w:sz w:val="24"/>
          <w:szCs w:val="24"/>
        </w:rPr>
        <w:t>. These cold-water habitats are seasonally exploited by cold-water fishes, particularly coastal cutthroat trout (</w:t>
      </w:r>
      <w:r w:rsidRPr="001A2982">
        <w:rPr>
          <w:rFonts w:ascii="Times New Roman" w:hAnsi="Times New Roman" w:cs="Times New Roman"/>
          <w:i/>
          <w:iCs/>
          <w:sz w:val="24"/>
          <w:szCs w:val="24"/>
        </w:rPr>
        <w:t>Oncorhynchus clarkii clarkii</w:t>
      </w:r>
      <w:r w:rsidRPr="001A2982">
        <w:rPr>
          <w:rFonts w:ascii="Times New Roman" w:hAnsi="Times New Roman" w:cs="Times New Roman"/>
          <w:sz w:val="24"/>
          <w:szCs w:val="24"/>
        </w:rPr>
        <w:t>).</w:t>
      </w:r>
      <w:r>
        <w:rPr>
          <w:rFonts w:ascii="Times New Roman" w:hAnsi="Times New Roman" w:cs="Times New Roman"/>
          <w:sz w:val="24"/>
          <w:szCs w:val="24"/>
        </w:rPr>
        <w:t xml:space="preserve"> Cold-water alcoves</w:t>
      </w:r>
      <w:r w:rsidRPr="00060924">
        <w:rPr>
          <w:rFonts w:ascii="Times New Roman" w:hAnsi="Times New Roman" w:cs="Times New Roman"/>
          <w:sz w:val="24"/>
          <w:szCs w:val="24"/>
        </w:rPr>
        <w:t xml:space="preserve"> are often characterized by </w:t>
      </w:r>
      <w:r>
        <w:rPr>
          <w:rFonts w:ascii="Times New Roman" w:hAnsi="Times New Roman" w:cs="Times New Roman"/>
          <w:sz w:val="24"/>
          <w:szCs w:val="24"/>
        </w:rPr>
        <w:t xml:space="preserve">pronounced </w:t>
      </w:r>
      <w:r w:rsidRPr="00060924">
        <w:rPr>
          <w:rFonts w:ascii="Times New Roman" w:hAnsi="Times New Roman" w:cs="Times New Roman"/>
          <w:sz w:val="24"/>
          <w:szCs w:val="24"/>
        </w:rPr>
        <w:t xml:space="preserve">vertical stratification in dissolved oxygen (DO; </w:t>
      </w:r>
      <w:r w:rsidR="006F23EF">
        <w:rPr>
          <w:rFonts w:ascii="Times New Roman" w:hAnsi="Times New Roman" w:cs="Times New Roman"/>
          <w:sz w:val="24"/>
          <w:szCs w:val="24"/>
        </w:rPr>
        <w:fldChar w:fldCharType="begin"/>
      </w:r>
      <w:r w:rsidR="003F6475">
        <w:rPr>
          <w:rFonts w:ascii="Times New Roman" w:hAnsi="Times New Roman" w:cs="Times New Roman"/>
          <w:sz w:val="24"/>
          <w:szCs w:val="24"/>
        </w:rPr>
        <w:instrText xml:space="preserve"> ADDIN ZOTERO_ITEM CSL_CITATION {"citationID":"NMnpr48z","properties":{"unsorted":true,"formattedCitation":"(Zarnetske et al., 2011; Gombert et al., 2023)","plainCitation":"(Zarnetske et al., 2011; Gombert et al., 2023)","dontUpdate":true,"noteIndex":0},"citationItems":[{"id":50,"uris":["http://zotero.org/users/local/zapURGuj/items/2YRIKRGZ"],"itemData":{"id":50,"type":"article-journal","abstract":"Biogeochemical reactions associated with stream nitrogen cycling, such as nitrification and denitrification, can be strongly controlled by water and solute residence times in the hyporheic zone (HZ). We used a whole-stream steady state 15N-labeled nitrate (15NO3−) and conservative tracer (Cl−) addition to investigate the spatial and temporal physiochemical conditions controlling the denitrification dynamics in the HZ of an upland agricultural stream. We measured solute concentrations (15NO3−, 15N2 (g), as well as NO3−, NH3, DOC, DO, Cl−), and hydraulic transport parameters (head, flow rates, flow paths, and residence time distributions) of the reach and along HZ flow paths of an instrumented gravel bar. HZ exchange was observed across the entire gravel bar (i.e., in all wells) with flow path lengths up to 4.2 m and corresponding median residence times greater than 28.5 h. The HZ transitioned from a net nitrification environment at its head (short residence times) to a net denitrification environment at its tail (long residence times). NO3− increased at short residence times from 0.32 to 0.54 mg-N L−1 until a threshold of 6.9 h and then consistently decreased from 0.54 to 0.03 mg-N L−1. Along these same flow paths, declines were seen in DO (from 8.31 to 0.59 mg-O2 L−1) and DOC (from 3.0 to 1.7 mg-C L−1). The rates of the DO and DOC removal and net nitrification were greatest during short residence times, while the rate of denitrification was greatest at long residence times. 15NO3− tracing confirmed that a fraction of the NO3− removal was via denitrification as 15N2 was produced across the entire gravel bar HZ. Production of 15N2 across all observed flow paths and residence times indicated that denitrification microsites are present even where nitrification was the net outcome. These findings demonstrate that the HZ is an active nitrogen sink in this system and that the distinction between net nitrification and denitrification in the HZ is a function of residence time and exhibits threshold behavior. Consequently, incorporation of HZ exchange and water residence time characterizations will improve mechanistic predictions of nitrogen cycling in streams.","container-title":"Journal of Geophysical Research: Biogeosciences","DOI":"10.1029/2010JG001356","ISSN":"2156-2202","issue":"G1","language":"en","note":"_eprint: https://onlinelibrary.wiley.com/doi/pdf/10.1029/2010JG001356","source":"Wiley Online Library","title":"Dynamics of nitrate production and removal as a function of residence time in the hyporheic zone","URL":"https://onlinelibrary.wiley.com/doi/abs/10.1029/2010JG001356","volume":"116","author":[{"family":"Zarnetske","given":"Jay P."},{"family":"Haggerty","given":"Roy"},{"family":"Wondzell","given":"Steven M."},{"family":"Baker","given":"Michelle A."}],"accessed":{"date-parts":[["2025",1,7]]},"issued":{"date-parts":[["2011"]]}}},{"id":53,"uris":["http://zotero.org/users/local/zapURGuj/items/3ZQN7K4K"],"itemData":{"id":53,"type":"article-journal","abstract":"In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L."}],"issued":{"date-parts":[["2022"]]}}}],"schema":"https://github.com/citation-style-language/schema/raw/master/csl-citation.json"}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Zarnetske et al., 2011; Gombert et al., 2023)</w:t>
      </w:r>
      <w:r w:rsidR="006F23EF">
        <w:rPr>
          <w:rFonts w:ascii="Times New Roman" w:hAnsi="Times New Roman" w:cs="Times New Roman"/>
          <w:sz w:val="24"/>
          <w:szCs w:val="24"/>
        </w:rPr>
        <w:fldChar w:fldCharType="end"/>
      </w:r>
      <w:r w:rsidRPr="00060924">
        <w:rPr>
          <w:rFonts w:ascii="Times New Roman" w:hAnsi="Times New Roman" w:cs="Times New Roman"/>
          <w:sz w:val="24"/>
          <w:szCs w:val="24"/>
        </w:rPr>
        <w:t xml:space="preserve"> and diel oxygen cycling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{"citationID":"fnblvHzv","properties":{"formattedCitation":"(Andersen et al., 2017)","plainCitation":"(Andersen et al., 2017)","noteIndex":0},"citationItems":[{"id":56,"uris":["http://zotero.org/users/local/zapURGuj/items/TENV4ERX"],"itemData":{"id":56,"type":"article-journal","abstract":"A common perception in limnology is that shallow lakes are homogeneously mixed owing to their small water volume. However, this perception is largely gained by downscaling knowledge from large lakes to their smaller counterparts. Here we show that shallow vegetated lakes (less than 0.6 m), in fact, undergo recurring daytime stratification and nocturnal mixing accompanied by extreme chemical variations during summer. Dense submerged vegetation effectively attenuates light and turbulence generating separation between warm surface waters and much colder bottom waters. Photosynthesis in surface waters produces oxygen accumulation and CO2 depletion, whereas respiration in dark bottom waters causes anoxia and CO2 accumulation. High daytime pH in surface waters promotes precipitation of CaCO3 which is re-dissolved in bottom waters. Nocturnal convective mixing re-introduces oxygen into bottom waters for aerobic respiration and regenerated inorganic carbon into surface waters, which supports intense photosynthesis. Our results reconfigure the basic understanding of local environmental gradients in shallow lakes, one of the most abundant freshwater habitats globally.","container-title":"Proceedings of the Royal Society B: Biological Sciences","DOI":"10.1098/rspb.2017.1427","issue":"1862","note":"publisher: Royal Society","page":"20171427","source":"royalsocietypublishing.org (Atypon)","title":"Extreme diel dissolved oxygen and carbon cycles in shallow vegetated lakes","volume":"284","author":[{"family":"Andersen","given":"Mikkel R."},{"family":"Kragh","given":"Theis"},{"family":"Sand-Jensen","given":"Kaj"}],"issued":{"date-parts":[["2017",9,13]]}}}],"schema":"https://github.com/citation-style-language/schema/raw/master/csl-citation.json"}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(Andersen et al., 2017)</w:t>
      </w:r>
      <w:r w:rsidR="006F23EF">
        <w:rPr>
          <w:rFonts w:ascii="Times New Roman" w:hAnsi="Times New Roman" w:cs="Times New Roman"/>
          <w:sz w:val="24"/>
          <w:szCs w:val="24"/>
        </w:rPr>
        <w:fldChar w:fldCharType="end"/>
      </w:r>
      <w:r w:rsidR="006F23EF">
        <w:rPr>
          <w:rFonts w:ascii="Times New Roman" w:hAnsi="Times New Roman" w:cs="Times New Roman"/>
          <w:sz w:val="24"/>
          <w:szCs w:val="24"/>
        </w:rPr>
        <w:t>.</w:t>
      </w:r>
      <w:r>
        <w:rPr>
          <w:rFonts w:ascii="Times New Roman" w:hAnsi="Times New Roman" w:cs="Times New Roman"/>
          <w:sz w:val="24"/>
          <w:szCs w:val="24"/>
        </w:rPr>
        <w:t xml:space="preserve"> Su</w:t>
      </w:r>
      <w:r w:rsidRPr="007E4574">
        <w:rPr>
          <w:rFonts w:ascii="Times New Roman" w:hAnsi="Times New Roman" w:cs="Times New Roman"/>
          <w:sz w:val="24"/>
          <w:szCs w:val="24"/>
        </w:rPr>
        <w:t xml:space="preserve">rface water temperatures </w:t>
      </w:r>
      <w:r>
        <w:rPr>
          <w:rFonts w:ascii="Times New Roman" w:hAnsi="Times New Roman" w:cs="Times New Roman"/>
          <w:sz w:val="24"/>
          <w:szCs w:val="24"/>
        </w:rPr>
        <w:t xml:space="preserve">also </w:t>
      </w:r>
      <w:r w:rsidRPr="007E4574">
        <w:rPr>
          <w:rFonts w:ascii="Times New Roman" w:hAnsi="Times New Roman" w:cs="Times New Roman"/>
          <w:sz w:val="24"/>
          <w:szCs w:val="24"/>
        </w:rPr>
        <w:t xml:space="preserve">fluctuate on a diel cycle in time-lagged synchrony with </w:t>
      </w:r>
      <w:r>
        <w:rPr>
          <w:rFonts w:ascii="Times New Roman" w:hAnsi="Times New Roman" w:cs="Times New Roman"/>
          <w:sz w:val="24"/>
          <w:szCs w:val="24"/>
        </w:rPr>
        <w:t>DO</w:t>
      </w:r>
      <w:r w:rsidRPr="007E4574">
        <w:rPr>
          <w:rFonts w:ascii="Times New Roman" w:hAnsi="Times New Roman" w:cs="Times New Roman"/>
          <w:sz w:val="24"/>
          <w:szCs w:val="24"/>
        </w:rPr>
        <w:t xml:space="preserve"> saturation (e.g. oxygen saturation is highest during midday, whereas surface water temperatures reach their maximum during early evening).</w:t>
      </w:r>
      <w:r>
        <w:rPr>
          <w:rFonts w:ascii="Times New Roman" w:hAnsi="Times New Roman" w:cs="Times New Roman"/>
          <w:sz w:val="24"/>
          <w:szCs w:val="24"/>
        </w:rPr>
        <w:t xml:space="preserve"> </w:t>
      </w:r>
      <w:r w:rsidRPr="007E4574">
        <w:rPr>
          <w:rFonts w:ascii="Times New Roman" w:hAnsi="Times New Roman" w:cs="Times New Roman"/>
          <w:sz w:val="24"/>
          <w:szCs w:val="24"/>
        </w:rPr>
        <w:t>Th</w:t>
      </w:r>
      <w:r>
        <w:rPr>
          <w:rFonts w:ascii="Times New Roman" w:hAnsi="Times New Roman" w:cs="Times New Roman"/>
          <w:sz w:val="24"/>
          <w:szCs w:val="24"/>
        </w:rPr>
        <w:t>e</w:t>
      </w:r>
      <w:r w:rsidRPr="007E4574">
        <w:rPr>
          <w:rFonts w:ascii="Times New Roman" w:hAnsi="Times New Roman" w:cs="Times New Roman"/>
          <w:sz w:val="24"/>
          <w:szCs w:val="24"/>
        </w:rPr>
        <w:t xml:space="preserve"> fluctuating conditions </w:t>
      </w:r>
      <w:r>
        <w:rPr>
          <w:rFonts w:ascii="Times New Roman" w:hAnsi="Times New Roman" w:cs="Times New Roman"/>
          <w:sz w:val="24"/>
          <w:szCs w:val="24"/>
        </w:rPr>
        <w:t xml:space="preserve">found in these alcoves </w:t>
      </w:r>
      <w:r w:rsidRPr="007E4574">
        <w:rPr>
          <w:rFonts w:ascii="Times New Roman" w:hAnsi="Times New Roman" w:cs="Times New Roman"/>
          <w:sz w:val="24"/>
          <w:szCs w:val="24"/>
        </w:rPr>
        <w:t>likely cause the zone of optimal habitat to shift over the 24-h</w:t>
      </w:r>
      <w:r w:rsidR="00D66911">
        <w:rPr>
          <w:rFonts w:ascii="Times New Roman" w:hAnsi="Times New Roman" w:cs="Times New Roman"/>
          <w:sz w:val="24"/>
          <w:szCs w:val="24"/>
        </w:rPr>
        <w:t>our</w:t>
      </w:r>
      <w:r w:rsidRPr="007E4574">
        <w:rPr>
          <w:rFonts w:ascii="Times New Roman" w:hAnsi="Times New Roman" w:cs="Times New Roman"/>
          <w:sz w:val="24"/>
          <w:szCs w:val="24"/>
        </w:rPr>
        <w:t xml:space="preserve"> cycle. While </w:t>
      </w:r>
      <w:r>
        <w:rPr>
          <w:rFonts w:ascii="Times New Roman" w:hAnsi="Times New Roman" w:cs="Times New Roman"/>
          <w:sz w:val="24"/>
          <w:szCs w:val="24"/>
        </w:rPr>
        <w:t>temperature and oxygen</w:t>
      </w:r>
      <w:r w:rsidRPr="007E4574">
        <w:rPr>
          <w:rFonts w:ascii="Times New Roman" w:hAnsi="Times New Roman" w:cs="Times New Roman"/>
          <w:sz w:val="24"/>
          <w:szCs w:val="24"/>
        </w:rPr>
        <w:t xml:space="preserve"> fluctuate in rough synchrony (</w:t>
      </w:r>
      <w:r>
        <w:rPr>
          <w:rFonts w:ascii="Times New Roman" w:hAnsi="Times New Roman" w:cs="Times New Roman"/>
          <w:sz w:val="24"/>
          <w:szCs w:val="24"/>
        </w:rPr>
        <w:t xml:space="preserve">both </w:t>
      </w:r>
      <w:r w:rsidRPr="007E4574">
        <w:rPr>
          <w:rFonts w:ascii="Times New Roman" w:hAnsi="Times New Roman" w:cs="Times New Roman"/>
          <w:sz w:val="24"/>
          <w:szCs w:val="24"/>
        </w:rPr>
        <w:t>increase during the day</w:t>
      </w:r>
      <w:r w:rsidR="00B35BBE">
        <w:rPr>
          <w:rFonts w:ascii="Times New Roman" w:hAnsi="Times New Roman" w:cs="Times New Roman"/>
          <w:sz w:val="24"/>
          <w:szCs w:val="24"/>
        </w:rPr>
        <w:t xml:space="preserve"> as water warms and photosynthetic activity generates </w:t>
      </w:r>
      <w:r w:rsidR="00AB0838">
        <w:rPr>
          <w:rFonts w:ascii="Times New Roman" w:hAnsi="Times New Roman" w:cs="Times New Roman"/>
          <w:sz w:val="24"/>
          <w:szCs w:val="24"/>
        </w:rPr>
        <w:t>o</w:t>
      </w:r>
      <w:r w:rsidR="00B35BBE">
        <w:rPr>
          <w:rFonts w:ascii="Times New Roman" w:hAnsi="Times New Roman" w:cs="Times New Roman"/>
          <w:sz w:val="24"/>
          <w:szCs w:val="24"/>
        </w:rPr>
        <w:t>xygen</w:t>
      </w:r>
      <w:r w:rsidRPr="007E4574">
        <w:rPr>
          <w:rFonts w:ascii="Times New Roman" w:hAnsi="Times New Roman" w:cs="Times New Roman"/>
          <w:sz w:val="24"/>
          <w:szCs w:val="24"/>
        </w:rPr>
        <w:t xml:space="preserve"> and </w:t>
      </w:r>
      <w:proofErr w:type="gramStart"/>
      <w:r w:rsidRPr="007E4574">
        <w:rPr>
          <w:rFonts w:ascii="Times New Roman" w:hAnsi="Times New Roman" w:cs="Times New Roman"/>
          <w:sz w:val="24"/>
          <w:szCs w:val="24"/>
        </w:rPr>
        <w:t>decrease</w:t>
      </w:r>
      <w:proofErr w:type="gramEnd"/>
      <w:r w:rsidRPr="007E4574">
        <w:rPr>
          <w:rFonts w:ascii="Times New Roman" w:hAnsi="Times New Roman" w:cs="Times New Roman"/>
          <w:sz w:val="24"/>
          <w:szCs w:val="24"/>
        </w:rPr>
        <w:t xml:space="preserve"> at night</w:t>
      </w:r>
      <w:r w:rsidR="00B35BBE">
        <w:rPr>
          <w:rFonts w:ascii="Times New Roman" w:hAnsi="Times New Roman" w:cs="Times New Roman"/>
          <w:sz w:val="24"/>
          <w:szCs w:val="24"/>
        </w:rPr>
        <w:t xml:space="preserve"> due to radiative heat loss and respiration without </w:t>
      </w:r>
      <w:r w:rsidR="00B35BBE">
        <w:rPr>
          <w:rFonts w:ascii="Times New Roman" w:hAnsi="Times New Roman" w:cs="Times New Roman"/>
          <w:sz w:val="24"/>
          <w:szCs w:val="24"/>
        </w:rPr>
        <w:lastRenderedPageBreak/>
        <w:t>photosynthesis</w:t>
      </w:r>
      <w:r w:rsidRPr="007E4574">
        <w:rPr>
          <w:rFonts w:ascii="Times New Roman" w:hAnsi="Times New Roman" w:cs="Times New Roman"/>
          <w:sz w:val="24"/>
          <w:szCs w:val="24"/>
        </w:rPr>
        <w:t>), ideal conditions fluctuate asynchronously when considered through the lens of a cold</w:t>
      </w:r>
      <w:r>
        <w:rPr>
          <w:rFonts w:ascii="Times New Roman" w:hAnsi="Times New Roman" w:cs="Times New Roman"/>
          <w:sz w:val="24"/>
          <w:szCs w:val="24"/>
        </w:rPr>
        <w:t>-</w:t>
      </w:r>
      <w:r w:rsidRPr="007E4574">
        <w:rPr>
          <w:rFonts w:ascii="Times New Roman" w:hAnsi="Times New Roman" w:cs="Times New Roman"/>
          <w:sz w:val="24"/>
          <w:szCs w:val="24"/>
        </w:rPr>
        <w:t>water fish</w:t>
      </w:r>
      <w:r>
        <w:rPr>
          <w:rFonts w:ascii="Times New Roman" w:hAnsi="Times New Roman" w:cs="Times New Roman"/>
          <w:sz w:val="24"/>
          <w:szCs w:val="24"/>
        </w:rPr>
        <w:t>,</w:t>
      </w:r>
      <w:r w:rsidRPr="007E4574">
        <w:rPr>
          <w:rFonts w:ascii="Times New Roman" w:hAnsi="Times New Roman" w:cs="Times New Roman"/>
          <w:sz w:val="24"/>
          <w:szCs w:val="24"/>
        </w:rPr>
        <w:t xml:space="preserve"> where cooler temperatures coupled with higher </w:t>
      </w:r>
      <w:r>
        <w:rPr>
          <w:rFonts w:ascii="Times New Roman" w:hAnsi="Times New Roman" w:cs="Times New Roman"/>
          <w:sz w:val="24"/>
          <w:szCs w:val="24"/>
        </w:rPr>
        <w:t>DO</w:t>
      </w:r>
      <w:r w:rsidRPr="007E4574">
        <w:rPr>
          <w:rFonts w:ascii="Times New Roman" w:hAnsi="Times New Roman" w:cs="Times New Roman"/>
          <w:sz w:val="24"/>
          <w:szCs w:val="24"/>
        </w:rPr>
        <w:t xml:space="preserve"> are ideal.</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06BEBD3C"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2020, we collected data on temperature and DO within six known cold-water alcoves on the Upper Willamette River to </w:t>
      </w:r>
      <w:r w:rsidR="00D11C16" w:rsidRPr="00D11C16">
        <w:rPr>
          <w:rFonts w:ascii="Times New Roman" w:hAnsi="Times New Roman" w:cs="Times New Roman"/>
          <w:sz w:val="24"/>
          <w:szCs w:val="24"/>
        </w:rPr>
        <w:t>characterize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474446">
        <w:rPr>
          <w:rFonts w:ascii="Times New Roman" w:hAnsi="Times New Roman" w:cs="Times New Roman"/>
          <w:sz w:val="24"/>
          <w:szCs w:val="24"/>
        </w:rPr>
        <w:t xml:space="preserve"> to fish</w:t>
      </w:r>
      <w:r w:rsidR="00D11C16">
        <w:rPr>
          <w:rFonts w:ascii="Times New Roman" w:hAnsi="Times New Roman" w:cs="Times New Roman"/>
          <w:sz w:val="24"/>
          <w:szCs w:val="24"/>
        </w:rPr>
        <w:t xml:space="preserve">. </w:t>
      </w:r>
      <w:r>
        <w:rPr>
          <w:rFonts w:ascii="Times New Roman" w:hAnsi="Times New Roman" w:cs="Times New Roman"/>
          <w:sz w:val="24"/>
          <w:szCs w:val="24"/>
        </w:rPr>
        <w:t>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w:t>
      </w:r>
      <w:r w:rsidR="00944635">
        <w:rPr>
          <w:rFonts w:ascii="Times New Roman" w:hAnsi="Times New Roman" w:cs="Times New Roman"/>
          <w:sz w:val="24"/>
          <w:szCs w:val="24"/>
        </w:rPr>
        <w:t>near the end of the alcove</w:t>
      </w:r>
      <w:r>
        <w:rPr>
          <w:rFonts w:ascii="Times New Roman" w:hAnsi="Times New Roman" w:cs="Times New Roman"/>
          <w:sz w:val="24"/>
          <w:szCs w:val="24"/>
        </w:rPr>
        <w:t>.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w:t>
      </w:r>
      <w:bookmarkStart w:id="123" w:name="_Hlk201669979"/>
      <w:r w:rsidR="00A33143">
        <w:rPr>
          <w:rFonts w:ascii="Times New Roman" w:hAnsi="Times New Roman" w:cs="Times New Roman"/>
          <w:sz w:val="24"/>
          <w:szCs w:val="24"/>
        </w:rPr>
        <w:t xml:space="preserve"> </w:t>
      </w:r>
      <w:r w:rsidRPr="002703D6">
        <w:rPr>
          <w:rFonts w:ascii="Times New Roman" w:hAnsi="Times New Roman" w:cs="Times New Roman"/>
          <w:sz w:val="24"/>
          <w:szCs w:val="24"/>
        </w:rPr>
        <w:t>mg</w:t>
      </w:r>
      <w:r w:rsidR="00A33143">
        <w:rPr>
          <w:rFonts w:ascii="Times New Roman" w:hAnsi="Times New Roman" w:cs="Times New Roman"/>
          <w:sz w:val="24"/>
          <w:szCs w:val="24"/>
        </w:rPr>
        <w:t xml:space="preserve"> </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bookmarkEnd w:id="123"/>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w:t>
      </w:r>
      <w:r w:rsidR="00B06077">
        <w:rPr>
          <w:rFonts w:ascii="Times New Roman" w:hAnsi="Times New Roman" w:cs="Times New Roman"/>
          <w:sz w:val="24"/>
          <w:szCs w:val="24"/>
        </w:rPr>
        <w:t>which were calibrated using</w:t>
      </w:r>
      <w:ins w:id="124" w:author="Barrett, Hannah" w:date="2025-07-21T15:02:00Z" w16du:dateUtc="2025-07-21T22:02:00Z">
        <w:r w:rsidR="00281AD5">
          <w:rPr>
            <w:rFonts w:ascii="Times New Roman" w:hAnsi="Times New Roman" w:cs="Times New Roman"/>
            <w:sz w:val="24"/>
            <w:szCs w:val="24"/>
          </w:rPr>
          <w:t xml:space="preserve"> </w:t>
        </w:r>
      </w:ins>
      <w:r w:rsidR="00B06077">
        <w:rPr>
          <w:rFonts w:ascii="Times New Roman" w:hAnsi="Times New Roman" w:cs="Times New Roman"/>
          <w:sz w:val="24"/>
          <w:szCs w:val="24"/>
        </w:rPr>
        <w:t xml:space="preserve">100% water saturated air </w:t>
      </w:r>
      <w:r w:rsidR="003E57D2">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{"citationID":"UPiG28oc","properties":{"formattedCitation":"(Onset Computer Corporation, 2016)","plainCitation":"(Onset Computer Corporation, 2016)","noteIndex":0},"citationItems":[{"id":135,"uris":["http://zotero.org/users/local/zapURGuj/items/DWHWVMMY"],"itemData":{"id":135,"type":"document","publisher":"Onset Computer Corporation","title":"HOBOware® Pro Dissolved Oxygen Assistant User’s Guide","author":[{"family":"Onset Computer Corporation","given":""}],"issued":{"date-parts":[["2016"]]}}}],"schema":"https://github.com/citation-style-language/schema/raw/master/csl-citation.json"} </w:instrText>
      </w:r>
      <w:r w:rsidR="003E57D2">
        <w:rPr>
          <w:rFonts w:ascii="Times New Roman" w:hAnsi="Times New Roman" w:cs="Times New Roman"/>
          <w:sz w:val="24"/>
          <w:szCs w:val="24"/>
        </w:rPr>
        <w:fldChar w:fldCharType="separate"/>
      </w:r>
      <w:r w:rsidR="003E57D2" w:rsidRPr="003E57D2">
        <w:rPr>
          <w:rFonts w:ascii="Times New Roman" w:hAnsi="Times New Roman" w:cs="Times New Roman"/>
          <w:sz w:val="24"/>
        </w:rPr>
        <w:t>(Onset Computer Corporation, 2016)</w:t>
      </w:r>
      <w:r w:rsidR="003E57D2">
        <w:rPr>
          <w:rFonts w:ascii="Times New Roman" w:hAnsi="Times New Roman" w:cs="Times New Roman"/>
          <w:sz w:val="24"/>
          <w:szCs w:val="24"/>
        </w:rPr>
        <w:fldChar w:fldCharType="end"/>
      </w:r>
      <w:r w:rsidR="00DB15A0">
        <w:rPr>
          <w:rFonts w:ascii="Times New Roman" w:hAnsi="Times New Roman" w:cs="Times New Roman"/>
          <w:sz w:val="24"/>
          <w:szCs w:val="24"/>
        </w:rPr>
        <w:t>. Loggers were</w:t>
      </w:r>
      <w:r w:rsidR="00B06077">
        <w:rPr>
          <w:rFonts w:ascii="Times New Roman" w:hAnsi="Times New Roman" w:cs="Times New Roman"/>
          <w:sz w:val="24"/>
          <w:szCs w:val="24"/>
        </w:rPr>
        <w:t xml:space="preserve"> </w:t>
      </w:r>
      <w:r>
        <w:rPr>
          <w:rFonts w:ascii="Times New Roman" w:hAnsi="Times New Roman" w:cs="Times New Roman"/>
          <w:sz w:val="24"/>
          <w:szCs w:val="24"/>
        </w:rPr>
        <w:t xml:space="preserve">set to record at 10-minute intervals at the surface, mid-, and bottom of the water column. Arrays were deployed in each alcove for a total of 3-4 days.  </w:t>
      </w:r>
    </w:p>
    <w:p w14:paraId="210DED15" w14:textId="59097E3C" w:rsidR="007C5612" w:rsidRPr="00735D37" w:rsidRDefault="00A55407"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w:t>
      </w:r>
      <w:r w:rsidRPr="00A55407">
        <w:rPr>
          <w:rFonts w:ascii="Times New Roman" w:hAnsi="Times New Roman" w:cs="Times New Roman"/>
          <w:sz w:val="24"/>
          <w:szCs w:val="24"/>
        </w:rPr>
        <w:t xml:space="preserve"> </w:t>
      </w:r>
      <w:r>
        <w:rPr>
          <w:rFonts w:ascii="Times New Roman" w:hAnsi="Times New Roman" w:cs="Times New Roman"/>
          <w:sz w:val="24"/>
          <w:szCs w:val="24"/>
        </w:rPr>
        <w:t xml:space="preserve">then </w:t>
      </w:r>
      <w:r w:rsidRPr="00A55407">
        <w:rPr>
          <w:rFonts w:ascii="Times New Roman" w:hAnsi="Times New Roman" w:cs="Times New Roman"/>
          <w:sz w:val="24"/>
          <w:szCs w:val="24"/>
        </w:rPr>
        <w:t xml:space="preserve">focused </w:t>
      </w:r>
      <w:r>
        <w:rPr>
          <w:rFonts w:ascii="Times New Roman" w:hAnsi="Times New Roman" w:cs="Times New Roman"/>
          <w:sz w:val="24"/>
          <w:szCs w:val="24"/>
        </w:rPr>
        <w:t xml:space="preserve">our study </w:t>
      </w:r>
      <w:r w:rsidRPr="00A55407">
        <w:rPr>
          <w:rFonts w:ascii="Times New Roman" w:hAnsi="Times New Roman" w:cs="Times New Roman"/>
          <w:sz w:val="24"/>
          <w:szCs w:val="24"/>
        </w:rPr>
        <w:t xml:space="preserve">on a subset of these alcoves for </w:t>
      </w:r>
      <w:r>
        <w:rPr>
          <w:rFonts w:ascii="Times New Roman" w:hAnsi="Times New Roman" w:cs="Times New Roman"/>
          <w:sz w:val="24"/>
          <w:szCs w:val="24"/>
        </w:rPr>
        <w:t xml:space="preserve">more intensive monitoring to explore both simulated and observed fish behavior. </w:t>
      </w:r>
      <w:r w:rsidR="00C42A4C" w:rsidRPr="00A80419">
        <w:rPr>
          <w:rFonts w:ascii="Times New Roman" w:hAnsi="Times New Roman" w:cs="Times New Roman"/>
          <w:sz w:val="24"/>
          <w:szCs w:val="24"/>
        </w:rPr>
        <w:t xml:space="preserve">In 2021, </w:t>
      </w:r>
      <w:r w:rsidR="00C42A4C">
        <w:rPr>
          <w:rFonts w:ascii="Times New Roman" w:hAnsi="Times New Roman" w:cs="Times New Roman"/>
          <w:sz w:val="24"/>
          <w:szCs w:val="24"/>
        </w:rPr>
        <w:t xml:space="preserve">we continuously monitored </w:t>
      </w:r>
      <w:r w:rsidR="00C42A4C" w:rsidRPr="00A80419">
        <w:rPr>
          <w:rFonts w:ascii="Times New Roman" w:hAnsi="Times New Roman" w:cs="Times New Roman"/>
          <w:sz w:val="24"/>
          <w:szCs w:val="24"/>
        </w:rPr>
        <w:t>two of these alcoves</w:t>
      </w:r>
      <w:r w:rsidR="00C42A4C">
        <w:rPr>
          <w:rFonts w:ascii="Times New Roman" w:hAnsi="Times New Roman" w:cs="Times New Roman"/>
          <w:sz w:val="24"/>
          <w:szCs w:val="24"/>
        </w:rPr>
        <w:t xml:space="preserve">, </w:t>
      </w:r>
      <w:r w:rsidR="00C42A4C" w:rsidRPr="00A80419">
        <w:rPr>
          <w:rFonts w:ascii="Times New Roman" w:hAnsi="Times New Roman" w:cs="Times New Roman"/>
          <w:sz w:val="24"/>
          <w:szCs w:val="24"/>
        </w:rPr>
        <w:t>Blue Ruin and Norwood</w:t>
      </w:r>
      <w:r w:rsidR="00C42A4C">
        <w:rPr>
          <w:rFonts w:ascii="Times New Roman" w:hAnsi="Times New Roman" w:cs="Times New Roman"/>
          <w:sz w:val="24"/>
          <w:szCs w:val="24"/>
        </w:rPr>
        <w:t>,</w:t>
      </w:r>
      <w:r w:rsidR="00C42A4C" w:rsidRPr="00A80419">
        <w:rPr>
          <w:rFonts w:ascii="Times New Roman" w:hAnsi="Times New Roman" w:cs="Times New Roman"/>
          <w:sz w:val="24"/>
          <w:szCs w:val="24"/>
        </w:rPr>
        <w:t xml:space="preserve"> for </w:t>
      </w:r>
      <w:r w:rsidR="00C42A4C">
        <w:rPr>
          <w:rFonts w:ascii="Times New Roman" w:hAnsi="Times New Roman" w:cs="Times New Roman"/>
          <w:sz w:val="24"/>
          <w:szCs w:val="24"/>
        </w:rPr>
        <w:t>DO</w:t>
      </w:r>
      <w:r w:rsidR="00C42A4C" w:rsidRPr="00A80419">
        <w:rPr>
          <w:rFonts w:ascii="Times New Roman" w:hAnsi="Times New Roman" w:cs="Times New Roman"/>
          <w:sz w:val="24"/>
          <w:szCs w:val="24"/>
        </w:rPr>
        <w:t xml:space="preserve"> and temperature over a </w:t>
      </w:r>
      <w:r w:rsidR="002E3FA7">
        <w:rPr>
          <w:rFonts w:ascii="Times New Roman" w:hAnsi="Times New Roman" w:cs="Times New Roman"/>
          <w:sz w:val="24"/>
          <w:szCs w:val="24"/>
        </w:rPr>
        <w:t>~</w:t>
      </w:r>
      <w:r w:rsidR="002E3FA7" w:rsidRPr="00A80419">
        <w:rPr>
          <w:rFonts w:ascii="Times New Roman" w:hAnsi="Times New Roman" w:cs="Times New Roman"/>
          <w:sz w:val="24"/>
          <w:szCs w:val="24"/>
        </w:rPr>
        <w:t>3-week</w:t>
      </w:r>
      <w:r w:rsidR="00C42A4C"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sidR="00C42A4C">
        <w:rPr>
          <w:rFonts w:ascii="Times New Roman" w:hAnsi="Times New Roman" w:cs="Times New Roman"/>
          <w:sz w:val="24"/>
          <w:szCs w:val="24"/>
        </w:rPr>
        <w:t xml:space="preserve"> during peak</w:t>
      </w:r>
      <w:r w:rsidR="003230F3">
        <w:rPr>
          <w:rFonts w:ascii="Times New Roman" w:hAnsi="Times New Roman" w:cs="Times New Roman"/>
          <w:sz w:val="24"/>
          <w:szCs w:val="24"/>
        </w:rPr>
        <w:t>-</w:t>
      </w:r>
      <w:r w:rsidR="00C42A4C">
        <w:rPr>
          <w:rFonts w:ascii="Times New Roman" w:hAnsi="Times New Roman" w:cs="Times New Roman"/>
          <w:sz w:val="24"/>
          <w:szCs w:val="24"/>
        </w:rPr>
        <w:t>summer</w:t>
      </w:r>
      <w:r w:rsidR="00D53F0D">
        <w:rPr>
          <w:rFonts w:ascii="Times New Roman" w:hAnsi="Times New Roman" w:cs="Times New Roman"/>
          <w:sz w:val="24"/>
          <w:szCs w:val="24"/>
        </w:rPr>
        <w:t xml:space="preserve"> to obtain more spatially continuous temperature-DO data</w:t>
      </w:r>
      <w:r w:rsidR="00C42A4C">
        <w:rPr>
          <w:rFonts w:ascii="Times New Roman" w:hAnsi="Times New Roman" w:cs="Times New Roman"/>
          <w:sz w:val="24"/>
          <w:szCs w:val="24"/>
        </w:rPr>
        <w:t xml:space="preserve">. </w:t>
      </w:r>
      <w:r w:rsidR="003230F3">
        <w:rPr>
          <w:rFonts w:ascii="Times New Roman" w:hAnsi="Times New Roman" w:cs="Times New Roman"/>
          <w:sz w:val="24"/>
          <w:szCs w:val="24"/>
        </w:rPr>
        <w:t>We</w:t>
      </w:r>
      <w:r w:rsidR="003230F3" w:rsidRPr="003230F3">
        <w:rPr>
          <w:rFonts w:ascii="Times New Roman" w:hAnsi="Times New Roman" w:cs="Times New Roman"/>
          <w:sz w:val="24"/>
          <w:szCs w:val="24"/>
        </w:rPr>
        <w:t xml:space="preserve"> conducted </w:t>
      </w:r>
      <w:r w:rsidR="003230F3">
        <w:rPr>
          <w:rFonts w:ascii="Times New Roman" w:hAnsi="Times New Roman" w:cs="Times New Roman"/>
          <w:sz w:val="24"/>
          <w:szCs w:val="24"/>
        </w:rPr>
        <w:t xml:space="preserve">this study </w:t>
      </w:r>
      <w:r w:rsidR="003230F3" w:rsidRPr="003230F3">
        <w:rPr>
          <w:rFonts w:ascii="Times New Roman" w:hAnsi="Times New Roman" w:cs="Times New Roman"/>
          <w:sz w:val="24"/>
          <w:szCs w:val="24"/>
        </w:rPr>
        <w:t xml:space="preserve">during </w:t>
      </w:r>
      <w:r w:rsidR="003230F3">
        <w:rPr>
          <w:rFonts w:ascii="Times New Roman" w:hAnsi="Times New Roman" w:cs="Times New Roman"/>
          <w:sz w:val="24"/>
          <w:szCs w:val="24"/>
        </w:rPr>
        <w:t>peak</w:t>
      </w:r>
      <w:r w:rsidR="003230F3" w:rsidRPr="003230F3">
        <w:rPr>
          <w:rFonts w:ascii="Times New Roman" w:hAnsi="Times New Roman" w:cs="Times New Roman"/>
          <w:sz w:val="24"/>
          <w:szCs w:val="24"/>
        </w:rPr>
        <w:t xml:space="preserve">-summer when thermal stress </w:t>
      </w:r>
      <w:r w:rsidR="003230F3">
        <w:rPr>
          <w:rFonts w:ascii="Times New Roman" w:hAnsi="Times New Roman" w:cs="Times New Roman"/>
          <w:sz w:val="24"/>
          <w:szCs w:val="24"/>
        </w:rPr>
        <w:t xml:space="preserve">was most </w:t>
      </w:r>
      <w:r w:rsidR="003230F3" w:rsidRPr="003230F3">
        <w:rPr>
          <w:rFonts w:ascii="Times New Roman" w:hAnsi="Times New Roman" w:cs="Times New Roman"/>
          <w:sz w:val="24"/>
          <w:szCs w:val="24"/>
        </w:rPr>
        <w:t>acute</w:t>
      </w:r>
      <w:r w:rsidR="003230F3">
        <w:rPr>
          <w:rFonts w:ascii="Times New Roman" w:hAnsi="Times New Roman" w:cs="Times New Roman"/>
          <w:sz w:val="24"/>
          <w:szCs w:val="24"/>
        </w:rPr>
        <w:t xml:space="preserve"> to examine</w:t>
      </w:r>
      <w:r w:rsidR="003230F3" w:rsidRPr="003230F3">
        <w:rPr>
          <w:rFonts w:ascii="Times New Roman" w:hAnsi="Times New Roman" w:cs="Times New Roman"/>
          <w:sz w:val="24"/>
          <w:szCs w:val="24"/>
        </w:rPr>
        <w:t xml:space="preserve"> how fish navigate challenging environmental conditions that potentially represent a key vulnerability in their habitat use.</w:t>
      </w:r>
      <w:r w:rsidR="003230F3" w:rsidDel="003230F3">
        <w:rPr>
          <w:rFonts w:ascii="Times New Roman" w:hAnsi="Times New Roman" w:cs="Times New Roman"/>
          <w:sz w:val="24"/>
          <w:szCs w:val="24"/>
        </w:rPr>
        <w:t xml:space="preserve"> </w:t>
      </w:r>
      <w:r w:rsidR="00C42A4C">
        <w:rPr>
          <w:rFonts w:ascii="Times New Roman" w:hAnsi="Times New Roman" w:cs="Times New Roman"/>
          <w:sz w:val="24"/>
          <w:szCs w:val="24"/>
        </w:rPr>
        <w:t>In Blue Ruin alcove, we deployed f</w:t>
      </w:r>
      <w:r w:rsidR="00C42A4C" w:rsidRPr="000E0C46">
        <w:rPr>
          <w:rFonts w:ascii="Times New Roman" w:hAnsi="Times New Roman" w:cs="Times New Roman"/>
          <w:sz w:val="24"/>
          <w:szCs w:val="24"/>
        </w:rPr>
        <w:t xml:space="preserve">ive </w:t>
      </w:r>
      <w:r w:rsidR="008D39CF">
        <w:rPr>
          <w:rFonts w:ascii="Times New Roman" w:hAnsi="Times New Roman" w:cs="Times New Roman"/>
          <w:sz w:val="24"/>
          <w:szCs w:val="24"/>
        </w:rPr>
        <w:t xml:space="preserve">vertical </w:t>
      </w:r>
      <w:r w:rsidR="00C42A4C">
        <w:rPr>
          <w:rFonts w:ascii="Times New Roman" w:hAnsi="Times New Roman" w:cs="Times New Roman"/>
          <w:sz w:val="24"/>
          <w:szCs w:val="24"/>
        </w:rPr>
        <w:t>logger arrays</w:t>
      </w:r>
      <w:r w:rsidR="00C42A4C" w:rsidRPr="000E0C46">
        <w:rPr>
          <w:rFonts w:ascii="Times New Roman" w:hAnsi="Times New Roman" w:cs="Times New Roman"/>
          <w:sz w:val="24"/>
          <w:szCs w:val="24"/>
        </w:rPr>
        <w:t xml:space="preserve"> </w:t>
      </w:r>
      <w:r w:rsidR="00C42A4C">
        <w:rPr>
          <w:rFonts w:ascii="Times New Roman" w:hAnsi="Times New Roman" w:cs="Times New Roman"/>
          <w:sz w:val="24"/>
          <w:szCs w:val="24"/>
        </w:rPr>
        <w:t xml:space="preserve">laterally along the deepest portions of the alcove </w:t>
      </w:r>
      <w:r w:rsidR="00C42A4C" w:rsidRPr="000E0C46">
        <w:rPr>
          <w:rFonts w:ascii="Times New Roman" w:hAnsi="Times New Roman" w:cs="Times New Roman"/>
          <w:sz w:val="24"/>
          <w:szCs w:val="24"/>
        </w:rPr>
        <w:t>to characterize spatiotemporal heterogeneity in conditions</w:t>
      </w:r>
      <w:r w:rsidR="00C42A4C">
        <w:rPr>
          <w:rFonts w:ascii="Times New Roman" w:hAnsi="Times New Roman" w:cs="Times New Roman"/>
          <w:sz w:val="24"/>
          <w:szCs w:val="24"/>
        </w:rPr>
        <w:t xml:space="preserve"> (</w:t>
      </w:r>
      <w:r w:rsidR="005C5C46">
        <w:rPr>
          <w:rFonts w:ascii="Times New Roman" w:hAnsi="Times New Roman" w:cs="Times New Roman"/>
          <w:sz w:val="24"/>
          <w:szCs w:val="24"/>
        </w:rPr>
        <w:t xml:space="preserve">Supporting Information </w:t>
      </w:r>
      <w:r w:rsidR="00C42A4C">
        <w:rPr>
          <w:rFonts w:ascii="Times New Roman" w:hAnsi="Times New Roman" w:cs="Times New Roman"/>
          <w:sz w:val="24"/>
          <w:szCs w:val="24"/>
        </w:rPr>
        <w:t xml:space="preserve">Figure </w:t>
      </w:r>
      <w:r w:rsidR="005C5C46">
        <w:rPr>
          <w:rFonts w:ascii="Times New Roman" w:hAnsi="Times New Roman" w:cs="Times New Roman"/>
          <w:sz w:val="24"/>
          <w:szCs w:val="24"/>
        </w:rPr>
        <w:t>S</w:t>
      </w:r>
      <w:r w:rsidR="00C42A4C">
        <w:rPr>
          <w:rFonts w:ascii="Times New Roman" w:hAnsi="Times New Roman" w:cs="Times New Roman"/>
          <w:sz w:val="24"/>
          <w:szCs w:val="24"/>
        </w:rPr>
        <w:t xml:space="preserve">1). </w:t>
      </w:r>
      <w:r w:rsidR="00AB0838" w:rsidRPr="00AB0838">
        <w:t xml:space="preserve"> </w:t>
      </w:r>
      <w:r w:rsidR="008D39CF">
        <w:rPr>
          <w:rFonts w:ascii="Times New Roman" w:hAnsi="Times New Roman" w:cs="Times New Roman"/>
          <w:sz w:val="24"/>
          <w:szCs w:val="24"/>
        </w:rPr>
        <w:t>Each array was instrumented with</w:t>
      </w:r>
      <w:r w:rsidR="00AB0838" w:rsidRPr="00AB0838">
        <w:rPr>
          <w:rFonts w:ascii="Times New Roman" w:hAnsi="Times New Roman" w:cs="Times New Roman"/>
          <w:sz w:val="24"/>
          <w:szCs w:val="24"/>
        </w:rPr>
        <w:t xml:space="preserve"> at least two temperature-DO loggers positioned in the epilimnion (the warm, upper layer of a stratified water column) and </w:t>
      </w:r>
      <w:r w:rsidR="00AB0838" w:rsidRPr="00AB0838">
        <w:rPr>
          <w:rFonts w:ascii="Times New Roman" w:hAnsi="Times New Roman" w:cs="Times New Roman"/>
          <w:sz w:val="24"/>
          <w:szCs w:val="24"/>
        </w:rPr>
        <w:lastRenderedPageBreak/>
        <w:t>hypolimnion (the cold, bottom layer of a stratified water column)</w:t>
      </w:r>
      <w:r w:rsidR="00BB19C2">
        <w:rPr>
          <w:rFonts w:ascii="Times New Roman" w:hAnsi="Times New Roman" w:cs="Times New Roman"/>
          <w:sz w:val="24"/>
          <w:szCs w:val="24"/>
        </w:rPr>
        <w:t xml:space="preserve">. </w:t>
      </w:r>
      <w:r w:rsidR="00C42A4C">
        <w:rPr>
          <w:rFonts w:ascii="Times New Roman" w:hAnsi="Times New Roman" w:cs="Times New Roman"/>
          <w:sz w:val="24"/>
          <w:szCs w:val="24"/>
        </w:rPr>
        <w:t xml:space="preserve">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set to record at 5-minute intervals. </w:t>
      </w:r>
      <w:r w:rsidR="00913CE7">
        <w:rPr>
          <w:rFonts w:ascii="Times New Roman" w:hAnsi="Times New Roman" w:cs="Times New Roman"/>
          <w:sz w:val="24"/>
          <w:szCs w:val="24"/>
        </w:rPr>
        <w:t xml:space="preserve">In 2021, we </w:t>
      </w:r>
      <w:r w:rsidR="00C42A4C">
        <w:rPr>
          <w:rFonts w:ascii="Times New Roman" w:hAnsi="Times New Roman" w:cs="Times New Roman"/>
          <w:sz w:val="24"/>
          <w:szCs w:val="24"/>
        </w:rPr>
        <w:t>also recorded ve</w:t>
      </w:r>
      <w:r w:rsidR="00C42A4C"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sidR="00C42A4C">
        <w:rPr>
          <w:rFonts w:ascii="Times New Roman" w:hAnsi="Times New Roman" w:cs="Times New Roman"/>
          <w:sz w:val="24"/>
          <w:szCs w:val="24"/>
        </w:rPr>
        <w:t xml:space="preserve"> and DO</w:t>
      </w:r>
      <w:r w:rsidR="00C42A4C" w:rsidRPr="00A80419">
        <w:rPr>
          <w:rFonts w:ascii="Times New Roman" w:hAnsi="Times New Roman" w:cs="Times New Roman"/>
          <w:sz w:val="24"/>
          <w:szCs w:val="24"/>
        </w:rPr>
        <w:t xml:space="preserve"> during the early morning and </w:t>
      </w:r>
      <w:r w:rsidR="00C42A4C">
        <w:rPr>
          <w:rFonts w:ascii="Times New Roman" w:hAnsi="Times New Roman" w:cs="Times New Roman"/>
          <w:sz w:val="24"/>
          <w:szCs w:val="24"/>
        </w:rPr>
        <w:t>evening</w:t>
      </w:r>
      <w:r w:rsidR="00C42A4C" w:rsidRPr="00A80419">
        <w:rPr>
          <w:rFonts w:ascii="Times New Roman" w:hAnsi="Times New Roman" w:cs="Times New Roman"/>
          <w:sz w:val="24"/>
          <w:szCs w:val="24"/>
        </w:rPr>
        <w:t xml:space="preserve"> to understand how these vertical gradients vary between low oxygen periods and peak oxygen periods</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 xml:space="preserve">refer to the </w:t>
      </w:r>
      <w:r w:rsidR="00B67620">
        <w:rPr>
          <w:rFonts w:ascii="Times New Roman" w:hAnsi="Times New Roman" w:cs="Times New Roman"/>
          <w:sz w:val="24"/>
          <w:szCs w:val="24"/>
        </w:rPr>
        <w:t xml:space="preserve">daytime </w:t>
      </w:r>
      <w:r w:rsidR="00D059F0" w:rsidRPr="00795A38">
        <w:rPr>
          <w:rFonts w:ascii="Times New Roman" w:hAnsi="Times New Roman" w:cs="Times New Roman"/>
          <w:sz w:val="24"/>
          <w:szCs w:val="24"/>
        </w:rPr>
        <w:t>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B67620">
        <w:rPr>
          <w:rFonts w:ascii="Times New Roman" w:hAnsi="Times New Roman" w:cs="Times New Roman"/>
          <w:sz w:val="24"/>
          <w:szCs w:val="24"/>
        </w:rPr>
        <w:t>DO-maxima</w:t>
      </w:r>
      <w:r w:rsidR="00B67620" w:rsidRPr="00795A38">
        <w:rPr>
          <w:rFonts w:ascii="Times New Roman" w:hAnsi="Times New Roman" w:cs="Times New Roman"/>
          <w:sz w:val="24"/>
          <w:szCs w:val="24"/>
        </w:rPr>
        <w:t xml:space="preserve">’ </w:t>
      </w:r>
      <w:r w:rsidR="00D059F0" w:rsidRPr="00795A38">
        <w:rPr>
          <w:rFonts w:ascii="Times New Roman" w:hAnsi="Times New Roman" w:cs="Times New Roman"/>
          <w:sz w:val="24"/>
          <w:szCs w:val="24"/>
        </w:rPr>
        <w:t>and</w:t>
      </w:r>
      <w:r w:rsidR="00D059F0">
        <w:rPr>
          <w:rFonts w:ascii="Times New Roman" w:hAnsi="Times New Roman" w:cs="Times New Roman"/>
          <w:sz w:val="24"/>
          <w:szCs w:val="24"/>
        </w:rPr>
        <w:t xml:space="preserve"> </w:t>
      </w:r>
      <w:r w:rsidR="00B67620">
        <w:rPr>
          <w:rFonts w:ascii="Times New Roman" w:hAnsi="Times New Roman" w:cs="Times New Roman"/>
          <w:sz w:val="24"/>
          <w:szCs w:val="24"/>
        </w:rPr>
        <w:t xml:space="preserve">the nighttime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B67620">
        <w:rPr>
          <w:rFonts w:ascii="Times New Roman" w:hAnsi="Times New Roman" w:cs="Times New Roman"/>
          <w:sz w:val="24"/>
          <w:szCs w:val="24"/>
        </w:rPr>
        <w:t>DO-minima’</w:t>
      </w:r>
      <w:r w:rsidR="00D059F0" w:rsidRPr="00795A38">
        <w:rPr>
          <w:rFonts w:ascii="Times New Roman" w:hAnsi="Times New Roman" w:cs="Times New Roman"/>
          <w:sz w:val="24"/>
          <w:szCs w:val="24"/>
        </w:rPr>
        <w:t>.</w:t>
      </w:r>
    </w:p>
    <w:p w14:paraId="6E3C0700" w14:textId="65656BB0" w:rsidR="007C5612" w:rsidRDefault="007C5612" w:rsidP="007C5612">
      <w:pPr>
        <w:spacing w:line="480" w:lineRule="auto"/>
        <w:rPr>
          <w:rFonts w:ascii="Times New Roman" w:hAnsi="Times New Roman" w:cs="Times New Roman"/>
          <w:b/>
          <w:i/>
          <w:sz w:val="24"/>
          <w:szCs w:val="24"/>
        </w:rPr>
      </w:pPr>
      <w:bookmarkStart w:id="125" w:name="_Hlk204081299"/>
      <w:r>
        <w:rPr>
          <w:rFonts w:ascii="Times New Roman" w:hAnsi="Times New Roman" w:cs="Times New Roman"/>
          <w:b/>
          <w:i/>
          <w:sz w:val="24"/>
          <w:szCs w:val="24"/>
        </w:rPr>
        <w:t>Simulating fish movements</w:t>
      </w:r>
    </w:p>
    <w:p w14:paraId="7B7D3E13" w14:textId="2B4CB185" w:rsidR="00623413" w:rsidRDefault="00623413" w:rsidP="00A12807">
      <w:pPr>
        <w:spacing w:line="480" w:lineRule="auto"/>
        <w:ind w:firstLine="720"/>
        <w:rPr>
          <w:ins w:id="126" w:author="Barrett, Hannah" w:date="2025-07-22T12:58:00Z" w16du:dateUtc="2025-07-22T19:58:00Z"/>
          <w:rFonts w:ascii="Times New Roman" w:hAnsi="Times New Roman" w:cs="Times New Roman"/>
          <w:sz w:val="24"/>
          <w:szCs w:val="24"/>
        </w:rPr>
      </w:pPr>
      <w:ins w:id="127" w:author="Barrett, Hannah" w:date="2025-07-22T12:57:00Z">
        <w:r w:rsidRPr="00623413">
          <w:rPr>
            <w:rFonts w:ascii="Times New Roman" w:hAnsi="Times New Roman" w:cs="Times New Roman"/>
            <w:sz w:val="24"/>
            <w:szCs w:val="24"/>
          </w:rPr>
          <w:t>We used temperature and dissolved oxygen (DO) data from the arrays associated with our fish enclosure study to simulate fish depth selection over a 24-hour period under three behavioral strategies</w:t>
        </w:r>
      </w:ins>
      <w:ins w:id="128" w:author="Barrett, Hannah" w:date="2025-07-22T12:57:00Z" w16du:dateUtc="2025-07-22T19:57:00Z">
        <w:r>
          <w:rPr>
            <w:rFonts w:ascii="Times New Roman" w:hAnsi="Times New Roman" w:cs="Times New Roman"/>
            <w:sz w:val="24"/>
            <w:szCs w:val="24"/>
          </w:rPr>
          <w:t xml:space="preserve">: </w:t>
        </w:r>
      </w:ins>
      <w:r w:rsidR="00A12807">
        <w:rPr>
          <w:rFonts w:ascii="Times New Roman" w:hAnsi="Times New Roman" w:cs="Times New Roman"/>
          <w:sz w:val="24"/>
          <w:szCs w:val="24"/>
        </w:rPr>
        <w:t xml:space="preserve"> a fish that selects habitat to maximize dissolved oxygen (</w:t>
      </w:r>
      <w:proofErr w:type="spellStart"/>
      <w:r w:rsidR="00A12807">
        <w:rPr>
          <w:rFonts w:ascii="Times New Roman" w:hAnsi="Times New Roman" w:cs="Times New Roman"/>
          <w:sz w:val="24"/>
          <w:szCs w:val="24"/>
        </w:rPr>
        <w:t>DO</w:t>
      </w:r>
      <w:r w:rsidR="00A12807" w:rsidRPr="00A57C90">
        <w:rPr>
          <w:rFonts w:ascii="Times New Roman" w:hAnsi="Times New Roman" w:cs="Times New Roman"/>
          <w:sz w:val="24"/>
          <w:szCs w:val="24"/>
          <w:vertAlign w:val="subscript"/>
        </w:rPr>
        <w:t>max</w:t>
      </w:r>
      <w:proofErr w:type="spellEnd"/>
      <w:r w:rsidR="00A12807">
        <w:rPr>
          <w:rFonts w:ascii="Times New Roman" w:hAnsi="Times New Roman" w:cs="Times New Roman"/>
          <w:sz w:val="24"/>
          <w:szCs w:val="24"/>
        </w:rPr>
        <w:t>), a fish that selects habitat to minimize temperature (</w:t>
      </w:r>
      <w:proofErr w:type="spellStart"/>
      <w:r w:rsidR="00A12807">
        <w:rPr>
          <w:rFonts w:ascii="Times New Roman" w:hAnsi="Times New Roman" w:cs="Times New Roman"/>
          <w:sz w:val="24"/>
          <w:szCs w:val="24"/>
        </w:rPr>
        <w:t>T</w:t>
      </w:r>
      <w:r w:rsidR="00A12807" w:rsidRPr="00A57C90">
        <w:rPr>
          <w:rFonts w:ascii="Times New Roman" w:hAnsi="Times New Roman" w:cs="Times New Roman"/>
          <w:sz w:val="24"/>
          <w:szCs w:val="24"/>
          <w:vertAlign w:val="subscript"/>
        </w:rPr>
        <w:t>min</w:t>
      </w:r>
      <w:proofErr w:type="spellEnd"/>
      <w:r w:rsidR="00A12807">
        <w:rPr>
          <w:rFonts w:ascii="Times New Roman" w:hAnsi="Times New Roman" w:cs="Times New Roman"/>
          <w:sz w:val="24"/>
          <w:szCs w:val="24"/>
        </w:rPr>
        <w:t>), and a fish that selects habitat to maximize a water quality index that includes both temperature and dissolved oxygen (</w:t>
      </w:r>
      <w:proofErr w:type="spellStart"/>
      <w:r w:rsidR="00A12807">
        <w:rPr>
          <w:rFonts w:ascii="Times New Roman" w:hAnsi="Times New Roman" w:cs="Times New Roman"/>
          <w:sz w:val="24"/>
          <w:szCs w:val="24"/>
        </w:rPr>
        <w:t>TDO</w:t>
      </w:r>
      <w:ins w:id="129" w:author="Barrett, Hannah" w:date="2025-07-23T10:27:00Z" w16du:dateUtc="2025-07-23T17:27:00Z">
        <w:r w:rsidR="00964529">
          <w:rPr>
            <w:rFonts w:ascii="Times New Roman" w:hAnsi="Times New Roman" w:cs="Times New Roman"/>
            <w:sz w:val="24"/>
            <w:szCs w:val="24"/>
            <w:vertAlign w:val="subscript"/>
          </w:rPr>
          <w:t>bal</w:t>
        </w:r>
      </w:ins>
      <w:proofErr w:type="spellEnd"/>
      <w:del w:id="130" w:author="Barrett, Hannah" w:date="2025-07-23T10:27:00Z" w16du:dateUtc="2025-07-23T17:27:00Z">
        <w:r w:rsidR="00A12807" w:rsidRPr="00A57C90" w:rsidDel="00964529">
          <w:rPr>
            <w:rFonts w:ascii="Times New Roman" w:hAnsi="Times New Roman" w:cs="Times New Roman"/>
            <w:sz w:val="24"/>
            <w:szCs w:val="24"/>
            <w:vertAlign w:val="subscript"/>
          </w:rPr>
          <w:delText>opt</w:delText>
        </w:r>
      </w:del>
      <w:r w:rsidR="00A12807" w:rsidRPr="00964529">
        <w:rPr>
          <w:rFonts w:ascii="Times New Roman" w:hAnsi="Times New Roman" w:cs="Times New Roman"/>
          <w:sz w:val="24"/>
          <w:szCs w:val="24"/>
          <w:rPrChange w:id="131" w:author="Barrett, Hannah" w:date="2025-07-23T10:25:00Z" w16du:dateUtc="2025-07-23T17:25:00Z">
            <w:rPr>
              <w:rFonts w:ascii="Times New Roman" w:hAnsi="Times New Roman" w:cs="Times New Roman"/>
              <w:sz w:val="24"/>
              <w:szCs w:val="24"/>
              <w:vertAlign w:val="subscript"/>
            </w:rPr>
          </w:rPrChange>
        </w:rPr>
        <w:t>,</w:t>
      </w:r>
      <w:r w:rsidR="00A12807">
        <w:rPr>
          <w:rFonts w:ascii="Times New Roman" w:hAnsi="Times New Roman" w:cs="Times New Roman"/>
          <w:sz w:val="24"/>
          <w:szCs w:val="24"/>
          <w:vertAlign w:val="subscript"/>
        </w:rPr>
        <w:t xml:space="preserve"> </w:t>
      </w:r>
      <w:r w:rsidR="00A12807" w:rsidRPr="005B7213">
        <w:rPr>
          <w:rFonts w:ascii="Times New Roman" w:hAnsi="Times New Roman" w:cs="Times New Roman"/>
          <w:sz w:val="24"/>
          <w:szCs w:val="24"/>
        </w:rPr>
        <w:t>described below</w:t>
      </w:r>
      <w:r w:rsidR="00A12807">
        <w:rPr>
          <w:rFonts w:ascii="Times New Roman" w:hAnsi="Times New Roman" w:cs="Times New Roman"/>
          <w:sz w:val="24"/>
          <w:szCs w:val="24"/>
        </w:rPr>
        <w:t xml:space="preserve">). </w:t>
      </w:r>
      <w:ins w:id="132" w:author="Barrett, Hannah" w:date="2025-07-22T12:52:00Z">
        <w:r w:rsidRPr="00623413">
          <w:rPr>
            <w:rFonts w:ascii="Times New Roman" w:hAnsi="Times New Roman" w:cs="Times New Roman"/>
            <w:sz w:val="24"/>
            <w:szCs w:val="24"/>
          </w:rPr>
          <w:t>We ran two separate simulations</w:t>
        </w:r>
      </w:ins>
      <w:ins w:id="133" w:author="Barrett, Hannah" w:date="2025-07-22T12:58:00Z" w16du:dateUtc="2025-07-22T19:58:00Z">
        <w:r>
          <w:rPr>
            <w:rFonts w:ascii="Times New Roman" w:hAnsi="Times New Roman" w:cs="Times New Roman"/>
            <w:sz w:val="24"/>
            <w:szCs w:val="24"/>
          </w:rPr>
          <w:t xml:space="preserve"> – one</w:t>
        </w:r>
      </w:ins>
      <w:ins w:id="134" w:author="Barrett, Hannah" w:date="2025-07-22T12:52:00Z">
        <w:r w:rsidRPr="00623413">
          <w:rPr>
            <w:rFonts w:ascii="Times New Roman" w:hAnsi="Times New Roman" w:cs="Times New Roman"/>
            <w:sz w:val="24"/>
            <w:szCs w:val="24"/>
          </w:rPr>
          <w:t xml:space="preserve"> for</w:t>
        </w:r>
      </w:ins>
      <w:ins w:id="135" w:author="Barrett, Hannah" w:date="2025-07-22T12:54:00Z" w16du:dateUtc="2025-07-22T19:54:00Z">
        <w:r>
          <w:rPr>
            <w:rFonts w:ascii="Times New Roman" w:hAnsi="Times New Roman" w:cs="Times New Roman"/>
            <w:sz w:val="24"/>
            <w:szCs w:val="24"/>
          </w:rPr>
          <w:t xml:space="preserve"> </w:t>
        </w:r>
      </w:ins>
      <w:ins w:id="136" w:author="Barrett, Hannah" w:date="2025-07-22T12:52:00Z">
        <w:r w:rsidRPr="00623413">
          <w:rPr>
            <w:rFonts w:ascii="Times New Roman" w:hAnsi="Times New Roman" w:cs="Times New Roman"/>
            <w:sz w:val="24"/>
            <w:szCs w:val="24"/>
          </w:rPr>
          <w:t xml:space="preserve">Blue Ruin and </w:t>
        </w:r>
      </w:ins>
      <w:ins w:id="137" w:author="Barrett, Hannah" w:date="2025-07-22T12:52:00Z" w16du:dateUtc="2025-07-22T19:52:00Z">
        <w:r>
          <w:rPr>
            <w:rFonts w:ascii="Times New Roman" w:hAnsi="Times New Roman" w:cs="Times New Roman"/>
            <w:sz w:val="24"/>
            <w:szCs w:val="24"/>
          </w:rPr>
          <w:t>one</w:t>
        </w:r>
      </w:ins>
      <w:ins w:id="138" w:author="Barrett, Hannah" w:date="2025-07-22T12:58:00Z" w16du:dateUtc="2025-07-22T19:58:00Z">
        <w:r>
          <w:rPr>
            <w:rFonts w:ascii="Times New Roman" w:hAnsi="Times New Roman" w:cs="Times New Roman"/>
            <w:sz w:val="24"/>
            <w:szCs w:val="24"/>
          </w:rPr>
          <w:t xml:space="preserve"> for</w:t>
        </w:r>
      </w:ins>
      <w:ins w:id="139" w:author="Barrett, Hannah" w:date="2025-07-22T12:52:00Z" w16du:dateUtc="2025-07-22T19:52:00Z">
        <w:r>
          <w:rPr>
            <w:rFonts w:ascii="Times New Roman" w:hAnsi="Times New Roman" w:cs="Times New Roman"/>
            <w:sz w:val="24"/>
            <w:szCs w:val="24"/>
          </w:rPr>
          <w:t xml:space="preserve"> </w:t>
        </w:r>
      </w:ins>
      <w:ins w:id="140" w:author="Barrett, Hannah" w:date="2025-07-22T12:52:00Z">
        <w:r w:rsidRPr="00623413">
          <w:rPr>
            <w:rFonts w:ascii="Times New Roman" w:hAnsi="Times New Roman" w:cs="Times New Roman"/>
            <w:sz w:val="24"/>
            <w:szCs w:val="24"/>
          </w:rPr>
          <w:t>Norwood</w:t>
        </w:r>
      </w:ins>
      <w:ins w:id="141" w:author="Barrett, Hannah" w:date="2025-07-22T12:52:00Z" w16du:dateUtc="2025-07-22T19:52:00Z">
        <w:r>
          <w:rPr>
            <w:rFonts w:ascii="Times New Roman" w:hAnsi="Times New Roman" w:cs="Times New Roman"/>
            <w:sz w:val="24"/>
            <w:szCs w:val="24"/>
          </w:rPr>
          <w:t>.</w:t>
        </w:r>
      </w:ins>
    </w:p>
    <w:p w14:paraId="782446D6" w14:textId="1018D776" w:rsidR="00862B35" w:rsidRDefault="0098268C" w:rsidP="00A12807">
      <w:pPr>
        <w:spacing w:line="480" w:lineRule="auto"/>
        <w:ind w:firstLine="720"/>
        <w:rPr>
          <w:ins w:id="142" w:author="Barrett, Hannah" w:date="2025-07-22T13:02:00Z" w16du:dateUtc="2025-07-22T20:02:00Z"/>
          <w:rFonts w:ascii="Times New Roman" w:hAnsi="Times New Roman" w:cs="Times New Roman"/>
          <w:sz w:val="24"/>
          <w:szCs w:val="24"/>
        </w:rPr>
      </w:pPr>
      <w:r>
        <w:rPr>
          <w:rFonts w:ascii="Times New Roman" w:hAnsi="Times New Roman" w:cs="Times New Roman"/>
          <w:sz w:val="24"/>
          <w:szCs w:val="24"/>
        </w:rPr>
        <w:t xml:space="preserve">Two of the temperature-DO loggers at the Blue Ruin site-4 net pen array (loggers at 1.55 m and 0.5 m depth) were fouled with algae during the study and frequently recorded excessively high and low DO </w:t>
      </w:r>
      <w:del w:id="143" w:author="Barrett, Hannah" w:date="2025-07-22T12:59:00Z" w16du:dateUtc="2025-07-22T19:59:00Z">
        <w:r w:rsidDel="00623413">
          <w:rPr>
            <w:rFonts w:ascii="Times New Roman" w:hAnsi="Times New Roman" w:cs="Times New Roman"/>
            <w:sz w:val="24"/>
            <w:szCs w:val="24"/>
          </w:rPr>
          <w:delText>concentrations</w:delText>
        </w:r>
      </w:del>
      <w:ins w:id="144" w:author="Barrett, Hannah" w:date="2025-07-22T12:59:00Z" w16du:dateUtc="2025-07-22T19:59:00Z">
        <w:r w:rsidR="00623413">
          <w:rPr>
            <w:rFonts w:ascii="Times New Roman" w:hAnsi="Times New Roman" w:cs="Times New Roman"/>
            <w:sz w:val="24"/>
            <w:szCs w:val="24"/>
          </w:rPr>
          <w:t xml:space="preserve">values, </w:t>
        </w:r>
      </w:ins>
      <w:del w:id="145" w:author="Barrett, Hannah" w:date="2025-07-22T12:59:00Z" w16du:dateUtc="2025-07-22T19:59:00Z">
        <w:r w:rsidDel="00623413">
          <w:rPr>
            <w:rFonts w:ascii="Times New Roman" w:hAnsi="Times New Roman" w:cs="Times New Roman"/>
            <w:sz w:val="24"/>
            <w:szCs w:val="24"/>
          </w:rPr>
          <w:delText xml:space="preserve"> (</w:delText>
        </w:r>
      </w:del>
      <w:r>
        <w:rPr>
          <w:rFonts w:ascii="Times New Roman" w:hAnsi="Times New Roman" w:cs="Times New Roman"/>
          <w:sz w:val="24"/>
          <w:szCs w:val="24"/>
        </w:rPr>
        <w:t>despite weekly cleaning of the sensors</w:t>
      </w:r>
      <w:del w:id="146" w:author="Barrett, Hannah" w:date="2025-07-22T12:59:00Z" w16du:dateUtc="2025-07-22T19:59:00Z">
        <w:r w:rsidDel="00623413">
          <w:rPr>
            <w:rFonts w:ascii="Times New Roman" w:hAnsi="Times New Roman" w:cs="Times New Roman"/>
            <w:sz w:val="24"/>
            <w:szCs w:val="24"/>
          </w:rPr>
          <w:delText>)</w:delText>
        </w:r>
      </w:del>
      <w:r>
        <w:rPr>
          <w:rFonts w:ascii="Times New Roman" w:hAnsi="Times New Roman" w:cs="Times New Roman"/>
          <w:sz w:val="24"/>
          <w:szCs w:val="24"/>
        </w:rPr>
        <w:t xml:space="preserve">. The </w:t>
      </w:r>
      <w:ins w:id="147" w:author="Barrett, Hannah" w:date="2025-07-22T12:59:00Z" w16du:dateUtc="2025-07-22T19:59:00Z">
        <w:r w:rsidR="00623413">
          <w:rPr>
            <w:rFonts w:ascii="Times New Roman" w:hAnsi="Times New Roman" w:cs="Times New Roman"/>
            <w:sz w:val="24"/>
            <w:szCs w:val="24"/>
          </w:rPr>
          <w:t xml:space="preserve">nearby </w:t>
        </w:r>
      </w:ins>
      <w:r>
        <w:rPr>
          <w:rFonts w:ascii="Times New Roman" w:hAnsi="Times New Roman" w:cs="Times New Roman"/>
          <w:sz w:val="24"/>
          <w:szCs w:val="24"/>
        </w:rPr>
        <w:t>site-5 logger array (closest to the terminus of the alcove</w:t>
      </w:r>
      <w:ins w:id="148" w:author="Barrett, Hannah" w:date="2025-07-22T13:00:00Z" w16du:dateUtc="2025-07-22T20:00:00Z">
        <w:r w:rsidR="00862B35">
          <w:rPr>
            <w:rFonts w:ascii="Times New Roman" w:hAnsi="Times New Roman" w:cs="Times New Roman"/>
            <w:sz w:val="24"/>
            <w:szCs w:val="24"/>
          </w:rPr>
          <w:t xml:space="preserve"> and within 10m of site-4</w:t>
        </w:r>
      </w:ins>
      <w:r>
        <w:rPr>
          <w:rFonts w:ascii="Times New Roman" w:hAnsi="Times New Roman" w:cs="Times New Roman"/>
          <w:sz w:val="24"/>
          <w:szCs w:val="24"/>
        </w:rPr>
        <w:t xml:space="preserve">; Supporting Information Figure S1), </w:t>
      </w:r>
      <w:ins w:id="149" w:author="Barrett, Hannah" w:date="2025-07-22T13:00:00Z">
        <w:r w:rsidR="00862B35" w:rsidRPr="00862B35">
          <w:rPr>
            <w:rFonts w:ascii="Times New Roman" w:hAnsi="Times New Roman" w:cs="Times New Roman"/>
            <w:sz w:val="24"/>
            <w:szCs w:val="24"/>
          </w:rPr>
          <w:t xml:space="preserve">provided comparable vertical profiles of DO and temperature (depth- and time-matched DO </w:t>
        </w:r>
      </w:ins>
      <w:ins w:id="150" w:author="Barrett, Hannah" w:date="2025-07-22T13:00:00Z" w16du:dateUtc="2025-07-22T20:00:00Z">
        <w:r w:rsidR="00862B35">
          <w:rPr>
            <w:rFonts w:ascii="Times New Roman" w:hAnsi="Times New Roman" w:cs="Times New Roman"/>
            <w:sz w:val="24"/>
            <w:szCs w:val="24"/>
          </w:rPr>
          <w:t xml:space="preserve">were </w:t>
        </w:r>
      </w:ins>
      <w:ins w:id="151" w:author="Barrett, Hannah" w:date="2025-07-22T13:00:00Z">
        <w:r w:rsidR="00862B35" w:rsidRPr="00862B35">
          <w:rPr>
            <w:rFonts w:ascii="Times New Roman" w:hAnsi="Times New Roman" w:cs="Times New Roman"/>
            <w:sz w:val="24"/>
            <w:szCs w:val="24"/>
          </w:rPr>
          <w:t>within ≤ 0.3 mg L⁻¹).</w:t>
        </w:r>
        <w:r w:rsidR="00862B35" w:rsidRPr="00862B35" w:rsidDel="00862B35">
          <w:rPr>
            <w:rFonts w:ascii="Times New Roman" w:hAnsi="Times New Roman" w:cs="Times New Roman"/>
            <w:sz w:val="24"/>
            <w:szCs w:val="24"/>
          </w:rPr>
          <w:t xml:space="preserve"> </w:t>
        </w:r>
      </w:ins>
      <w:del w:id="152" w:author="Barrett, Hannah" w:date="2025-07-22T13:00:00Z" w16du:dateUtc="2025-07-22T20:00:00Z">
        <w:r w:rsidDel="00862B35">
          <w:rPr>
            <w:rFonts w:ascii="Times New Roman" w:hAnsi="Times New Roman" w:cs="Times New Roman"/>
            <w:sz w:val="24"/>
            <w:szCs w:val="24"/>
          </w:rPr>
          <w:delText xml:space="preserve">however, was within 10m of the site-4 net pen array and comparison of logger data between these two sites, as well as profile data from both locations, showed that recordings of temperature and oxygen were quite comparable throughout the vertical profile </w:delText>
        </w:r>
      </w:del>
      <w:del w:id="153" w:author="Barrett, Hannah" w:date="2025-07-22T13:01:00Z" w16du:dateUtc="2025-07-22T20:01:00Z">
        <w:r w:rsidDel="00862B35">
          <w:rPr>
            <w:rFonts w:ascii="Times New Roman" w:hAnsi="Times New Roman" w:cs="Times New Roman"/>
            <w:sz w:val="24"/>
            <w:szCs w:val="24"/>
          </w:rPr>
          <w:delText>(depth and time-matched DO measurements were within ≤ 0.3</w:delText>
        </w:r>
        <w:r w:rsidRPr="0045197F" w:rsidDel="00862B35">
          <w:rPr>
            <w:rFonts w:ascii="Times New Roman" w:hAnsi="Times New Roman" w:cs="Times New Roman"/>
            <w:sz w:val="24"/>
            <w:szCs w:val="24"/>
          </w:rPr>
          <w:delText xml:space="preserve"> </w:delText>
        </w:r>
        <w:r w:rsidRPr="002703D6" w:rsidDel="00862B35">
          <w:rPr>
            <w:rFonts w:ascii="Times New Roman" w:hAnsi="Times New Roman" w:cs="Times New Roman"/>
            <w:sz w:val="24"/>
            <w:szCs w:val="24"/>
          </w:rPr>
          <w:delText>mg</w:delText>
        </w:r>
        <w:r w:rsidDel="00862B35">
          <w:rPr>
            <w:rFonts w:ascii="Times New Roman" w:hAnsi="Times New Roman" w:cs="Times New Roman"/>
            <w:sz w:val="24"/>
            <w:szCs w:val="24"/>
          </w:rPr>
          <w:delText xml:space="preserve"> </w:delText>
        </w:r>
        <w:r w:rsidRPr="002703D6" w:rsidDel="00862B35">
          <w:rPr>
            <w:rFonts w:ascii="Times New Roman" w:hAnsi="Times New Roman" w:cs="Times New Roman"/>
            <w:sz w:val="24"/>
            <w:szCs w:val="24"/>
          </w:rPr>
          <w:delText>L</w:delText>
        </w:r>
        <w:r w:rsidDel="00862B35">
          <w:rPr>
            <w:rFonts w:ascii="Times New Roman" w:hAnsi="Times New Roman" w:cs="Times New Roman"/>
            <w:sz w:val="24"/>
            <w:szCs w:val="24"/>
            <w:vertAlign w:val="superscript"/>
          </w:rPr>
          <w:delText>-1</w:delText>
        </w:r>
        <w:r w:rsidDel="00862B35">
          <w:rPr>
            <w:rFonts w:ascii="Times New Roman" w:hAnsi="Times New Roman" w:cs="Times New Roman"/>
            <w:sz w:val="24"/>
            <w:szCs w:val="24"/>
          </w:rPr>
          <w:delText xml:space="preserve">). </w:delText>
        </w:r>
      </w:del>
      <w:ins w:id="154" w:author="Barrett, Hannah" w:date="2025-07-22T13:01:00Z" w16du:dateUtc="2025-07-22T20:01:00Z">
        <w:r w:rsidR="00862B35">
          <w:rPr>
            <w:rFonts w:ascii="Times New Roman" w:hAnsi="Times New Roman" w:cs="Times New Roman"/>
            <w:sz w:val="24"/>
            <w:szCs w:val="24"/>
          </w:rPr>
          <w:t xml:space="preserve"> </w:t>
        </w:r>
      </w:ins>
      <w:r>
        <w:rPr>
          <w:rFonts w:ascii="Times New Roman" w:hAnsi="Times New Roman" w:cs="Times New Roman"/>
          <w:sz w:val="24"/>
          <w:szCs w:val="24"/>
        </w:rPr>
        <w:t xml:space="preserve">We opted to remove the DO </w:t>
      </w:r>
      <w:del w:id="155" w:author="Barrett, Hannah" w:date="2025-07-22T13:01:00Z" w16du:dateUtc="2025-07-22T20:01:00Z">
        <w:r w:rsidDel="00862B35">
          <w:rPr>
            <w:rFonts w:ascii="Times New Roman" w:hAnsi="Times New Roman" w:cs="Times New Roman"/>
            <w:sz w:val="24"/>
            <w:szCs w:val="24"/>
          </w:rPr>
          <w:delText>recordings</w:delText>
        </w:r>
      </w:del>
      <w:ins w:id="156" w:author="Barrett, Hannah" w:date="2025-07-22T13:01:00Z" w16du:dateUtc="2025-07-22T20:01:00Z">
        <w:r w:rsidR="00862B35">
          <w:rPr>
            <w:rFonts w:ascii="Times New Roman" w:hAnsi="Times New Roman" w:cs="Times New Roman"/>
            <w:sz w:val="24"/>
            <w:szCs w:val="24"/>
          </w:rPr>
          <w:t>data</w:t>
        </w:r>
      </w:ins>
      <w:r>
        <w:rPr>
          <w:rFonts w:ascii="Times New Roman" w:hAnsi="Times New Roman" w:cs="Times New Roman"/>
          <w:sz w:val="24"/>
          <w:szCs w:val="24"/>
        </w:rPr>
        <w:t xml:space="preserve"> from the two fouled loggers at the site-4 net pen array and to incorporate the DO data from the site-5 array recorded by the loggers at the closest aligning depths (loggers at 1.35 and 0.4 m depth respectively). </w:t>
      </w:r>
      <w:ins w:id="157" w:author="Barrett, Hannah" w:date="2025-07-22T12:53:00Z" w16du:dateUtc="2025-07-22T19:53:00Z">
        <w:r w:rsidR="00623413" w:rsidRPr="00623413">
          <w:rPr>
            <w:rFonts w:ascii="Times New Roman" w:hAnsi="Times New Roman" w:cs="Times New Roman"/>
            <w:sz w:val="24"/>
            <w:szCs w:val="24"/>
          </w:rPr>
          <w:t xml:space="preserve">This revised dataset </w:t>
        </w:r>
        <w:r w:rsidR="00623413" w:rsidRPr="00623413">
          <w:rPr>
            <w:rFonts w:ascii="Times New Roman" w:hAnsi="Times New Roman" w:cs="Times New Roman"/>
            <w:sz w:val="24"/>
            <w:szCs w:val="24"/>
          </w:rPr>
          <w:lastRenderedPageBreak/>
          <w:t>was used for the Blue Ruin simulation, and to quantify DO selection by fish from the enclosure study at that site</w:t>
        </w:r>
        <w:r w:rsidR="00623413">
          <w:rPr>
            <w:rFonts w:ascii="Times New Roman" w:hAnsi="Times New Roman" w:cs="Times New Roman"/>
            <w:sz w:val="24"/>
            <w:szCs w:val="24"/>
          </w:rPr>
          <w:t xml:space="preserve">. </w:t>
        </w:r>
      </w:ins>
      <w:del w:id="158" w:author="Barrett, Hannah" w:date="2025-07-22T12:53:00Z" w16du:dateUtc="2025-07-22T19:53:00Z">
        <w:r w:rsidDel="00623413">
          <w:rPr>
            <w:rFonts w:ascii="Times New Roman" w:hAnsi="Times New Roman" w:cs="Times New Roman"/>
            <w:sz w:val="24"/>
            <w:szCs w:val="24"/>
          </w:rPr>
          <w:delText>This new dataset was used for the depth selection simulation</w:delText>
        </w:r>
      </w:del>
      <w:del w:id="159" w:author="Barrett, Hannah" w:date="2025-07-22T12:48:00Z" w16du:dateUtc="2025-07-22T19:48:00Z">
        <w:r w:rsidDel="00623413">
          <w:rPr>
            <w:rFonts w:ascii="Times New Roman" w:hAnsi="Times New Roman" w:cs="Times New Roman"/>
            <w:sz w:val="24"/>
            <w:szCs w:val="24"/>
          </w:rPr>
          <w:delText>,</w:delText>
        </w:r>
      </w:del>
      <w:del w:id="160" w:author="Barrett, Hannah" w:date="2025-07-22T12:53:00Z" w16du:dateUtc="2025-07-22T19:53:00Z">
        <w:r w:rsidDel="00623413">
          <w:rPr>
            <w:rFonts w:ascii="Times New Roman" w:hAnsi="Times New Roman" w:cs="Times New Roman"/>
            <w:sz w:val="24"/>
            <w:szCs w:val="24"/>
          </w:rPr>
          <w:delText xml:space="preserve"> to quantify fish DO selection from our enclosure study</w:delText>
        </w:r>
      </w:del>
    </w:p>
    <w:p w14:paraId="4A40CCC2" w14:textId="0A13E089" w:rsidR="00A12807" w:rsidDel="00BF35A0" w:rsidRDefault="00A12807" w:rsidP="00A12807">
      <w:pPr>
        <w:spacing w:line="480" w:lineRule="auto"/>
        <w:ind w:firstLine="720"/>
        <w:rPr>
          <w:del w:id="161" w:author="Barrett, Hannah" w:date="2025-07-24T13:24:00Z" w16du:dateUtc="2025-07-24T20:24:00Z"/>
          <w:rFonts w:ascii="Times New Roman" w:hAnsi="Times New Roman" w:cs="Times New Roman"/>
          <w:sz w:val="24"/>
          <w:szCs w:val="24"/>
        </w:rPr>
      </w:pPr>
      <w:r>
        <w:rPr>
          <w:rFonts w:ascii="Times New Roman" w:hAnsi="Times New Roman" w:cs="Times New Roman"/>
          <w:sz w:val="24"/>
          <w:szCs w:val="24"/>
        </w:rPr>
        <w:t xml:space="preserve">We </w:t>
      </w:r>
      <w:del w:id="162" w:author="Barrett, Hannah" w:date="2025-07-22T13:02:00Z" w16du:dateUtc="2025-07-22T20:02:00Z">
        <w:r w:rsidDel="00862B35">
          <w:rPr>
            <w:rFonts w:ascii="Times New Roman" w:hAnsi="Times New Roman" w:cs="Times New Roman"/>
            <w:sz w:val="24"/>
            <w:szCs w:val="24"/>
          </w:rPr>
          <w:delText xml:space="preserve">first </w:delText>
        </w:r>
      </w:del>
      <w:r>
        <w:rPr>
          <w:rFonts w:ascii="Times New Roman" w:hAnsi="Times New Roman" w:cs="Times New Roman"/>
          <w:sz w:val="24"/>
          <w:szCs w:val="24"/>
        </w:rPr>
        <w:t>selected a 24-hour period (</w:t>
      </w:r>
      <w:del w:id="163" w:author="Barrett, Hannah" w:date="2025-07-21T15:04:00Z" w16du:dateUtc="2025-07-21T22:04:00Z">
        <w:r w:rsidDel="00281AD5">
          <w:rPr>
            <w:rFonts w:ascii="Times New Roman" w:hAnsi="Times New Roman" w:cs="Times New Roman"/>
            <w:sz w:val="24"/>
            <w:szCs w:val="24"/>
          </w:rPr>
          <w:delText>July 29</w:delText>
        </w:r>
      </w:del>
      <w:ins w:id="164" w:author="Barrett, Hannah" w:date="2025-07-21T15:04:00Z" w16du:dateUtc="2025-07-21T22:04:00Z">
        <w:r w:rsidR="00281AD5">
          <w:rPr>
            <w:rFonts w:ascii="Times New Roman" w:hAnsi="Times New Roman" w:cs="Times New Roman"/>
            <w:sz w:val="24"/>
            <w:szCs w:val="24"/>
          </w:rPr>
          <w:t>August 1</w:t>
        </w:r>
      </w:ins>
      <w:r>
        <w:rPr>
          <w:rFonts w:ascii="Times New Roman" w:hAnsi="Times New Roman" w:cs="Times New Roman"/>
          <w:sz w:val="24"/>
          <w:szCs w:val="24"/>
        </w:rPr>
        <w:t xml:space="preserve">) </w:t>
      </w:r>
      <w:ins w:id="165" w:author="Barrett, Hannah" w:date="2025-07-22T13:02:00Z" w16du:dateUtc="2025-07-22T20:02:00Z">
        <w:r w:rsidR="00862B35">
          <w:rPr>
            <w:rFonts w:ascii="Times New Roman" w:hAnsi="Times New Roman" w:cs="Times New Roman"/>
            <w:sz w:val="24"/>
            <w:szCs w:val="24"/>
          </w:rPr>
          <w:t xml:space="preserve">for both simulations. </w:t>
        </w:r>
      </w:ins>
      <w:del w:id="166" w:author="Barrett, Hannah" w:date="2025-07-22T13:02:00Z" w16du:dateUtc="2025-07-22T20:02:00Z">
        <w:r w:rsidDel="00862B35">
          <w:rPr>
            <w:rFonts w:ascii="Times New Roman" w:hAnsi="Times New Roman" w:cs="Times New Roman"/>
            <w:sz w:val="24"/>
            <w:szCs w:val="24"/>
          </w:rPr>
          <w:delText xml:space="preserve">that was representative of typical summertime conditions at </w:delText>
        </w:r>
      </w:del>
      <w:del w:id="167" w:author="Barrett, Hannah" w:date="2025-07-21T15:07:00Z" w16du:dateUtc="2025-07-21T22:07:00Z">
        <w:r w:rsidDel="00281AD5">
          <w:rPr>
            <w:rFonts w:ascii="Times New Roman" w:hAnsi="Times New Roman" w:cs="Times New Roman"/>
            <w:sz w:val="24"/>
            <w:szCs w:val="24"/>
          </w:rPr>
          <w:delText xml:space="preserve">this </w:delText>
        </w:r>
      </w:del>
      <w:del w:id="168" w:author="Barrett, Hannah" w:date="2025-07-22T13:02:00Z" w16du:dateUtc="2025-07-22T20:02:00Z">
        <w:r w:rsidDel="00862B35">
          <w:rPr>
            <w:rFonts w:ascii="Times New Roman" w:hAnsi="Times New Roman" w:cs="Times New Roman"/>
            <w:sz w:val="24"/>
            <w:szCs w:val="24"/>
          </w:rPr>
          <w:delText>location</w:delText>
        </w:r>
      </w:del>
      <w:del w:id="169" w:author="Barrett, Hannah" w:date="2025-07-24T13:23:00Z" w16du:dateUtc="2025-07-24T20:23:00Z">
        <w:r w:rsidDel="00BF35A0">
          <w:rPr>
            <w:rFonts w:ascii="Times New Roman" w:hAnsi="Times New Roman" w:cs="Times New Roman"/>
            <w:sz w:val="24"/>
            <w:szCs w:val="24"/>
          </w:rPr>
          <w:delText xml:space="preserve">. </w:delText>
        </w:r>
      </w:del>
      <w:r>
        <w:rPr>
          <w:rFonts w:ascii="Times New Roman" w:hAnsi="Times New Roman" w:cs="Times New Roman"/>
          <w:sz w:val="24"/>
          <w:szCs w:val="24"/>
        </w:rPr>
        <w:t>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w:t>
      </w:r>
      <w:r w:rsidR="003230F3">
        <w:rPr>
          <w:rFonts w:ascii="Times New Roman" w:hAnsi="Times New Roman" w:cs="Times New Roman"/>
          <w:sz w:val="24"/>
          <w:szCs w:val="24"/>
        </w:rPr>
        <w:t xml:space="preserve"> and DO </w:t>
      </w:r>
      <w:r>
        <w:rPr>
          <w:rFonts w:ascii="Times New Roman" w:hAnsi="Times New Roman" w:cs="Times New Roman"/>
          <w:sz w:val="24"/>
          <w:szCs w:val="24"/>
        </w:rPr>
        <w:t>set at every 0.1m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 (</w:t>
      </w:r>
      <w:del w:id="170" w:author="Barrett, Hannah" w:date="2025-07-22T13:02:00Z" w16du:dateUtc="2025-07-22T20:02:00Z">
        <w:r w:rsidDel="00862B35">
          <w:rPr>
            <w:rFonts w:ascii="Times New Roman" w:hAnsi="Times New Roman" w:cs="Times New Roman"/>
            <w:sz w:val="24"/>
            <w:szCs w:val="24"/>
          </w:rPr>
          <w:delText xml:space="preserve">see </w:delText>
        </w:r>
      </w:del>
      <w:r w:rsidR="006F23EF">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{"citationID":"PhQcepu6","properties":{"formattedCitation":"(Barrett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Barrett et al., 2024)</w:t>
      </w:r>
      <w:r w:rsidR="006F23EF">
        <w:rPr>
          <w:rFonts w:ascii="Times New Roman" w:hAnsi="Times New Roman" w:cs="Times New Roman"/>
          <w:sz w:val="24"/>
          <w:szCs w:val="24"/>
        </w:rPr>
        <w:fldChar w:fldCharType="end"/>
      </w:r>
      <w:r>
        <w:rPr>
          <w:rFonts w:ascii="Times New Roman" w:hAnsi="Times New Roman" w:cs="Times New Roman"/>
          <w:sz w:val="24"/>
          <w:szCs w:val="24"/>
        </w:rPr>
        <w:t>.</w:t>
      </w:r>
      <w:ins w:id="171" w:author="Barrett, Hannah" w:date="2025-07-24T13:24:00Z" w16du:dateUtc="2025-07-24T20:24:00Z">
        <w:r w:rsidR="00BF35A0">
          <w:rPr>
            <w:rFonts w:ascii="Times New Roman" w:hAnsi="Times New Roman" w:cs="Times New Roman"/>
            <w:sz w:val="24"/>
            <w:szCs w:val="24"/>
          </w:rPr>
          <w:t xml:space="preserve"> </w:t>
        </w:r>
      </w:ins>
    </w:p>
    <w:p w14:paraId="32FC06BE" w14:textId="769A380A" w:rsidR="00A12807" w:rsidRDefault="00A12807" w:rsidP="00BF35A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w:t>
      </w:r>
      <w:r w:rsidR="00862B35">
        <w:rPr>
          <w:rFonts w:ascii="Times New Roman" w:hAnsi="Times New Roman" w:cs="Times New Roman"/>
          <w:sz w:val="24"/>
          <w:szCs w:val="24"/>
        </w:rPr>
        <w:t>, following the approach of</w:t>
      </w:r>
      <w:ins w:id="172" w:author="Barrett, Hannah" w:date="2025-07-22T13:05:00Z" w16du:dateUtc="2025-07-22T20:05:00Z">
        <w:r w:rsidR="00862B35">
          <w:rPr>
            <w:rFonts w:ascii="Times New Roman" w:hAnsi="Times New Roman" w:cs="Times New Roman"/>
            <w:sz w:val="24"/>
            <w:szCs w:val="24"/>
          </w:rPr>
          <w:t xml:space="preserve"> </w:t>
        </w:r>
      </w:ins>
      <w:r w:rsidR="006F23EF">
        <w:rPr>
          <w:rFonts w:ascii="Times New Roman" w:hAnsi="Times New Roman" w:cs="Times New Roman"/>
          <w:color w:val="000000"/>
          <w:sz w:val="24"/>
          <w:szCs w:val="24"/>
        </w:rPr>
        <w:fldChar w:fldCharType="begin"/>
      </w:r>
      <w:r w:rsidR="006F23EF">
        <w:rPr>
          <w:rFonts w:ascii="Times New Roman" w:hAnsi="Times New Roman" w:cs="Times New Roman"/>
          <w:color w:val="000000"/>
          <w:sz w:val="24"/>
          <w:szCs w:val="24"/>
        </w:rPr>
        <w:instrText xml:space="preserve"> ADDIN ZOTERO_ITEM CSL_CITATION {"citationID":"xAAFlgUr","properties":{"formattedCitation":"(Sullivan et al., 2003)","plainCitation":"(Sullivan et al., 2003)","noteIndex":0},"citationItems":[{"id":62,"uris":["http://zotero.org/users/local/zapURGuj/items/PNFCHFDK"],"itemData":{"id":62,"type":"article-journal","abstract":"We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quality.","container-title":"Ecological Modelling","DOI":"10.1016/S0304-3800(03)00169-8","ISSN":"03043800","issue":"1-2","journalAbbreviation":"Ecological Modelling","language":"en","license":"https://www.elsevier.com/tdm/userlicense/1.0/","page":"97-114","source":"DOI.org (Crossref)","title":"Modeling white sturgeon movement in a reservoir: the effect of water quality and sturgeon density","title-short":"Modeling white sturgeon movement in a reservoir","volume":"167","author":[{"family":"Sullivan","given":"Annett B."},{"family":"Jager","given":"Henriette I."},{"family":"Myers","given":"Ralph"}],"issued":{"date-parts":[["2003",9]]}}}],"schema":"https://github.com/citation-style-language/schema/raw/master/csl-citation.json"} </w:instrText>
      </w:r>
      <w:r w:rsidR="006F23EF">
        <w:rPr>
          <w:rFonts w:ascii="Times New Roman" w:hAnsi="Times New Roman" w:cs="Times New Roman"/>
          <w:color w:val="000000"/>
          <w:sz w:val="24"/>
          <w:szCs w:val="24"/>
        </w:rPr>
        <w:fldChar w:fldCharType="separate"/>
      </w:r>
      <w:r w:rsidR="006F23EF" w:rsidRPr="006F23EF">
        <w:rPr>
          <w:rFonts w:ascii="Times New Roman" w:hAnsi="Times New Roman" w:cs="Times New Roman"/>
          <w:sz w:val="24"/>
        </w:rPr>
        <w:t>Sullivan et al.</w:t>
      </w:r>
      <w:r w:rsidR="00862B35">
        <w:rPr>
          <w:rFonts w:ascii="Times New Roman" w:hAnsi="Times New Roman" w:cs="Times New Roman"/>
          <w:sz w:val="24"/>
        </w:rPr>
        <w:t xml:space="preserve"> (</w:t>
      </w:r>
      <w:r w:rsidR="006F23EF" w:rsidRPr="006F23EF">
        <w:rPr>
          <w:rFonts w:ascii="Times New Roman" w:hAnsi="Times New Roman" w:cs="Times New Roman"/>
          <w:sz w:val="24"/>
        </w:rPr>
        <w:t>2003)</w:t>
      </w:r>
      <w:r w:rsidR="006F23EF">
        <w:rPr>
          <w:rFonts w:ascii="Times New Roman" w:hAnsi="Times New Roman" w:cs="Times New Roman"/>
          <w:color w:val="000000"/>
          <w:sz w:val="24"/>
          <w:szCs w:val="24"/>
        </w:rPr>
        <w:fldChar w:fldCharType="end"/>
      </w:r>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 xml:space="preserve">First, the highest and lowest DO concentrations recorded over the 24-hour period were ranked as most optimal (1) and least optimal (0), respectively. The lowest and highest recorded temperatures were similarly ranked (with the lowest temperature as </w:t>
      </w:r>
      <w:proofErr w:type="gramStart"/>
      <w:r>
        <w:rPr>
          <w:rFonts w:ascii="Times New Roman" w:hAnsi="Times New Roman" w:cs="Times New Roman"/>
          <w:sz w:val="24"/>
          <w:szCs w:val="24"/>
        </w:rPr>
        <w:t>most optimal</w:t>
      </w:r>
      <w:proofErr w:type="gramEnd"/>
      <w:r w:rsidR="007B5F4F">
        <w:rPr>
          <w:rFonts w:ascii="Times New Roman" w:hAnsi="Times New Roman" w:cs="Times New Roman"/>
          <w:sz w:val="24"/>
          <w:szCs w:val="24"/>
        </w:rPr>
        <w:t xml:space="preserve"> (1)</w:t>
      </w:r>
      <w:r>
        <w:rPr>
          <w:rFonts w:ascii="Times New Roman" w:hAnsi="Times New Roman" w:cs="Times New Roman"/>
          <w:sz w:val="24"/>
          <w:szCs w:val="24"/>
        </w:rPr>
        <w:t>). We then used linear regression to calculate the slope and intercept values between these two indices to determine the index values for the full range of temperature and oxygen recorded over this 24-hour timeframe.</w:t>
      </w:r>
    </w:p>
    <w:p w14:paraId="099B7FD1" w14:textId="38170205"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del w:id="173" w:author="Barrett, Hannah" w:date="2025-07-22T13:05:00Z" w16du:dateUtc="2025-07-22T20:05:00Z">
        <w:r w:rsidDel="00862B35">
          <w:rPr>
            <w:rFonts w:ascii="Times New Roman" w:hAnsi="Times New Roman" w:cs="Times New Roman"/>
            <w:sz w:val="24"/>
            <w:szCs w:val="24"/>
          </w:rPr>
          <w:delText xml:space="preserve">then </w:delText>
        </w:r>
      </w:del>
      <w:r>
        <w:rPr>
          <w:rFonts w:ascii="Times New Roman" w:hAnsi="Times New Roman" w:cs="Times New Roman"/>
          <w:sz w:val="24"/>
          <w:szCs w:val="24"/>
        </w:rPr>
        <w:t xml:space="preserve">combined the temperature and oxygen indices into a </w:t>
      </w:r>
      <w:proofErr w:type="spellStart"/>
      <w:r>
        <w:rPr>
          <w:rFonts w:ascii="Times New Roman" w:hAnsi="Times New Roman" w:cs="Times New Roman"/>
          <w:sz w:val="24"/>
          <w:szCs w:val="24"/>
        </w:rPr>
        <w:t>TDO</w:t>
      </w:r>
      <w:ins w:id="174" w:author="Barrett, Hannah" w:date="2025-07-23T10:27:00Z" w16du:dateUtc="2025-07-23T17:27:00Z">
        <w:r w:rsidR="00964529">
          <w:rPr>
            <w:rFonts w:ascii="Times New Roman" w:hAnsi="Times New Roman" w:cs="Times New Roman"/>
            <w:sz w:val="24"/>
            <w:szCs w:val="24"/>
            <w:vertAlign w:val="subscript"/>
          </w:rPr>
          <w:t>bal</w:t>
        </w:r>
      </w:ins>
      <w:proofErr w:type="spellEnd"/>
      <w:del w:id="175" w:author="Barrett, Hannah" w:date="2025-07-23T10:27:00Z" w16du:dateUtc="2025-07-23T17:27:00Z">
        <w:r w:rsidRPr="00F86B12" w:rsidDel="00964529">
          <w:rPr>
            <w:rFonts w:ascii="Times New Roman" w:hAnsi="Times New Roman" w:cs="Times New Roman"/>
            <w:sz w:val="24"/>
            <w:szCs w:val="24"/>
            <w:vertAlign w:val="subscript"/>
          </w:rPr>
          <w:delText>opt</w:delText>
        </w:r>
      </w:del>
      <w:r>
        <w:rPr>
          <w:rFonts w:ascii="Times New Roman" w:hAnsi="Times New Roman" w:cs="Times New Roman"/>
          <w:sz w:val="24"/>
          <w:szCs w:val="24"/>
        </w:rPr>
        <w:t xml:space="preserve"> index that </w:t>
      </w:r>
      <w:proofErr w:type="gramStart"/>
      <w:r>
        <w:rPr>
          <w:rFonts w:ascii="Times New Roman" w:hAnsi="Times New Roman" w:cs="Times New Roman"/>
          <w:sz w:val="24"/>
          <w:szCs w:val="24"/>
        </w:rPr>
        <w:t>weighted</w:t>
      </w:r>
      <w:proofErr w:type="gramEnd"/>
      <w:r>
        <w:rPr>
          <w:rFonts w:ascii="Times New Roman" w:hAnsi="Times New Roman" w:cs="Times New Roman"/>
          <w:sz w:val="24"/>
          <w:szCs w:val="24"/>
        </w:rPr>
        <w:t xml:space="preserve"> these two variables equally using the equation:</w:t>
      </w:r>
    </w:p>
    <w:p w14:paraId="2D8331C5" w14:textId="1E37E99B" w:rsidR="00A12807" w:rsidRDefault="00A12807" w:rsidP="00A1280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m:t>
        </m:r>
        <m:r>
          <w:ins w:id="176" w:author="Barrett, Hannah" w:date="2025-07-23T10:39:00Z" w16du:dateUtc="2025-07-23T17:39:00Z">
            <w:rPr>
              <w:rFonts w:ascii="Cambria Math" w:hAnsi="Cambria Math" w:cs="Times New Roman"/>
              <w:sz w:val="24"/>
              <w:szCs w:val="24"/>
            </w:rPr>
            <m:t>bal</m:t>
          </w:ins>
        </m:r>
        <m:r>
          <w:del w:id="177" w:author="Barrett, Hannah" w:date="2025-07-23T10:39:00Z" w16du:dateUtc="2025-07-23T17:39:00Z">
            <w:rPr>
              <w:rFonts w:ascii="Cambria Math" w:hAnsi="Cambria Math" w:cs="Times New Roman"/>
              <w:sz w:val="24"/>
              <w:szCs w:val="24"/>
            </w:rPr>
            <m:t>opt</m:t>
          </w:del>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1D1918ED" w14:textId="318F5968" w:rsidR="00A12807" w:rsidDel="00A801D0" w:rsidRDefault="00A12807">
      <w:pPr>
        <w:spacing w:line="480" w:lineRule="auto"/>
        <w:ind w:firstLine="720"/>
        <w:rPr>
          <w:del w:id="178" w:author="Barrett, Hannah" w:date="2025-07-21T15:38:00Z" w16du:dateUtc="2025-07-21T22:38:00Z"/>
          <w:rFonts w:ascii="Times New Roman" w:hAnsi="Times New Roman" w:cs="Times New Roman"/>
          <w:sz w:val="24"/>
          <w:szCs w:val="24"/>
        </w:rPr>
        <w:pPrChange w:id="179" w:author="Barrett, Hannah" w:date="2025-07-22T13:10:00Z" w16du:dateUtc="2025-07-22T20:10:00Z">
          <w:pPr>
            <w:spacing w:line="480" w:lineRule="auto"/>
          </w:pPr>
        </w:pPrChange>
      </w:pPr>
      <w:r>
        <w:rPr>
          <w:rFonts w:ascii="Times New Roman" w:hAnsi="Times New Roman" w:cs="Times New Roman"/>
          <w:sz w:val="24"/>
          <w:szCs w:val="24"/>
        </w:rPr>
        <w:t xml:space="preserve">These three </w:t>
      </w:r>
      <w:r w:rsidR="00F352F3">
        <w:rPr>
          <w:rFonts w:ascii="Times New Roman" w:hAnsi="Times New Roman" w:cs="Times New Roman"/>
          <w:sz w:val="24"/>
          <w:szCs w:val="24"/>
        </w:rPr>
        <w:t xml:space="preserve">indices </w:t>
      </w:r>
      <w:r>
        <w:rPr>
          <w:rFonts w:ascii="Times New Roman" w:hAnsi="Times New Roman" w:cs="Times New Roman"/>
          <w:sz w:val="24"/>
          <w:szCs w:val="24"/>
        </w:rPr>
        <w:t xml:space="preserve">were then used to predict fish depth </w:t>
      </w:r>
      <w:ins w:id="180" w:author="Barrett, Hannah" w:date="2025-07-21T15:08:00Z" w16du:dateUtc="2025-07-21T22:08:00Z">
        <w:r w:rsidR="007C043D">
          <w:rPr>
            <w:rFonts w:ascii="Times New Roman" w:hAnsi="Times New Roman" w:cs="Times New Roman"/>
            <w:sz w:val="24"/>
            <w:szCs w:val="24"/>
          </w:rPr>
          <w:t xml:space="preserve">in Blue Ruin and Norwood alcoves </w:t>
        </w:r>
      </w:ins>
      <w:del w:id="181" w:author="Barrett, Hannah" w:date="2025-07-22T13:06:00Z" w16du:dateUtc="2025-07-22T20:06:00Z">
        <w:r w:rsidDel="00862B35">
          <w:rPr>
            <w:rFonts w:ascii="Times New Roman" w:hAnsi="Times New Roman" w:cs="Times New Roman"/>
            <w:sz w:val="24"/>
            <w:szCs w:val="24"/>
          </w:rPr>
          <w:delText>over the 24-hour period</w:delText>
        </w:r>
      </w:del>
      <w:ins w:id="182" w:author="Barrett, Hannah" w:date="2025-07-22T13:06:00Z" w16du:dateUtc="2025-07-22T20:06:00Z">
        <w:r w:rsidR="00862B35">
          <w:rPr>
            <w:rFonts w:ascii="Times New Roman" w:hAnsi="Times New Roman" w:cs="Times New Roman"/>
            <w:sz w:val="24"/>
            <w:szCs w:val="24"/>
          </w:rPr>
          <w:t>under each strategy</w:t>
        </w:r>
      </w:ins>
      <w:r>
        <w:rPr>
          <w:rFonts w:ascii="Times New Roman" w:hAnsi="Times New Roman" w:cs="Times New Roman"/>
          <w:sz w:val="24"/>
          <w:szCs w:val="24"/>
        </w:rPr>
        <w:t xml:space="preserve">. </w:t>
      </w:r>
      <w:ins w:id="183" w:author="Barrett, Hannah" w:date="2025-07-22T13:06:00Z">
        <w:r w:rsidR="00862B35" w:rsidRPr="00862B35">
          <w:rPr>
            <w:rFonts w:ascii="Times New Roman" w:hAnsi="Times New Roman" w:cs="Times New Roman"/>
            <w:sz w:val="24"/>
            <w:szCs w:val="24"/>
          </w:rPr>
          <w:t>At each time step, we identified the depth corresponding to the maximum index value.</w:t>
        </w:r>
      </w:ins>
      <w:del w:id="184" w:author="Barrett, Hannah" w:date="2025-07-22T13:06:00Z" w16du:dateUtc="2025-07-22T20:06:00Z">
        <w:r w:rsidDel="00862B35">
          <w:rPr>
            <w:rFonts w:ascii="Times New Roman" w:hAnsi="Times New Roman" w:cs="Times New Roman"/>
            <w:sz w:val="24"/>
            <w:szCs w:val="24"/>
          </w:rPr>
          <w:delText xml:space="preserve">For each strategy, we determined the highest index value at each time step and found its </w:delText>
        </w:r>
        <w:r w:rsidR="003230F3" w:rsidDel="00862B35">
          <w:rPr>
            <w:rFonts w:ascii="Times New Roman" w:hAnsi="Times New Roman" w:cs="Times New Roman"/>
            <w:sz w:val="24"/>
            <w:szCs w:val="24"/>
          </w:rPr>
          <w:delText xml:space="preserve">associated </w:delText>
        </w:r>
        <w:r w:rsidDel="00862B35">
          <w:rPr>
            <w:rFonts w:ascii="Times New Roman" w:hAnsi="Times New Roman" w:cs="Times New Roman"/>
            <w:sz w:val="24"/>
            <w:szCs w:val="24"/>
          </w:rPr>
          <w:delText>depth.</w:delText>
        </w:r>
      </w:del>
      <w:r>
        <w:rPr>
          <w:rFonts w:ascii="Times New Roman" w:hAnsi="Times New Roman" w:cs="Times New Roman"/>
          <w:sz w:val="24"/>
          <w:szCs w:val="24"/>
        </w:rPr>
        <w:t xml:space="preserve"> </w:t>
      </w:r>
      <w:ins w:id="185" w:author="Barrett, Hannah" w:date="2025-07-21T15:38:00Z" w16du:dateUtc="2025-07-21T22:38:00Z">
        <w:r w:rsidR="00A801D0" w:rsidRPr="0098268C">
          <w:rPr>
            <w:rFonts w:ascii="Times New Roman" w:hAnsi="Times New Roman" w:cs="Times New Roman"/>
            <w:sz w:val="24"/>
            <w:szCs w:val="24"/>
          </w:rPr>
          <w:t xml:space="preserve">To incorporate stochasticity and simulate more realistic behavioral variability, we implemented a probabilistic depth sampling approach. </w:t>
        </w:r>
      </w:ins>
      <w:ins w:id="186" w:author="Barrett, Hannah" w:date="2025-07-22T13:07:00Z">
        <w:r w:rsidR="00862B35" w:rsidRPr="00862B35">
          <w:rPr>
            <w:rFonts w:ascii="Times New Roman" w:hAnsi="Times New Roman" w:cs="Times New Roman"/>
            <w:sz w:val="24"/>
            <w:szCs w:val="24"/>
          </w:rPr>
          <w:t>For each hour and strategy, we generated a probability distribution across depths based on index values, giving higher weights to more favorable depths.</w:t>
        </w:r>
      </w:ins>
      <w:ins w:id="187" w:author="Barrett, Hannah" w:date="2025-07-21T15:38:00Z" w16du:dateUtc="2025-07-21T22:38:00Z">
        <w:r w:rsidR="00A801D0" w:rsidRPr="0098268C">
          <w:rPr>
            <w:rFonts w:ascii="Times New Roman" w:hAnsi="Times New Roman" w:cs="Times New Roman"/>
            <w:sz w:val="24"/>
            <w:szCs w:val="24"/>
          </w:rPr>
          <w:t xml:space="preserve"> We then sampled 100,000 replicates from these distributions </w:t>
        </w:r>
        <w:r w:rsidR="00A801D0" w:rsidRPr="0098268C">
          <w:rPr>
            <w:rFonts w:ascii="Times New Roman" w:hAnsi="Times New Roman" w:cs="Times New Roman"/>
            <w:sz w:val="24"/>
            <w:szCs w:val="24"/>
          </w:rPr>
          <w:lastRenderedPageBreak/>
          <w:t xml:space="preserve">using a sharpness parameter to control the strength of selection bias toward optimal conditions. </w:t>
        </w:r>
      </w:ins>
      <w:ins w:id="188" w:author="Barrett, Hannah" w:date="2025-07-22T13:08:00Z">
        <w:r w:rsidR="00862B35" w:rsidRPr="00862B35">
          <w:rPr>
            <w:rFonts w:ascii="Times New Roman" w:hAnsi="Times New Roman" w:cs="Times New Roman"/>
            <w:sz w:val="24"/>
            <w:szCs w:val="24"/>
          </w:rPr>
          <w:t>This yielded hourly depth distributions for each strategy, from which we calculated the mean and 80% confidence intervals.</w:t>
        </w:r>
      </w:ins>
      <w:ins w:id="189" w:author="Barrett, Hannah" w:date="2025-07-22T13:08:00Z" w16du:dateUtc="2025-07-22T20:08:00Z">
        <w:r w:rsidR="00862B35">
          <w:rPr>
            <w:rFonts w:ascii="Times New Roman" w:hAnsi="Times New Roman" w:cs="Times New Roman"/>
            <w:sz w:val="24"/>
            <w:szCs w:val="24"/>
          </w:rPr>
          <w:t xml:space="preserve"> </w:t>
        </w:r>
      </w:ins>
      <w:r>
        <w:rPr>
          <w:rFonts w:ascii="Times New Roman" w:hAnsi="Times New Roman" w:cs="Times New Roman"/>
          <w:sz w:val="24"/>
          <w:szCs w:val="24"/>
        </w:rPr>
        <w:t xml:space="preserve">We then plotted these depths, per strategy, over </w:t>
      </w:r>
      <w:ins w:id="190" w:author="Barrett, Hannah" w:date="2025-07-22T13:09:00Z" w16du:dateUtc="2025-07-22T20:09:00Z">
        <w:r w:rsidR="00862B35">
          <w:rPr>
            <w:rFonts w:ascii="Times New Roman" w:hAnsi="Times New Roman" w:cs="Times New Roman"/>
            <w:sz w:val="24"/>
            <w:szCs w:val="24"/>
          </w:rPr>
          <w:t>the</w:t>
        </w:r>
      </w:ins>
      <w:del w:id="191" w:author="Barrett, Hannah" w:date="2025-07-22T13:09:00Z" w16du:dateUtc="2025-07-22T20:09:00Z">
        <w:r w:rsidDel="00862B35">
          <w:rPr>
            <w:rFonts w:ascii="Times New Roman" w:hAnsi="Times New Roman" w:cs="Times New Roman"/>
            <w:sz w:val="24"/>
            <w:szCs w:val="24"/>
          </w:rPr>
          <w:delText>a</w:delText>
        </w:r>
      </w:del>
      <w:r>
        <w:rPr>
          <w:rFonts w:ascii="Times New Roman" w:hAnsi="Times New Roman" w:cs="Times New Roman"/>
          <w:sz w:val="24"/>
          <w:szCs w:val="24"/>
        </w:rPr>
        <w:t xml:space="preserve"> 24-hour </w:t>
      </w:r>
      <w:del w:id="192" w:author="Barrett, Hannah" w:date="2025-07-22T13:09:00Z" w16du:dateUtc="2025-07-22T20:09:00Z">
        <w:r w:rsidDel="00862B35">
          <w:rPr>
            <w:rFonts w:ascii="Times New Roman" w:hAnsi="Times New Roman" w:cs="Times New Roman"/>
            <w:sz w:val="24"/>
            <w:szCs w:val="24"/>
          </w:rPr>
          <w:delText>timeframe</w:delText>
        </w:r>
      </w:del>
      <w:ins w:id="193" w:author="Barrett, Hannah" w:date="2025-07-22T13:09:00Z" w16du:dateUtc="2025-07-22T20:09:00Z">
        <w:r w:rsidR="00862B35">
          <w:rPr>
            <w:rFonts w:ascii="Times New Roman" w:hAnsi="Times New Roman" w:cs="Times New Roman"/>
            <w:sz w:val="24"/>
            <w:szCs w:val="24"/>
          </w:rPr>
          <w:t>period</w:t>
        </w:r>
      </w:ins>
      <w:r>
        <w:rPr>
          <w:rFonts w:ascii="Times New Roman" w:hAnsi="Times New Roman" w:cs="Times New Roman"/>
          <w:sz w:val="24"/>
          <w:szCs w:val="24"/>
        </w:rPr>
        <w:t>.</w:t>
      </w:r>
      <w:ins w:id="194" w:author="Barrett, Hannah" w:date="2025-07-11T11:14:00Z" w16du:dateUtc="2025-07-11T18:14:00Z">
        <w:r w:rsidR="0025212D">
          <w:rPr>
            <w:rFonts w:ascii="Times New Roman" w:hAnsi="Times New Roman" w:cs="Times New Roman"/>
            <w:sz w:val="24"/>
            <w:szCs w:val="24"/>
          </w:rPr>
          <w:t xml:space="preserve"> </w:t>
        </w:r>
      </w:ins>
      <w:bookmarkEnd w:id="125"/>
      <w:del w:id="195" w:author="Barrett, Hannah" w:date="2025-07-11T11:17:00Z" w16du:dateUtc="2025-07-11T18:17:00Z">
        <w:r w:rsidDel="0025212D">
          <w:rPr>
            <w:rFonts w:ascii="Times New Roman" w:hAnsi="Times New Roman" w:cs="Times New Roman"/>
            <w:sz w:val="24"/>
            <w:szCs w:val="24"/>
          </w:rPr>
          <w:delText xml:space="preserve"> </w:delText>
        </w:r>
      </w:del>
    </w:p>
    <w:p w14:paraId="66DE0513" w14:textId="34708A6D" w:rsidR="00A12807" w:rsidRPr="00334360" w:rsidRDefault="00A12807" w:rsidP="00A12807">
      <w:pPr>
        <w:spacing w:line="480" w:lineRule="auto"/>
        <w:ind w:firstLine="720"/>
        <w:rPr>
          <w:rFonts w:ascii="Times New Roman" w:hAnsi="Times New Roman" w:cs="Times New Roman"/>
          <w:sz w:val="24"/>
          <w:szCs w:val="24"/>
        </w:rPr>
      </w:pPr>
      <w:commentRangeStart w:id="196"/>
      <w:del w:id="197" w:author="Barrett, Hannah" w:date="2025-07-21T15:22:00Z" w16du:dateUtc="2025-07-21T22:22:00Z">
        <w:r w:rsidDel="0098268C">
          <w:rPr>
            <w:rFonts w:ascii="Times New Roman" w:hAnsi="Times New Roman" w:cs="Times New Roman"/>
            <w:sz w:val="24"/>
            <w:szCs w:val="24"/>
          </w:rPr>
          <w:delText>Next, we ran this simulation across the 7-day study window that we observed fish in enclosures, so that we could compare predicted to observed patterns of habitat use. Here we performed two separate analyses using the net pen array data from both cold-water alcoves. Once again</w:delText>
        </w:r>
        <w:r w:rsidR="00B67620" w:rsidDel="0098268C">
          <w:rPr>
            <w:rFonts w:ascii="Times New Roman" w:hAnsi="Times New Roman" w:cs="Times New Roman"/>
            <w:sz w:val="24"/>
            <w:szCs w:val="24"/>
          </w:rPr>
          <w:delText>,</w:delText>
        </w:r>
        <w:r w:rsidDel="0098268C">
          <w:rPr>
            <w:rFonts w:ascii="Times New Roman" w:hAnsi="Times New Roman" w:cs="Times New Roman"/>
            <w:sz w:val="24"/>
            <w:szCs w:val="24"/>
          </w:rPr>
          <w:delText xml:space="preserve"> we interpolated between logger depths to create a more fine-resolution prediction of temperature and DO across the full depth of the water column., and for the habitat selection function, described in further detail below. We also used these data to determine the maximum daily temperature and minimum daily DO encountered by simulated fish under the three different behavioral strategies, which we plotted using boxplots.</w:delText>
        </w:r>
      </w:del>
      <w:ins w:id="198" w:author="Barrett, Hannah" w:date="2025-07-11T11:14:00Z" w16du:dateUtc="2025-07-11T18:14:00Z">
        <w:r w:rsidR="0025212D">
          <w:rPr>
            <w:rFonts w:ascii="Times New Roman" w:hAnsi="Times New Roman" w:cs="Times New Roman"/>
            <w:sz w:val="24"/>
            <w:szCs w:val="24"/>
          </w:rPr>
          <w:t xml:space="preserve"> </w:t>
        </w:r>
      </w:ins>
      <w:commentRangeEnd w:id="196"/>
      <w:ins w:id="199" w:author="Barrett, Hannah" w:date="2025-07-21T15:25:00Z" w16du:dateUtc="2025-07-21T22:25:00Z">
        <w:r w:rsidR="0098268C">
          <w:rPr>
            <w:rStyle w:val="CommentReference"/>
          </w:rPr>
          <w:commentReference w:id="196"/>
        </w:r>
      </w:ins>
    </w:p>
    <w:p w14:paraId="4AB21CF9" w14:textId="1B917B19"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w:t>
      </w:r>
      <w:r w:rsidR="007C5612" w:rsidRPr="00A12807">
        <w:rPr>
          <w:rFonts w:ascii="Times New Roman" w:hAnsi="Times New Roman" w:cs="Times New Roman"/>
          <w:b/>
          <w:i/>
          <w:sz w:val="24"/>
          <w:szCs w:val="24"/>
        </w:rPr>
        <w:t>in situ</w:t>
      </w:r>
    </w:p>
    <w:p w14:paraId="01746A9C" w14:textId="28B5B553"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We sought to quantify the depths and associated temperature and oxygen conditions selected by fish in the wild. While pressure sensors on tags can estimate depth, they lack the accuracy needed for detecting sub-meter changes. Instead, we tagged fish with temperature loggers and inferred depth and oxygen from vertical profiles, following the approach of</w:t>
      </w:r>
      <w:r w:rsidR="006F23EF">
        <w:rPr>
          <w:rFonts w:ascii="Times New Roman" w:hAnsi="Times New Roman" w:cs="Times New Roman"/>
          <w:sz w:val="24"/>
          <w:szCs w:val="24"/>
        </w:rPr>
        <w:t xml:space="preserve"> </w:t>
      </w:r>
      <w:r w:rsidR="006F23EF">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{"citationID":"7g4FwiSo","properties":{"formattedCitation":"(Barrett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 xml:space="preserve">Barrett et al. </w:t>
      </w:r>
      <w:r w:rsidR="006F23EF">
        <w:rPr>
          <w:rFonts w:ascii="Times New Roman" w:hAnsi="Times New Roman" w:cs="Times New Roman"/>
          <w:sz w:val="24"/>
        </w:rPr>
        <w:t>(</w:t>
      </w:r>
      <w:r w:rsidR="006F23EF" w:rsidRPr="006F23EF">
        <w:rPr>
          <w:rFonts w:ascii="Times New Roman" w:hAnsi="Times New Roman" w:cs="Times New Roman"/>
          <w:sz w:val="24"/>
        </w:rPr>
        <w:t>2024)</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p>
    <w:p w14:paraId="6A2A8DE7" w14:textId="5025D651"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In the summer of 202</w:t>
      </w:r>
      <w:r w:rsidR="0098268C">
        <w:rPr>
          <w:rFonts w:ascii="Times New Roman" w:hAnsi="Times New Roman" w:cs="Times New Roman"/>
          <w:sz w:val="24"/>
          <w:szCs w:val="24"/>
        </w:rPr>
        <w:t>1</w:t>
      </w:r>
      <w:r w:rsidRPr="00ED752A">
        <w:rPr>
          <w:rFonts w:ascii="Times New Roman" w:hAnsi="Times New Roman" w:cs="Times New Roman"/>
          <w:sz w:val="24"/>
          <w:szCs w:val="24"/>
        </w:rPr>
        <w:t xml:space="preserve">, we externally tagged 31 cutthroat trout with waterproofed </w:t>
      </w:r>
      <w:proofErr w:type="spellStart"/>
      <w:r w:rsidRPr="00ED752A">
        <w:rPr>
          <w:rFonts w:ascii="Times New Roman" w:hAnsi="Times New Roman" w:cs="Times New Roman"/>
          <w:sz w:val="24"/>
          <w:szCs w:val="24"/>
        </w:rPr>
        <w:t>Thermocron</w:t>
      </w:r>
      <w:proofErr w:type="spellEnd"/>
      <w:r w:rsidRPr="00ED752A">
        <w:rPr>
          <w:rFonts w:ascii="Times New Roman" w:hAnsi="Times New Roman" w:cs="Times New Roman"/>
          <w:sz w:val="24"/>
          <w:szCs w:val="24"/>
        </w:rPr>
        <w:t xml:space="preserve"> high-resolution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(DS1922L-</w:t>
      </w:r>
      <w:proofErr w:type="gramStart"/>
      <w:r w:rsidRPr="00ED752A">
        <w:rPr>
          <w:rFonts w:ascii="Times New Roman" w:hAnsi="Times New Roman" w:cs="Times New Roman"/>
          <w:sz w:val="24"/>
          <w:szCs w:val="24"/>
        </w:rPr>
        <w:t>F5#,</w:t>
      </w:r>
      <w:proofErr w:type="gramEnd"/>
      <w:r w:rsidRPr="00ED752A">
        <w:rPr>
          <w:rFonts w:ascii="Times New Roman" w:hAnsi="Times New Roman" w:cs="Times New Roman"/>
          <w:sz w:val="24"/>
          <w:szCs w:val="24"/>
        </w:rPr>
        <w:t xml:space="preserve"> temperature accuracy ± 0.5°C). These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were modified to reduce weight following methods outlined by Lovegrove (2009) and set to record temperature at 12-minute intervals to maximize data resolution while ensuring adequate battery life and data storage capacity. Each modified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was mounted to a dark green 2.5</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 xml:space="preserve">cm Peterson disc using marine grade epoxy (JB </w:t>
      </w:r>
      <w:proofErr w:type="spellStart"/>
      <w:r w:rsidRPr="00ED752A">
        <w:rPr>
          <w:rFonts w:ascii="Times New Roman" w:hAnsi="Times New Roman" w:cs="Times New Roman"/>
          <w:sz w:val="24"/>
          <w:szCs w:val="24"/>
        </w:rPr>
        <w:t>MarineWeld</w:t>
      </w:r>
      <w:proofErr w:type="spellEnd"/>
      <w:r w:rsidRPr="00ED752A">
        <w:rPr>
          <w:rFonts w:ascii="Times New Roman" w:hAnsi="Times New Roman" w:cs="Times New Roman"/>
          <w:sz w:val="24"/>
          <w:szCs w:val="24"/>
        </w:rPr>
        <w:t>™ syringe two-part adhesive). The Peterson discs had two small gauge holes drilled 3</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mm apart and 3</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 xml:space="preserve">mm in from the disk’s outer margin, which were used to suture the mounted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to each fish through their anterior dorsal musculature. Tag weights ranged from 3.4</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g to 5.3</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g (4.1</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g ± 0.4</w:t>
      </w:r>
      <w:r w:rsidR="00D66911">
        <w:rPr>
          <w:rFonts w:ascii="Times New Roman" w:hAnsi="Times New Roman" w:cs="Times New Roman"/>
          <w:sz w:val="24"/>
          <w:szCs w:val="24"/>
        </w:rPr>
        <w:t>;</w:t>
      </w:r>
      <w:r w:rsidRPr="00ED752A">
        <w:rPr>
          <w:rFonts w:ascii="Times New Roman" w:hAnsi="Times New Roman" w:cs="Times New Roman"/>
          <w:sz w:val="24"/>
          <w:szCs w:val="24"/>
        </w:rPr>
        <w:t xml:space="preserve"> mean ± SD) and did not exceed 3.8% of fish body mass (</w:t>
      </w:r>
      <w:r w:rsidR="005C5C46">
        <w:rPr>
          <w:rFonts w:ascii="Times New Roman" w:hAnsi="Times New Roman" w:cs="Times New Roman"/>
          <w:sz w:val="24"/>
          <w:szCs w:val="24"/>
        </w:rPr>
        <w:t xml:space="preserve">mean mass of tagged fish was </w:t>
      </w:r>
      <w:r w:rsidR="005C5C46" w:rsidRPr="007E72D9">
        <w:rPr>
          <w:rFonts w:ascii="Times New Roman" w:hAnsi="Times New Roman" w:cs="Times New Roman"/>
          <w:sz w:val="24"/>
          <w:szCs w:val="24"/>
        </w:rPr>
        <w:t>274.8 ± 85.0</w:t>
      </w:r>
      <w:r w:rsidR="00D66911">
        <w:rPr>
          <w:rFonts w:ascii="Times New Roman" w:hAnsi="Times New Roman" w:cs="Times New Roman"/>
          <w:sz w:val="24"/>
          <w:szCs w:val="24"/>
        </w:rPr>
        <w:t xml:space="preserve"> </w:t>
      </w:r>
      <w:r w:rsidR="005C5C46" w:rsidRPr="007E72D9">
        <w:rPr>
          <w:rFonts w:ascii="Times New Roman" w:hAnsi="Times New Roman" w:cs="Times New Roman"/>
          <w:sz w:val="24"/>
          <w:szCs w:val="24"/>
        </w:rPr>
        <w:t>g</w:t>
      </w:r>
      <w:r w:rsidR="005C5C46">
        <w:rPr>
          <w:rFonts w:ascii="Times New Roman" w:hAnsi="Times New Roman" w:cs="Times New Roman"/>
          <w:sz w:val="24"/>
          <w:szCs w:val="24"/>
        </w:rPr>
        <w:t xml:space="preserve">; </w:t>
      </w:r>
      <w:r w:rsidRPr="00ED752A">
        <w:rPr>
          <w:rFonts w:ascii="Times New Roman" w:hAnsi="Times New Roman" w:cs="Times New Roman"/>
          <w:sz w:val="24"/>
          <w:szCs w:val="24"/>
        </w:rPr>
        <w:t xml:space="preserve">empirical studies have shown tag burdens ≤6.7% do not negatively impact fish;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{"citationID":"1nIiPQsv","properties":{"formattedCitation":"(Brown et al., 2010)","plainCitation":"(Brown et al., 2010)","dontUpdate":true,"noteIndex":0},"citationItems":[{"id":63,"uris":["http://zotero.org/users/local/zapURGuj/items/6ACBXAHS"],"itemData":{"id":63,"type":"article-journal","abstract":"A substantial percentage of the Pacific salmon Oncorhynchus spp. and steelhead O. mykiss smolts that emigrate to the ocean each year are smaller than 110 mm (fork length). However, relatively few researchers have implanted acoustic transmitters in fish of this size, and none have reported minimum fish lengths below 110 mm for which the tag burden did not negatively influence growth or survival. The influence of a surgically implanted acoustic microtransmitter and a passive integrated transponder (PIT) tag on the growth and survival of hatchery-reared juvenile Chinook salmon was examined over a period of 30 d. Growth and survival were compared between treatment (tagged) and control (untagged) fish within three size-groups (80–89, 90–99, and 100–109 mm). The acoustic microtransmitter and PIT tag implanted in our study had a combined weight of 0.74 g; the combined tag burden for implanted fish ranged from 4.5% to 15.7%. The results indicated that growth and survival among implanted juvenile Chinook salmon were size dependent. Significant differences in growth rate and survival were observed between treatment and control fish in the 80–89-mm group. The survival of implanted fish smaller than 11.1 g (tag burden, &gt;6.7%) and the growth of fish smaller than 9.0 g (tag burden, &gt;8.2%) were negatively affected by the implantation or presence of an acoustic microtransmitter and PIT tag. The results of this study will aid researchers in determining the minimum fish size suitable for use in acoustic telemetry studies that estimate the short-term (30-d) survival and growth of juvenile salmonids.","container-title":"North American Journal of Fisheries Management","DOI":"10.1577/M09-038.1","ISSN":"1548-8675","issue":"2","language":"en","note":"_eprint: https://onlinelibrary.wiley.com/doi/pdf/10.1577/M09-038.1","page":"499-505","source":"Wiley Online Library","title":"An Evaluation of the Maximum Tag Burden for Implantation of Acoustic Transmitters in Juvenile Chinook Salmon","volume":"30","author":[{"family":"Brown","given":"Richard S."},{"family":"Harnish","given":"Ryan A."},{"family":"Carter","given":"Kathleen M."},{"family":"Boyd","given":"James W."},{"family":"Deters","given":"Katherine A."},{"family":"Eppard","given":"M. Brad"}],"issued":{"date-parts":[["2010"]]}}}],"schema":"https://github.com/citation-style-language/schema/raw/master/csl-citation.json"}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Brown et al., 2010)</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r w:rsidR="00BB0058">
        <w:rPr>
          <w:rFonts w:ascii="Times New Roman" w:hAnsi="Times New Roman" w:cs="Times New Roman"/>
          <w:sz w:val="24"/>
          <w:szCs w:val="24"/>
        </w:rPr>
        <w:t xml:space="preserve"> </w:t>
      </w:r>
    </w:p>
    <w:p w14:paraId="7D92CFB3" w14:textId="4DB71454"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Cutthroat trout were captured via electrofishing on July 22 and 23, 2021.</w:t>
      </w:r>
      <w:r w:rsidR="008C589E">
        <w:rPr>
          <w:rFonts w:ascii="Times New Roman" w:hAnsi="Times New Roman" w:cs="Times New Roman"/>
          <w:sz w:val="24"/>
          <w:szCs w:val="24"/>
        </w:rPr>
        <w:t xml:space="preserve"> </w:t>
      </w:r>
      <w:r w:rsidRPr="00ED752A">
        <w:rPr>
          <w:rFonts w:ascii="Times New Roman" w:hAnsi="Times New Roman" w:cs="Times New Roman"/>
          <w:sz w:val="24"/>
          <w:szCs w:val="24"/>
        </w:rPr>
        <w:t xml:space="preserve">Anesthetization, handling, and recovery procedures followed </w:t>
      </w:r>
      <w:r w:rsidR="009C46C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{"citationID":"0EKLSex1","properties":{"formattedCitation":"(Liedtke et al., 2012)","plainCitation":"(Liedtke et al., 2012)","dontUpdate":true,"noteIndex":0},"citationItems":[{"id":67,"uris":["http://zotero.org/users/local/zapURGuj/items/G9MTEECL"],"itemData":{"id":67,"type":"report","genre":"Open-File Report","language":"en","note":"collection-title: Open-File Report","number":"2012-1267","source":"DOI.org (Crossref)","title":"A standard operating procedure for the surgical implantation of transmitters in juvenile salmonids","author":[{"family":"Liedtke","given":"T"},{"family":"Beeman","given":"J"},{"family":"Gee","given":"L"}],"issued":{"date-parts":[["2012"]]}}}],"schema":"https://github.com/citation-style-language/schema/raw/master/csl-citation.json"} </w:instrText>
      </w:r>
      <w:r w:rsidR="009C46C4">
        <w:rPr>
          <w:rFonts w:ascii="Times New Roman" w:hAnsi="Times New Roman" w:cs="Times New Roman"/>
          <w:sz w:val="24"/>
          <w:szCs w:val="24"/>
        </w:rPr>
        <w:fldChar w:fldCharType="separate"/>
      </w:r>
      <w:r w:rsidR="009C46C4" w:rsidRPr="009C46C4">
        <w:rPr>
          <w:rFonts w:ascii="Times New Roman" w:hAnsi="Times New Roman" w:cs="Times New Roman"/>
          <w:sz w:val="24"/>
        </w:rPr>
        <w:t xml:space="preserve">Liedtke et al. </w:t>
      </w:r>
      <w:r w:rsidR="009C46C4">
        <w:rPr>
          <w:rFonts w:ascii="Times New Roman" w:hAnsi="Times New Roman" w:cs="Times New Roman"/>
          <w:sz w:val="24"/>
        </w:rPr>
        <w:t>(</w:t>
      </w:r>
      <w:r w:rsidR="009C46C4" w:rsidRPr="009C46C4">
        <w:rPr>
          <w:rFonts w:ascii="Times New Roman" w:hAnsi="Times New Roman" w:cs="Times New Roman"/>
          <w:sz w:val="24"/>
        </w:rPr>
        <w:t>2012)</w:t>
      </w:r>
      <w:r w:rsidR="009C46C4">
        <w:rPr>
          <w:rFonts w:ascii="Times New Roman" w:hAnsi="Times New Roman" w:cs="Times New Roman"/>
          <w:sz w:val="24"/>
          <w:szCs w:val="24"/>
        </w:rPr>
        <w:fldChar w:fldCharType="end"/>
      </w:r>
      <w:r w:rsidRPr="00ED752A">
        <w:rPr>
          <w:rFonts w:ascii="Times New Roman" w:hAnsi="Times New Roman" w:cs="Times New Roman"/>
          <w:sz w:val="24"/>
          <w:szCs w:val="24"/>
        </w:rPr>
        <w:t>.</w:t>
      </w:r>
      <w:r w:rsidR="007E72D9">
        <w:rPr>
          <w:rFonts w:ascii="Times New Roman" w:hAnsi="Times New Roman" w:cs="Times New Roman"/>
          <w:sz w:val="24"/>
          <w:szCs w:val="24"/>
        </w:rPr>
        <w:t xml:space="preserve"> </w:t>
      </w:r>
      <w:r w:rsidRPr="00ED752A">
        <w:rPr>
          <w:rFonts w:ascii="Times New Roman" w:hAnsi="Times New Roman" w:cs="Times New Roman"/>
          <w:sz w:val="24"/>
          <w:szCs w:val="24"/>
        </w:rPr>
        <w:t xml:space="preserve">Tags were attached through </w:t>
      </w:r>
      <w:r w:rsidRPr="00ED752A">
        <w:rPr>
          <w:rFonts w:ascii="Times New Roman" w:hAnsi="Times New Roman" w:cs="Times New Roman"/>
          <w:sz w:val="24"/>
          <w:szCs w:val="24"/>
        </w:rPr>
        <w:lastRenderedPageBreak/>
        <w:t xml:space="preserve">the anterior dorsal musculature of each fish approximately 5 mm ventral and 5 mm posterior of the first fin ray using a PDS® Plus 4-0 violet-dyed suture with a ½ circle 26-mm needle. After full recovery, the fish were transferred to net pens. We deployed three net pen enclosures, two in Blue Ruin </w:t>
      </w:r>
      <w:proofErr w:type="gramStart"/>
      <w:r w:rsidRPr="00ED752A">
        <w:rPr>
          <w:rFonts w:ascii="Times New Roman" w:hAnsi="Times New Roman" w:cs="Times New Roman"/>
          <w:sz w:val="24"/>
          <w:szCs w:val="24"/>
        </w:rPr>
        <w:t>alcove</w:t>
      </w:r>
      <w:proofErr w:type="gramEnd"/>
      <w:r w:rsidRPr="00ED752A">
        <w:rPr>
          <w:rFonts w:ascii="Times New Roman" w:hAnsi="Times New Roman" w:cs="Times New Roman"/>
          <w:sz w:val="24"/>
          <w:szCs w:val="24"/>
        </w:rPr>
        <w:t xml:space="preserve"> and one in Norwood </w:t>
      </w:r>
      <w:proofErr w:type="gramStart"/>
      <w:r w:rsidRPr="00ED752A">
        <w:rPr>
          <w:rFonts w:ascii="Times New Roman" w:hAnsi="Times New Roman" w:cs="Times New Roman"/>
          <w:sz w:val="24"/>
          <w:szCs w:val="24"/>
        </w:rPr>
        <w:t>alcove</w:t>
      </w:r>
      <w:proofErr w:type="gramEnd"/>
      <w:r w:rsidRPr="00ED752A">
        <w:rPr>
          <w:rFonts w:ascii="Times New Roman" w:hAnsi="Times New Roman" w:cs="Times New Roman"/>
          <w:sz w:val="24"/>
          <w:szCs w:val="24"/>
        </w:rPr>
        <w:t xml:space="preserve">. Net pens were comprised of plastic mesh (1.27 cm x 1.27 cm) formed into a 1.68 m diameter cylinder that extended the full </w:t>
      </w:r>
      <w:r w:rsidR="008D39CF">
        <w:rPr>
          <w:rFonts w:ascii="Times New Roman" w:hAnsi="Times New Roman" w:cs="Times New Roman"/>
          <w:sz w:val="24"/>
          <w:szCs w:val="24"/>
        </w:rPr>
        <w:t>depth</w:t>
      </w:r>
      <w:r w:rsidR="008D39CF" w:rsidRPr="00ED752A">
        <w:rPr>
          <w:rFonts w:ascii="Times New Roman" w:hAnsi="Times New Roman" w:cs="Times New Roman"/>
          <w:sz w:val="24"/>
          <w:szCs w:val="24"/>
        </w:rPr>
        <w:t xml:space="preserve"> </w:t>
      </w:r>
      <w:r w:rsidRPr="00ED752A">
        <w:rPr>
          <w:rFonts w:ascii="Times New Roman" w:hAnsi="Times New Roman" w:cs="Times New Roman"/>
          <w:sz w:val="24"/>
          <w:szCs w:val="24"/>
        </w:rPr>
        <w:t xml:space="preserve">of the water column (~1.8-2.5 m). The bottom of the pen was </w:t>
      </w:r>
      <w:proofErr w:type="gramStart"/>
      <w:r w:rsidRPr="00ED752A">
        <w:rPr>
          <w:rFonts w:ascii="Times New Roman" w:hAnsi="Times New Roman" w:cs="Times New Roman"/>
          <w:sz w:val="24"/>
          <w:szCs w:val="24"/>
        </w:rPr>
        <w:t>weighted</w:t>
      </w:r>
      <w:proofErr w:type="gramEnd"/>
      <w:r w:rsidRPr="00ED752A">
        <w:rPr>
          <w:rFonts w:ascii="Times New Roman" w:hAnsi="Times New Roman" w:cs="Times New Roman"/>
          <w:sz w:val="24"/>
          <w:szCs w:val="24"/>
        </w:rPr>
        <w:t xml:space="preserve"> to the benthos and sewn closed with a panel of mesh. The surface of the pen extended ~0.45 m above the water’s surface and was also capped with mesh. Floats were attached around the upper margins of the pen, creating a semi-rigid and secured cylindrical pen that extended the full depth of the water column.</w:t>
      </w:r>
    </w:p>
    <w:p w14:paraId="04370A34" w14:textId="40D74713"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We placed 11 tagged fish in </w:t>
      </w:r>
      <w:r w:rsidR="008D39CF">
        <w:rPr>
          <w:rFonts w:ascii="Times New Roman" w:hAnsi="Times New Roman" w:cs="Times New Roman"/>
          <w:sz w:val="24"/>
          <w:szCs w:val="24"/>
        </w:rPr>
        <w:t xml:space="preserve">the </w:t>
      </w:r>
      <w:r w:rsidRPr="00ED752A">
        <w:rPr>
          <w:rFonts w:ascii="Times New Roman" w:hAnsi="Times New Roman" w:cs="Times New Roman"/>
          <w:sz w:val="24"/>
          <w:szCs w:val="24"/>
        </w:rPr>
        <w:t xml:space="preserve">Norwood alcove </w:t>
      </w:r>
      <w:r w:rsidR="008D39CF">
        <w:rPr>
          <w:rFonts w:ascii="Times New Roman" w:hAnsi="Times New Roman" w:cs="Times New Roman"/>
          <w:sz w:val="24"/>
          <w:szCs w:val="24"/>
        </w:rPr>
        <w:t xml:space="preserve">enclosure </w:t>
      </w:r>
      <w:r w:rsidRPr="00ED752A">
        <w:rPr>
          <w:rFonts w:ascii="Times New Roman" w:hAnsi="Times New Roman" w:cs="Times New Roman"/>
          <w:sz w:val="24"/>
          <w:szCs w:val="24"/>
        </w:rPr>
        <w:t xml:space="preserve">and 20 in </w:t>
      </w:r>
      <w:r w:rsidR="008D39CF">
        <w:rPr>
          <w:rFonts w:ascii="Times New Roman" w:hAnsi="Times New Roman" w:cs="Times New Roman"/>
          <w:sz w:val="24"/>
          <w:szCs w:val="24"/>
        </w:rPr>
        <w:t xml:space="preserve">the </w:t>
      </w:r>
      <w:r w:rsidRPr="00ED752A">
        <w:rPr>
          <w:rFonts w:ascii="Times New Roman" w:hAnsi="Times New Roman" w:cs="Times New Roman"/>
          <w:sz w:val="24"/>
          <w:szCs w:val="24"/>
        </w:rPr>
        <w:t>Blue Ruin</w:t>
      </w:r>
      <w:r w:rsidR="008D39CF">
        <w:rPr>
          <w:rFonts w:ascii="Times New Roman" w:hAnsi="Times New Roman" w:cs="Times New Roman"/>
          <w:sz w:val="24"/>
          <w:szCs w:val="24"/>
        </w:rPr>
        <w:t xml:space="preserve"> enclosures (10-fish per enclosure)</w:t>
      </w:r>
      <w:r w:rsidRPr="00ED752A">
        <w:rPr>
          <w:rFonts w:ascii="Times New Roman" w:hAnsi="Times New Roman" w:cs="Times New Roman"/>
          <w:sz w:val="24"/>
          <w:szCs w:val="24"/>
        </w:rPr>
        <w:t>. Stocking densities ranged from 0.8 to 0.87 kg</w:t>
      </w:r>
      <w:r w:rsidR="00D66911">
        <w:rPr>
          <w:rFonts w:ascii="Times New Roman" w:hAnsi="Times New Roman" w:cs="Times New Roman"/>
          <w:sz w:val="24"/>
          <w:szCs w:val="24"/>
        </w:rPr>
        <w:t xml:space="preserve"> </w:t>
      </w:r>
      <w:r w:rsidRPr="00ED752A">
        <w:rPr>
          <w:rFonts w:ascii="Times New Roman" w:hAnsi="Times New Roman" w:cs="Times New Roman"/>
          <w:sz w:val="24"/>
          <w:szCs w:val="24"/>
        </w:rPr>
        <w:t>m</w:t>
      </w:r>
      <w:r w:rsidR="00D66911">
        <w:rPr>
          <w:rFonts w:ascii="Times New Roman" w:hAnsi="Times New Roman" w:cs="Times New Roman"/>
          <w:sz w:val="24"/>
          <w:szCs w:val="24"/>
          <w:vertAlign w:val="superscript"/>
        </w:rPr>
        <w:t>-</w:t>
      </w:r>
      <w:r w:rsidRPr="00ED752A">
        <w:rPr>
          <w:rFonts w:ascii="Times New Roman" w:hAnsi="Times New Roman" w:cs="Times New Roman"/>
          <w:sz w:val="24"/>
          <w:szCs w:val="24"/>
        </w:rPr>
        <w:t>³ to reduce fish stress and maintain welfare. Research on stocking densities in caged Atlantic salmon (</w:t>
      </w:r>
      <w:r w:rsidRPr="00ED752A">
        <w:rPr>
          <w:rFonts w:ascii="Times New Roman" w:hAnsi="Times New Roman" w:cs="Times New Roman"/>
          <w:i/>
          <w:iCs/>
          <w:sz w:val="24"/>
          <w:szCs w:val="24"/>
        </w:rPr>
        <w:t xml:space="preserve">Salmo </w:t>
      </w:r>
      <w:proofErr w:type="spellStart"/>
      <w:r w:rsidRPr="00ED752A">
        <w:rPr>
          <w:rFonts w:ascii="Times New Roman" w:hAnsi="Times New Roman" w:cs="Times New Roman"/>
          <w:i/>
          <w:iCs/>
          <w:sz w:val="24"/>
          <w:szCs w:val="24"/>
        </w:rPr>
        <w:t>salar</w:t>
      </w:r>
      <w:proofErr w:type="spellEnd"/>
      <w:r w:rsidRPr="00ED752A">
        <w:rPr>
          <w:rFonts w:ascii="Times New Roman" w:hAnsi="Times New Roman" w:cs="Times New Roman"/>
          <w:sz w:val="24"/>
          <w:szCs w:val="24"/>
        </w:rPr>
        <w:t>) found that fish welfare (determined by blood glucose, cortisol, and body condition) began to decrease at densities above 22 kg</w:t>
      </w:r>
      <w:r w:rsidR="00D66911">
        <w:rPr>
          <w:rFonts w:ascii="Times New Roman" w:hAnsi="Times New Roman" w:cs="Times New Roman"/>
          <w:sz w:val="24"/>
          <w:szCs w:val="24"/>
        </w:rPr>
        <w:t xml:space="preserve"> </w:t>
      </w:r>
      <w:r w:rsidRPr="00ED752A">
        <w:rPr>
          <w:rFonts w:ascii="Times New Roman" w:hAnsi="Times New Roman" w:cs="Times New Roman"/>
          <w:sz w:val="24"/>
          <w:szCs w:val="24"/>
        </w:rPr>
        <w:t>m</w:t>
      </w:r>
      <w:r w:rsidR="00D66911">
        <w:rPr>
          <w:rFonts w:ascii="Times New Roman" w:hAnsi="Times New Roman" w:cs="Times New Roman"/>
          <w:sz w:val="24"/>
          <w:szCs w:val="24"/>
          <w:vertAlign w:val="superscript"/>
        </w:rPr>
        <w:t>-</w:t>
      </w:r>
      <w:r w:rsidRPr="00ED752A">
        <w:rPr>
          <w:rFonts w:ascii="Times New Roman" w:hAnsi="Times New Roman" w:cs="Times New Roman"/>
          <w:sz w:val="24"/>
          <w:szCs w:val="24"/>
        </w:rPr>
        <w:t xml:space="preserve">³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{"citationID":"UPdBYbZ2","properties":{"formattedCitation":"(Turnbull et al., 2008)","plainCitation":"(Turnbull et al., 2008)","noteIndex":0},"citationItems":[{"id":68,"uris":["http://zotero.org/users/local/zapURGuj/items/YQUXAFT9"],"itemData":{"id":68,"type":"chapter","container-title":"Fish Welfare","page":"111-120","publisher":"Blackwell Publishing Ltd.","title":"Stocky density and the welfare of farmed salmonids","author":[{"family":"Turnbull","given":"James F."},{"family":"North","given":"Ben P."},{"family":"Ellis","given":"Tim"},{"family":"Adams","given":"Colin E."},{"family":"Bron","given":"James"},{"family":"MacIntyre","given":"Craig M."},{"family":"Huntingford","given":"Felicity A."}],"issued":{"date-parts":[["2008"]]}}}],"schema":"https://github.com/citation-style-language/schema/raw/master/csl-citation.json"}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(Turnbull et al., 2008)</w:t>
      </w:r>
      <w:r w:rsidR="00BF182E">
        <w:rPr>
          <w:rFonts w:ascii="Times New Roman" w:hAnsi="Times New Roman" w:cs="Times New Roman"/>
          <w:sz w:val="24"/>
          <w:szCs w:val="24"/>
        </w:rPr>
        <w:fldChar w:fldCharType="end"/>
      </w:r>
      <w:r w:rsidRPr="00ED752A">
        <w:rPr>
          <w:rFonts w:ascii="Times New Roman" w:hAnsi="Times New Roman" w:cs="Times New Roman"/>
          <w:sz w:val="24"/>
          <w:szCs w:val="24"/>
        </w:rPr>
        <w:t>. In total, we collected data from 13</w:t>
      </w:r>
      <w:r w:rsidR="00D66911">
        <w:rPr>
          <w:rFonts w:ascii="Times New Roman" w:hAnsi="Times New Roman" w:cs="Times New Roman"/>
          <w:sz w:val="24"/>
          <w:szCs w:val="24"/>
        </w:rPr>
        <w:t>-</w:t>
      </w:r>
      <w:r w:rsidRPr="00ED752A">
        <w:rPr>
          <w:rFonts w:ascii="Times New Roman" w:hAnsi="Times New Roman" w:cs="Times New Roman"/>
          <w:sz w:val="24"/>
          <w:szCs w:val="24"/>
        </w:rPr>
        <w:t>fish in Blue Ruin alcove and 8</w:t>
      </w:r>
      <w:r w:rsidR="00D66911">
        <w:rPr>
          <w:rFonts w:ascii="Times New Roman" w:hAnsi="Times New Roman" w:cs="Times New Roman"/>
          <w:sz w:val="24"/>
          <w:szCs w:val="24"/>
        </w:rPr>
        <w:t>-</w:t>
      </w:r>
      <w:r w:rsidRPr="00ED752A">
        <w:rPr>
          <w:rFonts w:ascii="Times New Roman" w:hAnsi="Times New Roman" w:cs="Times New Roman"/>
          <w:sz w:val="24"/>
          <w:szCs w:val="24"/>
        </w:rPr>
        <w:t xml:space="preserve">fish in Norwood alcove. Nine fish escaped the net pens during the study, and two of the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recovered from Blue Ruin were corrupted.</w:t>
      </w:r>
    </w:p>
    <w:p w14:paraId="7C32FE84" w14:textId="33E66A66"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outside </w:t>
      </w:r>
      <w:r w:rsidR="008D39CF">
        <w:rPr>
          <w:rFonts w:ascii="Times New Roman" w:hAnsi="Times New Roman" w:cs="Times New Roman"/>
          <w:sz w:val="24"/>
          <w:szCs w:val="24"/>
        </w:rPr>
        <w:t xml:space="preserve">and within 1-meter </w:t>
      </w:r>
      <w:r>
        <w:rPr>
          <w:rFonts w:ascii="Times New Roman" w:hAnsi="Times New Roman" w:cs="Times New Roman"/>
          <w:sz w:val="24"/>
          <w:szCs w:val="24"/>
        </w:rPr>
        <w:t>of the net pen.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sidR="00D66911">
        <w:rPr>
          <w:rFonts w:ascii="Times New Roman" w:hAnsi="Times New Roman" w:cs="Times New Roman"/>
          <w:sz w:val="24"/>
          <w:szCs w:val="24"/>
        </w:rPr>
        <w:t xml:space="preserve"> </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xml:space="preserve">) were set to read </w:t>
      </w:r>
      <w:r w:rsidRPr="002703D6">
        <w:rPr>
          <w:rFonts w:ascii="Times New Roman" w:hAnsi="Times New Roman" w:cs="Times New Roman"/>
          <w:sz w:val="24"/>
          <w:szCs w:val="24"/>
        </w:rPr>
        <w:lastRenderedPageBreak/>
        <w:t>at 25</w:t>
      </w:r>
      <w:r w:rsidR="00D66911">
        <w:rPr>
          <w:rFonts w:ascii="Times New Roman" w:hAnsi="Times New Roman" w:cs="Times New Roman"/>
          <w:sz w:val="24"/>
          <w:szCs w:val="24"/>
        </w:rPr>
        <w:t xml:space="preserve"> </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w:t>
      </w:r>
      <w:proofErr w:type="gramStart"/>
      <w:r w:rsidRPr="002703D6">
        <w:rPr>
          <w:rFonts w:ascii="Times New Roman" w:hAnsi="Times New Roman" w:cs="Times New Roman"/>
          <w:sz w:val="24"/>
          <w:szCs w:val="24"/>
        </w:rPr>
        <w:t>buildup</w:t>
      </w:r>
      <w:proofErr w:type="gramEnd"/>
      <w:r w:rsidRPr="002703D6">
        <w:rPr>
          <w:rFonts w:ascii="Times New Roman" w:hAnsi="Times New Roman" w:cs="Times New Roman"/>
          <w:sz w:val="24"/>
          <w:szCs w:val="24"/>
        </w:rPr>
        <w:t xml:space="preserve">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10160959"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8D39CF">
        <w:rPr>
          <w:rFonts w:ascii="Times New Roman" w:hAnsi="Times New Roman" w:cs="Times New Roman"/>
          <w:sz w:val="24"/>
          <w:szCs w:val="24"/>
        </w:rPr>
        <w:t xml:space="preserve">combined </w:t>
      </w:r>
      <w:r>
        <w:rPr>
          <w:rFonts w:ascii="Times New Roman" w:hAnsi="Times New Roman" w:cs="Times New Roman"/>
          <w:sz w:val="24"/>
          <w:szCs w:val="24"/>
        </w:rPr>
        <w:t xml:space="preserve">all array data from the summers of 2020 and 2021.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 xml:space="preserve">. </w:t>
      </w:r>
      <w:r w:rsidRPr="00D66F3D">
        <w:rPr>
          <w:rFonts w:ascii="Times New Roman" w:hAnsi="Times New Roman" w:cs="Times New Roman"/>
          <w:sz w:val="24"/>
          <w:szCs w:val="24"/>
        </w:rPr>
        <w:t>To characterize trade-offs</w:t>
      </w:r>
      <w:r w:rsidR="002603A7">
        <w:rPr>
          <w:rFonts w:ascii="Times New Roman" w:hAnsi="Times New Roman" w:cs="Times New Roman"/>
          <w:sz w:val="24"/>
          <w:szCs w:val="24"/>
        </w:rPr>
        <w:t xml:space="preserve"> in the relationship</w:t>
      </w:r>
      <w:r w:rsidRPr="00D66F3D">
        <w:rPr>
          <w:rFonts w:ascii="Times New Roman" w:hAnsi="Times New Roman" w:cs="Times New Roman"/>
          <w:sz w:val="24"/>
          <w:szCs w:val="24"/>
        </w:rPr>
        <w:t xml:space="preserve"> 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w:t>
      </w:r>
      <w:r w:rsidR="00BF182E">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{"citationID":"rNbXsS6w","properties":{"formattedCitation":"(Barrett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 xml:space="preserve">Barrett et al. </w:t>
      </w:r>
      <w:r w:rsidR="00BF182E">
        <w:rPr>
          <w:rFonts w:ascii="Times New Roman" w:hAnsi="Times New Roman" w:cs="Times New Roman"/>
          <w:sz w:val="24"/>
        </w:rPr>
        <w:t>(</w:t>
      </w:r>
      <w:r w:rsidR="00BF182E" w:rsidRPr="00BF182E">
        <w:rPr>
          <w:rFonts w:ascii="Times New Roman" w:hAnsi="Times New Roman" w:cs="Times New Roman"/>
          <w:sz w:val="24"/>
        </w:rPr>
        <w:t>2024)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 xml:space="preserve">. </w:t>
      </w:r>
      <w:r w:rsidR="008D39CF">
        <w:rPr>
          <w:rFonts w:ascii="Times New Roman" w:hAnsi="Times New Roman" w:cs="Times New Roman"/>
          <w:sz w:val="24"/>
          <w:szCs w:val="24"/>
        </w:rPr>
        <w:t xml:space="preserve">We fit separate models for </w:t>
      </w:r>
      <w:del w:id="200" w:author="Barrett, Hannah" w:date="2025-07-10T13:02:00Z" w16du:dateUtc="2025-07-10T20:02:00Z">
        <w:r w:rsidR="008D39CF" w:rsidDel="00245392">
          <w:rPr>
            <w:rFonts w:ascii="Times New Roman" w:hAnsi="Times New Roman" w:cs="Times New Roman"/>
            <w:sz w:val="24"/>
            <w:szCs w:val="24"/>
          </w:rPr>
          <w:delText>day (</w:delText>
        </w:r>
      </w:del>
      <w:r w:rsidR="008D39CF">
        <w:rPr>
          <w:rFonts w:ascii="Times New Roman" w:hAnsi="Times New Roman" w:cs="Times New Roman"/>
          <w:sz w:val="24"/>
          <w:szCs w:val="24"/>
        </w:rPr>
        <w:t xml:space="preserve">the </w:t>
      </w:r>
      <w:r w:rsidR="00D66911">
        <w:rPr>
          <w:rFonts w:ascii="Times New Roman" w:hAnsi="Times New Roman" w:cs="Times New Roman"/>
          <w:sz w:val="24"/>
          <w:szCs w:val="24"/>
        </w:rPr>
        <w:t>DO-maxima</w:t>
      </w:r>
      <w:del w:id="201" w:author="Barrett, Hannah" w:date="2025-07-10T13:02:00Z" w16du:dateUtc="2025-07-10T20:02:00Z">
        <w:r w:rsidR="008D39CF" w:rsidDel="00245392">
          <w:rPr>
            <w:rFonts w:ascii="Times New Roman" w:hAnsi="Times New Roman" w:cs="Times New Roman"/>
            <w:sz w:val="24"/>
            <w:szCs w:val="24"/>
          </w:rPr>
          <w:delText>)</w:delText>
        </w:r>
      </w:del>
      <w:r w:rsidR="008D39CF">
        <w:rPr>
          <w:rFonts w:ascii="Times New Roman" w:hAnsi="Times New Roman" w:cs="Times New Roman"/>
          <w:sz w:val="24"/>
          <w:szCs w:val="24"/>
        </w:rPr>
        <w:t xml:space="preserve"> and </w:t>
      </w:r>
      <w:del w:id="202" w:author="Barrett, Hannah" w:date="2025-07-10T13:02:00Z" w16du:dateUtc="2025-07-10T20:02:00Z">
        <w:r w:rsidR="008D39CF" w:rsidDel="00245392">
          <w:rPr>
            <w:rFonts w:ascii="Times New Roman" w:hAnsi="Times New Roman" w:cs="Times New Roman"/>
            <w:sz w:val="24"/>
            <w:szCs w:val="24"/>
          </w:rPr>
          <w:delText>night (</w:delText>
        </w:r>
      </w:del>
      <w:r w:rsidR="00D66911">
        <w:rPr>
          <w:rFonts w:ascii="Times New Roman" w:hAnsi="Times New Roman" w:cs="Times New Roman"/>
          <w:sz w:val="24"/>
          <w:szCs w:val="24"/>
        </w:rPr>
        <w:t>DO-minima</w:t>
      </w:r>
      <w:del w:id="203" w:author="Barrett, Hannah" w:date="2025-07-10T13:02:00Z" w16du:dateUtc="2025-07-10T20:02:00Z">
        <w:r w:rsidR="008D39CF" w:rsidDel="00245392">
          <w:rPr>
            <w:rFonts w:ascii="Times New Roman" w:hAnsi="Times New Roman" w:cs="Times New Roman"/>
            <w:sz w:val="24"/>
            <w:szCs w:val="24"/>
          </w:rPr>
          <w:delText>)</w:delText>
        </w:r>
      </w:del>
      <w:r w:rsidR="008D39CF">
        <w:rPr>
          <w:rFonts w:ascii="Times New Roman" w:hAnsi="Times New Roman" w:cs="Times New Roman"/>
          <w:sz w:val="24"/>
          <w:szCs w:val="24"/>
        </w:rPr>
        <w:t xml:space="preserve">. </w:t>
      </w:r>
      <w:r w:rsidRPr="00D66F3D">
        <w:rPr>
          <w:rFonts w:ascii="Times New Roman" w:hAnsi="Times New Roman" w:cs="Times New Roman"/>
          <w:sz w:val="24"/>
          <w:szCs w:val="24"/>
        </w:rPr>
        <w:t>To account for ra</w:t>
      </w:r>
      <w:r>
        <w:rPr>
          <w:rFonts w:ascii="Times New Roman" w:hAnsi="Times New Roman" w:cs="Times New Roman"/>
          <w:sz w:val="24"/>
          <w:szCs w:val="24"/>
        </w:rPr>
        <w:t>ndom variation</w:t>
      </w:r>
      <w:r w:rsidR="002603A7">
        <w:rPr>
          <w:rFonts w:ascii="Times New Roman" w:hAnsi="Times New Roman" w:cs="Times New Roman"/>
          <w:sz w:val="24"/>
          <w:szCs w:val="24"/>
        </w:rPr>
        <w:t xml:space="preserve"> </w:t>
      </w:r>
      <w:r>
        <w:rPr>
          <w:rFonts w:ascii="Times New Roman" w:hAnsi="Times New Roman" w:cs="Times New Roman"/>
          <w:sz w:val="24"/>
          <w:szCs w:val="24"/>
        </w:rPr>
        <w:t xml:space="preserve">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random intercept</w:t>
      </w:r>
      <w:r w:rsidR="000608B4">
        <w:rPr>
          <w:rFonts w:ascii="Times New Roman" w:hAnsi="Times New Roman" w:cs="Times New Roman"/>
          <w:sz w:val="24"/>
          <w:szCs w:val="24"/>
        </w:rPr>
        <w:t xml:space="preserve">. </w:t>
      </w:r>
      <w:bookmarkStart w:id="204" w:name="_Hlk190967559"/>
      <w:r w:rsidR="000608B4" w:rsidRPr="000608B4">
        <w:rPr>
          <w:rFonts w:ascii="Times New Roman" w:hAnsi="Times New Roman" w:cs="Times New Roman"/>
          <w:sz w:val="24"/>
          <w:szCs w:val="24"/>
        </w:rPr>
        <w:t xml:space="preserve">Year was not included as a random intercept </w:t>
      </w:r>
      <w:ins w:id="205" w:author="Barrett, Hannah" w:date="2025-06-23T17:02:00Z" w16du:dateUtc="2025-06-24T00:02:00Z">
        <w:r w:rsidR="007E72D9">
          <w:rPr>
            <w:rFonts w:ascii="Times New Roman" w:hAnsi="Times New Roman" w:cs="Times New Roman"/>
            <w:sz w:val="24"/>
            <w:szCs w:val="24"/>
          </w:rPr>
          <w:t xml:space="preserve">because </w:t>
        </w:r>
      </w:ins>
      <w:ins w:id="206" w:author="Barrett, Hannah" w:date="2025-06-23T17:02:00Z">
        <w:r w:rsidR="007E72D9" w:rsidRPr="007E72D9">
          <w:rPr>
            <w:rFonts w:ascii="Times New Roman" w:hAnsi="Times New Roman" w:cs="Times New Roman"/>
            <w:sz w:val="24"/>
            <w:szCs w:val="24"/>
          </w:rPr>
          <w:t>it did not explain a significant portion of variation and did not improve model fit (based on AIC)</w:t>
        </w:r>
      </w:ins>
      <w:r w:rsidR="000608B4">
        <w:rPr>
          <w:rFonts w:ascii="Times New Roman" w:hAnsi="Times New Roman" w:cs="Times New Roman"/>
          <w:sz w:val="24"/>
          <w:szCs w:val="24"/>
        </w:rPr>
        <w:t xml:space="preserve">. </w:t>
      </w:r>
      <w:bookmarkEnd w:id="204"/>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w:t>
      </w:r>
      <w:r w:rsidR="002B27EB">
        <w:rPr>
          <w:rFonts w:ascii="Times New Roman" w:hAnsi="Times New Roman" w:cs="Times New Roman"/>
          <w:sz w:val="24"/>
          <w:szCs w:val="24"/>
        </w:rPr>
        <w:t xml:space="preserve">in R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{"citationID":"dzEHdLO7","properties":{"formattedCitation":"(Bates et al., 2014)","plainCitation":"(Bates et al., 2014)","noteIndex":0},"citationItems":[{"id":71,"uris":["http://zotero.org/users/local/zapURGuj/items/PJY9VHVW"],"itemData":{"id":71,"type":"article-journal","container-title":"Journal of Statistical Software","page":"1-48","title":"Fitting linear mixed-effects models using the lme4 package in R","volume":"67","author":[{"family":"Bates","given":"D"},{"family":"Maechlor","given":"M"},{"family":"Bolker","given":"B"},{"family":"Walker","given":"S"}],"issued":{"date-parts":[["2014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(Bates et al., 2014)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w:t>
      </w:r>
      <w:r>
        <w:rPr>
          <w:rFonts w:ascii="Times New Roman" w:hAnsi="Times New Roman" w:cs="Times New Roman"/>
          <w:sz w:val="24"/>
          <w:szCs w:val="24"/>
        </w:rPr>
        <w:t xml:space="preserv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632BD4B1" w14:textId="4055066F" w:rsidR="007B6490" w:rsidRDefault="00CB36F1" w:rsidP="00C7644F">
      <w:pPr>
        <w:spacing w:line="480" w:lineRule="auto"/>
        <w:ind w:firstLine="720"/>
        <w:rPr>
          <w:ins w:id="207" w:author="Barrett, Hannah" w:date="2025-07-21T15:53:00Z" w16du:dateUtc="2025-07-21T22:53:00Z"/>
          <w:rFonts w:ascii="Times New Roman" w:hAnsi="Times New Roman" w:cs="Times New Roman"/>
          <w:sz w:val="24"/>
          <w:szCs w:val="24"/>
        </w:rPr>
      </w:pPr>
      <w:ins w:id="208" w:author="Barrett, Hannah" w:date="2025-07-22T14:19:00Z">
        <w:r w:rsidRPr="00CB36F1">
          <w:rPr>
            <w:rFonts w:ascii="Times New Roman" w:eastAsiaTheme="minorEastAsia" w:hAnsi="Times New Roman" w:cs="Times New Roman"/>
            <w:sz w:val="24"/>
            <w:szCs w:val="24"/>
          </w:rPr>
          <w:lastRenderedPageBreak/>
          <w:t xml:space="preserve">All </w:t>
        </w:r>
        <w:proofErr w:type="spellStart"/>
        <w:r w:rsidRPr="00CB36F1">
          <w:rPr>
            <w:rFonts w:ascii="Times New Roman" w:eastAsiaTheme="minorEastAsia" w:hAnsi="Times New Roman" w:cs="Times New Roman"/>
            <w:sz w:val="24"/>
            <w:szCs w:val="24"/>
          </w:rPr>
          <w:t>iButton</w:t>
        </w:r>
        <w:proofErr w:type="spellEnd"/>
        <w:r w:rsidRPr="00CB36F1">
          <w:rPr>
            <w:rFonts w:ascii="Times New Roman" w:eastAsiaTheme="minorEastAsia" w:hAnsi="Times New Roman" w:cs="Times New Roman"/>
            <w:sz w:val="24"/>
            <w:szCs w:val="24"/>
          </w:rPr>
          <w:t xml:space="preserve"> data analyses were limited to the period from August 1 to August 7, 2021, starting at least five days after fish capture to ensure that cortisol levels and swimming behavior had returned</w:t>
        </w:r>
      </w:ins>
      <w:ins w:id="209" w:author="Barrett, Hannah" w:date="2025-07-22T14:19:00Z" w16du:dateUtc="2025-07-22T21:19:00Z">
        <w:r>
          <w:rPr>
            <w:rFonts w:ascii="Times New Roman" w:eastAsiaTheme="minorEastAsia" w:hAnsi="Times New Roman" w:cs="Times New Roman"/>
            <w:sz w:val="24"/>
            <w:szCs w:val="24"/>
          </w:rPr>
          <w:t xml:space="preserve"> to </w:t>
        </w:r>
      </w:ins>
      <w:ins w:id="210" w:author="Barrett, Hannah" w:date="2025-07-10T13:12:00Z" w16du:dateUtc="2025-07-10T20:12:00Z">
        <w:r w:rsidR="00191BD1" w:rsidRPr="00CD437D">
          <w:rPr>
            <w:rFonts w:ascii="Times New Roman" w:eastAsiaTheme="minorEastAsia" w:hAnsi="Times New Roman" w:cs="Times New Roman"/>
            <w:sz w:val="24"/>
            <w:szCs w:val="24"/>
          </w:rPr>
          <w:t>normal</w:t>
        </w:r>
        <w:r w:rsidR="00191BD1">
          <w:rPr>
            <w:rFonts w:ascii="Times New Roman" w:eastAsiaTheme="minorEastAsia" w:hAnsi="Times New Roman" w:cs="Times New Roman"/>
            <w:sz w:val="24"/>
            <w:szCs w:val="24"/>
          </w:rPr>
          <w:t xml:space="preserve"> </w:t>
        </w:r>
        <w:r w:rsidR="00191BD1">
          <w:rPr>
            <w:rFonts w:ascii="Times New Roman" w:eastAsiaTheme="minorEastAsia" w:hAnsi="Times New Roman" w:cs="Times New Roman"/>
            <w:sz w:val="24"/>
            <w:szCs w:val="24"/>
          </w:rPr>
          <w:fldChar w:fldCharType="begin"/>
        </w:r>
        <w:r w:rsidR="00191BD1">
          <w:rPr>
            <w:rFonts w:ascii="Times New Roman" w:eastAsiaTheme="minorEastAsia" w:hAnsi="Times New Roman" w:cs="Times New Roman"/>
            <w:sz w:val="24"/>
            <w:szCs w:val="24"/>
          </w:rPr>
          <w:instrText xml:space="preserve"> ADDIN ZOTERO_ITEM CSL_CITATION {"citationID":"Yk5af7UP","properties":{"formattedCitation":"(Jepsen et al., 2005)","plainCitation":"(Jepsen et al., 2005)","noteIndex":0},"citationItems":[{"id":72,"uris":["http://zotero.org/users/local/zapURGuj/items/RQLSTLAY"],"itemData":{"id":72,"type":"article-journal","abstract":"Abstract In the past two decades the number of researchers using biotelemetry to examine fish behaviour and survival has increased considerably. Associated with this has been a significant amount of literature on the effects of the transmitters on the measures under consideration. Despite this, some researchers still rely on a general rule of thumb, “the 2% rule”, to indicate that the tagging protocol did not affect the results of a study. While it is clearly important to minimise the size of a transmitter and disturbance to a fish, such a general rule does little to advance our understanding of tag effects and may even hamper our ability to effectively study fish behaviour. This note will focus on the size specific effects of tags on fish and presents some recent results along with suggestions for future evaluations. We conclude that there is no generally applicable ‘rule’ for tag/fish size relationship and that the appropriate maximum relationship is driven by the specific study objectives, the tagging method and the species/life stage involved.","container-title":"Aquatic telemetry: advances and applications","journalAbbreviation":"Aquatic telemetry: advances and applications","page":"255-259","source":"ResearchGate","title":"A brief discussion of the 2% tag/bodymass rule","author":[{"family":"Jepsen","given":"Niels"},{"family":"Schreck","given":"C"},{"family":"Clements","given":"S"},{"family":"Thorstad","given":"E.B."}],"issued":{"date-parts":[["2005"]]}}}],"schema":"https://github.com/citation-style-language/schema/raw/master/csl-citation.json"} </w:instrText>
        </w:r>
        <w:r w:rsidR="00191BD1">
          <w:rPr>
            <w:rFonts w:ascii="Times New Roman" w:eastAsiaTheme="minorEastAsia" w:hAnsi="Times New Roman" w:cs="Times New Roman"/>
            <w:sz w:val="24"/>
            <w:szCs w:val="24"/>
          </w:rPr>
          <w:fldChar w:fldCharType="separate"/>
        </w:r>
        <w:r w:rsidR="00191BD1" w:rsidRPr="00BF182E">
          <w:rPr>
            <w:rFonts w:ascii="Times New Roman" w:hAnsi="Times New Roman" w:cs="Times New Roman"/>
            <w:sz w:val="24"/>
          </w:rPr>
          <w:t>(Jepsen et al., 2005)</w:t>
        </w:r>
        <w:r w:rsidR="00191BD1">
          <w:rPr>
            <w:rFonts w:ascii="Times New Roman" w:eastAsiaTheme="minorEastAsia" w:hAnsi="Times New Roman" w:cs="Times New Roman"/>
            <w:sz w:val="24"/>
            <w:szCs w:val="24"/>
          </w:rPr>
          <w:fldChar w:fldCharType="end"/>
        </w:r>
        <w:r w:rsidR="00191BD1">
          <w:rPr>
            <w:rFonts w:ascii="Times New Roman" w:eastAsiaTheme="minorEastAsia" w:hAnsi="Times New Roman" w:cs="Times New Roman"/>
            <w:sz w:val="24"/>
            <w:szCs w:val="24"/>
          </w:rPr>
          <w:t>.</w:t>
        </w:r>
        <w:r w:rsidR="00191BD1">
          <w:rPr>
            <w:rFonts w:ascii="Times New Roman" w:hAnsi="Times New Roman" w:cs="Times New Roman"/>
            <w:sz w:val="24"/>
            <w:szCs w:val="24"/>
          </w:rPr>
          <w:t xml:space="preserve"> </w:t>
        </w:r>
      </w:ins>
      <w:r w:rsidR="00C42A4C">
        <w:rPr>
          <w:rFonts w:ascii="Times New Roman" w:hAnsi="Times New Roman" w:cs="Times New Roman"/>
          <w:sz w:val="24"/>
          <w:szCs w:val="24"/>
        </w:rPr>
        <w:t xml:space="preserve">Fish with externally mounted </w:t>
      </w:r>
      <w:proofErr w:type="spellStart"/>
      <w:r w:rsidR="00C42A4C">
        <w:rPr>
          <w:rFonts w:ascii="Times New Roman" w:hAnsi="Times New Roman" w:cs="Times New Roman"/>
          <w:sz w:val="24"/>
          <w:szCs w:val="24"/>
        </w:rPr>
        <w:t>iButtons</w:t>
      </w:r>
      <w:proofErr w:type="spellEnd"/>
      <w:r w:rsidR="00C42A4C">
        <w:rPr>
          <w:rFonts w:ascii="Times New Roman" w:hAnsi="Times New Roman" w:cs="Times New Roman"/>
          <w:sz w:val="24"/>
          <w:szCs w:val="24"/>
        </w:rPr>
        <w:t xml:space="preserve"> often</w:t>
      </w:r>
      <w:r w:rsidR="00C42A4C" w:rsidRPr="00961210">
        <w:rPr>
          <w:rFonts w:ascii="Times New Roman" w:hAnsi="Times New Roman" w:cs="Times New Roman"/>
          <w:sz w:val="24"/>
          <w:szCs w:val="24"/>
        </w:rPr>
        <w:t xml:space="preserve"> exhibited temperatures </w:t>
      </w:r>
      <w:del w:id="211" w:author="Barrett, Hannah" w:date="2025-07-21T15:55:00Z" w16du:dateUtc="2025-07-21T22:55:00Z">
        <w:r w:rsidR="00C42A4C" w:rsidRPr="00961210" w:rsidDel="007B6490">
          <w:rPr>
            <w:rFonts w:ascii="Times New Roman" w:hAnsi="Times New Roman" w:cs="Times New Roman"/>
            <w:sz w:val="24"/>
            <w:szCs w:val="24"/>
          </w:rPr>
          <w:delText xml:space="preserve">that fell in between </w:delText>
        </w:r>
        <w:r w:rsidR="00C42A4C" w:rsidDel="007B6490">
          <w:rPr>
            <w:rFonts w:ascii="Times New Roman" w:hAnsi="Times New Roman" w:cs="Times New Roman"/>
            <w:sz w:val="24"/>
            <w:szCs w:val="24"/>
          </w:rPr>
          <w:delText>the temperatures</w:delText>
        </w:r>
      </w:del>
      <w:ins w:id="212" w:author="Barrett, Hannah" w:date="2025-07-21T15:55:00Z" w16du:dateUtc="2025-07-21T22:55:00Z">
        <w:r w:rsidR="007B6490">
          <w:rPr>
            <w:rFonts w:ascii="Times New Roman" w:hAnsi="Times New Roman" w:cs="Times New Roman"/>
            <w:sz w:val="24"/>
            <w:szCs w:val="24"/>
          </w:rPr>
          <w:t>intermediate to those</w:t>
        </w:r>
      </w:ins>
      <w:r w:rsidR="00C42A4C">
        <w:rPr>
          <w:rFonts w:ascii="Times New Roman" w:hAnsi="Times New Roman" w:cs="Times New Roman"/>
          <w:sz w:val="24"/>
          <w:szCs w:val="24"/>
        </w:rPr>
        <w:t xml:space="preserve"> recorded at the net pen associated logger arrays. </w:t>
      </w:r>
      <w:r w:rsidR="00B35BBE">
        <w:rPr>
          <w:rFonts w:ascii="Times New Roman" w:hAnsi="Times New Roman" w:cs="Times New Roman"/>
          <w:sz w:val="24"/>
          <w:szCs w:val="24"/>
        </w:rPr>
        <w:t>We</w:t>
      </w:r>
      <w:r w:rsidR="007A1134">
        <w:rPr>
          <w:rFonts w:ascii="Times New Roman" w:hAnsi="Times New Roman" w:cs="Times New Roman"/>
          <w:sz w:val="24"/>
          <w:szCs w:val="24"/>
        </w:rPr>
        <w:t xml:space="preserve"> </w:t>
      </w:r>
      <w:r w:rsidR="00C42A4C">
        <w:rPr>
          <w:rFonts w:ascii="Times New Roman" w:hAnsi="Times New Roman" w:cs="Times New Roman"/>
          <w:sz w:val="24"/>
          <w:szCs w:val="24"/>
        </w:rPr>
        <w:t>used linear interpolation to create a continuous estimation of temperature and DO (</w:t>
      </w:r>
      <w:r w:rsidR="008D39CF">
        <w:rPr>
          <w:rFonts w:ascii="Times New Roman" w:hAnsi="Times New Roman" w:cs="Times New Roman"/>
          <w:sz w:val="24"/>
          <w:szCs w:val="24"/>
        </w:rPr>
        <w:t xml:space="preserve">at </w:t>
      </w:r>
      <w:r w:rsidR="00C42A4C">
        <w:rPr>
          <w:rFonts w:ascii="Times New Roman" w:hAnsi="Times New Roman" w:cs="Times New Roman"/>
          <w:sz w:val="24"/>
          <w:szCs w:val="24"/>
        </w:rPr>
        <w:t>0.2</w:t>
      </w:r>
      <w:r w:rsidR="00D66911">
        <w:rPr>
          <w:rFonts w:ascii="Times New Roman" w:hAnsi="Times New Roman" w:cs="Times New Roman"/>
          <w:sz w:val="24"/>
          <w:szCs w:val="24"/>
        </w:rPr>
        <w:t xml:space="preserve"> </w:t>
      </w:r>
      <w:r w:rsidR="00C42A4C">
        <w:rPr>
          <w:rFonts w:ascii="Times New Roman" w:hAnsi="Times New Roman" w:cs="Times New Roman"/>
          <w:sz w:val="24"/>
          <w:szCs w:val="24"/>
        </w:rPr>
        <w:t xml:space="preserve">m increments) for both net </w:t>
      </w:r>
      <w:proofErr w:type="gramStart"/>
      <w:r w:rsidR="00C42A4C">
        <w:rPr>
          <w:rFonts w:ascii="Times New Roman" w:hAnsi="Times New Roman" w:cs="Times New Roman"/>
          <w:sz w:val="24"/>
          <w:szCs w:val="24"/>
        </w:rPr>
        <w:t>pen</w:t>
      </w:r>
      <w:proofErr w:type="gramEnd"/>
      <w:r w:rsidR="00C42A4C">
        <w:rPr>
          <w:rFonts w:ascii="Times New Roman" w:hAnsi="Times New Roman" w:cs="Times New Roman"/>
          <w:sz w:val="24"/>
          <w:szCs w:val="24"/>
        </w:rPr>
        <w:t xml:space="preserve"> associated arrays. We then </w:t>
      </w:r>
      <w:r w:rsidR="00C42A4C" w:rsidRPr="006A576C">
        <w:rPr>
          <w:rFonts w:ascii="Times New Roman" w:hAnsi="Times New Roman" w:cs="Times New Roman"/>
          <w:sz w:val="24"/>
          <w:szCs w:val="24"/>
        </w:rPr>
        <w:t>mat</w:t>
      </w:r>
      <w:r w:rsidR="00C42A4C">
        <w:rPr>
          <w:rFonts w:ascii="Times New Roman" w:hAnsi="Times New Roman" w:cs="Times New Roman"/>
          <w:sz w:val="24"/>
          <w:szCs w:val="24"/>
        </w:rPr>
        <w:t>ched</w:t>
      </w:r>
      <w:r w:rsidR="00C42A4C" w:rsidRPr="006A576C">
        <w:rPr>
          <w:rFonts w:ascii="Times New Roman" w:hAnsi="Times New Roman" w:cs="Times New Roman"/>
          <w:sz w:val="24"/>
          <w:szCs w:val="24"/>
        </w:rPr>
        <w:t xml:space="preserve"> fish </w:t>
      </w:r>
      <w:proofErr w:type="spellStart"/>
      <w:r w:rsidR="00C42A4C" w:rsidRPr="006A576C">
        <w:rPr>
          <w:rFonts w:ascii="Times New Roman" w:hAnsi="Times New Roman" w:cs="Times New Roman"/>
          <w:sz w:val="24"/>
          <w:szCs w:val="24"/>
        </w:rPr>
        <w:t>i</w:t>
      </w:r>
      <w:r w:rsidR="00C42A4C">
        <w:rPr>
          <w:rFonts w:ascii="Times New Roman" w:hAnsi="Times New Roman" w:cs="Times New Roman"/>
          <w:sz w:val="24"/>
          <w:szCs w:val="24"/>
        </w:rPr>
        <w:t>Button</w:t>
      </w:r>
      <w:proofErr w:type="spellEnd"/>
      <w:r w:rsidR="00C42A4C" w:rsidRPr="006A576C">
        <w:rPr>
          <w:rFonts w:ascii="Times New Roman" w:hAnsi="Times New Roman" w:cs="Times New Roman"/>
          <w:sz w:val="24"/>
          <w:szCs w:val="24"/>
        </w:rPr>
        <w:t xml:space="preserve"> temperatures to the closest bounding</w:t>
      </w:r>
      <w:r w:rsidR="00C42A4C">
        <w:rPr>
          <w:rFonts w:ascii="Times New Roman" w:hAnsi="Times New Roman" w:cs="Times New Roman"/>
          <w:sz w:val="24"/>
          <w:szCs w:val="24"/>
        </w:rPr>
        <w:t xml:space="preserve"> profile </w:t>
      </w:r>
      <w:r w:rsidR="00C42A4C" w:rsidRPr="006A576C">
        <w:rPr>
          <w:rFonts w:ascii="Times New Roman" w:hAnsi="Times New Roman" w:cs="Times New Roman"/>
          <w:sz w:val="24"/>
          <w:szCs w:val="24"/>
        </w:rPr>
        <w:t>temperatures for each time step</w:t>
      </w:r>
      <w:r w:rsidR="00C42A4C">
        <w:rPr>
          <w:rFonts w:ascii="Times New Roman" w:hAnsi="Times New Roman" w:cs="Times New Roman"/>
          <w:sz w:val="24"/>
          <w:szCs w:val="24"/>
        </w:rPr>
        <w:t xml:space="preserve"> and used linear interpolation to gain resolution in our fish-depth estimates </w:t>
      </w:r>
      <w:r w:rsidR="00BF182E">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{"citationID":"b3wh7CRl","properties":{"formattedCitation":"(Barrett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(Barrett et al., 2024)</w:t>
      </w:r>
      <w:r w:rsidR="00BF182E">
        <w:rPr>
          <w:rFonts w:ascii="Times New Roman" w:hAnsi="Times New Roman" w:cs="Times New Roman"/>
          <w:sz w:val="24"/>
          <w:szCs w:val="24"/>
        </w:rPr>
        <w:fldChar w:fldCharType="end"/>
      </w:r>
      <w:r w:rsidR="00C42A4C" w:rsidRPr="00387593">
        <w:rPr>
          <w:rFonts w:ascii="Times New Roman" w:hAnsi="Times New Roman" w:cs="Times New Roman"/>
          <w:iCs/>
          <w:sz w:val="24"/>
          <w:szCs w:val="24"/>
        </w:rPr>
        <w:t>.</w:t>
      </w:r>
      <w:r w:rsidR="00C42A4C">
        <w:rPr>
          <w:rFonts w:ascii="Times New Roman" w:hAnsi="Times New Roman" w:cs="Times New Roman"/>
          <w:sz w:val="24"/>
          <w:szCs w:val="24"/>
        </w:rPr>
        <w:t xml:space="preserve"> </w:t>
      </w:r>
    </w:p>
    <w:p w14:paraId="2D97B221" w14:textId="5502A5CB" w:rsidR="00D059F0" w:rsidDel="00B41BA9" w:rsidRDefault="007B6490" w:rsidP="00B41BA9">
      <w:pPr>
        <w:spacing w:line="480" w:lineRule="auto"/>
        <w:ind w:firstLine="720"/>
        <w:rPr>
          <w:del w:id="213" w:author="Barrett, Hannah" w:date="2025-07-22T15:35:00Z" w16du:dateUtc="2025-07-22T22:35:00Z"/>
          <w:rFonts w:ascii="Times New Roman" w:eastAsiaTheme="minorEastAsia" w:hAnsi="Times New Roman" w:cs="Times New Roman"/>
          <w:sz w:val="24"/>
          <w:szCs w:val="24"/>
        </w:rPr>
      </w:pPr>
      <w:ins w:id="214" w:author="Barrett, Hannah" w:date="2025-07-21T15:57:00Z">
        <w:r w:rsidRPr="007B6490">
          <w:rPr>
            <w:rFonts w:ascii="Times New Roman" w:eastAsiaTheme="minorEastAsia" w:hAnsi="Times New Roman" w:cs="Times New Roman"/>
            <w:sz w:val="24"/>
            <w:szCs w:val="24"/>
          </w:rPr>
          <w:t xml:space="preserve">To test for diel vertical migration (DVM), we classified each depth observation as either </w:t>
        </w:r>
        <w:r w:rsidRPr="007B6490">
          <w:rPr>
            <w:rFonts w:ascii="Times New Roman" w:eastAsiaTheme="minorEastAsia" w:hAnsi="Times New Roman" w:cs="Times New Roman"/>
            <w:sz w:val="24"/>
            <w:szCs w:val="24"/>
            <w:rPrChange w:id="215" w:author="Barrett, Hannah" w:date="2025-07-21T15:58:00Z" w16du:dateUtc="2025-07-21T22:58:00Z">
              <w:rPr>
                <w:rFonts w:ascii="Times New Roman" w:eastAsiaTheme="minorEastAsia" w:hAnsi="Times New Roman" w:cs="Times New Roman"/>
                <w:b/>
                <w:bCs/>
                <w:i/>
                <w:iCs/>
                <w:sz w:val="24"/>
                <w:szCs w:val="24"/>
              </w:rPr>
            </w:rPrChange>
          </w:rPr>
          <w:t>day</w:t>
        </w:r>
        <w:r w:rsidRPr="007B6490">
          <w:rPr>
            <w:rFonts w:ascii="Times New Roman" w:eastAsiaTheme="minorEastAsia" w:hAnsi="Times New Roman" w:cs="Times New Roman"/>
            <w:sz w:val="24"/>
            <w:szCs w:val="24"/>
            <w:rPrChange w:id="216" w:author="Barrett, Hannah" w:date="2025-07-21T15:58:00Z" w16du:dateUtc="2025-07-21T22:58:00Z">
              <w:rPr>
                <w:rFonts w:ascii="Times New Roman" w:eastAsiaTheme="minorEastAsia" w:hAnsi="Times New Roman" w:cs="Times New Roman"/>
                <w:b/>
                <w:bCs/>
                <w:sz w:val="24"/>
                <w:szCs w:val="24"/>
              </w:rPr>
            </w:rPrChange>
          </w:rPr>
          <w:t xml:space="preserve"> (09:00–21:00) or </w:t>
        </w:r>
        <w:r w:rsidRPr="007B6490">
          <w:rPr>
            <w:rFonts w:ascii="Times New Roman" w:eastAsiaTheme="minorEastAsia" w:hAnsi="Times New Roman" w:cs="Times New Roman"/>
            <w:sz w:val="24"/>
            <w:szCs w:val="24"/>
            <w:rPrChange w:id="217" w:author="Barrett, Hannah" w:date="2025-07-21T15:58:00Z" w16du:dateUtc="2025-07-21T22:58:00Z">
              <w:rPr>
                <w:rFonts w:ascii="Times New Roman" w:eastAsiaTheme="minorEastAsia" w:hAnsi="Times New Roman" w:cs="Times New Roman"/>
                <w:b/>
                <w:bCs/>
                <w:i/>
                <w:iCs/>
                <w:sz w:val="24"/>
                <w:szCs w:val="24"/>
              </w:rPr>
            </w:rPrChange>
          </w:rPr>
          <w:t>night</w:t>
        </w:r>
        <w:r w:rsidRPr="007B6490">
          <w:rPr>
            <w:rFonts w:ascii="Times New Roman" w:eastAsiaTheme="minorEastAsia" w:hAnsi="Times New Roman" w:cs="Times New Roman"/>
            <w:sz w:val="24"/>
            <w:szCs w:val="24"/>
            <w:rPrChange w:id="218" w:author="Barrett, Hannah" w:date="2025-07-21T15:58:00Z" w16du:dateUtc="2025-07-21T22:58:00Z">
              <w:rPr>
                <w:rFonts w:ascii="Times New Roman" w:eastAsiaTheme="minorEastAsia" w:hAnsi="Times New Roman" w:cs="Times New Roman"/>
                <w:b/>
                <w:bCs/>
                <w:sz w:val="24"/>
                <w:szCs w:val="24"/>
              </w:rPr>
            </w:rPrChange>
          </w:rPr>
          <w:t xml:space="preserve"> (21:00–09:00)</w:t>
        </w:r>
      </w:ins>
      <w:ins w:id="219" w:author="Barrett, Hannah" w:date="2025-07-21T15:58:00Z" w16du:dateUtc="2025-07-21T22:58:00Z">
        <w:r>
          <w:rPr>
            <w:rFonts w:ascii="Times New Roman" w:eastAsiaTheme="minorEastAsia" w:hAnsi="Times New Roman" w:cs="Times New Roman"/>
            <w:sz w:val="24"/>
            <w:szCs w:val="24"/>
          </w:rPr>
          <w:t>.</w:t>
        </w:r>
      </w:ins>
      <w:ins w:id="220" w:author="Barrett, Hannah" w:date="2025-07-21T15:57:00Z">
        <w:r w:rsidRPr="007B6490">
          <w:rPr>
            <w:rFonts w:ascii="Times New Roman" w:eastAsiaTheme="minorEastAsia" w:hAnsi="Times New Roman" w:cs="Times New Roman"/>
            <w:sz w:val="24"/>
            <w:szCs w:val="24"/>
          </w:rPr>
          <w:t xml:space="preserve"> </w:t>
        </w:r>
      </w:ins>
      <w:ins w:id="221" w:author="Barrett, Hannah" w:date="2025-07-21T15:53:00Z">
        <w:r w:rsidRPr="007B6490">
          <w:rPr>
            <w:rFonts w:ascii="Times New Roman" w:eastAsiaTheme="minorEastAsia" w:hAnsi="Times New Roman" w:cs="Times New Roman"/>
            <w:sz w:val="24"/>
            <w:szCs w:val="24"/>
          </w:rPr>
          <w:t xml:space="preserve">For each fish </w:t>
        </w:r>
      </w:ins>
      <w:ins w:id="222" w:author="Barrett, Hannah" w:date="2025-07-21T16:15:00Z" w16du:dateUtc="2025-07-21T23:15:00Z">
        <w:r w:rsidR="000B58D9">
          <w:rPr>
            <w:rFonts w:ascii="Times New Roman" w:eastAsiaTheme="minorEastAsia" w:hAnsi="Times New Roman" w:cs="Times New Roman"/>
            <w:sz w:val="24"/>
            <w:szCs w:val="24"/>
          </w:rPr>
          <w:t>during each 24-hour period</w:t>
        </w:r>
      </w:ins>
      <w:ins w:id="223" w:author="Barrett, Hannah" w:date="2025-07-21T15:53:00Z">
        <w:r w:rsidRPr="007B6490">
          <w:rPr>
            <w:rFonts w:ascii="Times New Roman" w:eastAsiaTheme="minorEastAsia" w:hAnsi="Times New Roman" w:cs="Times New Roman"/>
            <w:sz w:val="24"/>
            <w:szCs w:val="24"/>
          </w:rPr>
          <w:t>, we identified the deepest depth recorded during the day and the shallowest depth recorded at night. We then calculated the daily amplitude of vertical movement as the difference between these depths.</w:t>
        </w:r>
      </w:ins>
      <w:ins w:id="224" w:author="Barrett, Hannah" w:date="2025-07-21T15:53:00Z" w16du:dateUtc="2025-07-21T22:53:00Z">
        <w:r>
          <w:rPr>
            <w:rFonts w:ascii="Times New Roman" w:eastAsiaTheme="minorEastAsia" w:hAnsi="Times New Roman" w:cs="Times New Roman"/>
            <w:sz w:val="24"/>
            <w:szCs w:val="24"/>
          </w:rPr>
          <w:t xml:space="preserve"> </w:t>
        </w:r>
      </w:ins>
      <w:ins w:id="225" w:author="Barrett, Hannah" w:date="2025-07-21T15:53:00Z">
        <w:r w:rsidRPr="007B6490">
          <w:rPr>
            <w:rFonts w:ascii="Times New Roman" w:eastAsiaTheme="minorEastAsia" w:hAnsi="Times New Roman" w:cs="Times New Roman"/>
            <w:sz w:val="24"/>
            <w:szCs w:val="24"/>
          </w:rPr>
          <w:t xml:space="preserve">To evaluate whether fish consistently occupied deeper depths during the day, we used Wilcoxon signed-rank tests with a one-sided alternative hypothesis (greater than 0). Because amplitude distributions were non-normal, this nonparametric approach was used separately for each site. </w:t>
        </w:r>
      </w:ins>
      <w:del w:id="226" w:author="Barrett, Hannah" w:date="2025-07-22T15:35:00Z" w16du:dateUtc="2025-07-22T22:35:00Z">
        <w:r w:rsidR="00C42A4C" w:rsidDel="00B41BA9">
          <w:rPr>
            <w:rFonts w:ascii="Times New Roman" w:eastAsiaTheme="minorEastAsia" w:hAnsi="Times New Roman" w:cs="Times New Roman"/>
            <w:sz w:val="24"/>
            <w:szCs w:val="24"/>
          </w:rPr>
          <w:delText xml:space="preserve"> </w:delText>
        </w:r>
      </w:del>
    </w:p>
    <w:p w14:paraId="442F436A" w14:textId="77777777" w:rsidR="00D37F3F" w:rsidRDefault="00D37F3F">
      <w:pPr>
        <w:spacing w:line="480" w:lineRule="auto"/>
        <w:rPr>
          <w:ins w:id="227" w:author="Barrett, Hannah" w:date="2025-07-21T15:45:00Z" w16du:dateUtc="2025-07-21T22:45:00Z"/>
          <w:rFonts w:ascii="Times New Roman" w:hAnsi="Times New Roman" w:cs="Times New Roman"/>
          <w:i/>
          <w:iCs/>
          <w:sz w:val="24"/>
          <w:szCs w:val="24"/>
        </w:rPr>
        <w:pPrChange w:id="228" w:author="Barrett, Hannah" w:date="2025-07-22T15:35:00Z" w16du:dateUtc="2025-07-22T22:35:00Z">
          <w:pPr>
            <w:spacing w:line="480" w:lineRule="auto"/>
            <w:ind w:firstLine="720"/>
          </w:pPr>
        </w:pPrChange>
      </w:pPr>
      <w:ins w:id="229" w:author="Barrett, Hannah" w:date="2025-07-21T15:45:00Z" w16du:dateUtc="2025-07-21T22:45:00Z">
        <w:r>
          <w:rPr>
            <w:rFonts w:ascii="Times New Roman" w:hAnsi="Times New Roman" w:cs="Times New Roman"/>
            <w:i/>
            <w:iCs/>
            <w:sz w:val="24"/>
            <w:szCs w:val="24"/>
          </w:rPr>
          <w:t>Principal Component Analysis</w:t>
        </w:r>
      </w:ins>
    </w:p>
    <w:p w14:paraId="7BE9F0C2" w14:textId="1DDC3297" w:rsidR="00D37F3F" w:rsidRPr="00CB36F1" w:rsidRDefault="00D37F3F" w:rsidP="00CB36F1">
      <w:pPr>
        <w:spacing w:line="480" w:lineRule="auto"/>
        <w:ind w:firstLine="720"/>
        <w:rPr>
          <w:ins w:id="230" w:author="Barrett, Hannah" w:date="2025-07-21T15:41:00Z" w16du:dateUtc="2025-07-21T22:41:00Z"/>
          <w:rFonts w:ascii="Times New Roman" w:hAnsi="Times New Roman" w:cs="Times New Roman"/>
          <w:sz w:val="24"/>
          <w:szCs w:val="24"/>
          <w:rPrChange w:id="231" w:author="Barrett, Hannah" w:date="2025-07-22T14:18:00Z" w16du:dateUtc="2025-07-22T21:18:00Z">
            <w:rPr>
              <w:ins w:id="232" w:author="Barrett, Hannah" w:date="2025-07-21T15:41:00Z" w16du:dateUtc="2025-07-21T22:41:00Z"/>
            </w:rPr>
          </w:rPrChange>
        </w:rPr>
      </w:pPr>
      <w:ins w:id="233" w:author="Barrett, Hannah" w:date="2025-07-21T15:45:00Z" w16du:dateUtc="2025-07-21T22:45:00Z">
        <w:r w:rsidRPr="00D37F3F">
          <w:rPr>
            <w:rFonts w:ascii="Times New Roman" w:hAnsi="Times New Roman" w:cs="Times New Roman"/>
            <w:sz w:val="24"/>
            <w:szCs w:val="24"/>
            <w:rPrChange w:id="234" w:author="Barrett, Hannah" w:date="2025-07-21T15:46:00Z" w16du:dateUtc="2025-07-21T22:46:00Z">
              <w:rPr/>
            </w:rPrChange>
          </w:rPr>
          <w:t xml:space="preserve">To evaluate behavioral variation in vertical </w:t>
        </w:r>
        <w:proofErr w:type="gramStart"/>
        <w:r w:rsidRPr="00D37F3F">
          <w:rPr>
            <w:rFonts w:ascii="Times New Roman" w:hAnsi="Times New Roman" w:cs="Times New Roman"/>
            <w:sz w:val="24"/>
            <w:szCs w:val="24"/>
            <w:rPrChange w:id="235" w:author="Barrett, Hannah" w:date="2025-07-21T15:46:00Z" w16du:dateUtc="2025-07-21T22:46:00Z">
              <w:rPr/>
            </w:rPrChange>
          </w:rPr>
          <w:t>habitat</w:t>
        </w:r>
        <w:proofErr w:type="gramEnd"/>
        <w:r w:rsidRPr="00D37F3F">
          <w:rPr>
            <w:rFonts w:ascii="Times New Roman" w:hAnsi="Times New Roman" w:cs="Times New Roman"/>
            <w:sz w:val="24"/>
            <w:szCs w:val="24"/>
            <w:rPrChange w:id="236" w:author="Barrett, Hannah" w:date="2025-07-21T15:46:00Z" w16du:dateUtc="2025-07-21T22:46:00Z">
              <w:rPr/>
            </w:rPrChange>
          </w:rPr>
          <w:t xml:space="preserve"> use across sites, we used principal component analysis (PCA) on diel depth profiles of individual fish. </w:t>
        </w:r>
      </w:ins>
      <w:ins w:id="237" w:author="Barrett, Hannah" w:date="2025-07-21T15:48:00Z">
        <w:r w:rsidRPr="00D37F3F">
          <w:rPr>
            <w:rFonts w:ascii="Times New Roman" w:hAnsi="Times New Roman" w:cs="Times New Roman"/>
            <w:sz w:val="24"/>
            <w:szCs w:val="24"/>
          </w:rPr>
          <w:t>For each fish on each day, we calculated hourly mean depth use, producing a matrix of fish-days by hour.</w:t>
        </w:r>
      </w:ins>
      <w:ins w:id="238" w:author="Barrett, Hannah" w:date="2025-07-22T14:18:00Z" w16du:dateUtc="2025-07-22T21:18:00Z">
        <w:r w:rsidR="00CB36F1">
          <w:rPr>
            <w:rFonts w:ascii="Times New Roman" w:hAnsi="Times New Roman" w:cs="Times New Roman"/>
            <w:sz w:val="24"/>
            <w:szCs w:val="24"/>
          </w:rPr>
          <w:t xml:space="preserve"> </w:t>
        </w:r>
      </w:ins>
      <w:ins w:id="239" w:author="Barrett, Hannah" w:date="2025-07-21T15:45:00Z" w16du:dateUtc="2025-07-21T22:45:00Z">
        <w:r w:rsidRPr="00D37F3F">
          <w:rPr>
            <w:rFonts w:ascii="Times New Roman" w:hAnsi="Times New Roman" w:cs="Times New Roman"/>
            <w:sz w:val="24"/>
            <w:szCs w:val="24"/>
            <w:rPrChange w:id="240" w:author="Barrett, Hannah" w:date="2025-07-21T15:46:00Z" w16du:dateUtc="2025-07-21T22:46:00Z">
              <w:rPr/>
            </w:rPrChange>
          </w:rPr>
          <w:t xml:space="preserve">PCA was then conducted on the centered and scaled depth matrix using the </w:t>
        </w:r>
        <w:proofErr w:type="spellStart"/>
        <w:r w:rsidRPr="00D37F3F">
          <w:rPr>
            <w:rStyle w:val="HTMLCode"/>
            <w:rFonts w:ascii="Times New Roman" w:eastAsiaTheme="minorHAnsi" w:hAnsi="Times New Roman" w:cs="Times New Roman"/>
            <w:sz w:val="24"/>
            <w:szCs w:val="24"/>
            <w:rPrChange w:id="241" w:author="Barrett, Hannah" w:date="2025-07-21T15:46:00Z" w16du:dateUtc="2025-07-21T22:46:00Z">
              <w:rPr>
                <w:rStyle w:val="HTMLCode"/>
                <w:rFonts w:eastAsiaTheme="minorHAnsi"/>
              </w:rPr>
            </w:rPrChange>
          </w:rPr>
          <w:t>prcomp</w:t>
        </w:r>
        <w:proofErr w:type="spellEnd"/>
        <w:r w:rsidRPr="00D37F3F">
          <w:rPr>
            <w:rStyle w:val="HTMLCode"/>
            <w:rFonts w:ascii="Times New Roman" w:eastAsiaTheme="minorHAnsi" w:hAnsi="Times New Roman" w:cs="Times New Roman"/>
            <w:sz w:val="24"/>
            <w:szCs w:val="24"/>
            <w:rPrChange w:id="242" w:author="Barrett, Hannah" w:date="2025-07-21T15:46:00Z" w16du:dateUtc="2025-07-21T22:46:00Z">
              <w:rPr>
                <w:rStyle w:val="HTMLCode"/>
                <w:rFonts w:eastAsiaTheme="minorHAnsi"/>
              </w:rPr>
            </w:rPrChange>
          </w:rPr>
          <w:t>()</w:t>
        </w:r>
        <w:r w:rsidRPr="00D37F3F">
          <w:rPr>
            <w:rFonts w:ascii="Times New Roman" w:hAnsi="Times New Roman" w:cs="Times New Roman"/>
            <w:sz w:val="24"/>
            <w:szCs w:val="24"/>
            <w:rPrChange w:id="243" w:author="Barrett, Hannah" w:date="2025-07-21T15:46:00Z" w16du:dateUtc="2025-07-21T22:46:00Z">
              <w:rPr/>
            </w:rPrChange>
          </w:rPr>
          <w:t xml:space="preserve"> function in R</w:t>
        </w:r>
      </w:ins>
      <w:ins w:id="244" w:author="Barrett, Hannah" w:date="2025-07-24T13:32:00Z" w16du:dateUtc="2025-07-24T20:32:00Z">
        <w:r w:rsidR="00BF35A0">
          <w:rPr>
            <w:rFonts w:ascii="Times New Roman" w:hAnsi="Times New Roman" w:cs="Times New Roman"/>
            <w:sz w:val="24"/>
            <w:szCs w:val="24"/>
          </w:rPr>
          <w:t xml:space="preserve"> </w:t>
        </w:r>
      </w:ins>
      <w:r w:rsidR="004F6342">
        <w:rPr>
          <w:rFonts w:ascii="Times New Roman" w:hAnsi="Times New Roman" w:cs="Times New Roman"/>
          <w:sz w:val="24"/>
          <w:szCs w:val="24"/>
        </w:rPr>
        <w:fldChar w:fldCharType="begin"/>
      </w:r>
      <w:r w:rsidR="004F6342">
        <w:rPr>
          <w:rFonts w:ascii="Times New Roman" w:hAnsi="Times New Roman" w:cs="Times New Roman"/>
          <w:sz w:val="24"/>
          <w:szCs w:val="24"/>
        </w:rPr>
        <w:instrText xml:space="preserve"> ADDIN ZOTERO_ITEM CSL_CITATION {"citationID":"2Ji3lsCQ","properties":{"formattedCitation":"(Sigg, 2013)","plainCitation":"(Sigg, 2013)","noteIndex":0},"citationItems":[{"id":417,"uris":["http://zotero.org/users/local/zapURGuj/items/D23BCHR6"],"itemData":{"id":417,"type":"dataset","DOI":"10.32614/cran.package.nsprcomp","language":"en","note":"collection-title: CRAN: Contributed Packages","publisher":"The R Foundation","source":"Crossref","title":"nsprcomp: Non-Negative and Sparse PCA","title-short":"nsprcomp","URL":"https://CRAN.R-project.org/package=nsprcomp","author":[{"family":"Sigg","given":"Christian"}],"accessed":{"date-parts":[["2025",7,24]]},"issued":{"date-parts":[["2013",4,16]]}}}],"schema":"https://github.com/citation-style-language/schema/raw/master/csl-citation.json"} </w:instrText>
      </w:r>
      <w:r w:rsidR="004F6342">
        <w:rPr>
          <w:rFonts w:ascii="Times New Roman" w:hAnsi="Times New Roman" w:cs="Times New Roman"/>
          <w:sz w:val="24"/>
          <w:szCs w:val="24"/>
        </w:rPr>
        <w:fldChar w:fldCharType="separate"/>
      </w:r>
      <w:r w:rsidR="004F6342" w:rsidRPr="004F6342">
        <w:rPr>
          <w:rFonts w:ascii="Times New Roman" w:hAnsi="Times New Roman" w:cs="Times New Roman"/>
          <w:sz w:val="24"/>
        </w:rPr>
        <w:t>(Sigg, 2013)</w:t>
      </w:r>
      <w:r w:rsidR="004F6342">
        <w:rPr>
          <w:rFonts w:ascii="Times New Roman" w:hAnsi="Times New Roman" w:cs="Times New Roman"/>
          <w:sz w:val="24"/>
          <w:szCs w:val="24"/>
        </w:rPr>
        <w:fldChar w:fldCharType="end"/>
      </w:r>
      <w:ins w:id="245" w:author="Barrett, Hannah" w:date="2025-07-21T15:45:00Z" w16du:dateUtc="2025-07-21T22:45:00Z">
        <w:r w:rsidRPr="00D37F3F">
          <w:rPr>
            <w:rFonts w:ascii="Times New Roman" w:hAnsi="Times New Roman" w:cs="Times New Roman"/>
            <w:sz w:val="24"/>
            <w:szCs w:val="24"/>
            <w:rPrChange w:id="246" w:author="Barrett, Hannah" w:date="2025-07-21T15:46:00Z" w16du:dateUtc="2025-07-21T22:46:00Z">
              <w:rPr/>
            </w:rPrChange>
          </w:rPr>
          <w:t xml:space="preserve">, allowing us to extract major behavioral gradients in vertical habitat use. The first two principal components explained </w:t>
        </w:r>
      </w:ins>
      <w:proofErr w:type="gramStart"/>
      <w:ins w:id="247" w:author="Barrett, Hannah" w:date="2025-07-24T13:33:00Z" w16du:dateUtc="2025-07-24T20:33:00Z">
        <w:r w:rsidR="004F6342">
          <w:rPr>
            <w:rFonts w:ascii="Times New Roman" w:hAnsi="Times New Roman" w:cs="Times New Roman"/>
            <w:sz w:val="24"/>
            <w:szCs w:val="24"/>
          </w:rPr>
          <w:t>a</w:t>
        </w:r>
      </w:ins>
      <w:ins w:id="248" w:author="Barrett, Hannah" w:date="2025-07-21T15:45:00Z" w16du:dateUtc="2025-07-21T22:45:00Z">
        <w:r w:rsidRPr="00D37F3F">
          <w:rPr>
            <w:rFonts w:ascii="Times New Roman" w:hAnsi="Times New Roman" w:cs="Times New Roman"/>
            <w:sz w:val="24"/>
            <w:szCs w:val="24"/>
            <w:rPrChange w:id="249" w:author="Barrett, Hannah" w:date="2025-07-21T15:46:00Z" w16du:dateUtc="2025-07-21T22:46:00Z">
              <w:rPr/>
            </w:rPrChange>
          </w:rPr>
          <w:t xml:space="preserve"> majority of</w:t>
        </w:r>
        <w:proofErr w:type="gramEnd"/>
        <w:r w:rsidRPr="00D37F3F">
          <w:rPr>
            <w:rFonts w:ascii="Times New Roman" w:hAnsi="Times New Roman" w:cs="Times New Roman"/>
            <w:sz w:val="24"/>
            <w:szCs w:val="24"/>
            <w:rPrChange w:id="250" w:author="Barrett, Hannah" w:date="2025-07-21T15:46:00Z" w16du:dateUtc="2025-07-21T22:46:00Z">
              <w:rPr/>
            </w:rPrChange>
          </w:rPr>
          <w:t xml:space="preserve"> the variation in depth profiles and were used to assess behavioral differences across sites. To test whether diel depth patterns differed </w:t>
        </w:r>
        <w:r w:rsidRPr="00D37F3F">
          <w:rPr>
            <w:rFonts w:ascii="Times New Roman" w:hAnsi="Times New Roman" w:cs="Times New Roman"/>
            <w:sz w:val="24"/>
            <w:szCs w:val="24"/>
            <w:rPrChange w:id="251" w:author="Barrett, Hannah" w:date="2025-07-21T15:46:00Z" w16du:dateUtc="2025-07-21T22:46:00Z">
              <w:rPr/>
            </w:rPrChange>
          </w:rPr>
          <w:lastRenderedPageBreak/>
          <w:t xml:space="preserve">significantly between sites, we performed a permutational multivariate analysis of variance (PERMANOVA) using the </w:t>
        </w:r>
        <w:r w:rsidRPr="00D37F3F">
          <w:rPr>
            <w:rStyle w:val="HTMLCode"/>
            <w:rFonts w:ascii="Times New Roman" w:eastAsiaTheme="minorHAnsi" w:hAnsi="Times New Roman" w:cs="Times New Roman"/>
            <w:sz w:val="24"/>
            <w:szCs w:val="24"/>
            <w:rPrChange w:id="252" w:author="Barrett, Hannah" w:date="2025-07-21T15:46:00Z" w16du:dateUtc="2025-07-21T22:46:00Z">
              <w:rPr>
                <w:rStyle w:val="HTMLCode"/>
                <w:rFonts w:eastAsiaTheme="minorHAnsi"/>
              </w:rPr>
            </w:rPrChange>
          </w:rPr>
          <w:t>adonis2()</w:t>
        </w:r>
        <w:r w:rsidRPr="00D37F3F">
          <w:rPr>
            <w:rFonts w:ascii="Times New Roman" w:hAnsi="Times New Roman" w:cs="Times New Roman"/>
            <w:sz w:val="24"/>
            <w:szCs w:val="24"/>
            <w:rPrChange w:id="253" w:author="Barrett, Hannah" w:date="2025-07-21T15:46:00Z" w16du:dateUtc="2025-07-21T22:46:00Z">
              <w:rPr/>
            </w:rPrChange>
          </w:rPr>
          <w:t xml:space="preserve"> function from the </w:t>
        </w:r>
        <w:r w:rsidRPr="00D37F3F">
          <w:rPr>
            <w:rStyle w:val="Emphasis"/>
            <w:rFonts w:ascii="Times New Roman" w:hAnsi="Times New Roman" w:cs="Times New Roman"/>
            <w:sz w:val="24"/>
            <w:szCs w:val="24"/>
            <w:rPrChange w:id="254" w:author="Barrett, Hannah" w:date="2025-07-21T15:46:00Z" w16du:dateUtc="2025-07-21T22:46:00Z">
              <w:rPr>
                <w:rStyle w:val="Emphasis"/>
              </w:rPr>
            </w:rPrChange>
          </w:rPr>
          <w:t>vegan</w:t>
        </w:r>
        <w:r w:rsidRPr="00D37F3F">
          <w:rPr>
            <w:rFonts w:ascii="Times New Roman" w:hAnsi="Times New Roman" w:cs="Times New Roman"/>
            <w:sz w:val="24"/>
            <w:szCs w:val="24"/>
            <w:rPrChange w:id="255" w:author="Barrett, Hannah" w:date="2025-07-21T15:46:00Z" w16du:dateUtc="2025-07-21T22:46:00Z">
              <w:rPr/>
            </w:rPrChange>
          </w:rPr>
          <w:t xml:space="preserve"> package</w:t>
        </w:r>
      </w:ins>
      <w:ins w:id="256" w:author="Barrett, Hannah" w:date="2025-07-24T13:46:00Z" w16du:dateUtc="2025-07-24T20:46:00Z">
        <w:r w:rsidR="00250764">
          <w:rPr>
            <w:rFonts w:ascii="Times New Roman" w:hAnsi="Times New Roman" w:cs="Times New Roman"/>
            <w:sz w:val="24"/>
            <w:szCs w:val="24"/>
          </w:rPr>
          <w:t xml:space="preserve"> </w:t>
        </w:r>
      </w:ins>
      <w:r w:rsidR="00250764">
        <w:rPr>
          <w:rFonts w:ascii="Times New Roman" w:hAnsi="Times New Roman" w:cs="Times New Roman"/>
          <w:sz w:val="24"/>
          <w:szCs w:val="24"/>
        </w:rPr>
        <w:fldChar w:fldCharType="begin"/>
      </w:r>
      <w:r w:rsidR="00250764">
        <w:rPr>
          <w:rFonts w:ascii="Times New Roman" w:hAnsi="Times New Roman" w:cs="Times New Roman"/>
          <w:sz w:val="24"/>
          <w:szCs w:val="24"/>
        </w:rPr>
        <w:instrText xml:space="preserve"> ADDIN ZOTERO_ITEM CSL_CITATION {"citationID":"quSVY2V8","properties":{"formattedCitation":"(Oksanen et al., 2007)","plainCitation":"(Oksanen et al., 2007)","noteIndex":0},"citationItems":[{"id":424,"uris":["http://zotero.org/users/local/zapURGuj/items/NIFJRXYN"],"itemData":{"id":424,"type":"article-journal","container-title":"Community ecology package","issue":"631-637","language":"en","page":"719","source":"Zotero","title":"The vegan package.","volume":"10","author":[{"family":"Oksanen","given":"J."},{"family":"Kindt","given":"R."},{"family":"Legendre","given":"P."},{"family":"O'Hara","given":"B."},{"family":"Stevens","given":"M.H.H."},{"family":"Oksanen","given":"M.J."},{"family":"Suggests","given":"M.A.S.S."}],"issued":{"date-parts":[["2007"]]}}}],"schema":"https://github.com/citation-style-language/schema/raw/master/csl-citation.json"} </w:instrText>
      </w:r>
      <w:r w:rsidR="00250764">
        <w:rPr>
          <w:rFonts w:ascii="Times New Roman" w:hAnsi="Times New Roman" w:cs="Times New Roman"/>
          <w:sz w:val="24"/>
          <w:szCs w:val="24"/>
        </w:rPr>
        <w:fldChar w:fldCharType="separate"/>
      </w:r>
      <w:r w:rsidR="00250764" w:rsidRPr="00250764">
        <w:rPr>
          <w:rFonts w:ascii="Times New Roman" w:hAnsi="Times New Roman" w:cs="Times New Roman"/>
          <w:sz w:val="24"/>
        </w:rPr>
        <w:t>(Oksanen et al., 2007)</w:t>
      </w:r>
      <w:r w:rsidR="00250764">
        <w:rPr>
          <w:rFonts w:ascii="Times New Roman" w:hAnsi="Times New Roman" w:cs="Times New Roman"/>
          <w:sz w:val="24"/>
          <w:szCs w:val="24"/>
        </w:rPr>
        <w:fldChar w:fldCharType="end"/>
      </w:r>
      <w:del w:id="257" w:author="Barrett, Hannah" w:date="2025-07-24T13:45:00Z" w16du:dateUtc="2025-07-24T20:45:00Z">
        <w:r w:rsidR="00250764" w:rsidDel="00250764">
          <w:rPr>
            <w:rFonts w:ascii="Times New Roman" w:hAnsi="Times New Roman" w:cs="Times New Roman"/>
            <w:sz w:val="24"/>
            <w:szCs w:val="24"/>
          </w:rPr>
          <w:fldChar w:fldCharType="begin"/>
        </w:r>
        <w:r w:rsidR="00250764" w:rsidDel="00250764">
          <w:rPr>
            <w:rFonts w:ascii="Times New Roman" w:hAnsi="Times New Roman" w:cs="Times New Roman"/>
            <w:sz w:val="24"/>
            <w:szCs w:val="24"/>
          </w:rPr>
          <w:delInstrText xml:space="preserve"> ADDIN ZOTERO_ITEM CSL_CITATION {"citationID":"HV6T3CDr","properties":{"formattedCitation":"(Oksanen et al., 2007)","plainCitation":"(Oksanen et al., 2007)","noteIndex":0},"citationItems":[{"id":424,"uris":["http://zotero.org/users/local/zapURGuj/items/NIFJRXYN"],"itemData":{"id":424,"type":"article-journal","issue":"631-637","language":"en","page":"719","source":"Zotero","title":"The vegan package.","volume":"10","author":[{"family":"Oksanen","given":"J."},{"family":"Kindt","given":"R."},{"family":"Legendre","given":"P."},{"family":"O'Hara","given":"B."},{"family":"Stevens","given":"M.H.H."},{"family":"Oksanen","given":"M.J."},{"family":"Suggests","given":"M.A.S.S."}],"issued":{"date-parts":[["2007"]]}}}],"schema":"https://github.com/citation-style-language/schema/raw/master/csl-citation.json"} </w:delInstrText>
        </w:r>
        <w:r w:rsidR="00250764" w:rsidDel="00250764">
          <w:rPr>
            <w:rFonts w:ascii="Times New Roman" w:hAnsi="Times New Roman" w:cs="Times New Roman"/>
            <w:sz w:val="24"/>
            <w:szCs w:val="24"/>
          </w:rPr>
          <w:fldChar w:fldCharType="separate"/>
        </w:r>
        <w:r w:rsidR="00250764" w:rsidRPr="00250764" w:rsidDel="00250764">
          <w:rPr>
            <w:rFonts w:ascii="Times New Roman" w:hAnsi="Times New Roman" w:cs="Times New Roman"/>
            <w:sz w:val="24"/>
          </w:rPr>
          <w:delText>(Oksanen et al., 2007)</w:delText>
        </w:r>
        <w:r w:rsidR="00250764" w:rsidDel="00250764">
          <w:rPr>
            <w:rFonts w:ascii="Times New Roman" w:hAnsi="Times New Roman" w:cs="Times New Roman"/>
            <w:sz w:val="24"/>
            <w:szCs w:val="24"/>
          </w:rPr>
          <w:fldChar w:fldCharType="end"/>
        </w:r>
      </w:del>
      <w:ins w:id="258" w:author="Barrett, Hannah" w:date="2025-07-21T15:45:00Z" w16du:dateUtc="2025-07-21T22:45:00Z">
        <w:r w:rsidRPr="00D37F3F">
          <w:rPr>
            <w:rFonts w:ascii="Times New Roman" w:hAnsi="Times New Roman" w:cs="Times New Roman"/>
            <w:sz w:val="24"/>
            <w:szCs w:val="24"/>
            <w:rPrChange w:id="259" w:author="Barrett, Hannah" w:date="2025-07-21T15:46:00Z" w16du:dateUtc="2025-07-21T22:46:00Z">
              <w:rPr/>
            </w:rPrChange>
          </w:rPr>
          <w:t>, with Euclidean distances and 999 permutations.</w:t>
        </w:r>
      </w:ins>
    </w:p>
    <w:p w14:paraId="64372F8B" w14:textId="5429E651" w:rsidR="00C42A4C" w:rsidRDefault="00C42A4C" w:rsidP="00154B9F">
      <w:pPr>
        <w:spacing w:line="480" w:lineRule="auto"/>
        <w:rPr>
          <w:rFonts w:ascii="Times New Roman" w:hAnsi="Times New Roman" w:cs="Times New Roman"/>
          <w:b/>
          <w:sz w:val="24"/>
          <w:szCs w:val="24"/>
        </w:rPr>
      </w:pPr>
      <w:bookmarkStart w:id="260" w:name="_Hlk204090264"/>
      <w:r>
        <w:rPr>
          <w:rFonts w:ascii="Times New Roman" w:hAnsi="Times New Roman" w:cs="Times New Roman"/>
          <w:b/>
          <w:sz w:val="24"/>
          <w:szCs w:val="24"/>
        </w:rPr>
        <w:t>Results</w:t>
      </w:r>
    </w:p>
    <w:p w14:paraId="46022629" w14:textId="3540D9AB" w:rsidR="000072FE" w:rsidRDefault="000072FE" w:rsidP="00154B9F">
      <w:pPr>
        <w:spacing w:line="480" w:lineRule="auto"/>
        <w:rPr>
          <w:rFonts w:ascii="Times New Roman" w:hAnsi="Times New Roman" w:cs="Times New Roman"/>
          <w:i/>
          <w:sz w:val="24"/>
          <w:szCs w:val="24"/>
        </w:rPr>
      </w:pPr>
      <w:r>
        <w:rPr>
          <w:rFonts w:ascii="Times New Roman" w:hAnsi="Times New Roman" w:cs="Times New Roman"/>
          <w:i/>
          <w:sz w:val="24"/>
          <w:szCs w:val="24"/>
        </w:rPr>
        <w:t>Vertical and diel variation in temperature and DO</w:t>
      </w:r>
    </w:p>
    <w:p w14:paraId="6675887E" w14:textId="05A16715" w:rsidR="000072FE" w:rsidRPr="00A24D79" w:rsidRDefault="00A77F12" w:rsidP="00154B9F">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 xml:space="preserve">bottom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w:t>
      </w:r>
      <w:r w:rsidR="00D66911">
        <w:rPr>
          <w:rFonts w:ascii="Times New Roman" w:hAnsi="Times New Roman" w:cs="Times New Roman"/>
          <w:sz w:val="24"/>
          <w:szCs w:val="24"/>
        </w:rPr>
        <w:t xml:space="preserve"> – </w:t>
      </w:r>
      <w:r w:rsidR="002E6ADE">
        <w:rPr>
          <w:rFonts w:ascii="Times New Roman" w:hAnsi="Times New Roman" w:cs="Times New Roman"/>
          <w:sz w:val="24"/>
          <w:szCs w:val="24"/>
        </w:rPr>
        <w:t>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w:t>
      </w:r>
      <w:proofErr w:type="gramStart"/>
      <w:r w:rsidR="00AE6379">
        <w:rPr>
          <w:rFonts w:ascii="Times New Roman" w:hAnsi="Times New Roman" w:cs="Times New Roman"/>
          <w:sz w:val="24"/>
          <w:szCs w:val="24"/>
        </w:rPr>
        <w:t>similar to</w:t>
      </w:r>
      <w:proofErr w:type="gramEnd"/>
      <w:r w:rsidR="00AE6379">
        <w:rPr>
          <w:rFonts w:ascii="Times New Roman" w:hAnsi="Times New Roman" w:cs="Times New Roman"/>
          <w:sz w:val="24"/>
          <w:szCs w:val="24"/>
        </w:rPr>
        <w:t xml:space="preserve"> </w:t>
      </w:r>
      <w:r w:rsidR="007A752C">
        <w:rPr>
          <w:rFonts w:ascii="Times New Roman" w:hAnsi="Times New Roman" w:cs="Times New Roman"/>
          <w:sz w:val="24"/>
          <w:szCs w:val="24"/>
        </w:rPr>
        <w:t xml:space="preserve">or slightly warmer than </w:t>
      </w:r>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r w:rsidR="00602E6F" w:rsidRPr="00602E6F">
        <w:rPr>
          <w:sz w:val="22"/>
          <w:szCs w:val="22"/>
        </w:rPr>
        <w:t xml:space="preserve"> </w:t>
      </w:r>
      <w:r w:rsidR="00602E6F" w:rsidRPr="00602E6F">
        <w:rPr>
          <w:rFonts w:ascii="Times New Roman" w:hAnsi="Times New Roman" w:cs="Times New Roman"/>
          <w:sz w:val="24"/>
          <w:szCs w:val="24"/>
        </w:rPr>
        <w:t xml:space="preserve">The vertical range of DO </w:t>
      </w:r>
      <w:proofErr w:type="gramStart"/>
      <w:r w:rsidR="00602E6F" w:rsidRPr="00602E6F">
        <w:rPr>
          <w:rFonts w:ascii="Times New Roman" w:hAnsi="Times New Roman" w:cs="Times New Roman"/>
          <w:sz w:val="24"/>
          <w:szCs w:val="24"/>
        </w:rPr>
        <w:t>differed</w:t>
      </w:r>
      <w:proofErr w:type="gramEnd"/>
      <w:r w:rsidR="00602E6F" w:rsidRPr="00602E6F">
        <w:rPr>
          <w:rFonts w:ascii="Times New Roman" w:hAnsi="Times New Roman" w:cs="Times New Roman"/>
          <w:sz w:val="24"/>
          <w:szCs w:val="24"/>
        </w:rPr>
        <w:t xml:space="preserve"> between sites. </w:t>
      </w:r>
      <w:r w:rsidR="00D66911">
        <w:rPr>
          <w:rFonts w:ascii="Times New Roman" w:hAnsi="Times New Roman" w:cs="Times New Roman"/>
          <w:sz w:val="24"/>
          <w:szCs w:val="24"/>
        </w:rPr>
        <w:t>During the DO-minima</w:t>
      </w:r>
      <w:r w:rsidR="00602E6F" w:rsidRPr="00602E6F">
        <w:rPr>
          <w:rFonts w:ascii="Times New Roman" w:hAnsi="Times New Roman" w:cs="Times New Roman"/>
          <w:sz w:val="24"/>
          <w:szCs w:val="24"/>
        </w:rPr>
        <w:t xml:space="preserve"> in Blue Ruin, DO ranged from ~2.5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at the bottom to 3.5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 xml:space="preserve">L⁻¹ at the surface. </w:t>
      </w:r>
      <w:r w:rsidR="00D66911">
        <w:rPr>
          <w:rFonts w:ascii="Times New Roman" w:hAnsi="Times New Roman" w:cs="Times New Roman"/>
          <w:sz w:val="24"/>
          <w:szCs w:val="24"/>
        </w:rPr>
        <w:t>During the DO-minima</w:t>
      </w:r>
      <w:r w:rsidR="00602E6F" w:rsidRPr="00602E6F">
        <w:rPr>
          <w:rFonts w:ascii="Times New Roman" w:hAnsi="Times New Roman" w:cs="Times New Roman"/>
          <w:sz w:val="24"/>
          <w:szCs w:val="24"/>
        </w:rPr>
        <w:t xml:space="preserve"> in Norwood, DO was more vertically variable, ranging from 0.79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at the bottom to 7.0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at the surface.</w:t>
      </w:r>
      <w:r w:rsidR="00602E6F">
        <w:rPr>
          <w:rFonts w:ascii="Times New Roman" w:hAnsi="Times New Roman" w:cs="Times New Roman"/>
          <w:sz w:val="24"/>
          <w:szCs w:val="24"/>
        </w:rPr>
        <w:t xml:space="preserve"> </w:t>
      </w:r>
      <w:r w:rsidR="00131C77">
        <w:rPr>
          <w:rFonts w:ascii="Times New Roman" w:hAnsi="Times New Roman" w:cs="Times New Roman"/>
          <w:sz w:val="24"/>
          <w:szCs w:val="24"/>
        </w:rPr>
        <w:t>During</w:t>
      </w:r>
      <w:r w:rsidR="002E6ADE">
        <w:rPr>
          <w:rFonts w:ascii="Times New Roman" w:hAnsi="Times New Roman" w:cs="Times New Roman"/>
          <w:sz w:val="24"/>
          <w:szCs w:val="24"/>
        </w:rPr>
        <w:t xml:space="preserve"> the </w:t>
      </w:r>
      <w:r w:rsidR="00D66911">
        <w:rPr>
          <w:rFonts w:ascii="Times New Roman" w:hAnsi="Times New Roman" w:cs="Times New Roman"/>
          <w:sz w:val="24"/>
          <w:szCs w:val="24"/>
        </w:rPr>
        <w:t xml:space="preserve">DO-maxima, </w:t>
      </w:r>
      <w:r w:rsidR="00131C77">
        <w:rPr>
          <w:rFonts w:ascii="Times New Roman" w:hAnsi="Times New Roman" w:cs="Times New Roman"/>
          <w:sz w:val="24"/>
          <w:szCs w:val="24"/>
        </w:rPr>
        <w:t xml:space="preserve">DO spanned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w:t>
      </w:r>
      <w:r w:rsidR="00D66911">
        <w:rPr>
          <w:rFonts w:ascii="Times New Roman" w:hAnsi="Times New Roman" w:cs="Times New Roman"/>
          <w:sz w:val="24"/>
          <w:szCs w:val="24"/>
        </w:rPr>
        <w:t xml:space="preserve"> </w:t>
      </w:r>
      <w:r w:rsidR="002E6ADE">
        <w:rPr>
          <w:rFonts w:ascii="Times New Roman" w:hAnsi="Times New Roman" w:cs="Times New Roman"/>
          <w:sz w:val="24"/>
          <w:szCs w:val="24"/>
        </w:rPr>
        <w:t>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w:t>
      </w:r>
      <w:r w:rsidR="00D66911">
        <w:rPr>
          <w:rFonts w:ascii="Times New Roman" w:hAnsi="Times New Roman" w:cs="Times New Roman"/>
          <w:sz w:val="24"/>
          <w:szCs w:val="24"/>
        </w:rPr>
        <w:t xml:space="preserve"> </w:t>
      </w:r>
      <w:r w:rsidR="002E6ADE">
        <w:rPr>
          <w:rFonts w:ascii="Times New Roman" w:hAnsi="Times New Roman" w:cs="Times New Roman"/>
          <w:sz w:val="24"/>
          <w:szCs w:val="24"/>
        </w:rPr>
        <w:t>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602E6F" w:rsidRPr="00602E6F">
        <w:rPr>
          <w:rFonts w:ascii="Times New Roman" w:hAnsi="Times New Roman" w:cs="Times New Roman"/>
          <w:sz w:val="24"/>
          <w:szCs w:val="24"/>
        </w:rPr>
        <w:t xml:space="preserve">Vertical temperature profiles taken along the Blue Ruin alcove thalweg were consistently similar, but the DO profiles varied more across the alcove. For instance, </w:t>
      </w:r>
      <w:r w:rsidR="00D66911">
        <w:rPr>
          <w:rFonts w:ascii="Times New Roman" w:hAnsi="Times New Roman" w:cs="Times New Roman"/>
          <w:sz w:val="24"/>
          <w:szCs w:val="24"/>
        </w:rPr>
        <w:t>during the DO-minima</w:t>
      </w:r>
      <w:r w:rsidR="00602E6F" w:rsidRPr="00602E6F">
        <w:rPr>
          <w:rFonts w:ascii="Times New Roman" w:hAnsi="Times New Roman" w:cs="Times New Roman"/>
          <w:sz w:val="24"/>
          <w:szCs w:val="24"/>
        </w:rPr>
        <w:t xml:space="preserve">, maximum </w:t>
      </w:r>
      <w:proofErr w:type="spellStart"/>
      <w:r w:rsidR="00602E6F" w:rsidRPr="00602E6F">
        <w:rPr>
          <w:rFonts w:ascii="Times New Roman" w:hAnsi="Times New Roman" w:cs="Times New Roman"/>
          <w:sz w:val="24"/>
          <w:szCs w:val="24"/>
        </w:rPr>
        <w:t>epilimnetic</w:t>
      </w:r>
      <w:proofErr w:type="spellEnd"/>
      <w:r w:rsidR="00602E6F" w:rsidRPr="00602E6F">
        <w:rPr>
          <w:rFonts w:ascii="Times New Roman" w:hAnsi="Times New Roman" w:cs="Times New Roman"/>
          <w:sz w:val="24"/>
          <w:szCs w:val="24"/>
        </w:rPr>
        <w:t xml:space="preserve"> DO ranged from 3.7 to 6.7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while minimum hypolimnetic DO dropped as low as 0.3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in certain areas.</w:t>
      </w:r>
    </w:p>
    <w:p w14:paraId="6C0C5BD4" w14:textId="243B6999"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5C5C46">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Table </w:t>
      </w:r>
      <w:r w:rsidR="005C5C46">
        <w:rPr>
          <w:rFonts w:ascii="Times New Roman" w:hAnsi="Times New Roman" w:cs="Times New Roman"/>
          <w:sz w:val="24"/>
          <w:szCs w:val="24"/>
        </w:rPr>
        <w:t>S</w:t>
      </w:r>
      <w:r>
        <w:rPr>
          <w:rFonts w:ascii="Times New Roman" w:hAnsi="Times New Roman" w:cs="Times New Roman"/>
          <w:sz w:val="24"/>
          <w:szCs w:val="24"/>
        </w:rPr>
        <w:t xml:space="preserve">1, Figure </w:t>
      </w:r>
      <w:r w:rsidR="005C5C46">
        <w:rPr>
          <w:rFonts w:ascii="Times New Roman" w:hAnsi="Times New Roman" w:cs="Times New Roman"/>
          <w:sz w:val="24"/>
          <w:szCs w:val="24"/>
        </w:rPr>
        <w:t>S</w:t>
      </w:r>
      <w:r>
        <w:rPr>
          <w:rFonts w:ascii="Times New Roman" w:hAnsi="Times New Roman" w:cs="Times New Roman"/>
          <w:sz w:val="24"/>
          <w:szCs w:val="24"/>
        </w:rPr>
        <w:t xml:space="preserve">2 &amp; </w:t>
      </w:r>
      <w:r w:rsidR="005C5C46">
        <w:rPr>
          <w:rFonts w:ascii="Times New Roman" w:hAnsi="Times New Roman" w:cs="Times New Roman"/>
          <w:sz w:val="24"/>
          <w:szCs w:val="24"/>
        </w:rPr>
        <w:t>S</w:t>
      </w:r>
      <w:r>
        <w:rPr>
          <w:rFonts w:ascii="Times New Roman" w:hAnsi="Times New Roman" w:cs="Times New Roman"/>
          <w:sz w:val="24"/>
          <w:szCs w:val="24"/>
        </w:rPr>
        <w:t xml:space="preserve">3). In both alcoves, </w:t>
      </w:r>
      <w:ins w:id="261" w:author="Barrett, Hannah" w:date="2025-07-22T15:43:00Z" w16du:dateUtc="2025-07-22T22:43:00Z">
        <w:r w:rsidR="00B41BA9">
          <w:rPr>
            <w:rFonts w:ascii="Times New Roman" w:hAnsi="Times New Roman" w:cs="Times New Roman"/>
            <w:sz w:val="24"/>
            <w:szCs w:val="24"/>
          </w:rPr>
          <w:t>the</w:t>
        </w:r>
      </w:ins>
      <w:del w:id="262" w:author="Barrett, Hannah" w:date="2025-07-22T15:43:00Z" w16du:dateUtc="2025-07-22T22:43:00Z">
        <w:r w:rsidDel="00B41BA9">
          <w:rPr>
            <w:rFonts w:ascii="Times New Roman" w:hAnsi="Times New Roman" w:cs="Times New Roman"/>
            <w:sz w:val="24"/>
            <w:szCs w:val="24"/>
          </w:rPr>
          <w:delText>a</w:delText>
        </w:r>
      </w:del>
      <w:r>
        <w:rPr>
          <w:rFonts w:ascii="Times New Roman" w:hAnsi="Times New Roman" w:cs="Times New Roman"/>
          <w:sz w:val="24"/>
          <w:szCs w:val="24"/>
        </w:rPr>
        <w:t xml:space="preserve"> DO</w:t>
      </w:r>
      <w:ins w:id="263" w:author="Barrett, Hannah" w:date="2025-07-24T13:47:00Z" w16du:dateUtc="2025-07-24T20:47:00Z">
        <w:r w:rsidR="00250764">
          <w:rPr>
            <w:rFonts w:ascii="Times New Roman" w:hAnsi="Times New Roman" w:cs="Times New Roman"/>
            <w:sz w:val="24"/>
            <w:szCs w:val="24"/>
          </w:rPr>
          <w:t xml:space="preserve"> </w:t>
        </w:r>
      </w:ins>
      <w:del w:id="264" w:author="Barrett, Hannah" w:date="2025-07-24T13:47:00Z" w16du:dateUtc="2025-07-24T20:47:00Z">
        <w:r w:rsidDel="00250764">
          <w:rPr>
            <w:rFonts w:ascii="Times New Roman" w:hAnsi="Times New Roman" w:cs="Times New Roman"/>
            <w:sz w:val="24"/>
            <w:szCs w:val="24"/>
          </w:rPr>
          <w:delText xml:space="preserve"> </w:delText>
        </w:r>
      </w:del>
      <w:r>
        <w:rPr>
          <w:rFonts w:ascii="Times New Roman" w:hAnsi="Times New Roman" w:cs="Times New Roman"/>
          <w:sz w:val="24"/>
          <w:szCs w:val="24"/>
        </w:rPr>
        <w:t xml:space="preserve">minima and maxima </w:t>
      </w:r>
      <w:proofErr w:type="gramStart"/>
      <w:r>
        <w:rPr>
          <w:rFonts w:ascii="Times New Roman" w:hAnsi="Times New Roman" w:cs="Times New Roman"/>
          <w:sz w:val="24"/>
          <w:szCs w:val="24"/>
        </w:rPr>
        <w:t>occurred</w:t>
      </w:r>
      <w:proofErr w:type="gramEnd"/>
      <w:r>
        <w:rPr>
          <w:rFonts w:ascii="Times New Roman" w:hAnsi="Times New Roman" w:cs="Times New Roman"/>
          <w:sz w:val="24"/>
          <w:szCs w:val="24"/>
        </w:rPr>
        <w:t xml:space="preserve">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D66911">
        <w:rPr>
          <w:rFonts w:ascii="Times New Roman" w:hAnsi="Times New Roman" w:cs="Times New Roman"/>
          <w:sz w:val="24"/>
          <w:szCs w:val="24"/>
        </w:rPr>
        <w:t>,</w:t>
      </w:r>
      <w:ins w:id="265" w:author="Barrett, Hannah" w:date="2025-07-10T13:21:00Z" w16du:dateUtc="2025-07-10T20:21:00Z">
        <w:r w:rsidR="0095350C">
          <w:rPr>
            <w:rFonts w:ascii="Times New Roman" w:hAnsi="Times New Roman" w:cs="Times New Roman"/>
            <w:sz w:val="24"/>
            <w:szCs w:val="24"/>
          </w:rPr>
          <w:t xml:space="preserve"> </w:t>
        </w:r>
      </w:ins>
      <w:r>
        <w:rPr>
          <w:rFonts w:ascii="Times New Roman" w:hAnsi="Times New Roman" w:cs="Times New Roman"/>
          <w:sz w:val="24"/>
          <w:szCs w:val="24"/>
        </w:rPr>
        <w:t xml:space="preserve">respectively. However, the </w:t>
      </w:r>
      <w:r w:rsidRPr="00B07D79">
        <w:rPr>
          <w:rFonts w:ascii="Times New Roman" w:hAnsi="Times New Roman" w:cs="Times New Roman"/>
          <w:sz w:val="24"/>
          <w:szCs w:val="24"/>
        </w:rPr>
        <w:t xml:space="preserve">2-hour periods of high and low DO occurred at slightly shifted windows of time </w:t>
      </w:r>
      <w:r w:rsidRPr="00B07D79">
        <w:rPr>
          <w:rFonts w:ascii="Times New Roman" w:hAnsi="Times New Roman" w:cs="Times New Roman"/>
          <w:sz w:val="24"/>
          <w:szCs w:val="24"/>
        </w:rPr>
        <w:lastRenderedPageBreak/>
        <w:t>(</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09C4A060"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5C5C46">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Table </w:t>
      </w:r>
      <w:r w:rsidR="005C5C46">
        <w:rPr>
          <w:rFonts w:ascii="Times New Roman" w:hAnsi="Times New Roman" w:cs="Times New Roman"/>
          <w:sz w:val="24"/>
          <w:szCs w:val="24"/>
        </w:rPr>
        <w:t>S</w:t>
      </w:r>
      <w:r>
        <w:rPr>
          <w:rFonts w:ascii="Times New Roman" w:hAnsi="Times New Roman" w:cs="Times New Roman"/>
          <w:sz w:val="24"/>
          <w:szCs w:val="24"/>
        </w:rPr>
        <w:t xml:space="preserve">2). However, the shape of the trade-off differed between </w:t>
      </w:r>
      <w:r w:rsidR="00D66911">
        <w:rPr>
          <w:rFonts w:ascii="Times New Roman" w:hAnsi="Times New Roman" w:cs="Times New Roman"/>
          <w:sz w:val="24"/>
          <w:szCs w:val="24"/>
        </w:rPr>
        <w:t xml:space="preserve">the DO-maxima </w:t>
      </w:r>
      <w:r>
        <w:rPr>
          <w:rFonts w:ascii="Times New Roman" w:hAnsi="Times New Roman" w:cs="Times New Roman"/>
          <w:sz w:val="24"/>
          <w:szCs w:val="24"/>
        </w:rPr>
        <w:t xml:space="preserve">and </w:t>
      </w:r>
      <w:r w:rsidR="00D66911">
        <w:rPr>
          <w:rFonts w:ascii="Times New Roman" w:hAnsi="Times New Roman" w:cs="Times New Roman"/>
          <w:sz w:val="24"/>
          <w:szCs w:val="24"/>
        </w:rPr>
        <w:t>DO-minima</w:t>
      </w:r>
      <w:r>
        <w:rPr>
          <w:rFonts w:ascii="Times New Roman" w:hAnsi="Times New Roman" w:cs="Times New Roman"/>
          <w:sz w:val="24"/>
          <w:szCs w:val="24"/>
        </w:rPr>
        <w:t xml:space="preserve">. In all alcoves there was a contracted range </w:t>
      </w:r>
      <w:r w:rsidR="00A60C73">
        <w:rPr>
          <w:rFonts w:ascii="Times New Roman" w:hAnsi="Times New Roman" w:cs="Times New Roman"/>
          <w:sz w:val="24"/>
          <w:szCs w:val="24"/>
        </w:rPr>
        <w:t xml:space="preserve">of both </w:t>
      </w:r>
      <w:r>
        <w:rPr>
          <w:rFonts w:ascii="Times New Roman" w:hAnsi="Times New Roman" w:cs="Times New Roman"/>
          <w:sz w:val="24"/>
          <w:szCs w:val="24"/>
        </w:rPr>
        <w:t>temperature</w:t>
      </w:r>
      <w:r w:rsidR="00A60C73">
        <w:rPr>
          <w:rFonts w:ascii="Times New Roman" w:hAnsi="Times New Roman" w:cs="Times New Roman"/>
          <w:sz w:val="24"/>
          <w:szCs w:val="24"/>
        </w:rPr>
        <w:t xml:space="preserve"> and DO</w:t>
      </w:r>
      <w:r>
        <w:rPr>
          <w:rFonts w:ascii="Times New Roman" w:hAnsi="Times New Roman" w:cs="Times New Roman"/>
          <w:sz w:val="24"/>
          <w:szCs w:val="24"/>
        </w:rPr>
        <w:t xml:space="preserve">, meaning fish had reduced potential to trade-off cool temperature for higher DO. At five of the six alcoves, the slope was also more positive </w:t>
      </w:r>
      <w:r w:rsidR="00D66911">
        <w:rPr>
          <w:rFonts w:ascii="Times New Roman" w:hAnsi="Times New Roman" w:cs="Times New Roman"/>
          <w:sz w:val="24"/>
          <w:szCs w:val="24"/>
        </w:rPr>
        <w:t>during the DO-minima</w:t>
      </w:r>
      <w:r>
        <w:rPr>
          <w:rFonts w:ascii="Times New Roman" w:hAnsi="Times New Roman" w:cs="Times New Roman"/>
          <w:sz w:val="24"/>
          <w:szCs w:val="24"/>
        </w:rPr>
        <w:t xml:space="preserve">,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w:t>
      </w:r>
      <w:r w:rsidR="00D66911">
        <w:rPr>
          <w:rFonts w:ascii="Times New Roman" w:hAnsi="Times New Roman" w:cs="Times New Roman"/>
          <w:sz w:val="24"/>
          <w:szCs w:val="24"/>
        </w:rPr>
        <w:t>during the DO-minima</w:t>
      </w:r>
      <w:r>
        <w:rPr>
          <w:rFonts w:ascii="Times New Roman" w:hAnsi="Times New Roman" w:cs="Times New Roman"/>
          <w:sz w:val="24"/>
          <w:szCs w:val="24"/>
        </w:rPr>
        <w:t xml:space="preserve">, was more homogenously low in temperature and DO. This meant that fish had limited potential to trade off temperature for oxygen during the period of </w:t>
      </w:r>
      <w:ins w:id="266" w:author="Barrett, Hannah" w:date="2025-07-23T10:46:00Z" w16du:dateUtc="2025-07-23T17:46:00Z">
        <w:r w:rsidR="00E91345">
          <w:rPr>
            <w:rFonts w:ascii="Times New Roman" w:hAnsi="Times New Roman" w:cs="Times New Roman"/>
            <w:sz w:val="24"/>
            <w:szCs w:val="24"/>
          </w:rPr>
          <w:t xml:space="preserve">the </w:t>
        </w:r>
      </w:ins>
      <w:r>
        <w:rPr>
          <w:rFonts w:ascii="Times New Roman" w:hAnsi="Times New Roman" w:cs="Times New Roman"/>
          <w:sz w:val="24"/>
          <w:szCs w:val="24"/>
        </w:rPr>
        <w:t>DO</w:t>
      </w:r>
      <w:ins w:id="267" w:author="Barrett, Hannah" w:date="2025-07-23T10:46:00Z" w16du:dateUtc="2025-07-23T17:46:00Z">
        <w:r w:rsidR="00E91345">
          <w:rPr>
            <w:rFonts w:ascii="Times New Roman" w:hAnsi="Times New Roman" w:cs="Times New Roman"/>
            <w:sz w:val="24"/>
            <w:szCs w:val="24"/>
          </w:rPr>
          <w:t>-</w:t>
        </w:r>
      </w:ins>
      <w:del w:id="268" w:author="Barrett, Hannah" w:date="2025-07-23T10:46:00Z" w16du:dateUtc="2025-07-23T17:46:00Z">
        <w:r w:rsidDel="00E91345">
          <w:rPr>
            <w:rFonts w:ascii="Times New Roman" w:hAnsi="Times New Roman" w:cs="Times New Roman"/>
            <w:sz w:val="24"/>
            <w:szCs w:val="24"/>
          </w:rPr>
          <w:delText xml:space="preserve"> </w:delText>
        </w:r>
      </w:del>
      <w:r>
        <w:rPr>
          <w:rFonts w:ascii="Times New Roman" w:hAnsi="Times New Roman" w:cs="Times New Roman"/>
          <w:sz w:val="24"/>
          <w:szCs w:val="24"/>
        </w:rPr>
        <w:t>minim</w:t>
      </w:r>
      <w:ins w:id="269" w:author="Barrett, Hannah" w:date="2025-07-23T10:46:00Z" w16du:dateUtc="2025-07-23T17:46:00Z">
        <w:r w:rsidR="00E91345">
          <w:rPr>
            <w:rFonts w:ascii="Times New Roman" w:hAnsi="Times New Roman" w:cs="Times New Roman"/>
            <w:sz w:val="24"/>
            <w:szCs w:val="24"/>
          </w:rPr>
          <w:t>a</w:t>
        </w:r>
      </w:ins>
      <w:del w:id="270" w:author="Barrett, Hannah" w:date="2025-07-23T10:46:00Z" w16du:dateUtc="2025-07-23T17:46:00Z">
        <w:r w:rsidDel="00E91345">
          <w:rPr>
            <w:rFonts w:ascii="Times New Roman" w:hAnsi="Times New Roman" w:cs="Times New Roman"/>
            <w:sz w:val="24"/>
            <w:szCs w:val="24"/>
          </w:rPr>
          <w:delText>um</w:delText>
        </w:r>
      </w:del>
      <w:r>
        <w:rPr>
          <w:rFonts w:ascii="Times New Roman" w:hAnsi="Times New Roman" w:cs="Times New Roman"/>
          <w:sz w:val="24"/>
          <w:szCs w:val="24"/>
        </w:rPr>
        <w:t xml:space="preserve">.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10782F9E" w:rsidR="00C42A4C" w:rsidRDefault="00C42A4C" w:rsidP="006D16C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w:t>
      </w:r>
      <w:ins w:id="271" w:author="Barrett, Hannah" w:date="2025-07-22T15:30:00Z" w16du:dateUtc="2025-07-22T22:30:00Z">
        <w:r w:rsidR="00DB7EC2">
          <w:rPr>
            <w:rFonts w:ascii="Times New Roman" w:hAnsi="Times New Roman" w:cs="Times New Roman"/>
            <w:sz w:val="24"/>
            <w:szCs w:val="24"/>
          </w:rPr>
          <w:t>5</w:t>
        </w:r>
      </w:ins>
      <w:r>
        <w:rPr>
          <w:rFonts w:ascii="Times New Roman" w:hAnsi="Times New Roman" w:cs="Times New Roman"/>
          <w:sz w:val="24"/>
          <w:szCs w:val="24"/>
        </w:rPr>
        <w:t>a</w:t>
      </w:r>
      <w:ins w:id="272" w:author="Barrett, Hannah" w:date="2025-07-23T12:17:00Z" w16du:dateUtc="2025-07-23T19:17:00Z">
        <w:r w:rsidR="00D617C1">
          <w:rPr>
            <w:rFonts w:ascii="Times New Roman" w:hAnsi="Times New Roman" w:cs="Times New Roman"/>
            <w:sz w:val="24"/>
            <w:szCs w:val="24"/>
          </w:rPr>
          <w:t xml:space="preserve"> &amp;</w:t>
        </w:r>
      </w:ins>
      <w:ins w:id="273" w:author="Barrett, Hannah" w:date="2025-07-21T16:41:00Z" w16du:dateUtc="2025-07-21T23:41:00Z">
        <w:r w:rsidR="009D55A1">
          <w:rPr>
            <w:rFonts w:ascii="Times New Roman" w:hAnsi="Times New Roman" w:cs="Times New Roman"/>
            <w:sz w:val="24"/>
            <w:szCs w:val="24"/>
          </w:rPr>
          <w:t xml:space="preserve"> </w:t>
        </w:r>
      </w:ins>
      <w:ins w:id="274" w:author="Barrett, Hannah" w:date="2025-07-22T15:30:00Z" w16du:dateUtc="2025-07-22T22:30:00Z">
        <w:r w:rsidR="00DB7EC2">
          <w:rPr>
            <w:rFonts w:ascii="Times New Roman" w:hAnsi="Times New Roman" w:cs="Times New Roman"/>
            <w:sz w:val="24"/>
            <w:szCs w:val="24"/>
          </w:rPr>
          <w:t>5</w:t>
        </w:r>
      </w:ins>
      <w:ins w:id="275" w:author="Barrett, Hannah" w:date="2025-07-21T16:41:00Z" w16du:dateUtc="2025-07-21T23:41:00Z">
        <w:r w:rsidR="009D55A1">
          <w:rPr>
            <w:rFonts w:ascii="Times New Roman" w:hAnsi="Times New Roman" w:cs="Times New Roman"/>
            <w:sz w:val="24"/>
            <w:szCs w:val="24"/>
          </w:rPr>
          <w:t>c</w:t>
        </w:r>
      </w:ins>
      <w:r>
        <w:rPr>
          <w:rFonts w:ascii="Times New Roman" w:hAnsi="Times New Roman" w:cs="Times New Roman"/>
          <w:sz w:val="24"/>
          <w:szCs w:val="24"/>
        </w:rPr>
        <w:t xml:space="preserve">). </w:t>
      </w:r>
      <w:r w:rsidRPr="00334360">
        <w:rPr>
          <w:rFonts w:ascii="Times New Roman" w:hAnsi="Times New Roman" w:cs="Times New Roman"/>
          <w:sz w:val="24"/>
          <w:szCs w:val="24"/>
        </w:rPr>
        <w:t xml:space="preserve">A fish that </w:t>
      </w:r>
      <w:proofErr w:type="gramStart"/>
      <w:r>
        <w:rPr>
          <w:rFonts w:ascii="Times New Roman" w:hAnsi="Times New Roman" w:cs="Times New Roman"/>
          <w:sz w:val="24"/>
          <w:szCs w:val="24"/>
        </w:rPr>
        <w:t>maximized</w:t>
      </w:r>
      <w:proofErr w:type="gramEnd"/>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 xml:space="preserve">would </w:t>
      </w:r>
      <w:del w:id="276" w:author="Barrett, Hannah" w:date="2025-07-24T13:48:00Z" w16du:dateUtc="2025-07-24T20:48:00Z">
        <w:r w:rsidR="00154085" w:rsidDel="00250764">
          <w:rPr>
            <w:rFonts w:ascii="Times New Roman" w:hAnsi="Times New Roman" w:cs="Times New Roman"/>
            <w:sz w:val="24"/>
            <w:szCs w:val="24"/>
          </w:rPr>
          <w:delText xml:space="preserve">always </w:delText>
        </w:r>
      </w:del>
      <w:r w:rsidR="00154085">
        <w:rPr>
          <w:rFonts w:ascii="Times New Roman" w:hAnsi="Times New Roman" w:cs="Times New Roman"/>
          <w:sz w:val="24"/>
          <w:szCs w:val="24"/>
        </w:rPr>
        <w:t>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 xml:space="preserve">that </w:t>
      </w:r>
      <w:proofErr w:type="gramStart"/>
      <w:r>
        <w:rPr>
          <w:rFonts w:ascii="Times New Roman" w:hAnsi="Times New Roman" w:cs="Times New Roman"/>
          <w:sz w:val="24"/>
          <w:szCs w:val="24"/>
        </w:rPr>
        <w:t>minimized</w:t>
      </w:r>
      <w:proofErr w:type="gramEnd"/>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w:t>
      </w:r>
      <w:del w:id="277" w:author="Barrett, Hannah" w:date="2025-07-24T13:48:00Z" w16du:dateUtc="2025-07-24T20:48:00Z">
        <w:r w:rsidR="00154085" w:rsidDel="00250764">
          <w:rPr>
            <w:rFonts w:ascii="Times New Roman" w:hAnsi="Times New Roman" w:cs="Times New Roman"/>
            <w:sz w:val="24"/>
            <w:szCs w:val="24"/>
          </w:rPr>
          <w:delText xml:space="preserve"> always</w:delText>
        </w:r>
      </w:del>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ins w:id="278" w:author="Barrett, Hannah" w:date="2025-07-23T10:27:00Z" w16du:dateUtc="2025-07-23T17:27:00Z">
        <w:r w:rsidR="00964529">
          <w:rPr>
            <w:rFonts w:ascii="Times New Roman" w:hAnsi="Times New Roman" w:cs="Times New Roman"/>
            <w:sz w:val="24"/>
            <w:szCs w:val="24"/>
            <w:vertAlign w:val="subscript"/>
          </w:rPr>
          <w:t>bal</w:t>
        </w:r>
      </w:ins>
      <w:proofErr w:type="spellEnd"/>
      <w:del w:id="279" w:author="Barrett, Hannah" w:date="2025-07-23T10:27:00Z" w16du:dateUtc="2025-07-23T17:27:00Z">
        <w:r w:rsidRPr="003173CB" w:rsidDel="00964529">
          <w:rPr>
            <w:rFonts w:ascii="Times New Roman" w:hAnsi="Times New Roman" w:cs="Times New Roman"/>
            <w:sz w:val="24"/>
            <w:szCs w:val="24"/>
            <w:vertAlign w:val="subscript"/>
          </w:rPr>
          <w:delText>opt</w:delText>
        </w:r>
      </w:del>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and</w:t>
      </w:r>
      <w:del w:id="280" w:author="Barrett, Hannah" w:date="2025-07-22T14:33:00Z" w16du:dateUtc="2025-07-22T21:33:00Z">
        <w:r w:rsidR="00154085" w:rsidDel="006D16CA">
          <w:rPr>
            <w:rFonts w:ascii="Times New Roman" w:hAnsi="Times New Roman" w:cs="Times New Roman"/>
            <w:sz w:val="24"/>
            <w:szCs w:val="24"/>
          </w:rPr>
          <w:delText xml:space="preserve"> </w:delText>
        </w:r>
        <w:r w:rsidDel="006D16CA">
          <w:rPr>
            <w:rFonts w:ascii="Times New Roman" w:hAnsi="Times New Roman" w:cs="Times New Roman"/>
            <w:sz w:val="24"/>
            <w:szCs w:val="24"/>
          </w:rPr>
          <w:delText>then</w:delText>
        </w:r>
      </w:del>
      <w:r>
        <w:rPr>
          <w:rFonts w:ascii="Times New Roman" w:hAnsi="Times New Roman" w:cs="Times New Roman"/>
          <w:sz w:val="24"/>
          <w:szCs w:val="24"/>
        </w:rPr>
        <w:t xml:space="preserve">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w:t>
      </w:r>
      <w:ins w:id="281" w:author="Barrett, Hannah" w:date="2025-07-22T14:31:00Z" w16du:dateUtc="2025-07-22T21:31:00Z">
        <w:r w:rsidR="006D16CA" w:rsidRPr="006D16CA">
          <w:rPr>
            <w:rFonts w:ascii="Times New Roman" w:hAnsi="Times New Roman" w:cs="Times New Roman"/>
            <w:sz w:val="24"/>
            <w:szCs w:val="24"/>
          </w:rPr>
          <w:t xml:space="preserve">The simulation also captured differences in the shape of diel vertical migration between the two sites: at Norwood the </w:t>
        </w:r>
        <w:proofErr w:type="spellStart"/>
        <w:r w:rsidR="006D16CA" w:rsidRPr="006D16CA">
          <w:rPr>
            <w:rFonts w:ascii="Times New Roman" w:hAnsi="Times New Roman" w:cs="Times New Roman"/>
            <w:sz w:val="24"/>
            <w:szCs w:val="24"/>
          </w:rPr>
          <w:t>TDO</w:t>
        </w:r>
      </w:ins>
      <w:ins w:id="282" w:author="Barrett, Hannah" w:date="2025-07-23T10:27:00Z" w16du:dateUtc="2025-07-23T17:27:00Z">
        <w:r w:rsidR="00964529">
          <w:rPr>
            <w:rFonts w:ascii="Times New Roman" w:hAnsi="Times New Roman" w:cs="Times New Roman"/>
            <w:sz w:val="24"/>
            <w:szCs w:val="24"/>
            <w:vertAlign w:val="subscript"/>
          </w:rPr>
          <w:t>bal</w:t>
        </w:r>
      </w:ins>
      <w:proofErr w:type="spellEnd"/>
      <w:ins w:id="283" w:author="Barrett, Hannah" w:date="2025-07-22T14:31:00Z" w16du:dateUtc="2025-07-22T21:31:00Z">
        <w:r w:rsidR="006D16CA" w:rsidRPr="006D16CA">
          <w:rPr>
            <w:rFonts w:ascii="Times New Roman" w:hAnsi="Times New Roman" w:cs="Times New Roman"/>
            <w:sz w:val="24"/>
            <w:szCs w:val="24"/>
          </w:rPr>
          <w:t xml:space="preserve"> trajectory was narrower and more sinusoidal</w:t>
        </w:r>
        <w:r w:rsidR="006D16CA">
          <w:rPr>
            <w:rFonts w:ascii="Times New Roman" w:hAnsi="Times New Roman" w:cs="Times New Roman"/>
            <w:sz w:val="24"/>
            <w:szCs w:val="24"/>
          </w:rPr>
          <w:t xml:space="preserve"> (Figure </w:t>
        </w:r>
      </w:ins>
      <w:ins w:id="284" w:author="Barrett, Hannah" w:date="2025-07-22T15:32:00Z" w16du:dateUtc="2025-07-22T22:32:00Z">
        <w:r w:rsidR="00DB7EC2">
          <w:rPr>
            <w:rFonts w:ascii="Times New Roman" w:hAnsi="Times New Roman" w:cs="Times New Roman"/>
            <w:sz w:val="24"/>
            <w:szCs w:val="24"/>
          </w:rPr>
          <w:t>5</w:t>
        </w:r>
      </w:ins>
      <w:ins w:id="285" w:author="Barrett, Hannah" w:date="2025-07-22T14:31:00Z" w16du:dateUtc="2025-07-22T21:31:00Z">
        <w:r w:rsidR="006D16CA">
          <w:rPr>
            <w:rFonts w:ascii="Times New Roman" w:hAnsi="Times New Roman" w:cs="Times New Roman"/>
            <w:sz w:val="24"/>
            <w:szCs w:val="24"/>
          </w:rPr>
          <w:t>c)</w:t>
        </w:r>
        <w:r w:rsidR="006D16CA" w:rsidRPr="006D16CA">
          <w:rPr>
            <w:rFonts w:ascii="Times New Roman" w:hAnsi="Times New Roman" w:cs="Times New Roman"/>
            <w:sz w:val="24"/>
            <w:szCs w:val="24"/>
          </w:rPr>
          <w:t>, whereas at Blue Ruin (</w:t>
        </w:r>
        <w:r w:rsidR="006D16CA">
          <w:rPr>
            <w:rFonts w:ascii="Times New Roman" w:hAnsi="Times New Roman" w:cs="Times New Roman"/>
            <w:sz w:val="24"/>
            <w:szCs w:val="24"/>
          </w:rPr>
          <w:t xml:space="preserve">Figure </w:t>
        </w:r>
      </w:ins>
      <w:ins w:id="286" w:author="Barrett, Hannah" w:date="2025-07-22T15:32:00Z" w16du:dateUtc="2025-07-22T22:32:00Z">
        <w:r w:rsidR="00DB7EC2">
          <w:rPr>
            <w:rFonts w:ascii="Times New Roman" w:hAnsi="Times New Roman" w:cs="Times New Roman"/>
            <w:sz w:val="24"/>
            <w:szCs w:val="24"/>
          </w:rPr>
          <w:lastRenderedPageBreak/>
          <w:t>5</w:t>
        </w:r>
      </w:ins>
      <w:ins w:id="287" w:author="Barrett, Hannah" w:date="2025-07-22T14:31:00Z" w16du:dateUtc="2025-07-22T21:31:00Z">
        <w:r w:rsidR="006D16CA">
          <w:rPr>
            <w:rFonts w:ascii="Times New Roman" w:hAnsi="Times New Roman" w:cs="Times New Roman"/>
            <w:sz w:val="24"/>
            <w:szCs w:val="24"/>
          </w:rPr>
          <w:t>a</w:t>
        </w:r>
        <w:r w:rsidR="006D16CA" w:rsidRPr="006D16CA">
          <w:rPr>
            <w:rFonts w:ascii="Times New Roman" w:hAnsi="Times New Roman" w:cs="Times New Roman"/>
            <w:sz w:val="24"/>
            <w:szCs w:val="24"/>
          </w:rPr>
          <w:t xml:space="preserve">), vertical movement was broader and more </w:t>
        </w:r>
        <w:proofErr w:type="gramStart"/>
        <w:r w:rsidR="006D16CA" w:rsidRPr="006D16CA">
          <w:rPr>
            <w:rFonts w:ascii="Times New Roman" w:hAnsi="Times New Roman" w:cs="Times New Roman"/>
            <w:sz w:val="24"/>
            <w:szCs w:val="24"/>
          </w:rPr>
          <w:t>asymmetric—suggesting</w:t>
        </w:r>
        <w:proofErr w:type="gramEnd"/>
        <w:r w:rsidR="006D16CA" w:rsidRPr="006D16CA">
          <w:rPr>
            <w:rFonts w:ascii="Times New Roman" w:hAnsi="Times New Roman" w:cs="Times New Roman"/>
            <w:sz w:val="24"/>
            <w:szCs w:val="24"/>
          </w:rPr>
          <w:t xml:space="preserve"> that differences in vertical stratification or the timing of peak conditions shaped the resulting behavioral trade-offs.</w:t>
        </w:r>
        <w:r w:rsidR="006D16CA">
          <w:rPr>
            <w:rFonts w:ascii="Times New Roman" w:hAnsi="Times New Roman" w:cs="Times New Roman"/>
            <w:sz w:val="24"/>
            <w:szCs w:val="24"/>
          </w:rPr>
          <w:t xml:space="preserve"> </w:t>
        </w:r>
      </w:ins>
      <w:ins w:id="288" w:author="Barrett, Hannah" w:date="2025-07-22T14:27:00Z" w16du:dateUtc="2025-07-22T21:27:00Z">
        <w:r w:rsidR="00CB36F1">
          <w:rPr>
            <w:rFonts w:ascii="Times New Roman" w:hAnsi="Times New Roman" w:cs="Times New Roman"/>
            <w:sz w:val="24"/>
            <w:szCs w:val="24"/>
          </w:rPr>
          <w:t xml:space="preserve">In the Blue Ruin simulation, </w:t>
        </w:r>
      </w:ins>
      <w:ins w:id="289" w:author="Barrett, Hannah" w:date="2025-07-22T14:26:00Z">
        <w:r w:rsidR="00CB36F1" w:rsidRPr="00CB36F1">
          <w:rPr>
            <w:rFonts w:ascii="Times New Roman" w:hAnsi="Times New Roman" w:cs="Times New Roman"/>
            <w:sz w:val="24"/>
            <w:szCs w:val="24"/>
          </w:rPr>
          <w:t xml:space="preserve">the </w:t>
        </w:r>
      </w:ins>
      <w:proofErr w:type="spellStart"/>
      <w:ins w:id="290" w:author="Barrett, Hannah" w:date="2025-07-22T14:27:00Z" w16du:dateUtc="2025-07-22T21:27:00Z">
        <w:r w:rsidR="00CB36F1">
          <w:rPr>
            <w:rFonts w:ascii="Times New Roman" w:hAnsi="Times New Roman" w:cs="Times New Roman"/>
            <w:sz w:val="24"/>
            <w:szCs w:val="24"/>
          </w:rPr>
          <w:t>DO</w:t>
        </w:r>
        <w:r w:rsidR="00CB36F1" w:rsidRPr="003173CB">
          <w:rPr>
            <w:rFonts w:ascii="Times New Roman" w:hAnsi="Times New Roman" w:cs="Times New Roman"/>
            <w:sz w:val="24"/>
            <w:szCs w:val="24"/>
            <w:vertAlign w:val="subscript"/>
          </w:rPr>
          <w:t>max</w:t>
        </w:r>
      </w:ins>
      <w:proofErr w:type="spellEnd"/>
      <w:ins w:id="291" w:author="Barrett, Hannah" w:date="2025-07-22T14:26:00Z">
        <w:r w:rsidR="00CB36F1" w:rsidRPr="00CB36F1">
          <w:rPr>
            <w:rFonts w:ascii="Times New Roman" w:hAnsi="Times New Roman" w:cs="Times New Roman"/>
            <w:sz w:val="24"/>
            <w:szCs w:val="24"/>
          </w:rPr>
          <w:t xml:space="preserve"> strategy showed a slight midday dip from the surface, likely reflecting elevated DO concentrations detected at deeper depths within the epilimnion during that time step (approximately 1 mg L⁻¹ greater than surface DO).</w:t>
        </w:r>
      </w:ins>
      <w:ins w:id="292" w:author="Barrett, Hannah" w:date="2025-07-22T14:30:00Z" w16du:dateUtc="2025-07-22T21:30:00Z">
        <w:r w:rsidR="006D16CA">
          <w:rPr>
            <w:rFonts w:ascii="Times New Roman" w:hAnsi="Times New Roman" w:cs="Times New Roman"/>
            <w:sz w:val="24"/>
            <w:szCs w:val="24"/>
          </w:rPr>
          <w:t xml:space="preserve"> </w:t>
        </w:r>
      </w:ins>
      <w:ins w:id="293" w:author="Barrett, Hannah" w:date="2025-07-22T14:28:00Z" w16du:dateUtc="2025-07-22T21:28:00Z">
        <w:r w:rsidR="006D16CA">
          <w:rPr>
            <w:rFonts w:ascii="Times New Roman" w:hAnsi="Times New Roman" w:cs="Times New Roman"/>
            <w:sz w:val="24"/>
            <w:szCs w:val="24"/>
          </w:rPr>
          <w:t>Overall</w:t>
        </w:r>
      </w:ins>
      <w:r w:rsidR="00154085">
        <w:rPr>
          <w:rFonts w:ascii="Times New Roman" w:hAnsi="Times New Roman" w:cs="Times New Roman"/>
          <w:sz w:val="24"/>
          <w:szCs w:val="24"/>
        </w:rPr>
        <w:t xml:space="preserve">, our simple simulation </w:t>
      </w:r>
      <w:ins w:id="294" w:author="Barrett, Hannah" w:date="2025-07-22T14:28:00Z" w16du:dateUtc="2025-07-22T21:28:00Z">
        <w:r w:rsidR="006D16CA">
          <w:rPr>
            <w:rFonts w:ascii="Times New Roman" w:hAnsi="Times New Roman" w:cs="Times New Roman"/>
            <w:sz w:val="24"/>
            <w:szCs w:val="24"/>
          </w:rPr>
          <w:t xml:space="preserve">illustrates </w:t>
        </w:r>
      </w:ins>
      <w:r w:rsidR="00154085">
        <w:rPr>
          <w:rFonts w:ascii="Times New Roman" w:hAnsi="Times New Roman" w:cs="Times New Roman"/>
          <w:sz w:val="24"/>
          <w:szCs w:val="24"/>
        </w:rPr>
        <w:t>how DVM is an emergent property in systems where temperature and DO 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6D78F59D" w14:textId="2EF08E43" w:rsidR="00140DD7" w:rsidRDefault="0095350C" w:rsidP="007156B0">
      <w:pPr>
        <w:spacing w:line="480" w:lineRule="auto"/>
        <w:ind w:firstLine="720"/>
        <w:rPr>
          <w:ins w:id="295" w:author="Barrett, Hannah" w:date="2025-07-22T15:07:00Z" w16du:dateUtc="2025-07-22T22:07:00Z"/>
          <w:rFonts w:ascii="Times New Roman" w:hAnsi="Times New Roman" w:cs="Times New Roman"/>
          <w:sz w:val="24"/>
          <w:szCs w:val="24"/>
        </w:rPr>
      </w:pPr>
      <w:ins w:id="296" w:author="Barrett, Hannah" w:date="2025-07-10T13:28:00Z">
        <w:r w:rsidRPr="0095350C">
          <w:rPr>
            <w:rFonts w:ascii="Times New Roman" w:hAnsi="Times New Roman" w:cs="Times New Roman"/>
            <w:sz w:val="24"/>
            <w:szCs w:val="24"/>
          </w:rPr>
          <w:t>The mean fork length of tagged fish was 286.6 ± 58.3 mm, with no significant difference between fish captured in the two alcoves.</w:t>
        </w:r>
      </w:ins>
      <w:ins w:id="297" w:author="Barrett, Hannah" w:date="2025-07-10T13:28:00Z" w16du:dateUtc="2025-07-10T20:28:00Z">
        <w:r>
          <w:rPr>
            <w:rFonts w:ascii="Times New Roman" w:hAnsi="Times New Roman" w:cs="Times New Roman"/>
            <w:sz w:val="24"/>
            <w:szCs w:val="24"/>
          </w:rPr>
          <w:t xml:space="preserve"> </w:t>
        </w:r>
      </w:ins>
      <w:r w:rsidR="00CA4870">
        <w:rPr>
          <w:rFonts w:ascii="Times New Roman" w:hAnsi="Times New Roman" w:cs="Times New Roman"/>
          <w:sz w:val="24"/>
          <w:szCs w:val="24"/>
        </w:rPr>
        <w:t xml:space="preserve">Cutthroat trout monitored </w:t>
      </w:r>
      <w:r w:rsidR="00CA4870" w:rsidRPr="00A8767D">
        <w:rPr>
          <w:rFonts w:ascii="Times New Roman" w:hAnsi="Times New Roman" w:cs="Times New Roman"/>
          <w:i/>
          <w:iCs/>
          <w:sz w:val="24"/>
          <w:szCs w:val="24"/>
        </w:rPr>
        <w:t>in situ</w:t>
      </w:r>
      <w:r w:rsidR="00CA4870">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w:t>
      </w:r>
      <w:proofErr w:type="gramStart"/>
      <w:r w:rsidR="00620E5F">
        <w:rPr>
          <w:rFonts w:ascii="Times New Roman" w:hAnsi="Times New Roman" w:cs="Times New Roman"/>
          <w:sz w:val="24"/>
          <w:szCs w:val="24"/>
        </w:rPr>
        <w:t>depth, but</w:t>
      </w:r>
      <w:proofErr w:type="gramEnd"/>
      <w:r w:rsidR="00620E5F">
        <w:rPr>
          <w:rFonts w:ascii="Times New Roman" w:hAnsi="Times New Roman" w:cs="Times New Roman"/>
          <w:sz w:val="24"/>
          <w:szCs w:val="24"/>
        </w:rPr>
        <w:t xml:space="preserve"> instead </w:t>
      </w:r>
      <w:r w:rsidR="00CA4870">
        <w:rPr>
          <w:rFonts w:ascii="Times New Roman" w:hAnsi="Times New Roman" w:cs="Times New Roman"/>
          <w:sz w:val="24"/>
          <w:szCs w:val="24"/>
        </w:rPr>
        <w:t xml:space="preserve">exhibited </w:t>
      </w:r>
      <w:ins w:id="298" w:author="Barrett, Hannah" w:date="2025-07-22T15:09:00Z" w16du:dateUtc="2025-07-22T22:09:00Z">
        <w:r w:rsidR="00843D1E">
          <w:rPr>
            <w:rFonts w:ascii="Times New Roman" w:hAnsi="Times New Roman" w:cs="Times New Roman"/>
            <w:sz w:val="24"/>
            <w:szCs w:val="24"/>
          </w:rPr>
          <w:t>DVM</w:t>
        </w:r>
      </w:ins>
      <w:ins w:id="299" w:author="Barrett, Hannah" w:date="2025-07-22T15:00:00Z" w16du:dateUtc="2025-07-22T22:00:00Z">
        <w:r w:rsidR="00140DD7">
          <w:rPr>
            <w:rFonts w:ascii="Times New Roman" w:hAnsi="Times New Roman" w:cs="Times New Roman"/>
            <w:sz w:val="24"/>
            <w:szCs w:val="24"/>
          </w:rPr>
          <w:t xml:space="preserve"> (Figure 4)</w:t>
        </w:r>
      </w:ins>
      <w:ins w:id="300" w:author="Barrett, Hannah" w:date="2025-07-22T14:41:00Z" w16du:dateUtc="2025-07-22T21:41:00Z">
        <w:r w:rsidR="00A123E2">
          <w:rPr>
            <w:rFonts w:ascii="Times New Roman" w:hAnsi="Times New Roman" w:cs="Times New Roman"/>
            <w:sz w:val="24"/>
            <w:szCs w:val="24"/>
          </w:rPr>
          <w:t>. Fish at both sites</w:t>
        </w:r>
      </w:ins>
      <w:ins w:id="301" w:author="Barrett, Hannah" w:date="2025-07-22T14:40:00Z" w16du:dateUtc="2025-07-22T21:40:00Z">
        <w:r w:rsidR="00A123E2">
          <w:rPr>
            <w:rFonts w:ascii="Times New Roman" w:hAnsi="Times New Roman" w:cs="Times New Roman"/>
            <w:sz w:val="24"/>
            <w:szCs w:val="24"/>
          </w:rPr>
          <w:t xml:space="preserve"> </w:t>
        </w:r>
      </w:ins>
      <w:ins w:id="302" w:author="Barrett, Hannah" w:date="2025-07-22T14:41:00Z">
        <w:r w:rsidR="00A123E2" w:rsidRPr="00A123E2">
          <w:rPr>
            <w:rFonts w:ascii="Times New Roman" w:hAnsi="Times New Roman" w:cs="Times New Roman"/>
            <w:sz w:val="24"/>
            <w:szCs w:val="24"/>
          </w:rPr>
          <w:t>consistently occupied deeper depths during the day than at night (Wilcoxon signed-rank test, p &lt; 0.001 for both sites).</w:t>
        </w:r>
      </w:ins>
      <w:r w:rsidR="00CA4870" w:rsidRPr="00314932">
        <w:rPr>
          <w:rFonts w:ascii="Times New Roman" w:hAnsi="Times New Roman" w:cs="Times New Roman"/>
          <w:sz w:val="24"/>
          <w:szCs w:val="24"/>
        </w:rPr>
        <w:t xml:space="preserve"> </w:t>
      </w:r>
      <w:ins w:id="303" w:author="Barrett, Hannah" w:date="2025-07-23T11:53:00Z" w16du:dateUtc="2025-07-23T18:53:00Z">
        <w:r w:rsidR="00EB465D">
          <w:rPr>
            <w:rFonts w:ascii="Times New Roman" w:hAnsi="Times New Roman" w:cs="Times New Roman"/>
            <w:sz w:val="24"/>
            <w:szCs w:val="24"/>
          </w:rPr>
          <w:t>T</w:t>
        </w:r>
      </w:ins>
      <w:ins w:id="304" w:author="Barrett, Hannah" w:date="2025-07-22T15:01:00Z" w16du:dateUtc="2025-07-22T22:01:00Z">
        <w:r w:rsidR="00140DD7" w:rsidRPr="00140DD7">
          <w:rPr>
            <w:rFonts w:ascii="Times New Roman" w:hAnsi="Times New Roman" w:cs="Times New Roman"/>
            <w:sz w:val="24"/>
            <w:szCs w:val="24"/>
          </w:rPr>
          <w:t>here was no significant difference in DVM amplitude between sites (linear mixed-effects model: site effect, p = 0.18</w:t>
        </w:r>
      </w:ins>
      <w:ins w:id="305" w:author="Barrett, Hannah" w:date="2025-07-23T11:53:00Z" w16du:dateUtc="2025-07-23T18:53:00Z">
        <w:r w:rsidR="00EB465D">
          <w:rPr>
            <w:rFonts w:ascii="Times New Roman" w:hAnsi="Times New Roman" w:cs="Times New Roman"/>
            <w:sz w:val="24"/>
            <w:szCs w:val="24"/>
          </w:rPr>
          <w:t>)</w:t>
        </w:r>
      </w:ins>
      <w:ins w:id="306" w:author="Barrett, Hannah" w:date="2025-07-22T15:01:00Z" w16du:dateUtc="2025-07-22T22:01:00Z">
        <w:r w:rsidR="00140DD7" w:rsidRPr="00140DD7">
          <w:rPr>
            <w:rFonts w:ascii="Times New Roman" w:hAnsi="Times New Roman" w:cs="Times New Roman"/>
            <w:sz w:val="24"/>
            <w:szCs w:val="24"/>
          </w:rPr>
          <w:t>.</w:t>
        </w:r>
        <w:r w:rsidR="00140DD7">
          <w:rPr>
            <w:rFonts w:ascii="Times New Roman" w:hAnsi="Times New Roman" w:cs="Times New Roman"/>
            <w:sz w:val="24"/>
            <w:szCs w:val="24"/>
          </w:rPr>
          <w:t xml:space="preserve"> </w:t>
        </w:r>
      </w:ins>
    </w:p>
    <w:p w14:paraId="48CBA92B" w14:textId="5ABE89B8" w:rsidR="00552274" w:rsidRPr="00552274" w:rsidRDefault="00552274" w:rsidP="00552274">
      <w:pPr>
        <w:spacing w:line="480" w:lineRule="auto"/>
        <w:ind w:firstLine="720"/>
        <w:rPr>
          <w:ins w:id="307" w:author="Barrett, Hannah" w:date="2025-07-22T15:14:00Z"/>
          <w:rFonts w:ascii="Times New Roman" w:hAnsi="Times New Roman" w:cs="Times New Roman"/>
          <w:sz w:val="24"/>
          <w:szCs w:val="24"/>
        </w:rPr>
      </w:pPr>
      <w:ins w:id="308" w:author="Barrett, Hannah" w:date="2025-07-22T15:14:00Z">
        <w:r w:rsidRPr="00552274">
          <w:rPr>
            <w:rFonts w:ascii="Times New Roman" w:hAnsi="Times New Roman" w:cs="Times New Roman"/>
            <w:sz w:val="24"/>
            <w:szCs w:val="24"/>
          </w:rPr>
          <w:t xml:space="preserve">The DVM expressed by tagged fish closely resembled the patterns predicted by our simulation (Figure 5). All individuals exhibited DVM, shifting 0.2–1.3 m shallower during the night. A </w:t>
        </w:r>
        <w:proofErr w:type="gramStart"/>
        <w:r w:rsidRPr="00552274">
          <w:rPr>
            <w:rFonts w:ascii="Times New Roman" w:hAnsi="Times New Roman" w:cs="Times New Roman"/>
            <w:sz w:val="24"/>
            <w:szCs w:val="24"/>
          </w:rPr>
          <w:t>smoothed</w:t>
        </w:r>
        <w:proofErr w:type="gramEnd"/>
        <w:r w:rsidRPr="00552274">
          <w:rPr>
            <w:rFonts w:ascii="Times New Roman" w:hAnsi="Times New Roman" w:cs="Times New Roman"/>
            <w:sz w:val="24"/>
            <w:szCs w:val="24"/>
          </w:rPr>
          <w:t xml:space="preserve"> fit of depth versus time-of-day, pooled across all individuals from each site, revealed distinct vertical movement patterns that varied by habitat (Figure 5b</w:t>
        </w:r>
      </w:ins>
      <w:ins w:id="309" w:author="Barrett, Hannah" w:date="2025-07-23T12:14:00Z" w16du:dateUtc="2025-07-23T19:14:00Z">
        <w:r w:rsidR="00D617C1">
          <w:rPr>
            <w:rFonts w:ascii="Times New Roman" w:hAnsi="Times New Roman" w:cs="Times New Roman"/>
            <w:sz w:val="24"/>
            <w:szCs w:val="24"/>
          </w:rPr>
          <w:t xml:space="preserve"> &amp;</w:t>
        </w:r>
      </w:ins>
      <w:ins w:id="310" w:author="Barrett, Hannah" w:date="2025-07-23T12:09:00Z" w16du:dateUtc="2025-07-23T19:09:00Z">
        <w:r w:rsidR="00D617C1">
          <w:rPr>
            <w:rFonts w:ascii="Times New Roman" w:hAnsi="Times New Roman" w:cs="Times New Roman"/>
            <w:sz w:val="24"/>
            <w:szCs w:val="24"/>
          </w:rPr>
          <w:t xml:space="preserve"> </w:t>
        </w:r>
      </w:ins>
      <w:ins w:id="311" w:author="Barrett, Hannah" w:date="2025-07-22T15:14:00Z">
        <w:r w:rsidRPr="00552274">
          <w:rPr>
            <w:rFonts w:ascii="Times New Roman" w:hAnsi="Times New Roman" w:cs="Times New Roman"/>
            <w:sz w:val="24"/>
            <w:szCs w:val="24"/>
          </w:rPr>
          <w:t>5d). Fish at Blue Ruin (</w:t>
        </w:r>
      </w:ins>
      <w:ins w:id="312" w:author="Barrett, Hannah" w:date="2025-07-22T15:14:00Z" w16du:dateUtc="2025-07-22T22:14:00Z">
        <w:r>
          <w:rPr>
            <w:rFonts w:ascii="Times New Roman" w:hAnsi="Times New Roman" w:cs="Times New Roman"/>
            <w:sz w:val="24"/>
            <w:szCs w:val="24"/>
          </w:rPr>
          <w:t>Figure 5b</w:t>
        </w:r>
      </w:ins>
      <w:ins w:id="313" w:author="Barrett, Hannah" w:date="2025-07-22T15:14:00Z">
        <w:r w:rsidRPr="00552274">
          <w:rPr>
            <w:rFonts w:ascii="Times New Roman" w:hAnsi="Times New Roman" w:cs="Times New Roman"/>
            <w:sz w:val="24"/>
            <w:szCs w:val="24"/>
          </w:rPr>
          <w:t>) exhibited broader and more asymmetric vertical movements compared to fish at Norwood (</w:t>
        </w:r>
      </w:ins>
      <w:ins w:id="314" w:author="Barrett, Hannah" w:date="2025-07-22T15:14:00Z" w16du:dateUtc="2025-07-22T22:14:00Z">
        <w:r>
          <w:rPr>
            <w:rFonts w:ascii="Times New Roman" w:hAnsi="Times New Roman" w:cs="Times New Roman"/>
            <w:sz w:val="24"/>
            <w:szCs w:val="24"/>
          </w:rPr>
          <w:t>Figure 5d)</w:t>
        </w:r>
      </w:ins>
      <w:ins w:id="315" w:author="Barrett, Hannah" w:date="2025-07-22T15:14:00Z">
        <w:r w:rsidRPr="00552274">
          <w:rPr>
            <w:rFonts w:ascii="Times New Roman" w:hAnsi="Times New Roman" w:cs="Times New Roman"/>
            <w:sz w:val="24"/>
            <w:szCs w:val="24"/>
          </w:rPr>
          <w:t xml:space="preserve"> which displayed a narrower, more sinusoidal migration—matching the simulated </w:t>
        </w:r>
        <w:proofErr w:type="spellStart"/>
        <w:r w:rsidRPr="00552274">
          <w:rPr>
            <w:rFonts w:ascii="Times New Roman" w:hAnsi="Times New Roman" w:cs="Times New Roman"/>
            <w:sz w:val="24"/>
            <w:szCs w:val="24"/>
          </w:rPr>
          <w:t>TDO</w:t>
        </w:r>
      </w:ins>
      <w:ins w:id="316" w:author="Barrett, Hannah" w:date="2025-07-23T10:27:00Z" w16du:dateUtc="2025-07-23T17:27:00Z">
        <w:r w:rsidR="00964529">
          <w:rPr>
            <w:rFonts w:ascii="Times New Roman" w:hAnsi="Times New Roman" w:cs="Times New Roman"/>
            <w:sz w:val="24"/>
            <w:szCs w:val="24"/>
            <w:vertAlign w:val="subscript"/>
          </w:rPr>
          <w:t>bal</w:t>
        </w:r>
      </w:ins>
      <w:proofErr w:type="spellEnd"/>
      <w:ins w:id="317" w:author="Barrett, Hannah" w:date="2025-07-22T15:14:00Z">
        <w:r w:rsidRPr="00552274">
          <w:rPr>
            <w:rFonts w:ascii="Times New Roman" w:hAnsi="Times New Roman" w:cs="Times New Roman"/>
            <w:sz w:val="24"/>
            <w:szCs w:val="24"/>
            <w:vertAlign w:val="subscript"/>
            <w:rPrChange w:id="318" w:author="Barrett, Hannah" w:date="2025-07-22T15:15:00Z" w16du:dateUtc="2025-07-22T22:15:00Z">
              <w:rPr>
                <w:rFonts w:ascii="Times New Roman" w:hAnsi="Times New Roman" w:cs="Times New Roman"/>
                <w:sz w:val="24"/>
                <w:szCs w:val="24"/>
              </w:rPr>
            </w:rPrChange>
          </w:rPr>
          <w:t xml:space="preserve"> </w:t>
        </w:r>
        <w:r w:rsidRPr="00552274">
          <w:rPr>
            <w:rFonts w:ascii="Times New Roman" w:hAnsi="Times New Roman" w:cs="Times New Roman"/>
            <w:sz w:val="24"/>
            <w:szCs w:val="24"/>
          </w:rPr>
          <w:t>trajectories for each site (Figure 5</w:t>
        </w:r>
      </w:ins>
      <w:ins w:id="319" w:author="Barrett, Hannah" w:date="2025-07-22T15:15:00Z" w16du:dateUtc="2025-07-22T22:15:00Z">
        <w:r>
          <w:rPr>
            <w:rFonts w:ascii="Times New Roman" w:hAnsi="Times New Roman" w:cs="Times New Roman"/>
            <w:sz w:val="24"/>
            <w:szCs w:val="24"/>
          </w:rPr>
          <w:t>a</w:t>
        </w:r>
      </w:ins>
      <w:ins w:id="320" w:author="Barrett, Hannah" w:date="2025-07-23T12:14:00Z" w16du:dateUtc="2025-07-23T19:14:00Z">
        <w:r w:rsidR="00D617C1">
          <w:rPr>
            <w:rFonts w:ascii="Times New Roman" w:hAnsi="Times New Roman" w:cs="Times New Roman"/>
            <w:sz w:val="24"/>
            <w:szCs w:val="24"/>
          </w:rPr>
          <w:t xml:space="preserve"> &amp;</w:t>
        </w:r>
      </w:ins>
      <w:ins w:id="321" w:author="Barrett, Hannah" w:date="2025-07-23T12:09:00Z" w16du:dateUtc="2025-07-23T19:09:00Z">
        <w:r w:rsidR="00D617C1">
          <w:rPr>
            <w:rFonts w:ascii="Times New Roman" w:hAnsi="Times New Roman" w:cs="Times New Roman"/>
            <w:sz w:val="24"/>
            <w:szCs w:val="24"/>
          </w:rPr>
          <w:t xml:space="preserve"> </w:t>
        </w:r>
      </w:ins>
      <w:ins w:id="322" w:author="Barrett, Hannah" w:date="2025-07-22T15:14:00Z">
        <w:r w:rsidRPr="00552274">
          <w:rPr>
            <w:rFonts w:ascii="Times New Roman" w:hAnsi="Times New Roman" w:cs="Times New Roman"/>
            <w:sz w:val="24"/>
            <w:szCs w:val="24"/>
          </w:rPr>
          <w:t>5c).</w:t>
        </w:r>
      </w:ins>
    </w:p>
    <w:p w14:paraId="4825C1C5" w14:textId="7176C965" w:rsidR="00552274" w:rsidRDefault="00552274" w:rsidP="00552274">
      <w:pPr>
        <w:spacing w:line="480" w:lineRule="auto"/>
        <w:ind w:firstLine="720"/>
        <w:rPr>
          <w:ins w:id="323" w:author="Barrett, Hannah" w:date="2025-07-22T15:29:00Z" w16du:dateUtc="2025-07-22T22:29:00Z"/>
          <w:rFonts w:ascii="Times New Roman" w:hAnsi="Times New Roman" w:cs="Times New Roman"/>
          <w:sz w:val="24"/>
          <w:szCs w:val="24"/>
        </w:rPr>
      </w:pPr>
      <w:ins w:id="324" w:author="Barrett, Hannah" w:date="2025-07-22T15:14:00Z">
        <w:r w:rsidRPr="00552274">
          <w:rPr>
            <w:rFonts w:ascii="Times New Roman" w:hAnsi="Times New Roman" w:cs="Times New Roman"/>
            <w:sz w:val="24"/>
            <w:szCs w:val="24"/>
          </w:rPr>
          <w:lastRenderedPageBreak/>
          <w:t xml:space="preserve">Although the simulation predicted that </w:t>
        </w:r>
      </w:ins>
      <w:ins w:id="325" w:author="Barrett, Hannah" w:date="2025-07-22T15:33:00Z" w16du:dateUtc="2025-07-22T22:33:00Z">
        <w:r w:rsidR="00DB7EC2">
          <w:rPr>
            <w:rFonts w:ascii="Times New Roman" w:hAnsi="Times New Roman" w:cs="Times New Roman"/>
            <w:sz w:val="24"/>
            <w:szCs w:val="24"/>
          </w:rPr>
          <w:t xml:space="preserve">the </w:t>
        </w:r>
        <w:proofErr w:type="spellStart"/>
        <w:r w:rsidR="00DB7EC2">
          <w:rPr>
            <w:rFonts w:ascii="Times New Roman" w:hAnsi="Times New Roman" w:cs="Times New Roman"/>
            <w:sz w:val="24"/>
            <w:szCs w:val="24"/>
          </w:rPr>
          <w:t>TDO</w:t>
        </w:r>
      </w:ins>
      <w:ins w:id="326" w:author="Barrett, Hannah" w:date="2025-07-23T10:27:00Z" w16du:dateUtc="2025-07-23T17:27:00Z">
        <w:r w:rsidR="00964529">
          <w:rPr>
            <w:rFonts w:ascii="Times New Roman" w:hAnsi="Times New Roman" w:cs="Times New Roman"/>
            <w:sz w:val="24"/>
            <w:szCs w:val="24"/>
            <w:vertAlign w:val="subscript"/>
          </w:rPr>
          <w:t>bal</w:t>
        </w:r>
        <w:proofErr w:type="spellEnd"/>
        <w:r w:rsidR="00964529">
          <w:rPr>
            <w:rFonts w:ascii="Times New Roman" w:hAnsi="Times New Roman" w:cs="Times New Roman"/>
            <w:sz w:val="24"/>
            <w:szCs w:val="24"/>
            <w:vertAlign w:val="subscript"/>
          </w:rPr>
          <w:t xml:space="preserve"> </w:t>
        </w:r>
      </w:ins>
      <w:ins w:id="327" w:author="Barrett, Hannah" w:date="2025-07-22T15:33:00Z" w16du:dateUtc="2025-07-22T22:33:00Z">
        <w:r w:rsidR="00DB7EC2">
          <w:rPr>
            <w:rFonts w:ascii="Times New Roman" w:hAnsi="Times New Roman" w:cs="Times New Roman"/>
            <w:sz w:val="24"/>
            <w:szCs w:val="24"/>
          </w:rPr>
          <w:t>fish</w:t>
        </w:r>
      </w:ins>
      <w:ins w:id="328" w:author="Barrett, Hannah" w:date="2025-07-22T15:14:00Z">
        <w:r w:rsidRPr="00552274">
          <w:rPr>
            <w:rFonts w:ascii="Times New Roman" w:hAnsi="Times New Roman" w:cs="Times New Roman"/>
            <w:sz w:val="24"/>
            <w:szCs w:val="24"/>
          </w:rPr>
          <w:t xml:space="preserve"> would move near the surface during nighttime hours, tagged fish remained well below the surface throughout the diel cycle. These observed depth trajectories were generally constrained to the metalimnion and upper hypolimnion, suggesting fish actively avoided the warmer, oxygen-rich surface waters. As a result, they experienced thermal and oxygen conditions that fell between those selected by </w:t>
        </w:r>
      </w:ins>
      <w:ins w:id="329" w:author="Barrett, Hannah" w:date="2025-07-23T10:48:00Z" w16du:dateUtc="2025-07-23T17:48:00Z">
        <w:r w:rsidR="00E91345">
          <w:rPr>
            <w:rFonts w:ascii="Times New Roman" w:hAnsi="Times New Roman" w:cs="Times New Roman"/>
            <w:sz w:val="24"/>
            <w:szCs w:val="24"/>
          </w:rPr>
          <w:t xml:space="preserve">the </w:t>
        </w:r>
      </w:ins>
      <w:proofErr w:type="spellStart"/>
      <w:ins w:id="330" w:author="Barrett, Hannah" w:date="2025-07-22T15:14:00Z">
        <w:r w:rsidRPr="00552274">
          <w:rPr>
            <w:rFonts w:ascii="Times New Roman" w:hAnsi="Times New Roman" w:cs="Times New Roman"/>
            <w:sz w:val="24"/>
            <w:szCs w:val="24"/>
          </w:rPr>
          <w:t>T</w:t>
        </w:r>
        <w:r w:rsidRPr="00552274">
          <w:rPr>
            <w:rFonts w:ascii="Times New Roman" w:hAnsi="Times New Roman" w:cs="Times New Roman"/>
            <w:sz w:val="24"/>
            <w:szCs w:val="24"/>
            <w:vertAlign w:val="subscript"/>
            <w:rPrChange w:id="331" w:author="Barrett, Hannah" w:date="2025-07-22T15:16:00Z" w16du:dateUtc="2025-07-22T22:16:00Z">
              <w:rPr>
                <w:rFonts w:ascii="Times New Roman" w:hAnsi="Times New Roman" w:cs="Times New Roman"/>
                <w:sz w:val="24"/>
                <w:szCs w:val="24"/>
              </w:rPr>
            </w:rPrChange>
          </w:rPr>
          <w:t>min</w:t>
        </w:r>
        <w:proofErr w:type="spellEnd"/>
        <w:r w:rsidRPr="00552274">
          <w:rPr>
            <w:rFonts w:ascii="Times New Roman" w:hAnsi="Times New Roman" w:cs="Times New Roman"/>
            <w:sz w:val="24"/>
            <w:szCs w:val="24"/>
            <w:vertAlign w:val="subscript"/>
            <w:rPrChange w:id="332" w:author="Barrett, Hannah" w:date="2025-07-22T15:16:00Z" w16du:dateUtc="2025-07-22T22:16:00Z">
              <w:rPr>
                <w:rFonts w:ascii="Times New Roman" w:hAnsi="Times New Roman" w:cs="Times New Roman"/>
                <w:sz w:val="24"/>
                <w:szCs w:val="24"/>
              </w:rPr>
            </w:rPrChange>
          </w:rPr>
          <w:t xml:space="preserve"> </w:t>
        </w:r>
        <w:r w:rsidRPr="00552274">
          <w:rPr>
            <w:rFonts w:ascii="Times New Roman" w:hAnsi="Times New Roman" w:cs="Times New Roman"/>
            <w:sz w:val="24"/>
            <w:szCs w:val="24"/>
          </w:rPr>
          <w:t xml:space="preserve">and </w:t>
        </w:r>
        <w:proofErr w:type="spellStart"/>
        <w:r w:rsidRPr="00552274">
          <w:rPr>
            <w:rFonts w:ascii="Times New Roman" w:hAnsi="Times New Roman" w:cs="Times New Roman"/>
            <w:sz w:val="24"/>
            <w:szCs w:val="24"/>
          </w:rPr>
          <w:t>TDO</w:t>
        </w:r>
      </w:ins>
      <w:ins w:id="333" w:author="Barrett, Hannah" w:date="2025-07-23T10:27:00Z" w16du:dateUtc="2025-07-23T17:27:00Z">
        <w:r w:rsidR="00964529">
          <w:rPr>
            <w:rFonts w:ascii="Times New Roman" w:hAnsi="Times New Roman" w:cs="Times New Roman"/>
            <w:sz w:val="24"/>
            <w:szCs w:val="24"/>
            <w:vertAlign w:val="subscript"/>
          </w:rPr>
          <w:t>bal</w:t>
        </w:r>
      </w:ins>
      <w:proofErr w:type="spellEnd"/>
      <w:ins w:id="334" w:author="Barrett, Hannah" w:date="2025-07-22T15:14:00Z">
        <w:r w:rsidRPr="00552274">
          <w:rPr>
            <w:rFonts w:ascii="Times New Roman" w:hAnsi="Times New Roman" w:cs="Times New Roman"/>
            <w:sz w:val="24"/>
            <w:szCs w:val="24"/>
          </w:rPr>
          <w:t xml:space="preserve"> strategies in </w:t>
        </w:r>
      </w:ins>
      <w:ins w:id="335" w:author="Barrett, Hannah" w:date="2025-07-23T10:48:00Z" w16du:dateUtc="2025-07-23T17:48:00Z">
        <w:r w:rsidR="00E91345">
          <w:rPr>
            <w:rFonts w:ascii="Times New Roman" w:hAnsi="Times New Roman" w:cs="Times New Roman"/>
            <w:sz w:val="24"/>
            <w:szCs w:val="24"/>
          </w:rPr>
          <w:t>our</w:t>
        </w:r>
      </w:ins>
      <w:ins w:id="336" w:author="Barrett, Hannah" w:date="2025-07-22T15:14:00Z">
        <w:r w:rsidRPr="00552274">
          <w:rPr>
            <w:rFonts w:ascii="Times New Roman" w:hAnsi="Times New Roman" w:cs="Times New Roman"/>
            <w:sz w:val="24"/>
            <w:szCs w:val="24"/>
          </w:rPr>
          <w:t xml:space="preserve"> simulation.</w:t>
        </w:r>
      </w:ins>
    </w:p>
    <w:p w14:paraId="1FDBE214" w14:textId="77777777" w:rsidR="00DB7EC2" w:rsidRDefault="00DB7EC2" w:rsidP="00DB7EC2">
      <w:pPr>
        <w:spacing w:line="480" w:lineRule="auto"/>
        <w:rPr>
          <w:ins w:id="337" w:author="Barrett, Hannah" w:date="2025-07-22T15:29:00Z" w16du:dateUtc="2025-07-22T22:29:00Z"/>
          <w:rFonts w:ascii="Times New Roman" w:hAnsi="Times New Roman" w:cs="Times New Roman"/>
          <w:i/>
          <w:iCs/>
          <w:sz w:val="24"/>
          <w:szCs w:val="24"/>
        </w:rPr>
      </w:pPr>
      <w:ins w:id="338" w:author="Barrett, Hannah" w:date="2025-07-22T15:29:00Z">
        <w:r w:rsidRPr="00DB7EC2">
          <w:rPr>
            <w:rFonts w:ascii="Times New Roman" w:hAnsi="Times New Roman" w:cs="Times New Roman"/>
            <w:i/>
            <w:iCs/>
            <w:sz w:val="24"/>
            <w:szCs w:val="24"/>
            <w:rPrChange w:id="339" w:author="Barrett, Hannah" w:date="2025-07-22T15:29:00Z" w16du:dateUtc="2025-07-22T22:29:00Z">
              <w:rPr>
                <w:rFonts w:ascii="Times New Roman" w:hAnsi="Times New Roman" w:cs="Times New Roman"/>
                <w:b/>
                <w:bCs/>
                <w:sz w:val="24"/>
                <w:szCs w:val="24"/>
              </w:rPr>
            </w:rPrChange>
          </w:rPr>
          <w:t>Environmental conditions experienced by tagged fish</w:t>
        </w:r>
      </w:ins>
    </w:p>
    <w:p w14:paraId="29337576" w14:textId="6714C8E7" w:rsidR="007A0D3A" w:rsidRDefault="007A0D3A" w:rsidP="00DB7EC2">
      <w:pPr>
        <w:spacing w:line="480" w:lineRule="auto"/>
        <w:ind w:firstLine="720"/>
        <w:rPr>
          <w:ins w:id="340" w:author="Barrett, Hannah" w:date="2025-07-24T17:01:00Z" w16du:dateUtc="2025-07-25T00:01:00Z"/>
          <w:rFonts w:ascii="Times New Roman" w:hAnsi="Times New Roman" w:cs="Times New Roman"/>
          <w:sz w:val="24"/>
          <w:szCs w:val="24"/>
        </w:rPr>
      </w:pPr>
      <w:ins w:id="341" w:author="Barrett, Hannah" w:date="2025-07-24T17:05:00Z" w16du:dateUtc="2025-07-25T00:05:00Z">
        <w:r w:rsidRPr="007A0D3A">
          <w:rPr>
            <w:rFonts w:ascii="Times New Roman" w:hAnsi="Times New Roman" w:cs="Times New Roman"/>
            <w:sz w:val="24"/>
            <w:szCs w:val="24"/>
          </w:rPr>
          <w:t xml:space="preserve">To visualize the thermal and oxygen environments that fish occupied, </w:t>
        </w:r>
        <w:proofErr w:type="gramStart"/>
        <w:r w:rsidRPr="007A0D3A">
          <w:rPr>
            <w:rFonts w:ascii="Times New Roman" w:hAnsi="Times New Roman" w:cs="Times New Roman"/>
            <w:sz w:val="24"/>
            <w:szCs w:val="24"/>
          </w:rPr>
          <w:t>we overlaid</w:t>
        </w:r>
        <w:proofErr w:type="gramEnd"/>
        <w:r w:rsidRPr="007A0D3A">
          <w:rPr>
            <w:rFonts w:ascii="Times New Roman" w:hAnsi="Times New Roman" w:cs="Times New Roman"/>
            <w:sz w:val="24"/>
            <w:szCs w:val="24"/>
          </w:rPr>
          <w:t xml:space="preserve"> observed fish depth trajectories on diel profiles of temperature and DO from August 1 (Figure 6). Across both sites, fish remained below the surface layer throughout the diel cycle, avoiding the warmer epilimnion. In Blue Ruin (Figure 6a &amp; 6b), fish held </w:t>
        </w:r>
        <w:proofErr w:type="gramStart"/>
        <w:r w:rsidRPr="007A0D3A">
          <w:rPr>
            <w:rFonts w:ascii="Times New Roman" w:hAnsi="Times New Roman" w:cs="Times New Roman"/>
            <w:sz w:val="24"/>
            <w:szCs w:val="24"/>
          </w:rPr>
          <w:t>shallower</w:t>
        </w:r>
        <w:proofErr w:type="gramEnd"/>
        <w:r w:rsidRPr="007A0D3A">
          <w:rPr>
            <w:rFonts w:ascii="Times New Roman" w:hAnsi="Times New Roman" w:cs="Times New Roman"/>
            <w:sz w:val="24"/>
            <w:szCs w:val="24"/>
          </w:rPr>
          <w:t xml:space="preserve"> positions overall, generally occupying depths above 1.3 m. During the DO</w:t>
        </w:r>
        <w:r>
          <w:rPr>
            <w:rFonts w:ascii="Times New Roman" w:hAnsi="Times New Roman" w:cs="Times New Roman"/>
            <w:sz w:val="24"/>
            <w:szCs w:val="24"/>
          </w:rPr>
          <w:t>-</w:t>
        </w:r>
        <w:r w:rsidRPr="007A0D3A">
          <w:rPr>
            <w:rFonts w:ascii="Times New Roman" w:hAnsi="Times New Roman" w:cs="Times New Roman"/>
            <w:sz w:val="24"/>
            <w:szCs w:val="24"/>
          </w:rPr>
          <w:t xml:space="preserve">minima, the entire water column was oxygen-depleted except for a narrow surface layer, and fish exhibited only modest upward </w:t>
        </w:r>
        <w:proofErr w:type="gramStart"/>
        <w:r w:rsidRPr="007A0D3A">
          <w:rPr>
            <w:rFonts w:ascii="Times New Roman" w:hAnsi="Times New Roman" w:cs="Times New Roman"/>
            <w:sz w:val="24"/>
            <w:szCs w:val="24"/>
          </w:rPr>
          <w:t>movement—</w:t>
        </w:r>
        <w:proofErr w:type="gramEnd"/>
        <w:r w:rsidRPr="007A0D3A">
          <w:rPr>
            <w:rFonts w:ascii="Times New Roman" w:hAnsi="Times New Roman" w:cs="Times New Roman"/>
            <w:sz w:val="24"/>
            <w:szCs w:val="24"/>
          </w:rPr>
          <w:t>likely prioritizing cooler temperatures despite low oxygen availability. During the DO</w:t>
        </w:r>
        <w:r>
          <w:rPr>
            <w:rFonts w:ascii="Times New Roman" w:hAnsi="Times New Roman" w:cs="Times New Roman"/>
            <w:sz w:val="24"/>
            <w:szCs w:val="24"/>
          </w:rPr>
          <w:t>-</w:t>
        </w:r>
        <w:r w:rsidRPr="007A0D3A">
          <w:rPr>
            <w:rFonts w:ascii="Times New Roman" w:hAnsi="Times New Roman" w:cs="Times New Roman"/>
            <w:sz w:val="24"/>
            <w:szCs w:val="24"/>
          </w:rPr>
          <w:t>maxima, fish shifted slightly deeper, accessing cooler waters while remaining within adequately oxygenated layers. In Norwood (Figure 6c &amp; 6d), fish occupied deeper depths overall and tracked a more pronounced vertical gradient, ascending at night into warmer, better-oxygenated surface layers and descending during the day to avoid peak temperatures. These patterns suggest site-specific differences in how fish navigate temperature–oxygen trade-offs, shaped by the structure and strength of vertical gradients.</w:t>
        </w:r>
      </w:ins>
    </w:p>
    <w:p w14:paraId="4C22FC45" w14:textId="4B5EE78F" w:rsidR="00C42A4C" w:rsidRPr="00373A56" w:rsidRDefault="00140DD7" w:rsidP="00C42A4C">
      <w:pPr>
        <w:spacing w:line="480" w:lineRule="auto"/>
        <w:rPr>
          <w:rFonts w:ascii="Times New Roman" w:hAnsi="Times New Roman" w:cs="Times New Roman"/>
          <w:i/>
          <w:sz w:val="24"/>
          <w:szCs w:val="24"/>
        </w:rPr>
      </w:pPr>
      <w:ins w:id="342" w:author="Barrett, Hannah" w:date="2025-07-22T15:08:00Z" w16du:dateUtc="2025-07-22T22:08:00Z">
        <w:r>
          <w:rPr>
            <w:rFonts w:ascii="Times New Roman" w:hAnsi="Times New Roman" w:cs="Times New Roman"/>
            <w:i/>
            <w:sz w:val="24"/>
            <w:szCs w:val="24"/>
          </w:rPr>
          <w:t xml:space="preserve">Site specific variation in vertical habitat </w:t>
        </w:r>
        <w:proofErr w:type="gramStart"/>
        <w:r>
          <w:rPr>
            <w:rFonts w:ascii="Times New Roman" w:hAnsi="Times New Roman" w:cs="Times New Roman"/>
            <w:i/>
            <w:sz w:val="24"/>
            <w:szCs w:val="24"/>
          </w:rPr>
          <w:t>use</w:t>
        </w:r>
      </w:ins>
      <w:proofErr w:type="gramEnd"/>
    </w:p>
    <w:p w14:paraId="345A36B3" w14:textId="3250C5FA" w:rsidR="00A06BF0" w:rsidRDefault="00A06BF0">
      <w:pPr>
        <w:pStyle w:val="Default"/>
        <w:spacing w:line="480" w:lineRule="auto"/>
        <w:ind w:firstLine="720"/>
        <w:rPr>
          <w:ins w:id="343" w:author="Barrett, Hannah" w:date="2025-07-23T12:01:00Z" w16du:dateUtc="2025-07-23T19:01:00Z"/>
          <w:color w:val="auto"/>
        </w:rPr>
        <w:pPrChange w:id="344" w:author="Barrett, Hannah" w:date="2025-07-23T12:01:00Z" w16du:dateUtc="2025-07-23T19:01:00Z">
          <w:pPr>
            <w:pStyle w:val="Default"/>
            <w:spacing w:line="480" w:lineRule="auto"/>
          </w:pPr>
        </w:pPrChange>
      </w:pPr>
      <w:bookmarkStart w:id="345" w:name="_Hlk204161322"/>
      <w:bookmarkEnd w:id="260"/>
      <w:ins w:id="346" w:author="Barrett, Hannah" w:date="2025-07-23T12:01:00Z">
        <w:r w:rsidRPr="00A06BF0">
          <w:rPr>
            <w:color w:val="auto"/>
          </w:rPr>
          <w:lastRenderedPageBreak/>
          <w:t xml:space="preserve">Principal component analysis (PCA) revealed that fish depth profiles were structured along two primary behavioral gradients: overall depth use (PC1, 69% of variance explained) and diel vertical migration (DVM) strength (PC2, 10%). High PC1 scores reflected greater overall use of deeper water throughout the diel cycle, while PC2 distinguished individuals based on the amplitude and timing of vertical movement—i.e., how strongly and consistently fish shifted depth between day and night. Fish from Blue Ruin tended to score higher on PC2, consistent with more pronounced and structured DVM behavior, whereas fish from Norwood generally occupied deeper depths with </w:t>
        </w:r>
      </w:ins>
      <w:ins w:id="347" w:author="Barrett, Hannah" w:date="2025-07-24T13:51:00Z" w16du:dateUtc="2025-07-24T20:51:00Z">
        <w:r w:rsidR="00250764">
          <w:rPr>
            <w:color w:val="auto"/>
          </w:rPr>
          <w:t xml:space="preserve">slightly </w:t>
        </w:r>
      </w:ins>
      <w:ins w:id="348" w:author="Barrett, Hannah" w:date="2025-07-23T12:01:00Z">
        <w:r w:rsidRPr="00A06BF0">
          <w:rPr>
            <w:color w:val="auto"/>
          </w:rPr>
          <w:t xml:space="preserve">weaker diel movement patterns (higher PC1, lower PC2). A PERMANOVA on the scaled hourly depth matrix confirmed that site explained a small but statistically significant portion of the variation in vertical habitat use (R² = 0.092, p = 0.001). </w:t>
        </w:r>
      </w:ins>
    </w:p>
    <w:p w14:paraId="2BB8FE77" w14:textId="03A38CB9" w:rsidR="005B0834" w:rsidRPr="005B0834" w:rsidRDefault="005B0834" w:rsidP="005B0834">
      <w:pPr>
        <w:pStyle w:val="Default"/>
        <w:spacing w:line="480" w:lineRule="auto"/>
        <w:rPr>
          <w:b/>
        </w:rPr>
      </w:pPr>
      <w:r w:rsidRPr="005B0834">
        <w:rPr>
          <w:b/>
        </w:rPr>
        <w:t>Discussion</w:t>
      </w:r>
    </w:p>
    <w:p w14:paraId="45F0A429" w14:textId="67E76D75" w:rsidR="002366EE" w:rsidRDefault="00160B1A" w:rsidP="004B55FC">
      <w:pPr>
        <w:pStyle w:val="Default"/>
        <w:spacing w:line="480" w:lineRule="auto"/>
        <w:ind w:firstLine="720"/>
      </w:pPr>
      <w:r w:rsidRPr="00160B1A">
        <w:t xml:space="preserve">There is growing interest in how </w:t>
      </w:r>
      <w:r w:rsidR="00EF238B">
        <w:t>organism</w:t>
      </w:r>
      <w:r w:rsidR="00EF238B" w:rsidRPr="00160B1A">
        <w:t xml:space="preserve">s </w:t>
      </w:r>
      <w:r w:rsidRPr="00160B1A">
        <w:t>track spatiotemporal variation in resource</w:t>
      </w:r>
      <w:r w:rsidR="00EC5384">
        <w:t xml:space="preserve"> availability</w:t>
      </w:r>
      <w:r w:rsidRPr="00160B1A">
        <w:t xml:space="preserve"> </w:t>
      </w:r>
      <w:r w:rsidR="008951AA">
        <w:fldChar w:fldCharType="begin"/>
      </w:r>
      <w:r w:rsidR="008951AA">
        <w:instrText xml:space="preserve"> ADDIN ZOTERO_ITEM CSL_CITATION {"citationID":"avuZOHZU","properties":{"formattedCitation":"(Abrams &amp; Ginzburg, 2000)","plainCitation":"(Abrams &amp; Ginzburg, 2000)","noteIndex":0},"citationItems":[{"id":80,"uris":["http://zotero.org/users/local/zapURGuj/items/3LMRVM8Z"],"itemData":{"id":80,"type":"article-journal","container-title":"Trends in Ecology &amp; Evolution","DOI":"10.1016/S0169-5347(00)01908-X","ISSN":"0169-5347","issue":"8","journalAbbreviation":"Trends in Ecology &amp; Evolution","language":"English","note":"publisher: Elsevier\nPMID: 10884706","page":"337-341","source":"www.cell.com","title":"The nature of predation: prey dependent, ratio dependent or neither?","title-short":"The nature of predation","volume":"15","author":[{"family":"Abrams","given":"Peter A."},{"family":"Ginzburg","given":"Lev R."}],"issued":{"date-parts":[["2000",8,1]]}}}],"schema":"https://github.com/citation-style-language/schema/raw/master/csl-citation.json"} </w:instrText>
      </w:r>
      <w:r w:rsidR="008951AA">
        <w:fldChar w:fldCharType="separate"/>
      </w:r>
      <w:r w:rsidR="008951AA" w:rsidRPr="008951AA">
        <w:t>(Abrams &amp; Ginzburg, 2000)</w:t>
      </w:r>
      <w:r w:rsidR="008951AA">
        <w:fldChar w:fldCharType="end"/>
      </w:r>
      <w:r w:rsidRPr="00160B1A">
        <w:t xml:space="preserve">, </w:t>
      </w:r>
      <w:r w:rsidR="006959BF">
        <w:t>yet</w:t>
      </w:r>
      <w:r w:rsidR="006959BF" w:rsidRPr="00160B1A">
        <w:t xml:space="preserve"> </w:t>
      </w:r>
      <w:r w:rsidR="00EC5384">
        <w:t>the overwhelming majority</w:t>
      </w:r>
      <w:r w:rsidR="00EC5384" w:rsidRPr="00160B1A">
        <w:t xml:space="preserve"> </w:t>
      </w:r>
      <w:r w:rsidRPr="00160B1A">
        <w:t xml:space="preserve">of this research focuses on individual resources </w:t>
      </w:r>
      <w:r w:rsidR="00EC5384">
        <w:t xml:space="preserve">that change </w:t>
      </w:r>
      <w:r w:rsidRPr="00160B1A">
        <w:t>in isolation.</w:t>
      </w:r>
      <w:r w:rsidR="00EC5384">
        <w:t xml:space="preserve"> A much more complex situation arises when two critical resources vary spatiotemporally and asynchronously such that</w:t>
      </w:r>
      <w:r w:rsidR="00EF238B">
        <w:t xml:space="preserve"> </w:t>
      </w:r>
      <w:r w:rsidR="00EC5384">
        <w:t xml:space="preserve">constant behavioral modifications </w:t>
      </w:r>
      <w:r w:rsidR="00EF238B">
        <w:t>are required to stay within conditions suitable for maintaining basic physiological functions.</w:t>
      </w:r>
      <w:r w:rsidR="00EC5384">
        <w:t xml:space="preserve"> </w:t>
      </w:r>
      <w:r w:rsidR="006959BF">
        <w:t>Therefore</w:t>
      </w:r>
      <w:r w:rsidR="00EF238B">
        <w:t xml:space="preserve">, as climate change continues to </w:t>
      </w:r>
      <w:r w:rsidR="006959BF">
        <w:t>produce</w:t>
      </w:r>
      <w:r w:rsidR="00EF238B">
        <w:t xml:space="preserve"> stressful conditions for </w:t>
      </w:r>
      <w:proofErr w:type="gramStart"/>
      <w:r w:rsidR="00EF238B">
        <w:t>thermal</w:t>
      </w:r>
      <w:r w:rsidR="00B425D0">
        <w:t>ly</w:t>
      </w:r>
      <w:r w:rsidR="00EF238B">
        <w:t>-intolerant</w:t>
      </w:r>
      <w:proofErr w:type="gramEnd"/>
      <w:r w:rsidR="00EF238B">
        <w:t xml:space="preserve"> species, </w:t>
      </w:r>
      <w:r w:rsidR="006959BF">
        <w:t>it will be increasingly important to understand how organisms respond not only to changing temperatures, but also the suite of fac</w:t>
      </w:r>
      <w:r w:rsidR="00EF238B">
        <w:t xml:space="preserve">tors that covary with </w:t>
      </w:r>
      <w:r w:rsidR="006959BF">
        <w:t>thermal conditions and may be equally</w:t>
      </w:r>
      <w:r w:rsidR="00EF238B">
        <w:t xml:space="preserve"> important for maintaining fitness</w:t>
      </w:r>
      <w:r w:rsidR="006959BF">
        <w:t>.</w:t>
      </w:r>
      <w:r w:rsidR="00EF238B">
        <w:t xml:space="preserve"> </w:t>
      </w:r>
      <w:r w:rsidR="00336332">
        <w:t xml:space="preserve">Here we characterized diel variation in trade-offs between temperature and </w:t>
      </w:r>
      <w:r w:rsidR="00FB3FAB">
        <w:t>DO</w:t>
      </w:r>
      <w:r w:rsidR="00336332">
        <w:t xml:space="preserve"> </w:t>
      </w:r>
      <w:r w:rsidR="006959BF">
        <w:t xml:space="preserve">in a heat-sensitive species </w:t>
      </w:r>
      <w:r w:rsidR="00336332">
        <w:t xml:space="preserve">across six floodplain thermal refuges on a seasonally warm river. During the day, when temperature increased toward its maximum and photosynthesis </w:t>
      </w:r>
      <w:r w:rsidR="00E940C2">
        <w:t>increased DO concentrations</w:t>
      </w:r>
      <w:r w:rsidR="00336332">
        <w:t xml:space="preserve">, the temperature-DO trade-off was </w:t>
      </w:r>
      <w:r w:rsidR="00336332">
        <w:lastRenderedPageBreak/>
        <w:t>flatter and there was more oxygen overall</w:t>
      </w:r>
      <w:r w:rsidR="004B26CF">
        <w:t xml:space="preserve"> (Figure 3)</w:t>
      </w:r>
      <w:r w:rsidR="00336332">
        <w:t xml:space="preserve">. During the night, temperatures were </w:t>
      </w:r>
      <w:proofErr w:type="gramStart"/>
      <w:r w:rsidR="00336332">
        <w:t>cooler</w:t>
      </w:r>
      <w:proofErr w:type="gramEnd"/>
      <w:r w:rsidR="00336332">
        <w:t xml:space="preserve"> but respiration continually decreased DO, generating a steeper </w:t>
      </w:r>
      <w:r w:rsidR="004315B5">
        <w:t>temperature</w:t>
      </w:r>
      <w:r w:rsidR="00A97F6B">
        <w:t xml:space="preserve">-DO </w:t>
      </w:r>
      <w:r w:rsidR="00336332">
        <w:t xml:space="preserve">trade-off </w:t>
      </w:r>
      <w:r w:rsidR="004315B5">
        <w:t xml:space="preserve">with </w:t>
      </w:r>
      <w:r w:rsidR="00336332">
        <w:t>less oxygen overall.</w:t>
      </w:r>
      <w:r w:rsidR="00A97F6B">
        <w:t xml:space="preserve"> Thus</w:t>
      </w:r>
      <w:r w:rsidR="00430B7C">
        <w:t>,</w:t>
      </w:r>
      <w:r w:rsidR="00A97F6B">
        <w:t xml:space="preserve"> the threats of hypoxia and heat stress were asynchronous</w:t>
      </w:r>
      <w:r w:rsidR="002366EE">
        <w:t xml:space="preserve"> and suggest that fish had to constantly adjust to the changing conditions</w:t>
      </w:r>
      <w:r w:rsidR="00A97F6B">
        <w:t>.</w:t>
      </w:r>
      <w:r w:rsidR="00336332">
        <w:t xml:space="preserve"> </w:t>
      </w:r>
    </w:p>
    <w:p w14:paraId="7E0EE89D" w14:textId="3C4BDB5C" w:rsidR="00A97F6B" w:rsidRDefault="00B425D0" w:rsidP="004B55FC">
      <w:pPr>
        <w:pStyle w:val="Default"/>
        <w:spacing w:line="480" w:lineRule="auto"/>
        <w:ind w:firstLine="720"/>
      </w:pPr>
      <w:r w:rsidRPr="00B425D0">
        <w:t>By simulating behavior under alternative strategies, we showed that fish in systems characterized by asynchronous risk in heat stress and hypoxia should respond to the emergent temperature-oxygen constraints by utilizing DVM</w:t>
      </w:r>
      <w:r w:rsidR="004B26CF">
        <w:t xml:space="preserve"> (Figure </w:t>
      </w:r>
      <w:r w:rsidR="000D3187">
        <w:t>5a</w:t>
      </w:r>
      <w:ins w:id="349" w:author="Barrett, Hannah" w:date="2025-07-23T12:15:00Z" w16du:dateUtc="2025-07-23T19:15:00Z">
        <w:r w:rsidR="00D617C1">
          <w:t xml:space="preserve"> &amp;</w:t>
        </w:r>
      </w:ins>
      <w:del w:id="350" w:author="Barrett, Hannah" w:date="2025-07-23T12:15:00Z" w16du:dateUtc="2025-07-23T19:15:00Z">
        <w:r w:rsidR="000D3187" w:rsidDel="00D617C1">
          <w:delText xml:space="preserve">, </w:delText>
        </w:r>
      </w:del>
      <w:ins w:id="351" w:author="Barrett, Hannah" w:date="2025-07-23T12:09:00Z" w16du:dateUtc="2025-07-23T19:09:00Z">
        <w:r w:rsidR="00D617C1">
          <w:t xml:space="preserve"> </w:t>
        </w:r>
      </w:ins>
      <w:r w:rsidR="000D3187">
        <w:t>5c</w:t>
      </w:r>
      <w:r w:rsidR="004B26CF">
        <w:t>)</w:t>
      </w:r>
      <w:r w:rsidR="00336332">
        <w:t xml:space="preserve">. We empirically corroborated this hypothesis in wild cutthroat trout held </w:t>
      </w:r>
      <w:r w:rsidR="00336332" w:rsidRPr="00E940C2">
        <w:rPr>
          <w:i/>
          <w:iCs/>
        </w:rPr>
        <w:t>in situ</w:t>
      </w:r>
      <w:r w:rsidR="00336332">
        <w:t>. Fish exhibited fine-scale DVM</w:t>
      </w:r>
      <w:r w:rsidR="00E940C2">
        <w:t>,</w:t>
      </w:r>
      <w:r w:rsidR="00336332">
        <w:t xml:space="preserve"> moving </w:t>
      </w:r>
      <w:ins w:id="352" w:author="Barrett, Hannah" w:date="2025-07-24T13:52:00Z" w16du:dateUtc="2025-07-24T20:52:00Z">
        <w:r w:rsidR="00250764">
          <w:t>deeper</w:t>
        </w:r>
      </w:ins>
      <w:del w:id="353" w:author="Barrett, Hannah" w:date="2025-07-24T13:52:00Z" w16du:dateUtc="2025-07-24T20:52:00Z">
        <w:r w:rsidR="00336332" w:rsidDel="00250764">
          <w:delText>shallower</w:delText>
        </w:r>
      </w:del>
      <w:r w:rsidR="00336332">
        <w:t xml:space="preserve"> during the day and </w:t>
      </w:r>
      <w:ins w:id="354" w:author="Barrett, Hannah" w:date="2025-07-24T13:52:00Z" w16du:dateUtc="2025-07-24T20:52:00Z">
        <w:r w:rsidR="00250764">
          <w:t xml:space="preserve">shallower </w:t>
        </w:r>
      </w:ins>
      <w:del w:id="355" w:author="Barrett, Hannah" w:date="2025-07-24T13:52:00Z" w16du:dateUtc="2025-07-24T20:52:00Z">
        <w:r w:rsidR="00336332" w:rsidDel="00250764">
          <w:delText xml:space="preserve">deeper </w:delText>
        </w:r>
      </w:del>
      <w:r w:rsidR="00336332">
        <w:t>at night</w:t>
      </w:r>
      <w:r w:rsidR="004B26CF">
        <w:t xml:space="preserve"> (Figure </w:t>
      </w:r>
      <w:r w:rsidR="001E54D7">
        <w:t>4,</w:t>
      </w:r>
      <w:del w:id="356" w:author="Barrett, Hannah" w:date="2025-07-23T12:15:00Z" w16du:dateUtc="2025-07-23T19:15:00Z">
        <w:r w:rsidR="001E54D7" w:rsidDel="00D617C1">
          <w:delText xml:space="preserve"> </w:delText>
        </w:r>
      </w:del>
      <w:ins w:id="357" w:author="Barrett, Hannah" w:date="2025-07-23T12:08:00Z" w16du:dateUtc="2025-07-23T19:08:00Z">
        <w:r w:rsidR="00D617C1">
          <w:t xml:space="preserve"> </w:t>
        </w:r>
      </w:ins>
      <w:r w:rsidR="001E54D7">
        <w:t>5</w:t>
      </w:r>
      <w:r w:rsidR="004B26CF">
        <w:t>b,</w:t>
      </w:r>
      <w:del w:id="358" w:author="Barrett, Hannah" w:date="2025-07-23T12:15:00Z" w16du:dateUtc="2025-07-23T19:15:00Z">
        <w:r w:rsidR="004B26CF" w:rsidDel="00D617C1">
          <w:delText xml:space="preserve"> </w:delText>
        </w:r>
      </w:del>
      <w:ins w:id="359" w:author="Barrett, Hannah" w:date="2025-07-23T12:08:00Z" w16du:dateUtc="2025-07-23T19:08:00Z">
        <w:r w:rsidR="00D617C1">
          <w:t xml:space="preserve"> </w:t>
        </w:r>
      </w:ins>
      <w:r w:rsidR="001E54D7">
        <w:t>5d</w:t>
      </w:r>
      <w:r w:rsidR="004B26CF">
        <w:t>)</w:t>
      </w:r>
      <w:r w:rsidR="00336332">
        <w:t xml:space="preserve">. </w:t>
      </w:r>
      <w:r w:rsidR="001E54D7">
        <w:t>F</w:t>
      </w:r>
      <w:r w:rsidR="00336332">
        <w:t xml:space="preserve">ish in these thermal refuges </w:t>
      </w:r>
      <w:r w:rsidR="001E54D7">
        <w:t>avoided</w:t>
      </w:r>
      <w:r w:rsidR="00336332">
        <w:t xml:space="preserve"> cooler temperatures </w:t>
      </w:r>
      <w:r w:rsidR="00245392">
        <w:t xml:space="preserve">during </w:t>
      </w:r>
      <w:proofErr w:type="gramStart"/>
      <w:r w:rsidR="00245392">
        <w:t>the DO</w:t>
      </w:r>
      <w:proofErr w:type="gramEnd"/>
      <w:r w:rsidR="00245392">
        <w:t>-minima</w:t>
      </w:r>
      <w:r w:rsidR="00336332">
        <w:t xml:space="preserve">, when hypoxia was most severe, </w:t>
      </w:r>
      <w:r w:rsidR="00A97F6B">
        <w:t xml:space="preserve">but </w:t>
      </w:r>
      <w:r w:rsidR="001E54D7">
        <w:t xml:space="preserve">selected </w:t>
      </w:r>
      <w:r w:rsidR="00A97F6B">
        <w:t xml:space="preserve">cooler temperatures during </w:t>
      </w:r>
      <w:proofErr w:type="gramStart"/>
      <w:r w:rsidR="00A97F6B">
        <w:t xml:space="preserve">the </w:t>
      </w:r>
      <w:r w:rsidR="00245392">
        <w:t>DO</w:t>
      </w:r>
      <w:proofErr w:type="gramEnd"/>
      <w:r w:rsidR="00245392">
        <w:t>-maxima</w:t>
      </w:r>
      <w:r w:rsidR="00A97F6B">
        <w:t>, when DO was highe</w:t>
      </w:r>
      <w:r w:rsidR="00245392">
        <w:t>st</w:t>
      </w:r>
      <w:r w:rsidR="004B26CF">
        <w:t xml:space="preserve"> (Figure 6)</w:t>
      </w:r>
      <w:r w:rsidR="00A97F6B">
        <w:t>. Thus, diel variation, and adaptive fish behavior</w:t>
      </w:r>
      <w:r w:rsidR="003C1EEF">
        <w:t xml:space="preserve"> (DVM)</w:t>
      </w:r>
      <w:r w:rsidR="007D1052">
        <w:t>,</w:t>
      </w:r>
      <w:r w:rsidR="00A97F6B">
        <w:t xml:space="preserve"> </w:t>
      </w:r>
      <w:ins w:id="360" w:author="Barrett, Hannah" w:date="2025-07-10T14:23:00Z" w16du:dateUtc="2025-07-10T21:23:00Z">
        <w:r w:rsidR="00FB1907">
          <w:t xml:space="preserve">may </w:t>
        </w:r>
      </w:ins>
      <w:r w:rsidR="00A97F6B">
        <w:t xml:space="preserve">soften the constraints of </w:t>
      </w:r>
      <w:r w:rsidR="00FB3FAB">
        <w:t xml:space="preserve">DO </w:t>
      </w:r>
      <w:r w:rsidR="00A97F6B">
        <w:t>on thermal refuge use, also known as the ‘temperature-oxygen squeeze’. Temperature-DO trade-offs are common in freshwater ecosystems</w:t>
      </w:r>
      <w:ins w:id="361" w:author="Barrett, Hannah" w:date="2025-07-10T14:27:00Z" w16du:dateUtc="2025-07-10T21:27:00Z">
        <w:r w:rsidR="00FB1907">
          <w:t>,</w:t>
        </w:r>
      </w:ins>
      <w:r w:rsidR="00A97F6B">
        <w:t xml:space="preserve"> and our results are supported by first principles, so they are likely </w:t>
      </w:r>
      <w:ins w:id="362" w:author="Barrett, Hannah" w:date="2025-07-10T14:26:00Z" w16du:dateUtc="2025-07-10T21:26:00Z">
        <w:r w:rsidR="00FB1907">
          <w:t xml:space="preserve">relevant </w:t>
        </w:r>
      </w:ins>
      <w:del w:id="363" w:author="Barrett, Hannah" w:date="2025-07-10T14:26:00Z" w16du:dateUtc="2025-07-10T21:26:00Z">
        <w:r w:rsidR="00A97F6B" w:rsidDel="00FB1907">
          <w:delText xml:space="preserve">generalizable </w:delText>
        </w:r>
      </w:del>
      <w:r w:rsidR="00A97F6B">
        <w:t>to other aquatic ecosystems</w:t>
      </w:r>
      <w:ins w:id="364" w:author="Barrett, Hannah" w:date="2025-07-10T14:25:00Z" w16du:dateUtc="2025-07-10T21:25:00Z">
        <w:r w:rsidR="00FB1907">
          <w:t xml:space="preserve"> where similar asynchronous stressors occur</w:t>
        </w:r>
      </w:ins>
      <w:r w:rsidR="00A97F6B">
        <w:t xml:space="preserve">. </w:t>
      </w:r>
    </w:p>
    <w:p w14:paraId="4B0A015A" w14:textId="0AE596F3" w:rsidR="00430B7C" w:rsidRDefault="0057388B" w:rsidP="00C56B0A">
      <w:pPr>
        <w:pStyle w:val="Default"/>
        <w:spacing w:line="480" w:lineRule="auto"/>
      </w:pPr>
      <w:r>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 xml:space="preserve">found that fish held at </w:t>
      </w:r>
      <w:ins w:id="365" w:author="Barrett, Hannah" w:date="2025-07-22T15:50:00Z" w16du:dateUtc="2025-07-22T22:50:00Z">
        <w:r w:rsidR="001E54D7">
          <w:t xml:space="preserve">a relatively </w:t>
        </w:r>
      </w:ins>
      <w:r w:rsidR="00430B7C">
        <w:t>constant depth if considering</w:t>
      </w:r>
      <w:r w:rsidR="00470B5B">
        <w:t xml:space="preserve"> temperature</w:t>
      </w:r>
      <w:r w:rsidR="00430B7C">
        <w:t xml:space="preserve"> or</w:t>
      </w:r>
      <w:r w:rsidR="00470B5B">
        <w:t xml:space="preserve"> </w:t>
      </w:r>
      <w:r w:rsidR="00BD7F9A">
        <w:t>DO</w:t>
      </w:r>
      <w:r w:rsidR="00430B7C">
        <w:t xml:space="preserve"> in </w:t>
      </w:r>
      <w:proofErr w:type="gramStart"/>
      <w:r w:rsidR="00387593">
        <w:t>isolation</w:t>
      </w:r>
      <w:ins w:id="366" w:author="Barrett, Hannah" w:date="2025-07-22T15:50:00Z" w16du:dateUtc="2025-07-22T22:50:00Z">
        <w:r w:rsidR="001E54D7">
          <w:t>,</w:t>
        </w:r>
      </w:ins>
      <w:r w:rsidR="00387593">
        <w:t xml:space="preserve"> but</w:t>
      </w:r>
      <w:proofErr w:type="gramEnd"/>
      <w:r w:rsidR="00430B7C">
        <w:t xml:space="preserve"> switched to </w:t>
      </w:r>
      <w:proofErr w:type="gramStart"/>
      <w:r w:rsidR="00430B7C">
        <w:t>diel</w:t>
      </w:r>
      <w:proofErr w:type="gramEnd"/>
      <w:r w:rsidR="00430B7C">
        <w:t xml:space="preserve"> vertical movement when considering temperature and DO together (</w:t>
      </w:r>
      <w:r w:rsidR="00E55F00">
        <w:t xml:space="preserve">Figure </w:t>
      </w:r>
      <w:r w:rsidR="001E54D7">
        <w:t>5</w:t>
      </w:r>
      <w:r w:rsidR="00E55F00">
        <w:t>a</w:t>
      </w:r>
      <w:r w:rsidR="00D617C1">
        <w:t xml:space="preserve"> &amp; </w:t>
      </w:r>
      <w:r w:rsidR="001E54D7">
        <w:t>5c</w:t>
      </w:r>
      <w:r w:rsidR="00430B7C">
        <w:t xml:space="preserve">). Tagged fish held </w:t>
      </w:r>
      <w:r w:rsidR="00430B7C" w:rsidRPr="00894FD6">
        <w:rPr>
          <w:i/>
          <w:iCs/>
        </w:rPr>
        <w:t>in situ</w:t>
      </w:r>
      <w:r w:rsidR="00430B7C">
        <w:t xml:space="preserve"> exhibited analogous DVM with similar timing, </w:t>
      </w:r>
      <w:r w:rsidR="009E5AF1">
        <w:t xml:space="preserve">but </w:t>
      </w:r>
      <w:r w:rsidR="00413F74">
        <w:t xml:space="preserve">at </w:t>
      </w:r>
      <w:r w:rsidR="00430B7C">
        <w:t>a smaller</w:t>
      </w:r>
      <w:r w:rsidR="009E5AF1">
        <w:t xml:space="preserve"> amplitud</w:t>
      </w:r>
      <w:r w:rsidR="00430B7C">
        <w:t>e than in our simulation</w:t>
      </w:r>
      <w:r w:rsidR="001E54D7">
        <w:t>s</w:t>
      </w:r>
      <w:r w:rsidR="004B26CF">
        <w:t xml:space="preserve"> (Figure </w:t>
      </w:r>
      <w:r w:rsidR="001E54D7">
        <w:t>5</w:t>
      </w:r>
      <w:r w:rsidR="004B26CF">
        <w:t>b</w:t>
      </w:r>
      <w:r w:rsidR="00D617C1">
        <w:t xml:space="preserve"> &amp; </w:t>
      </w:r>
      <w:r w:rsidR="001E54D7">
        <w:t>5d</w:t>
      </w:r>
      <w:r w:rsidR="004B26CF">
        <w:t>)</w:t>
      </w:r>
      <w:r w:rsidR="00430B7C">
        <w:t>. We did not expect our simulation</w:t>
      </w:r>
      <w:ins w:id="367" w:author="Barrett, Hannah" w:date="2025-07-22T15:51:00Z" w16du:dateUtc="2025-07-22T22:51:00Z">
        <w:r w:rsidR="001E54D7">
          <w:t>s</w:t>
        </w:r>
      </w:ins>
      <w:r w:rsidR="00430B7C">
        <w:t xml:space="preserve"> to accurately predict fish depths in the wild, because the </w:t>
      </w:r>
      <w:r w:rsidR="00430B7C">
        <w:rPr>
          <w:noProof/>
        </w:rPr>
        <w:t>TDO</w:t>
      </w:r>
      <w:ins w:id="368" w:author="Barrett, Hannah" w:date="2025-07-23T10:27:00Z" w16du:dateUtc="2025-07-23T17:27:00Z">
        <w:r w:rsidR="00964529">
          <w:rPr>
            <w:noProof/>
            <w:vertAlign w:val="subscript"/>
          </w:rPr>
          <w:t xml:space="preserve">bal </w:t>
        </w:r>
      </w:ins>
      <w:del w:id="369" w:author="Barrett, Hannah" w:date="2025-07-23T10:27:00Z" w16du:dateUtc="2025-07-23T17:27:00Z">
        <w:r w:rsidR="00430B7C" w:rsidRPr="00F91A6A" w:rsidDel="00964529">
          <w:rPr>
            <w:noProof/>
            <w:vertAlign w:val="subscript"/>
          </w:rPr>
          <w:delText>opt</w:delText>
        </w:r>
        <w:r w:rsidR="00430B7C" w:rsidDel="00964529">
          <w:rPr>
            <w:noProof/>
            <w:vertAlign w:val="subscript"/>
          </w:rPr>
          <w:delText xml:space="preserve"> </w:delText>
        </w:r>
      </w:del>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hypoxia tolerance</w:t>
      </w:r>
      <w:r w:rsidR="008951AA">
        <w:rPr>
          <w:noProof/>
        </w:rPr>
        <w:t xml:space="preserve"> </w:t>
      </w:r>
      <w:r w:rsidR="008951AA">
        <w:rPr>
          <w:noProof/>
        </w:rPr>
        <w:fldChar w:fldCharType="begin"/>
      </w:r>
      <w:r w:rsidR="008951AA">
        <w:rPr>
          <w:noProof/>
        </w:rPr>
        <w:instrText xml:space="preserve"> ADDIN ZOTERO_ITEM CSL_CITATION {"citationID":"vFEoJQ62","properties":{"formattedCitation":"(Faust et al., 2004; Metcalfe et al., 2016)","plainCitation":"(Faust et al., 2004; Metcalfe et al., 2016)","noteIndex":0},"citationItems":[{"id":82,"uris":["http://zotero.org/users/local/zapURGuj/items/V7RFBMIL"],"itemData":{"id":82,"type":"article-journal","abstract":"All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durations(10–30 min) of severe hypoxia (PO =5–10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Furthermore,myoglobin was not detected in the perfusate, and ventricular LDH activity did not vary in response to the duration of severe hypoxia. These data (1)indicate that trout from this farm have extremely hypoxia-tolerant hearts; (2)suggest that considerable intra-specific variation exists in trout myocardial hypoxia tolerance; and (3) provide preliminary evidence that trout hearts are not irreversibly damaged, but are merely `stunned', following brief periods(10–30 min) of severe hypoxia.","container-title":"Journal of Experimental Biology","DOI":"10.1242/jeb.00824","ISSN":"0022-0949","issue":"6","journalAbbreviation":"Journal of Experimental Biology","page":"1005-1015","source":"Silverchair","title":"All rainbow trout (Oncorhynchus mykiss) are not created equal:intra-specific variation in cardiac hypoxia tolerance","title-short":"All rainbow trout (Oncorhynchus mykiss) are not created equal","volume":"207","author":[{"family":"Faust","given":"Heather A."},{"family":"Gamperl","given":"A. Kurt"},{"family":"Rodnick","given":"Kenneth J."}],"issued":{"date-parts":[["2004",2,22]]}}},{"id":84,"uris":["http://zotero.org/users/local/zapURGuj/items/T736S2WL"],"itemData":{"id":84,"type":"article-journal","abstract":"There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AS.","container-title":"Journal of Fish Biology","DOI":"10.1111/jfb.12699","ISSN":"1095-8649","issue":"1","language":"en","license":"© 2015 The Authors. Journal of Fish Biology published by John Wiley &amp; Sons Ltd on behalf of The Fisheries Society of the British Isles.","note":"_eprint: https://onlinelibrary.wiley.com/doi/pdf/10.1111/jfb.12699","page":"298-321","source":"Wiley Online Library","title":"Does individual variation in metabolic phenotype predict fish behaviour and performance?","volume":"88","author":[{"family":"Metcalfe","given":"N. B."},{"family":"Van Leeuwen","given":"T. E."},{"family":"Killen","given":"S. S."}],"issued":{"date-parts":[["2016"]]}}}],"schema":"https://github.com/citation-style-language/schema/raw/master/csl-citation.json"} </w:instrText>
      </w:r>
      <w:r w:rsidR="008951AA">
        <w:rPr>
          <w:noProof/>
        </w:rPr>
        <w:fldChar w:fldCharType="separate"/>
      </w:r>
      <w:r w:rsidR="008951AA" w:rsidRPr="008951AA">
        <w:t>(Faust et al., 2004; Metcalfe et al., 2016)</w:t>
      </w:r>
      <w:r w:rsidR="008951AA">
        <w:rPr>
          <w:noProof/>
        </w:rPr>
        <w:fldChar w:fldCharType="end"/>
      </w:r>
      <w:r w:rsidR="004E549D">
        <w:rPr>
          <w:noProof/>
        </w:rPr>
        <w:t>.</w:t>
      </w:r>
      <w:r w:rsidR="00AD57CC">
        <w:rPr>
          <w:noProof/>
        </w:rPr>
        <w:t xml:space="preserve"> </w:t>
      </w:r>
      <w:r w:rsidR="00430B7C">
        <w:rPr>
          <w:noProof/>
        </w:rPr>
        <w:t xml:space="preserve">However, </w:t>
      </w:r>
      <w:r w:rsidR="00430B7C">
        <w:rPr>
          <w:noProof/>
        </w:rPr>
        <w:lastRenderedPageBreak/>
        <w:t>the fish in our study appear to be relatively tolerant of tempory exposure to low DO. Though they avoided the lowest DO levels in the water column, they could have experienced higher DO minimums by moving farther above the thermocline. For example, the EPA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w:t>
      </w:r>
      <w:r w:rsidR="00AF7BD6">
        <w:t xml:space="preserve"> </w:t>
      </w:r>
      <w:r w:rsidR="003668A0">
        <w:t>L</w:t>
      </w:r>
      <w:r w:rsidR="003668A0">
        <w:rPr>
          <w:vertAlign w:val="superscript"/>
        </w:rPr>
        <w:t>-1</w:t>
      </w:r>
      <w:r w:rsidR="000E0084">
        <w:rPr>
          <w:vertAlign w:val="superscript"/>
        </w:rPr>
        <w:t xml:space="preserve"> </w:t>
      </w:r>
      <w:r w:rsidR="008951AA">
        <w:fldChar w:fldCharType="begin"/>
      </w:r>
      <w:r w:rsidR="008951AA">
        <w:instrText xml:space="preserve"> ADDIN ZOTERO_ITEM CSL_CITATION {"citationID":"YJajEmFN","properties":{"formattedCitation":"(USEPA, 1987)","plainCitation":"(USEPA, 1987)","noteIndex":0},"citationItems":[{"id":79,"uris":["http://zotero.org/users/local/zapURGuj/items/GYQ9NP5L"],"itemData":{"id":79,"type":"document","publisher":"US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8951AA">
        <w:fldChar w:fldCharType="separate"/>
      </w:r>
      <w:r w:rsidR="008951AA" w:rsidRPr="008951AA">
        <w:t>(USEPA, 1987)</w:t>
      </w:r>
      <w:r w:rsidR="008951AA">
        <w:fldChar w:fldCharType="end"/>
      </w:r>
      <w:r w:rsidR="00430B7C">
        <w:rPr>
          <w:noProof/>
        </w:rPr>
        <w:t>, the cutthroat in our study could have stayed above this level by selecting</w:t>
      </w:r>
      <w:r w:rsidR="00406E37">
        <w:rPr>
          <w:noProof/>
        </w:rPr>
        <w:t xml:space="preserve"> ~2</w:t>
      </w:r>
      <w:r w:rsidR="00AF7BD6">
        <w:t xml:space="preserve"> – </w:t>
      </w:r>
      <w:r w:rsidR="00406E37">
        <w:rPr>
          <w:noProof/>
        </w:rPr>
        <w:t>3</w:t>
      </w:r>
      <w:r w:rsidR="00430B7C">
        <w:rPr>
          <w:noProof/>
        </w:rPr>
        <w:sym w:font="Symbol" w:char="F0B0"/>
      </w:r>
      <w:r w:rsidR="00430B7C">
        <w:rPr>
          <w:noProof/>
        </w:rPr>
        <w:t xml:space="preserve"> C warmer water, but they did not. </w:t>
      </w:r>
      <w:r w:rsidR="008951AA">
        <w:rPr>
          <w:noProof/>
        </w:rPr>
        <w:fldChar w:fldCharType="begin"/>
      </w:r>
      <w:r w:rsidR="001F2CFA">
        <w:rPr>
          <w:noProof/>
        </w:rPr>
        <w:instrText xml:space="preserve"> ADDIN ZOTERO_ITEM CSL_CITATION {"citationID":"FkDok43m","properties":{"formattedCitation":"(Matthews &amp; Berg, 1997)","plainCitation":"(Matthews &amp; Berg, 1997)","dontUpdate":true,"noteIndex":0},"citationItems":[{"id":86,"uris":["http://zotero.org/users/local/zapURGuj/items/SVY6F5P6"],"itemData":{"id":86,"type":"article-journal","abstract":"Habitat use by rainbow trout Oncorhynchus mykiss is described for a southern California stream where the summer water temperatures typically exceed the lethal limits for trout (&gt;25°C). During August 1994, water temperature, dissolved oxygen (DO), and trout distribution were monitored in two adjacent pools in Sespe Creek, Ventura County, where summer water temperature reached 28.9° C. Water temperature was an important factor in trout distribution in the two pools. During 1–11 August 1994, water temperatures in pool 1 ranged from 21.5°C at the bottom (4.1 m) to 28.9° C at the surface. After 5 August, trout were no longer found in this pool, suggesting that trout had moved out of the high temperature water or died. In the adjacent, shallower (1.5m) pool 2, surface water temperatures were as high as 27.9° C, but temperatures on the bottom remained cooler (17.5–21° C) than pool 1, presumably due to groundwater seeps. Consistent aggregations of trout were observed in pool 2 throughout the study period. During the day when water temperature was highest, most trout were found in a region of the pool with the lowest water temperature (mean=18.3° C). Conversely, regions with the highest water temperatures had the fewest trout during the day. The seeps may have introduced water with low dissolved oxygen into pool 2, as the DO in many locations on the bottom ranged from &lt;1 mg 1−1 to 5 mg 1−1 over 24 h, while the surface DO ranged from 4.1 to 10.0mg 1−1. Lowest DO occurred from 2400 to 0600 hours. During August, water temperature and DO were positively related. Thus, rainbow trout faced a trade-off between the relatively cool water temperature with low, possibly lethal levels of DO (e.g. 1.7 to 3.4 mg 1−1 in region 3), and lethally high water temperature but high DO. Seeps may serve as important thermal refugia for trout, and an increased understanding of their role as potential critical refugia in Southern California is necessary.","container-title":"Journal of Fish Biology","DOI":"10.1111/j.1095-8649.1997.tb01339.x","ISSN":"1095-8649","issue":"1","language":"en","note":"_eprint: https://onlinelibrary.wiley.com/doi/pdf/10.1111/j.1095-8649.1997.tb01339.x","page":"50-67","source":"Wiley Online Library","title":"Rainbow trout responses to water temperature and dissolved oxygen stress in two southern California stream pools","volume":"50","author":[{"family":"Matthews","given":"K. R."},{"family":"Berg","given":"N. H."}],"issued":{"date-parts":[["1997"]]}}}],"schema":"https://github.com/citation-style-language/schema/raw/master/csl-citation.json"} </w:instrText>
      </w:r>
      <w:r w:rsidR="008951AA">
        <w:rPr>
          <w:noProof/>
        </w:rPr>
        <w:fldChar w:fldCharType="separate"/>
      </w:r>
      <w:r w:rsidR="008951AA" w:rsidRPr="008951AA">
        <w:t xml:space="preserve">Matthews </w:t>
      </w:r>
      <w:r w:rsidR="004B26CF">
        <w:t>and</w:t>
      </w:r>
      <w:r w:rsidR="008951AA" w:rsidRPr="008951AA">
        <w:t xml:space="preserve"> Berg </w:t>
      </w:r>
      <w:r w:rsidR="004B26CF">
        <w:t>(</w:t>
      </w:r>
      <w:r w:rsidR="008951AA" w:rsidRPr="008951AA">
        <w:t>1997)</w:t>
      </w:r>
      <w:r w:rsidR="008951AA">
        <w:rPr>
          <w:noProof/>
        </w:rPr>
        <w:fldChar w:fldCharType="end"/>
      </w:r>
      <w:r w:rsidR="00F3507F" w:rsidRPr="00F3507F">
        <w:rPr>
          <w:noProof/>
        </w:rPr>
        <w:t xml:space="preserve"> found similar patterns where rainbow trout aggregated near groundwater seeps, which provided cooler water with lower DO in stratified pools. Despite the availability of warmer surface waters with higher DO, the trout preferred cooler, oxygen-poor refugia</w:t>
      </w:r>
      <w:r w:rsidR="00F3507F">
        <w:rPr>
          <w:noProof/>
        </w:rPr>
        <w:t>.</w:t>
      </w:r>
    </w:p>
    <w:p w14:paraId="70F1D7AF" w14:textId="719AFD29" w:rsidR="00146C88" w:rsidRDefault="00146C88" w:rsidP="00146C88">
      <w:pPr>
        <w:pStyle w:val="Default"/>
        <w:spacing w:line="480" w:lineRule="auto"/>
        <w:rPr>
          <w:noProof/>
        </w:rPr>
      </w:pPr>
      <w:r>
        <w:tab/>
        <w:t xml:space="preserve">We were surprised that fish did not select for temperatures </w:t>
      </w:r>
      <w:r w:rsidR="0070073F">
        <w:t xml:space="preserve">warmer than what we observed </w:t>
      </w:r>
      <w:r>
        <w:t>in favor of higher DO, because recent physiological work on our focal species found that temperatures up to 19</w:t>
      </w:r>
      <w:r>
        <w:sym w:font="Symbol" w:char="F0B0"/>
      </w:r>
      <w:r>
        <w:t>C did not decrease aerobic scope</w:t>
      </w:r>
      <w:r w:rsidR="008951AA">
        <w:t xml:space="preserve"> </w:t>
      </w:r>
      <w:r w:rsidR="008951AA">
        <w:fldChar w:fldCharType="begin"/>
      </w:r>
      <w:r w:rsidR="008951AA">
        <w:instrText xml:space="preserve"> ADDIN ZOTERO_ITEM CSL_CITATION {"citationID":"pPneOXRE","properties":{"formattedCitation":"(Anlauf-Dunn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8951AA">
        <w:fldChar w:fldCharType="separate"/>
      </w:r>
      <w:r w:rsidR="008951AA" w:rsidRPr="008951AA">
        <w:t>(Anlauf-Dunn et al., 2022)</w:t>
      </w:r>
      <w:r w:rsidR="008951AA">
        <w:fldChar w:fldCharType="end"/>
      </w:r>
      <w:r w:rsidR="00721650">
        <w:t xml:space="preserve">. For example, the </w:t>
      </w:r>
      <w:r w:rsidR="00533C0D">
        <w:t xml:space="preserve">average </w:t>
      </w:r>
      <w:r w:rsidR="00713E93">
        <w:t xml:space="preserve">maximum temperature selected by fish in </w:t>
      </w:r>
      <w:r w:rsidR="0075130D">
        <w:t xml:space="preserve">the </w:t>
      </w:r>
      <w:r w:rsidR="004B26CF">
        <w:t>Blue Ruin</w:t>
      </w:r>
      <w:r w:rsidR="00713E93">
        <w:t xml:space="preserve"> </w:t>
      </w:r>
      <w:r w:rsidR="0075130D">
        <w:t xml:space="preserve">net pens </w:t>
      </w:r>
      <w:r w:rsidR="00713E93">
        <w:t xml:space="preserve">was </w:t>
      </w:r>
      <w:r w:rsidR="0075130D">
        <w:t>~</w:t>
      </w:r>
      <w:r w:rsidR="00533C0D">
        <w:t>16.5°C</w:t>
      </w:r>
      <w:r w:rsidR="00713E93">
        <w:t xml:space="preserve"> even though </w:t>
      </w:r>
      <w:proofErr w:type="gramStart"/>
      <w:r w:rsidR="00533C0D">
        <w:t>average</w:t>
      </w:r>
      <w:proofErr w:type="gramEnd"/>
      <w:r w:rsidR="00533C0D">
        <w:t xml:space="preserve"> maximum </w:t>
      </w:r>
      <w:r w:rsidR="00713E93">
        <w:t xml:space="preserve">available temperatures </w:t>
      </w:r>
      <w:r w:rsidR="009A7779">
        <w:t xml:space="preserve">recorded at the </w:t>
      </w:r>
      <w:r w:rsidR="00721650">
        <w:t xml:space="preserve">Blue Ruin </w:t>
      </w:r>
      <w:r w:rsidR="009A7779">
        <w:t>net pen</w:t>
      </w:r>
      <w:r w:rsidR="0075130D">
        <w:t xml:space="preserve"> logger array</w:t>
      </w:r>
      <w:r w:rsidR="009A7779">
        <w:t xml:space="preserve"> </w:t>
      </w:r>
      <w:r w:rsidR="00713E93">
        <w:t xml:space="preserve">reached </w:t>
      </w:r>
      <w:r w:rsidR="00533C0D">
        <w:t>22.7°C</w:t>
      </w:r>
      <w:r w:rsidR="00713E93">
        <w:t xml:space="preserve"> and would have provided higher DO</w:t>
      </w:r>
      <w:r>
        <w:t xml:space="preserve">. While short-term </w:t>
      </w:r>
      <w:r w:rsidR="009964FA">
        <w:t xml:space="preserve">thermal </w:t>
      </w:r>
      <w:r>
        <w:t xml:space="preserve">stress does not </w:t>
      </w:r>
      <w:r w:rsidR="009964FA">
        <w:t xml:space="preserve">appear to </w:t>
      </w:r>
      <w:r>
        <w:t>explain the observed behavior in our fish, we believe cumulative effects on energetics do</w:t>
      </w:r>
      <w:r>
        <w:rPr>
          <w:noProof/>
        </w:rPr>
        <w:t xml:space="preserve">. </w:t>
      </w:r>
      <w:commentRangeStart w:id="370"/>
      <w:r>
        <w:rPr>
          <w:noProof/>
        </w:rPr>
        <w:t xml:space="preserve">While sampling fish </w:t>
      </w:r>
      <w:r w:rsidR="00713E93">
        <w:rPr>
          <w:noProof/>
        </w:rPr>
        <w:t>i</w:t>
      </w:r>
      <w:r>
        <w:rPr>
          <w:noProof/>
        </w:rPr>
        <w:t xml:space="preserve">n cold-water alcoves as part of a separate study, we observed high densities of fish with small ration sizes </w:t>
      </w:r>
      <w:r w:rsidR="009037B5">
        <w:rPr>
          <w:noProof/>
        </w:rPr>
        <w:t xml:space="preserve">comprised </w:t>
      </w:r>
      <w:r>
        <w:rPr>
          <w:noProof/>
        </w:rPr>
        <w:t xml:space="preserve">of low energy density prey items (unpublished data). </w:t>
      </w:r>
      <w:commentRangeEnd w:id="370"/>
      <w:r w:rsidR="002E60D4">
        <w:rPr>
          <w:rStyle w:val="CommentReference"/>
          <w:rFonts w:asciiTheme="minorHAnsi" w:hAnsiTheme="minorHAnsi" w:cstheme="minorBidi"/>
          <w:color w:val="auto"/>
        </w:rPr>
        <w:commentReference w:id="370"/>
      </w:r>
      <w:r>
        <w:rPr>
          <w:noProof/>
        </w:rPr>
        <w:t>When fish are starving, cooler temperatures reduce rates of energy loss (by reducing metabolic costs) and increase the duration over which fish can survive without foraging</w:t>
      </w:r>
      <w:r w:rsidR="009964FA">
        <w:rPr>
          <w:noProof/>
        </w:rPr>
        <w:t xml:space="preserve"> </w:t>
      </w:r>
      <w:r w:rsidR="008951AA">
        <w:rPr>
          <w:noProof/>
        </w:rPr>
        <w:fldChar w:fldCharType="begin"/>
      </w:r>
      <w:r w:rsidR="008951AA">
        <w:rPr>
          <w:noProof/>
        </w:rPr>
        <w:instrText xml:space="preserve"> ADDIN ZOTERO_ITEM CSL_CITATION {"citationID":"sN3XU9Dm","properties":{"formattedCitation":"(Fry, 1947)","plainCitation":"(Fry, 1947)","noteIndex":0},"citationItems":[{"id":90,"uris":["http://zotero.org/users/local/zapURGuj/items/DVTBXTS5"],"itemData":{"id":90,"type":"article-journal","container-title":"Publ. Out. Fish. Res. Lab.","issue":"68","note":"publisher: University of Toront Press","page":"1-62","source":"CiNii Research","title":"Effects of the environment on animal activity","volume":"55","author":[{"family":"Fry","given":"F.E.J."}],"issued":{"date-parts":[["1947"]]}}}],"schema":"https://github.com/citation-style-language/schema/raw/master/csl-citation.json"} </w:instrText>
      </w:r>
      <w:r w:rsidR="008951AA">
        <w:rPr>
          <w:noProof/>
        </w:rPr>
        <w:fldChar w:fldCharType="separate"/>
      </w:r>
      <w:r w:rsidR="008951AA" w:rsidRPr="008951AA">
        <w:t>(Fry, 1947)</w:t>
      </w:r>
      <w:r w:rsidR="008951AA">
        <w:rPr>
          <w:noProof/>
        </w:rPr>
        <w:fldChar w:fldCharType="end"/>
      </w:r>
      <w:r>
        <w:rPr>
          <w:noProof/>
        </w:rPr>
        <w:t>. Thus, when fish balance temperature-DO trade-offs on thermal refuges, where negative energy budgets are typical</w:t>
      </w:r>
      <w:r w:rsidR="00CB5657">
        <w:rPr>
          <w:noProof/>
        </w:rPr>
        <w:t xml:space="preserve"> </w:t>
      </w:r>
      <w:r w:rsidR="00CB5657">
        <w:rPr>
          <w:noProof/>
        </w:rPr>
        <w:fldChar w:fldCharType="begin"/>
      </w:r>
      <w:r w:rsidR="00CB5657">
        <w:rPr>
          <w:noProof/>
        </w:rPr>
        <w:instrText xml:space="preserve"> ADDIN ZOTERO_ITEM CSL_CITATION {"citationID":"u0paIcxc","properties":{"formattedCitation":"(Hahlbeck et al., 2022)","plainCitation":"(Hahlbeck et al., 2022)","noteIndex":0},"citationItems":[{"id":91,"uris":["http://zotero.org/users/local/zapURGuj/items/2AKUEHQZ"],"itemData":{"id":91,"type":"article-journal","abstract":"A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conditions.","container-title":"Conservation Biology","DOI":"10.1111/cobi.13857","ISSN":"1523-1739","issue":"3","language":"en","license":"© 2021 Society for Conservation Biology.","note":"_eprint: https://onlinelibrary.wiley.com/doi/pdf/10.1111/cobi.13857","page":"e13857","source":"Wiley Online Library","title":"Contribution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B."}],"issued":{"date-parts":[["2022"]]}}}],"schema":"https://github.com/citation-style-language/schema/raw/master/csl-citation.json"} </w:instrText>
      </w:r>
      <w:r w:rsidR="00CB5657">
        <w:rPr>
          <w:noProof/>
        </w:rPr>
        <w:fldChar w:fldCharType="separate"/>
      </w:r>
      <w:r w:rsidR="00CB5657" w:rsidRPr="00CB5657">
        <w:t>(Hahlbeck et al., 2022)</w:t>
      </w:r>
      <w:r w:rsidR="00CB5657">
        <w:rPr>
          <w:noProof/>
        </w:rPr>
        <w:fldChar w:fldCharType="end"/>
      </w:r>
      <w:r>
        <w:rPr>
          <w:noProof/>
        </w:rPr>
        <w:t xml:space="preserve">, incurring some level of hypoxia may reduce the risk of starving to death </w:t>
      </w:r>
      <w:r w:rsidR="00B425D0">
        <w:rPr>
          <w:noProof/>
        </w:rPr>
        <w:t>during periods of thermal stress</w:t>
      </w:r>
      <w:r>
        <w:rPr>
          <w:noProof/>
        </w:rPr>
        <w:t xml:space="preserve">. Rainbow trout </w:t>
      </w:r>
      <w:r>
        <w:rPr>
          <w:noProof/>
        </w:rPr>
        <w:lastRenderedPageBreak/>
        <w:t>can display metabolic depression in response to diel hypoxia cycling</w:t>
      </w:r>
      <w:r w:rsidR="00CB5657">
        <w:rPr>
          <w:noProof/>
        </w:rPr>
        <w:t xml:space="preserve"> </w:t>
      </w:r>
      <w:r w:rsidR="00CB5657">
        <w:rPr>
          <w:noProof/>
        </w:rPr>
        <w:fldChar w:fldCharType="begin"/>
      </w:r>
      <w:r w:rsidR="00CB5657">
        <w:rPr>
          <w:noProof/>
        </w:rPr>
        <w:instrText xml:space="preserve"> ADDIN ZOTERO_ITEM CSL_CITATION {"citationID":"FxOGqXH3","properties":{"formattedCitation":"(Williams et al., 2019)","plainCitation":"(Williams et al., 2019)","noteIndex":0},"citationItems":[{"id":93,"uris":["http://zotero.org/users/local/zapURGuj/items/CYMP6IBN"],"itemData":{"id":93,"type":"article-journal","abstract":"Many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PO2); (2) diel cycling O2 (20.7–4.2 kPa PO2 over 24 h); (3) acute hypoxia (130 h at 20.7 kPa PO2 followed by 5 h at 4.2 kPa PO2); and (4) the mean oxygen tension (12.4 kPa PO2) experienced by the diel cycled fish. Some responses were similar in diel O2 cycled and mean PO2-treated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O2 requirements.","container-title":"Journal of Experimental Biology","DOI":"10.1242/jeb.206045","ISSN":"0022-0949","issue":"14","journalAbbreviation":"Journal of Experimental Biology","page":"jeb206045","source":"Silverchair","title":"Diel cycling hypoxia enhances hypoxia tolerance in rainbow trout (Oncorhynchus mykiss): evidence of physiological and metabolic plasticity","title-short":"Diel cycling hypoxia enhances hypoxia tolerance in rainbow trout (Oncorhynchus mykiss)","volume":"222","author":[{"family":"Williams","given":"Kenneth J."},{"family":"Cassidy","given":"Alicia A."},{"family":"Verhille","given":"Christine E."},{"family":"Lamarre","given":"Simon G."},{"family":"MacCormack","given":"Tyson J."}],"issued":{"date-parts":[["2019",7,23]]}}}],"schema":"https://github.com/citation-style-language/schema/raw/master/csl-citation.json"} </w:instrText>
      </w:r>
      <w:r w:rsidR="00CB5657">
        <w:rPr>
          <w:noProof/>
        </w:rPr>
        <w:fldChar w:fldCharType="separate"/>
      </w:r>
      <w:r w:rsidR="00CB5657" w:rsidRPr="00CB5657">
        <w:t>(Williams et al., 2019)</w:t>
      </w:r>
      <w:r w:rsidR="00CB5657">
        <w:rPr>
          <w:noProof/>
        </w:rPr>
        <w:fldChar w:fldCharType="end"/>
      </w:r>
      <w:r>
        <w:rPr>
          <w:noProof/>
        </w:rPr>
        <w:t>, and repeated exposure to thermal cycling can alter fish metabolic phenotype and increase energy sequestration in the liver</w:t>
      </w:r>
      <w:r w:rsidR="00CB5657">
        <w:rPr>
          <w:noProof/>
        </w:rPr>
        <w:t xml:space="preserve"> </w:t>
      </w:r>
      <w:r w:rsidR="00CB5657">
        <w:rPr>
          <w:noProof/>
        </w:rPr>
        <w:fldChar w:fldCharType="begin"/>
      </w:r>
      <w:r w:rsidR="00CB5657">
        <w:rPr>
          <w:noProof/>
        </w:rPr>
        <w:instrText xml:space="preserve"> ADDIN ZOTERO_ITEM CSL_CITATION {"citationID":"DpE8Bn2i","properties":{"formattedCitation":"(Callaghan et al., 2016)","plainCitation":"(Callaghan et al., 2016)","noteIndex":0},"citationItems":[{"id":95,"uris":["http://zotero.org/users/local/zapURGuj/items/QLQXSTPA"],"itemData":{"id":95,"type":"article-journal","abstract":"In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 metabolites. In liver and, to a lesser extent, in heart, patterns of signal transduction suggest an increasingly anabolic phenotype with successive heat cycles. Inhibition of Raptor in the heart suggests lowered gross protein synthesis after 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exposures.","container-title":"Physiological and Biochemical Zoology","DOI":"10.1086/688680","ISSN":"1522-2152","issue":"6","note":"publisher: The University of Chicago Press","page":"498-510","source":"journals.uchicago.edu (Atypon)","title":"Metabolic Adjustments to Short-Term Diurnal Temperature Fluctuation in the Rainbow Trout (Oncorhynchus mykiss)","volume":"89","author":[{"family":"Callaghan","given":"Neal Ingraham"},{"family":"Tunnah","given":"Louise"},{"family":"Currie","given":"Suzanne"},{"family":"MacCormack","given":"Tyson James"}],"issued":{"date-parts":[["2016",11]]}}}],"schema":"https://github.com/citation-style-language/schema/raw/master/csl-citation.json"} </w:instrText>
      </w:r>
      <w:r w:rsidR="00CB5657">
        <w:rPr>
          <w:noProof/>
        </w:rPr>
        <w:fldChar w:fldCharType="separate"/>
      </w:r>
      <w:r w:rsidR="00CB5657" w:rsidRPr="00CB5657">
        <w:t>(Callaghan et al., 2016)</w:t>
      </w:r>
      <w:r w:rsidR="00CB5657">
        <w:rPr>
          <w:noProof/>
        </w:rPr>
        <w:fldChar w:fldCharType="end"/>
      </w:r>
      <w:r>
        <w:rPr>
          <w:noProof/>
        </w:rPr>
        <w:t xml:space="preserve">. </w:t>
      </w:r>
      <w:r w:rsidR="003C1EEF">
        <w:rPr>
          <w:noProof/>
        </w:rPr>
        <w:t>These physiological tactics may further reduce energy loss</w:t>
      </w:r>
      <w:r w:rsidR="00136FB1">
        <w:rPr>
          <w:noProof/>
        </w:rPr>
        <w:t>, but more work on the energetics of refuge use is needed</w:t>
      </w:r>
      <w:r w:rsidR="008E5751">
        <w:rPr>
          <w:noProof/>
        </w:rPr>
        <w:t xml:space="preserve"> before this can be established as a general phenomenon</w:t>
      </w:r>
      <w:r w:rsidR="00136FB1">
        <w:rPr>
          <w:noProof/>
        </w:rPr>
        <w:t>.</w:t>
      </w:r>
      <w:r>
        <w:rPr>
          <w:noProof/>
        </w:rPr>
        <w:t xml:space="preserve"> </w:t>
      </w:r>
    </w:p>
    <w:p w14:paraId="14788945" w14:textId="55CA244D" w:rsidR="00284B74" w:rsidRDefault="005C7858" w:rsidP="005C7858">
      <w:pPr>
        <w:pStyle w:val="Default"/>
        <w:spacing w:line="480" w:lineRule="auto"/>
        <w:ind w:firstLine="720"/>
        <w:rPr>
          <w:ins w:id="371" w:author="Barrett, Hannah" w:date="2025-06-23T17:34:00Z" w16du:dateUtc="2025-06-24T00:34:00Z"/>
        </w:rPr>
      </w:pPr>
      <w:r>
        <w:t>Tagged fish displayed high individual and intra-individual variation in their vertical movements, however</w:t>
      </w:r>
      <w:r w:rsidR="007D1052">
        <w:t>,</w:t>
      </w:r>
      <w:r>
        <w:t xml:space="preserve"> the central tendency was consistent with a vertically cycling movement pattern constrained to ~20% of the water column, ranging between the metalimnion and upper hypolimnion (Figure</w:t>
      </w:r>
      <w:r w:rsidR="00D617C1">
        <w:t xml:space="preserve"> 5 &amp;</w:t>
      </w:r>
      <w:r w:rsidR="001E54D7">
        <w:t xml:space="preserve"> 6</w:t>
      </w:r>
      <w:r w:rsidR="00EB465D">
        <w:t>, Supplemental Information Figure S4</w:t>
      </w:r>
      <w:r>
        <w:t xml:space="preserve">). This behavioral variation </w:t>
      </w:r>
      <w:r w:rsidR="00136FB1">
        <w:t>could reflect variation in genetics</w:t>
      </w:r>
      <w:r w:rsidR="001F2CFA">
        <w:t xml:space="preserve"> </w:t>
      </w:r>
      <w:r w:rsidR="001F2CFA">
        <w:fldChar w:fldCharType="begin"/>
      </w:r>
      <w:r w:rsidR="001F2CFA">
        <w:instrText xml:space="preserve"> ADDIN ZOTERO_ITEM CSL_CITATION {"citationID":"OArUDJo4","properties":{"formattedCitation":"(Alonzo, 2015)","plainCitation":"(Alonzo, 2015)","noteIndex":0},"citationItems":[{"id":117,"uris":["http://zotero.org/users/local/zapURGuj/items/PJGPC5ZW"],"itemData":{"id":117,"type":"article-journal","abstract":"Although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require.","collection-title":"The integrative study of animal behavior","container-title":"Current Opinion in Behavioral Sciences","DOI":"10.1016/j.cobeha.2015.09.008","ISSN":"2352-1546","journalAbbreviation":"Current Opinion in Behavioral Sciences","page":"69-75","source":"ScienceDirect","title":"Integrating the how and why of within-individual and among-individual variation and plasticity in behavior","volume":"6","author":[{"family":"Alonzo","given":"Suzanne H"}],"issued":{"date-parts":[["2015",12,1]]}}}],"schema":"https://github.com/citation-style-language/schema/raw/master/csl-citation.json"} </w:instrText>
      </w:r>
      <w:r w:rsidR="001F2CFA">
        <w:fldChar w:fldCharType="separate"/>
      </w:r>
      <w:r w:rsidR="001F2CFA" w:rsidRPr="001F2CFA">
        <w:t>(Alonzo, 2015)</w:t>
      </w:r>
      <w:r w:rsidR="001F2CFA">
        <w:fldChar w:fldCharType="end"/>
      </w:r>
      <w:r>
        <w:t xml:space="preserve">, individual thermal tolerance </w:t>
      </w:r>
      <w:r w:rsidR="00CB5657">
        <w:fldChar w:fldCharType="begin"/>
      </w:r>
      <w:r w:rsidR="00CB5657">
        <w:instrText xml:space="preserve"> ADDIN ZOTERO_ITEM CSL_CITATION {"citationID":"Gm8Nfwtk","properties":{"formattedCitation":"(Anlauf-Dunn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CB5657">
        <w:fldChar w:fldCharType="separate"/>
      </w:r>
      <w:r w:rsidR="00CB5657" w:rsidRPr="00CB5657">
        <w:t>(Anlauf-Dunn et al., 2022)</w:t>
      </w:r>
      <w:r w:rsidR="00CB5657">
        <w:fldChar w:fldCharType="end"/>
      </w:r>
      <w:r>
        <w:t xml:space="preserve"> or energy reserves</w:t>
      </w:r>
      <w:r w:rsidR="00CB5657">
        <w:t xml:space="preserve"> </w:t>
      </w:r>
      <w:r w:rsidR="00CB5657">
        <w:fldChar w:fldCharType="begin"/>
      </w:r>
      <w:r w:rsidR="00CB5657">
        <w:instrText xml:space="preserve"> ADDIN ZOTERO_ITEM CSL_CITATION {"citationID":"bLR7wWOg","properties":{"formattedCitation":"(Moran et al., 2021)","plainCitation":"(Moran et al., 2021)","noteIndex":0},"citationItems":[{"id":97,"uris":["http://zotero.org/users/local/zapURGuj/items/YVSYWKSP"],"itemData":{"id":97,"type":"article-journal","abstract":"Animal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 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exploration.","container-title":"Biological Reviews","DOI":"10.1111/brv.12655","ISSN":"1469-185X","issue":"1","language":"en","license":"© 2020 The Authors. Biological Reviews published by John Wiley &amp; Sons Ltd on behalf of Cambridge Philosophical Society.","note":"_eprint: https://onlinelibrary.wiley.com/doi/pdf/10.1111/brv.12655","page":"269-288","source":"Wiley Online Library","title":"Poor nutritional condition promotes high-risk behaviours: a systematic review and meta-analysis","title-short":"Poor nutritional condition promotes high-risk behaviours","volume":"96","author":[{"family":"Moran","given":"Nicholas P."},{"family":"Sánchez-Tójar","given":"Alfredo"},{"family":"Schielzeth","given":"Holger"},{"family":"Reinhold","given":"Klaus"}],"issued":{"date-parts":[["2021"]]}}}],"schema":"https://github.com/citation-style-language/schema/raw/master/csl-citation.json"} </w:instrText>
      </w:r>
      <w:r w:rsidR="00CB5657">
        <w:fldChar w:fldCharType="separate"/>
      </w:r>
      <w:r w:rsidR="00CB5657" w:rsidRPr="00CB5657">
        <w:t>(Moran et al., 2021)</w:t>
      </w:r>
      <w:r w:rsidR="00CB5657">
        <w:fldChar w:fldCharType="end"/>
      </w:r>
      <w:r>
        <w:t xml:space="preserve">. Fish ration size affects </w:t>
      </w:r>
      <w:r w:rsidR="00DA0F16">
        <w:t xml:space="preserve">the </w:t>
      </w:r>
      <w:r>
        <w:t>optimal temperature for growth and could influence habitat selection by fish</w:t>
      </w:r>
      <w:r w:rsidR="00CB5657">
        <w:t xml:space="preserve"> </w:t>
      </w:r>
      <w:r w:rsidR="00CB5657">
        <w:fldChar w:fldCharType="begin"/>
      </w:r>
      <w:r w:rsidR="00CB5657">
        <w:instrText xml:space="preserve"> ADDIN ZOTERO_ITEM CSL_CITATION {"citationID":"qaz6TJ9n","properties":{"formattedCitation":"(Mac, 1985; Sogard &amp; Olla, 1996)","plainCitation":"(Mac, 1985; Sogard &amp; Olla, 1996)","noteIndex":0},"citationItems":[{"id":99,"uris":["http://zotero.org/users/local/zapURGuj/items/IURBB7EU"],"itemData":{"id":99,"type":"article-journal","abstract":"I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beneficial.","container-title":"Environmental Biology of Fishes","DOI":"10.1007/BF00000830","ISSN":"1573-5133","issue":"2","journalAbbreviation":"Environ Biol Fish","language":"en","page":"227-231","source":"Springer Link","title":"Effects of ration size on preferred temperature of lake charr Salvelinus namaycush","volume":"14","author":[{"family":"Mac","given":"Michael J."}],"issued":{"date-parts":[["1985",11,1]]}}},{"id":100,"uris":["http://zotero.org/users/local/zapURGuj/items/UT5RAW5P"],"itemData":{"id":100,"type":"article-journal","abstract":"The effects of reduced food availability on the behavior of juvenile walleye pollock Theragra chalcogramma were examined in laboratory experiments designed to test for potential energy-conserving responses. Groups of juvenile fish were held on 1 of\n6 ration treatments ranging from ad libitum to near starvation, and then vertical distribution and activity levels were quantified in a 2.5 m deep water column under isothermal and thermally stratified conditions. Stratification resulted in a general\nshift to the upper, warmer layer in the 2 experiments employing a sharp thermocline at mid-depth, but the occurrence of fish in the colder bottom layer varied with different ration treatments. Movement into cold water increased in intermediate ration\ngroups compared to high ration groups. Since reduced temperatures should reduce metabolic costs, this behavior is consistent with our hypothesis that food deprivation should invoke energy-saving behaviors. However, activity levels increased for fish held\non intermediate rations, suggesting that the greater movement into cold water was a corollary result of increased searching for food. Fish in the lowest ration treatments had decreased activity levels, but also decreased their movement into cold water\nwhen a sharp thermocline was present, negating potential bioenergetic benefits. In the third experiment, there was a gradual thermal gradient from surface to bottom rather than a sharp thermocline. Temperatures associated with vertical positions of the\nfish were determined. In this experiment, clear energy-conserving responses to temperature were displayed by food-deprived fish; the average temperatures occupied by fish on starvation rations were 3 to 4*C colder than those of the higher ration groups.\nBased on the high Q10 for metabolic rates of juvenile pollock, these reduced temperatures potentially conferred energy savings of up to 34%, relative to the metabolic expenditures of fish on high rations. The contrast in behavior for the lowest\nration groups between sharply stratified and gradually stratified conditions suggested that the severity of the temperature gradient influenced the fishes' ability to take advantage of cold water as an energetic refuge. The behavior of fish in the\nlaboratory was consistent with prior observations in the Bering Sea, where juvenile walleye pollock remained in surface waters if food availability was high, but initiated vertical migration into deeper, colder water with reduced prey densities. Results\nof this study demonstrated a broad flexibility in the behavioral mechanisms used by walleye pollock to deal with declining food levels. The initial response to food limitation was increased activity, indicative of greater searching behavior. With extended\nfood deprivation, a switch to energy-conserving behavior was evident. The temperature responses of fish experiencing severe food limitation provided support for a bioenergetic hypothesis of diel vertical migration.","container-title":"Marine Ecology Progress Series","DOI":"10.3354/meps133043","ISSN":"0171-8630, 1616-1599","language":"en","page":"43-55","source":"www.int-res.com","title":"Food deprivation affects vertical distribution and activity of a marine fish in a thermal gradient: potential energy-conserving mechanisms","title-short":"Food deprivation affects vertical distribution and activity of a marine fish in a thermal gradient","volume":"133","author":[{"family":"Sogard","given":"S.M."},{"family":"Olla","given":"Olla"}],"issued":{"date-parts":[["1996",3,28]]}}}],"schema":"https://github.com/citation-style-language/schema/raw/master/csl-citation.json"} </w:instrText>
      </w:r>
      <w:r w:rsidR="00CB5657">
        <w:fldChar w:fldCharType="separate"/>
      </w:r>
      <w:r w:rsidR="00CB5657" w:rsidRPr="00CB5657">
        <w:t>(Mac, 1985; Sogard &amp; Olla, 1996)</w:t>
      </w:r>
      <w:r w:rsidR="00CB5657">
        <w:fldChar w:fldCharType="end"/>
      </w:r>
      <w:r>
        <w:t xml:space="preserve">. </w:t>
      </w:r>
      <w:commentRangeStart w:id="372"/>
      <w:r>
        <w:t xml:space="preserve">However, previous </w:t>
      </w:r>
      <w:r w:rsidR="00EE5F50">
        <w:t>die</w:t>
      </w:r>
      <w:r w:rsidR="000608B4">
        <w:t>t</w:t>
      </w:r>
      <w:r w:rsidR="00A44EED">
        <w:t xml:space="preserve"> </w:t>
      </w:r>
      <w:r>
        <w:t xml:space="preserve">data collected in these alcoves suggest that fish in alcoves barely feed and do not meet energetic demands (Barrett </w:t>
      </w:r>
      <w:ins w:id="373" w:author="Barrett, Hannah" w:date="2025-07-10T13:05:00Z" w16du:dateUtc="2025-07-10T20:05:00Z">
        <w:r w:rsidR="00245392">
          <w:t xml:space="preserve">et al. </w:t>
        </w:r>
        <w:r w:rsidR="00245392" w:rsidRPr="00245392">
          <w:rPr>
            <w:i/>
            <w:iCs/>
            <w:rPrChange w:id="374" w:author="Barrett, Hannah" w:date="2025-07-10T13:05:00Z" w16du:dateUtc="2025-07-10T20:05:00Z">
              <w:rPr/>
            </w:rPrChange>
          </w:rPr>
          <w:t>in review</w:t>
        </w:r>
      </w:ins>
      <w:r>
        <w:t>)</w:t>
      </w:r>
      <w:ins w:id="375" w:author="Barrett, Hannah" w:date="2025-06-23T09:52:00Z" w16du:dateUtc="2025-06-23T16:52:00Z">
        <w:r w:rsidR="00C7644F">
          <w:t xml:space="preserve">. </w:t>
        </w:r>
      </w:ins>
      <w:commentRangeEnd w:id="372"/>
      <w:ins w:id="376" w:author="Barrett, Hannah" w:date="2025-07-24T13:57:00Z" w16du:dateUtc="2025-07-24T20:57:00Z">
        <w:r w:rsidR="002E60D4">
          <w:rPr>
            <w:rStyle w:val="CommentReference"/>
            <w:rFonts w:asciiTheme="minorHAnsi" w:hAnsiTheme="minorHAnsi" w:cstheme="minorBidi"/>
            <w:color w:val="auto"/>
          </w:rPr>
          <w:commentReference w:id="372"/>
        </w:r>
      </w:ins>
      <w:ins w:id="377" w:author="Barrett, Hannah" w:date="2025-06-23T09:54:00Z" w16du:dateUtc="2025-06-23T16:54:00Z">
        <w:r w:rsidR="00C7644F">
          <w:t>A</w:t>
        </w:r>
      </w:ins>
      <w:ins w:id="378" w:author="Barrett, Hannah" w:date="2025-06-23T09:53:00Z">
        <w:r w:rsidR="00C7644F" w:rsidRPr="00C7644F">
          <w:t xml:space="preserve">lthough captive fish may have had reduced access to food or ceased feeding due to captivity, their energy intake was likely comparable to that of wild fish, </w:t>
        </w:r>
      </w:ins>
      <w:r>
        <w:t xml:space="preserve">and thus </w:t>
      </w:r>
      <w:ins w:id="379" w:author="Barrett, Hannah" w:date="2025-06-23T09:55:00Z">
        <w:r w:rsidR="00C7644F" w:rsidRPr="00C7644F">
          <w:t>they likely exhibited similar thermal habitat selection</w:t>
        </w:r>
      </w:ins>
      <w:r>
        <w:t xml:space="preserve"> in the context of ration. </w:t>
      </w:r>
    </w:p>
    <w:p w14:paraId="7E7B04A4" w14:textId="0EF59A92" w:rsidR="000D1BA1" w:rsidDel="002E60D4" w:rsidRDefault="00E428FB" w:rsidP="006708B1">
      <w:pPr>
        <w:pStyle w:val="Default"/>
        <w:spacing w:line="480" w:lineRule="auto"/>
        <w:ind w:firstLine="720"/>
        <w:rPr>
          <w:del w:id="380" w:author="Barrett, Hannah" w:date="2025-07-11T11:48:00Z" w16du:dateUtc="2025-07-11T18:48:00Z"/>
          <w:noProof/>
        </w:rPr>
      </w:pPr>
      <w:ins w:id="381" w:author="Barrett, Hannah" w:date="2025-07-11T11:48:00Z">
        <w:r w:rsidRPr="00E428FB">
          <w:rPr>
            <w:noProof/>
          </w:rPr>
          <w:t>Net pens may limit lateral movement and influence behavior; however, our fish had access to the full depth of the water column within a relatively large enclosure. In the wild, fish in these alcoves often appear stationary (</w:t>
        </w:r>
        <w:commentRangeStart w:id="382"/>
        <w:r w:rsidRPr="00E428FB">
          <w:rPr>
            <w:noProof/>
          </w:rPr>
          <w:t>Supporting Information Video S1</w:t>
        </w:r>
      </w:ins>
      <w:commentRangeEnd w:id="382"/>
      <w:ins w:id="383" w:author="Barrett, Hannah" w:date="2025-07-23T10:54:00Z" w16du:dateUtc="2025-07-23T17:54:00Z">
        <w:r w:rsidR="00471C72">
          <w:rPr>
            <w:rStyle w:val="CommentReference"/>
            <w:rFonts w:asciiTheme="minorHAnsi" w:hAnsiTheme="minorHAnsi" w:cstheme="minorBidi"/>
            <w:color w:val="auto"/>
          </w:rPr>
          <w:commentReference w:id="382"/>
        </w:r>
      </w:ins>
      <w:ins w:id="384" w:author="Barrett, Hannah" w:date="2025-07-11T11:48:00Z">
        <w:r w:rsidRPr="00E428FB">
          <w:rPr>
            <w:noProof/>
          </w:rPr>
          <w:t xml:space="preserve">) and do not exhibit large lateral movements unless startled. Moreover, observed movement patterns in the net pens were consistent with simulated behavior under temperature-oxygen trade-offs, and our selection modeling supported similar conclusions. Nonetheless, we recognize that other environmental and </w:t>
        </w:r>
        <w:r w:rsidRPr="00E428FB">
          <w:rPr>
            <w:noProof/>
          </w:rPr>
          <w:lastRenderedPageBreak/>
          <w:t>behavioral drivers could also contribute to diel vertical movement. For example, vertical positioning may be influenced by light cues, predator avoidance, digestion cycles, or foraging behavior. Given the low prey availability in these cold-water alcoves and the lack of reproductive cues during the study period, we consider energetics and stress mitigation to be the most likely drivers. Future studies pairing net pen observations with free-ranging telemetry or physiological indicators could help disentangle these mechanisms and better capture behavioral plasticity in response to environmental gradients.</w:t>
        </w:r>
      </w:ins>
    </w:p>
    <w:p w14:paraId="1F204C43" w14:textId="77777777" w:rsidR="002E60D4" w:rsidRDefault="002E60D4" w:rsidP="005C7858">
      <w:pPr>
        <w:pStyle w:val="Default"/>
        <w:spacing w:line="480" w:lineRule="auto"/>
        <w:ind w:firstLine="720"/>
        <w:rPr>
          <w:ins w:id="385" w:author="Barrett, Hannah" w:date="2025-07-24T13:57:00Z" w16du:dateUtc="2025-07-24T20:57:00Z"/>
          <w:noProof/>
        </w:rPr>
      </w:pPr>
    </w:p>
    <w:p w14:paraId="1D2F9338" w14:textId="14970C7A" w:rsidR="00430B7C" w:rsidRDefault="00CC56E6" w:rsidP="006708B1">
      <w:pPr>
        <w:pStyle w:val="Default"/>
        <w:spacing w:line="480" w:lineRule="auto"/>
        <w:ind w:firstLine="720"/>
      </w:pPr>
      <w:r w:rsidRPr="00CC56E6">
        <w:t xml:space="preserve">In lotic systems, spatiotemporal variation in temperature and DO is driven by both external drivers like atmospheric conditions </w:t>
      </w:r>
      <w:r w:rsidR="00CB5657">
        <w:fldChar w:fldCharType="begin"/>
      </w:r>
      <w:r w:rsidR="00CB5657">
        <w:instrText xml:space="preserve"> ADDIN ZOTERO_ITEM CSL_CITATION {"citationID":"joPkTS5G","properties":{"formattedCitation":"(Caissie,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CB5657">
        <w:fldChar w:fldCharType="separate"/>
      </w:r>
      <w:r w:rsidR="00CB5657" w:rsidRPr="00CB5657">
        <w:t>(Caissie, 2006)</w:t>
      </w:r>
      <w:r w:rsidR="00CB5657">
        <w:fldChar w:fldCharType="end"/>
      </w:r>
      <w:r w:rsidR="000E0084">
        <w:t xml:space="preserve"> </w:t>
      </w:r>
      <w:r w:rsidRPr="00CC56E6">
        <w:t xml:space="preserve">and internal structures like hydrologic connectivity </w:t>
      </w:r>
      <w:r w:rsidR="00CB5657">
        <w:fldChar w:fldCharType="begin"/>
      </w:r>
      <w:r w:rsidR="00CB5657">
        <w:instrText xml:space="preserve"> ADDIN ZOTERO_ITEM CSL_CITATION {"citationID":"Lu9BXLpP","properties":{"unsorted":true,"formattedCitation":"(Poole &amp; Berman, 2001; Palmer &amp; Ruhi, 2019)","plainCitation":"(Poole &amp; Berman, 2001; Palmer &amp; Ruhi, 2019)","noteIndex":0},"citationItems":[{"id":102,"uris":["http://zotero.org/users/local/zapURGuj/items/MXEQD9UA"],"itemData":{"id":102,"type":"article-journal","container-title":"Environmental Management","DOI":"10.1007/s002670010188","ISSN":"1432-1009","issue":"6","journalAbbreviation":"Environmental Management","language":"en","page":"787-802","source":"Springer Link","title":"An Ecological Perspective on In-Stream Temperature: Natural Heat Dynamics and Mechanisms of Human-CausedThermal Degradation","title-short":"An Ecological Perspective on In-Stream Temperature","volume":"27","author":[{"family":"Poole","given":"G.C."},{"family":"Berman","given":"C.H."}],"issued":{"date-parts":[["2001",6,1]]}}},{"id":104,"uris":["http://zotero.org/users/local/zapURGuj/items/QNDZ7WP6"],"itemData":{"id":104,"type":"article-journal","abstrac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restoration.","container-title":"Science","DOI":"10.1126/science.aaw2087","issue":"6459","note":"publisher: American Association for the Advancement of Science","page":"eaaw2087","source":"science.org (Atypon)","title":"Linkages between flow regime, biota, and ecosystem processes: Implications for river restoration","title-short":"Linkages between flow regime, biota, and ecosystem processes","volume":"365","author":[{"family":"Palmer","given":"Margaret"},{"family":"Ruhi","given":"Albert"}],"issued":{"date-parts":[["2019",9,20]]}}}],"schema":"https://github.com/citation-style-language/schema/raw/master/csl-citation.json"} </w:instrText>
      </w:r>
      <w:r w:rsidR="00CB5657">
        <w:fldChar w:fldCharType="separate"/>
      </w:r>
      <w:r w:rsidR="00CB5657" w:rsidRPr="00CB5657">
        <w:t>(Poole &amp; Berman, 2001; Palmer &amp; Ruhi, 2019)</w:t>
      </w:r>
      <w:r w:rsidR="00CB5657">
        <w:fldChar w:fldCharType="end"/>
      </w:r>
      <w:r w:rsidR="006632DA">
        <w:t>,</w:t>
      </w:r>
      <w:r w:rsidRPr="00CC56E6">
        <w:t xml:space="preserve"> topography </w:t>
      </w:r>
      <w:r w:rsidR="00CB5657">
        <w:fldChar w:fldCharType="begin"/>
      </w:r>
      <w:r w:rsidR="00CB5657">
        <w:instrText xml:space="preserve"> ADDIN ZOTERO_ITEM CSL_CITATION {"citationID":"FN7sjoB1","properties":{"formattedCitation":"(Isaak &amp; Hubert, 2001)","plainCitation":"(Isaak &amp; Hubert, 2001)","noteIndex":0},"citationItems":[{"id":106,"uris":["http://zotero.org/users/local/zapURGuj/items/K4VB7HY6"],"itemData":{"id":106,"type":"article-journal","abstract":"ABSTRACT: 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hypothesis.","container-title":"JAWRA Journal of the American Water Resources Association","DOI":"10.1111/j.1752-1688.2001.tb00974.x","ISSN":"1752-1688","issue":"2","language":"en","note":"_eprint: https://onlinelibrary.wiley.com/doi/pdf/10.1111/j.1752-1688.2001.tb00974.x","page":"351-366","source":"Wiley Online Library","title":"A Hypothesis About Factors That Affect Maximum Summer Stream Temperatures Across Montane Landscapes","volume":"37","author":[{"family":"Isaak","given":"Daniel J."},{"family":"Hubert","given":"Wayne A."}],"issued":{"date-parts":[["2001"]]}}}],"schema":"https://github.com/citation-style-language/schema/raw/master/csl-citation.json"} </w:instrText>
      </w:r>
      <w:r w:rsidR="00CB5657">
        <w:fldChar w:fldCharType="separate"/>
      </w:r>
      <w:r w:rsidR="00CB5657" w:rsidRPr="00CB5657">
        <w:t>(Isaak &amp; Hubert, 2001)</w:t>
      </w:r>
      <w:r w:rsidR="00CB5657">
        <w:fldChar w:fldCharType="end"/>
      </w:r>
      <w:r w:rsidRPr="00CC56E6">
        <w:t xml:space="preserve">, and vegetation </w:t>
      </w:r>
      <w:r w:rsidR="000E0084">
        <w:fldChar w:fldCharType="begin"/>
      </w:r>
      <w:r w:rsidR="000E0084">
        <w:instrText xml:space="preserve"> ADDIN ZOTERO_ITEM CSL_CITATION {"citationID":"fildYJ0e","properties":{"formattedCitation":"(Beschta, 1997)","plainCitation":"(Beschta, 1997)","noteIndex":0},"citationItems":[{"id":109,"uris":["http://zotero.org/users/local/zapURGuj/items/EDX9S2I7"],"itemData":{"id":109,"type":"article-journal","container-title":"Rangelands Archives","issue":"2","language":"en","page":"25-28","source":"Zotero","title":"Riparian Shade and Stream Temperature: An AlternativePerspective","volume":"19","author":[{"family":"Beschta","given":"R.L"}],"issued":{"date-parts":[["1997"]]}}}],"schema":"https://github.com/citation-style-language/schema/raw/master/csl-citation.json"} </w:instrText>
      </w:r>
      <w:r w:rsidR="000E0084">
        <w:fldChar w:fldCharType="separate"/>
      </w:r>
      <w:r w:rsidR="000E0084" w:rsidRPr="000E0084">
        <w:t>(Beschta, 1997)</w:t>
      </w:r>
      <w:r w:rsidR="000E0084">
        <w:fldChar w:fldCharType="end"/>
      </w:r>
      <w:r w:rsidRPr="00CC56E6">
        <w:t xml:space="preserve">. In cold-water alcoves, the patterns of DO and temperature can vary both within </w:t>
      </w:r>
      <w:r w:rsidR="00D36937">
        <w:t xml:space="preserve">and among </w:t>
      </w:r>
      <w:r w:rsidRPr="00CC56E6">
        <w:t>habitats. While diel variation and vertical stratification were common to all sites, there was variation in both the maximum and minimum values of temperature and oxygen. For example, 15 of our 22 logger arrays recorded average minimum hypolimnetic DO of &lt;2 mg</w:t>
      </w:r>
      <w:r w:rsidR="00AF7BD6">
        <w:t xml:space="preserve"> </w:t>
      </w:r>
      <w:r w:rsidRPr="00CC56E6">
        <w:t>L⁻¹ at night, whereas during the day, average maximum hypolimnetic DO levels at those same sites ranged from 3.9 mg</w:t>
      </w:r>
      <w:r w:rsidR="00AF7BD6">
        <w:t xml:space="preserve"> </w:t>
      </w:r>
      <w:r w:rsidRPr="00CC56E6">
        <w:t>L⁻¹ to 12.4 mg</w:t>
      </w:r>
      <w:r w:rsidR="00AF7BD6">
        <w:t xml:space="preserve"> </w:t>
      </w:r>
      <w:r w:rsidRPr="00CC56E6">
        <w:t xml:space="preserve">L⁻¹. </w:t>
      </w:r>
      <w:r w:rsidR="00651096">
        <w:t>Oxygen concentrations &lt; 3</w:t>
      </w:r>
      <w:r w:rsidR="00651096" w:rsidRPr="00CC56E6">
        <w:t xml:space="preserve"> mg</w:t>
      </w:r>
      <w:r w:rsidR="00AF7BD6">
        <w:t xml:space="preserve"> </w:t>
      </w:r>
      <w:r w:rsidR="00651096" w:rsidRPr="00CC56E6">
        <w:t xml:space="preserve">L⁻¹ </w:t>
      </w:r>
      <w:r w:rsidR="00651096">
        <w:t xml:space="preserve"> are often considered hypoxic, however </w:t>
      </w:r>
      <w:r w:rsidR="003E6D6D">
        <w:t>some cold-adapted fish have shown decreased swimming capacity at DO concentrations of</w:t>
      </w:r>
      <w:r w:rsidR="00651096">
        <w:t xml:space="preserve"> </w:t>
      </w:r>
      <w:r w:rsidR="003E6D6D">
        <w:t>≤</w:t>
      </w:r>
      <w:r w:rsidR="00651096">
        <w:t>7</w:t>
      </w:r>
      <w:r w:rsidR="00651096" w:rsidRPr="00CC56E6">
        <w:t xml:space="preserve"> mg</w:t>
      </w:r>
      <w:r w:rsidR="00AF7BD6">
        <w:t xml:space="preserve"> </w:t>
      </w:r>
      <w:r w:rsidR="00651096" w:rsidRPr="00CC56E6">
        <w:t>L⁻¹</w:t>
      </w:r>
      <w:r w:rsidR="00651096">
        <w:t xml:space="preserve"> </w:t>
      </w:r>
      <w:r w:rsidR="00651096">
        <w:fldChar w:fldCharType="begin"/>
      </w:r>
      <w:r w:rsidR="00651096">
        <w:instrText xml:space="preserve"> ADDIN ZOTERO_ITEM CSL_CITATION {"citationID":"ZIjkE37s","properties":{"formattedCitation":"(Evans, 2007)","plainCitation":"(Evans, 2007)","noteIndex":0},"citationItems":[{"id":120,"uris":["http://zotero.org/users/local/zapURGuj/items/F276N2BB"],"itemData":{"id":120,"type":"article-journal","abstract":"This study develops a quantitative model of the combined effects of temperature and ambient dissolved oxygen on metabolic scope-for-activity and power capacity of juvenile lake trout (Salvelinus namaycush). The model provides a framework for evaluating the effects of hypoxia on the capacity of lake trout to perform critical daily life support activities. Maximum power output for sustained swimming of yearling lake trout occurred at 12–20 °C and a dissolved oxygen concentration of &gt;7 mg·L–1. At 4–8 °C, temperatures typical of the hypolimnetic summer habitat of juvenile lake trout, maximum power capacity was reduced by 33%, 67%, and 100% at ambient dissolved oxygen concentrations of 7, 5, and 3 mg·L–1, respectively. Analysis of power outputs, growth impairment, and recruitment success indicated that attainment of 3/4 power capacity would accommodate most daily life support activities of juvenile lake trout. At 4–14 °C, the threshold dissolved oxygen concentration for attainment of 3/4 scope-for-activity varied from 7.5 to 6.6 mg·L–1, respectively, with a mean and standard deviation of 7.04 ± 0.33 mg·L–1. A dissolved oxygen criterion of 7 mg·L–1 is recommended for protection of the hypolimnetic habitat of juvenile lake trout.","container-title":"Canadian Journal of Fisheries and Aquatic Sciences","DOI":"10.1139/f07-007","ISSN":"0706-652X","issue":"2","journalAbbreviation":"Can. J. Fish. Aquat. Sci.","note":"publisher: NRC Research Press","page":"345-361","source":"cdnsciencepub.com (Atypon)","title":"Effects of hypoxia on scope-for-activity and power capacity of lake trout (Salvelinus namaycush)","volume":"64","author":[{"family":"Evans","given":"David O"}],"issued":{"date-parts":[["2007",2]]}}}],"schema":"https://github.com/citation-style-language/schema/raw/master/csl-citation.json"} </w:instrText>
      </w:r>
      <w:r w:rsidR="00651096">
        <w:fldChar w:fldCharType="separate"/>
      </w:r>
      <w:r w:rsidR="00651096" w:rsidRPr="00651096">
        <w:t>(Evans, 2007)</w:t>
      </w:r>
      <w:r w:rsidR="00651096">
        <w:fldChar w:fldCharType="end"/>
      </w:r>
      <w:r w:rsidR="00651096">
        <w:t xml:space="preserve">. </w:t>
      </w:r>
      <w:r w:rsidRPr="00CC56E6">
        <w:t xml:space="preserve">This variability </w:t>
      </w:r>
      <w:r w:rsidR="00651096">
        <w:t xml:space="preserve">in DO </w:t>
      </w:r>
      <w:r w:rsidRPr="00CC56E6">
        <w:t xml:space="preserve">indicates that fish may encounter severely hypoxic conditions at night, while daytime conditions offer a wider range of oxygen levels. </w:t>
      </w:r>
      <w:r w:rsidR="000D5DC8">
        <w:t>However, t</w:t>
      </w:r>
      <w:r w:rsidR="00D36937" w:rsidRPr="00D36937">
        <w:t xml:space="preserve">he magnitude and nature of these trade-offs </w:t>
      </w:r>
      <w:r w:rsidR="000D5DC8">
        <w:t xml:space="preserve">also </w:t>
      </w:r>
      <w:r w:rsidR="00D36937" w:rsidRPr="00D36937">
        <w:t xml:space="preserve">differed </w:t>
      </w:r>
      <w:r w:rsidR="00D36937">
        <w:t xml:space="preserve">substantially </w:t>
      </w:r>
      <w:r w:rsidR="00D36937" w:rsidRPr="00D36937">
        <w:t>between sites</w:t>
      </w:r>
      <w:r w:rsidR="00D36937">
        <w:t xml:space="preserve">. Indeed, there was </w:t>
      </w:r>
      <w:proofErr w:type="gramStart"/>
      <w:r w:rsidR="00D36937">
        <w:t>notable</w:t>
      </w:r>
      <w:proofErr w:type="gramEnd"/>
      <w:r w:rsidR="00D36937">
        <w:t xml:space="preserve"> variation in the severity of these trade-offs among our two primary study sites, Norwood and Blue Ruin.</w:t>
      </w:r>
    </w:p>
    <w:bookmarkEnd w:id="345"/>
    <w:p w14:paraId="3375B992" w14:textId="0F484C57" w:rsidR="00A51C21" w:rsidRDefault="00A51C21" w:rsidP="005C7858">
      <w:pPr>
        <w:pStyle w:val="Default"/>
        <w:spacing w:line="480" w:lineRule="auto"/>
        <w:ind w:firstLine="720"/>
        <w:rPr>
          <w:ins w:id="386" w:author="Barrett, Hannah" w:date="2025-07-23T11:29:00Z" w16du:dateUtc="2025-07-23T18:29:00Z"/>
        </w:rPr>
      </w:pPr>
      <w:ins w:id="387" w:author="Barrett, Hannah" w:date="2025-07-23T11:27:00Z">
        <w:r w:rsidRPr="00A51C21">
          <w:lastRenderedPageBreak/>
          <w:t xml:space="preserve">The diel amplitude of hypolimnetic DO was much greater in Norwood alcove, while </w:t>
        </w:r>
        <w:proofErr w:type="spellStart"/>
        <w:r w:rsidRPr="00A51C21">
          <w:t>epilimnetic</w:t>
        </w:r>
        <w:proofErr w:type="spellEnd"/>
        <w:r w:rsidRPr="00A51C21">
          <w:t xml:space="preserve"> DO remained relatively high throughout the diel cycle (Supporting Information Table S1,</w:t>
        </w:r>
      </w:ins>
      <w:ins w:id="388" w:author="Barrett, Hannah" w:date="2025-07-23T12:10:00Z" w16du:dateUtc="2025-07-23T19:10:00Z">
        <w:r w:rsidR="00D617C1">
          <w:t xml:space="preserve"> </w:t>
        </w:r>
      </w:ins>
      <w:ins w:id="389" w:author="Barrett, Hannah" w:date="2025-07-23T11:27:00Z">
        <w:r w:rsidRPr="00A51C21">
          <w:t xml:space="preserve">Figure S2). However, surface temperatures in Norwood remained elevated even at night, thereby shifting diel movement deeper in the water column. In contrast, nighttime temperatures in </w:t>
        </w:r>
      </w:ins>
      <w:ins w:id="390" w:author="Barrett, Hannah" w:date="2025-07-23T11:28:00Z" w16du:dateUtc="2025-07-23T18:28:00Z">
        <w:r>
          <w:t>the epilimnion of</w:t>
        </w:r>
      </w:ins>
      <w:ins w:id="391" w:author="Barrett, Hannah" w:date="2025-07-23T11:27:00Z">
        <w:r w:rsidRPr="00A51C21">
          <w:t xml:space="preserve"> Blue Ruin were considerably lower</w:t>
        </w:r>
      </w:ins>
      <w:ins w:id="392" w:author="Barrett, Hannah" w:date="2025-07-24T13:58:00Z" w16du:dateUtc="2025-07-24T20:58:00Z">
        <w:r w:rsidR="002E60D4">
          <w:t xml:space="preserve"> </w:t>
        </w:r>
      </w:ins>
      <w:ins w:id="393" w:author="Barrett, Hannah" w:date="2025-07-23T11:27:00Z">
        <w:r w:rsidRPr="00A51C21">
          <w:t xml:space="preserve">and DO </w:t>
        </w:r>
        <w:proofErr w:type="gramStart"/>
        <w:r w:rsidRPr="00A51C21">
          <w:t>remained</w:t>
        </w:r>
        <w:proofErr w:type="gramEnd"/>
        <w:r w:rsidRPr="00A51C21">
          <w:t xml:space="preserve"> </w:t>
        </w:r>
        <w:proofErr w:type="gramStart"/>
        <w:r w:rsidRPr="00A51C21">
          <w:t>adequate—providing</w:t>
        </w:r>
        <w:proofErr w:type="gramEnd"/>
        <w:r w:rsidRPr="00A51C21">
          <w:t xml:space="preserve"> more favorable conditions for upward movement. This likely contributed to the more pronounced and shallower DVM observed at Blue Ruin compared to Norwood. </w:t>
        </w:r>
      </w:ins>
      <w:ins w:id="394" w:author="Barrett, Hannah" w:date="2025-07-23T11:29:00Z">
        <w:r w:rsidRPr="00A51C21">
          <w:t>Thus, not only did our fish display DVM, but they also exhibited flexibility in their movement patterns based on site-specific combinations of temperature and oxygen. While site explained a significant portion of the behavioral variation observed in the PCA, the majority of variance remained unexplained by site alone, reinforcing the role of individual-level plasticity in shaping habitat use.</w:t>
        </w:r>
      </w:ins>
    </w:p>
    <w:p w14:paraId="377C4110" w14:textId="245A337B" w:rsidR="0057388B" w:rsidDel="00A51C21" w:rsidRDefault="005C7858" w:rsidP="005C7858">
      <w:pPr>
        <w:pStyle w:val="Default"/>
        <w:spacing w:line="480" w:lineRule="auto"/>
        <w:ind w:firstLine="720"/>
        <w:rPr>
          <w:del w:id="395" w:author="Barrett, Hannah" w:date="2025-07-23T11:27:00Z" w16du:dateUtc="2025-07-23T18:27:00Z"/>
        </w:rPr>
      </w:pPr>
      <w:del w:id="396" w:author="Barrett, Hannah" w:date="2025-07-23T11:27:00Z" w16du:dateUtc="2025-07-23T18:27:00Z">
        <w:r w:rsidDel="00A51C21">
          <w:delText xml:space="preserve">In both Norwood and Blue Ruin </w:delText>
        </w:r>
        <w:r w:rsidR="000632A6" w:rsidDel="00A51C21">
          <w:delText>alcove</w:delText>
        </w:r>
        <w:r w:rsidR="0057388B" w:rsidRPr="00D3471B" w:rsidDel="00A51C21">
          <w:delText xml:space="preserve">, </w:delText>
        </w:r>
        <w:r w:rsidR="0057388B" w:rsidDel="00A51C21">
          <w:delText xml:space="preserve">there was a </w:delText>
        </w:r>
        <w:r w:rsidR="0057388B" w:rsidRPr="00D3471B" w:rsidDel="00A51C21">
          <w:delText xml:space="preserve">high probability of </w:delText>
        </w:r>
        <w:r w:rsidR="0057388B" w:rsidDel="00A51C21">
          <w:delText xml:space="preserve">fish </w:delText>
        </w:r>
        <w:r w:rsidR="0057388B" w:rsidRPr="00D3471B" w:rsidDel="00A51C21">
          <w:delText xml:space="preserve">selecting </w:delText>
        </w:r>
        <w:r w:rsidR="0057388B" w:rsidDel="00A51C21">
          <w:delText xml:space="preserve">the </w:delText>
        </w:r>
        <w:r w:rsidR="0057388B" w:rsidRPr="00D3471B" w:rsidDel="00A51C21">
          <w:delText xml:space="preserve">coolest temperatures (at </w:delText>
        </w:r>
        <w:r w:rsidR="0057388B" w:rsidDel="00A51C21">
          <w:delText xml:space="preserve">the </w:delText>
        </w:r>
        <w:r w:rsidR="0057388B" w:rsidRPr="00D3471B" w:rsidDel="00A51C21">
          <w:delText>greatest depth</w:delText>
        </w:r>
        <w:r w:rsidR="0057388B" w:rsidDel="00A51C21">
          <w:delText>s</w:delText>
        </w:r>
        <w:r w:rsidR="0057388B" w:rsidRPr="00D3471B" w:rsidDel="00A51C21">
          <w:delText xml:space="preserve">) </w:delText>
        </w:r>
        <w:r w:rsidR="00284B74" w:rsidDel="00A51C21">
          <w:delText xml:space="preserve">during the day, </w:delText>
        </w:r>
        <w:r w:rsidR="0057388B" w:rsidRPr="00D3471B" w:rsidDel="00A51C21">
          <w:delText xml:space="preserve">when DO </w:delText>
        </w:r>
        <w:r w:rsidR="0057388B" w:rsidDel="00A51C21">
          <w:delText>was</w:delText>
        </w:r>
        <w:r w:rsidR="0057388B" w:rsidRPr="00D3471B" w:rsidDel="00A51C21">
          <w:delText xml:space="preserve"> </w:delText>
        </w:r>
        <w:r w:rsidR="0057388B" w:rsidDel="00A51C21">
          <w:delText>high (Figure 6)</w:delText>
        </w:r>
        <w:r w:rsidR="0057388B" w:rsidRPr="00D3471B" w:rsidDel="00A51C21">
          <w:delText xml:space="preserve">. </w:delText>
        </w:r>
        <w:r w:rsidR="00284B74" w:rsidDel="00A51C21">
          <w:delText>At night, during the</w:delText>
        </w:r>
        <w:r w:rsidR="0057388B" w:rsidRPr="00D3471B" w:rsidDel="00A51C21">
          <w:delText xml:space="preserve"> DO</w:delText>
        </w:r>
        <w:r w:rsidR="00AF7BD6" w:rsidDel="00A51C21">
          <w:delText>-</w:delText>
        </w:r>
        <w:r w:rsidR="0057388B" w:rsidRPr="00D3471B" w:rsidDel="00A51C21">
          <w:delText>minima, the probability of selection switche</w:delText>
        </w:r>
        <w:r w:rsidR="0057388B" w:rsidDel="00A51C21">
          <w:delText>d</w:delText>
        </w:r>
        <w:r w:rsidR="0057388B" w:rsidRPr="00D3471B" w:rsidDel="00A51C21">
          <w:delText xml:space="preserve"> to warm</w:delText>
        </w:r>
        <w:r w:rsidR="0057388B" w:rsidDel="00A51C21">
          <w:delText>er</w:delText>
        </w:r>
        <w:r w:rsidR="0057388B" w:rsidRPr="00D3471B" w:rsidDel="00A51C21">
          <w:delText xml:space="preserve"> water (</w:delText>
        </w:r>
        <w:r w:rsidR="0057388B" w:rsidDel="00A51C21">
          <w:delText>towards</w:delText>
        </w:r>
        <w:r w:rsidR="0057388B" w:rsidRPr="00D3471B" w:rsidDel="00A51C21">
          <w:delText xml:space="preserve"> the surface)</w:delText>
        </w:r>
        <w:r w:rsidR="0057388B" w:rsidDel="00A51C21">
          <w:delText xml:space="preserve"> where DO was also higher</w:delText>
        </w:r>
        <w:r w:rsidR="0057388B" w:rsidRPr="00D3471B" w:rsidDel="00A51C21">
          <w:delText>.</w:delText>
        </w:r>
        <w:r w:rsidR="0057388B" w:rsidDel="00A51C21">
          <w:delText xml:space="preserve"> Site-specific variation in temperature and DO may explain the varied strength (slope) of selection probability. For example, </w:delText>
        </w:r>
        <w:bookmarkStart w:id="397" w:name="_Hlk204161995"/>
        <w:r w:rsidR="0057388B" w:rsidDel="00A51C21">
          <w:delText>the diel amplitude of h</w:delText>
        </w:r>
        <w:r w:rsidR="0057388B" w:rsidRPr="00D3471B" w:rsidDel="00A51C21">
          <w:delText>ypolim</w:delText>
        </w:r>
        <w:r w:rsidR="0057388B" w:rsidDel="00A51C21">
          <w:delText>netic</w:delText>
        </w:r>
        <w:r w:rsidR="0057388B" w:rsidRPr="00D3471B" w:rsidDel="00A51C21">
          <w:delText xml:space="preserve"> DO </w:delText>
        </w:r>
        <w:r w:rsidR="0057388B" w:rsidDel="00A51C21">
          <w:delText xml:space="preserve">was much </w:delText>
        </w:r>
        <w:r w:rsidR="00430B7C" w:rsidDel="00A51C21">
          <w:delText>higher</w:delText>
        </w:r>
        <w:r w:rsidR="00430B7C" w:rsidRPr="00D3471B" w:rsidDel="00A51C21">
          <w:delText xml:space="preserve"> </w:delText>
        </w:r>
        <w:r w:rsidR="0057388B" w:rsidRPr="00D3471B" w:rsidDel="00A51C21">
          <w:delText xml:space="preserve">in </w:delText>
        </w:r>
        <w:r w:rsidR="00430B7C" w:rsidDel="00A51C21">
          <w:delText xml:space="preserve">the </w:delText>
        </w:r>
        <w:r w:rsidR="0057388B" w:rsidRPr="00D3471B" w:rsidDel="00A51C21">
          <w:delText>Norwood</w:delText>
        </w:r>
        <w:r w:rsidR="0057388B" w:rsidDel="00A51C21">
          <w:delText xml:space="preserve"> alcove, while epilimnetic DO stayed relatively high across that timeframe (</w:delText>
        </w:r>
        <w:r w:rsidR="005C5C46" w:rsidDel="00A51C21">
          <w:delText xml:space="preserve">Supporting Information </w:delText>
        </w:r>
        <w:r w:rsidR="0057388B" w:rsidDel="00A51C21">
          <w:delText xml:space="preserve">Table </w:delText>
        </w:r>
        <w:r w:rsidR="005C5C46" w:rsidDel="00A51C21">
          <w:delText>S</w:delText>
        </w:r>
        <w:r w:rsidR="0057388B" w:rsidDel="00A51C21">
          <w:delText xml:space="preserve">1, Figure </w:delText>
        </w:r>
        <w:r w:rsidR="005C5C46" w:rsidDel="00A51C21">
          <w:delText>S</w:delText>
        </w:r>
        <w:r w:rsidR="0057388B" w:rsidDel="00A51C21">
          <w:delText xml:space="preserve">2). However, </w:delText>
        </w:r>
        <w:r w:rsidR="000F558D" w:rsidDel="00A51C21">
          <w:delText>surface</w:delText>
        </w:r>
        <w:r w:rsidR="0057388B" w:rsidDel="00A51C21">
          <w:delText xml:space="preserve"> temperatures in Norwood remained high even at night. These surface temperatures may have been suboptimally warm to fish, thereby reducing the strength of selection towards</w:delText>
        </w:r>
        <w:r w:rsidR="00991472" w:rsidDel="00A51C21">
          <w:delText xml:space="preserve"> the</w:delText>
        </w:r>
        <w:r w:rsidR="0057388B" w:rsidDel="00A51C21">
          <w:delText xml:space="preserve"> warmer </w:delText>
        </w:r>
        <w:r w:rsidR="00991472" w:rsidDel="00A51C21">
          <w:delText xml:space="preserve">and more oxygenated </w:delText>
        </w:r>
        <w:r w:rsidR="0057388B" w:rsidDel="00A51C21">
          <w:delText xml:space="preserve">surface temperatures </w:delText>
        </w:r>
        <w:bookmarkEnd w:id="397"/>
        <w:r w:rsidR="0057388B" w:rsidDel="00A51C21">
          <w:delText xml:space="preserve">(Figure 6b). </w:delText>
        </w:r>
        <w:bookmarkStart w:id="398" w:name="_Hlk204162075"/>
        <w:bookmarkStart w:id="399" w:name="_Hlk204162302"/>
        <w:r w:rsidR="0057388B" w:rsidDel="00A51C21">
          <w:delText>I</w:delText>
        </w:r>
        <w:r w:rsidR="0057388B" w:rsidRPr="00D3471B" w:rsidDel="00A51C21">
          <w:delText>n Blue Ruin</w:delText>
        </w:r>
        <w:r w:rsidR="0057388B" w:rsidDel="00A51C21">
          <w:delText>,</w:delText>
        </w:r>
        <w:r w:rsidR="0057388B" w:rsidRPr="00D3471B" w:rsidDel="00A51C21">
          <w:delText xml:space="preserve"> </w:delText>
        </w:r>
        <w:r w:rsidR="0057388B" w:rsidDel="00A51C21">
          <w:delText xml:space="preserve">temperatures in the epilimnion were much lower at night (and DO remained adequate; </w:delText>
        </w:r>
        <w:r w:rsidR="005C5C46" w:rsidDel="00A51C21">
          <w:delText xml:space="preserve">Supporting Information </w:delText>
        </w:r>
        <w:r w:rsidR="0057388B" w:rsidDel="00A51C21">
          <w:delText xml:space="preserve">Table </w:delText>
        </w:r>
        <w:r w:rsidR="005C5C46" w:rsidDel="00A51C21">
          <w:delText>S</w:delText>
        </w:r>
        <w:r w:rsidR="0057388B" w:rsidDel="00A51C21">
          <w:delText>1), which may explain the greater selection strength towards warmer (and shallower) temperatures when compared to Norwood</w:delText>
        </w:r>
        <w:bookmarkEnd w:id="398"/>
        <w:r w:rsidR="0057388B" w:rsidDel="00A51C21">
          <w:delText xml:space="preserve"> </w:delText>
        </w:r>
        <w:bookmarkEnd w:id="399"/>
        <w:r w:rsidR="0057388B" w:rsidDel="00A51C21">
          <w:delText xml:space="preserve">(Figure 6b, 6d). </w:delText>
        </w:r>
        <w:bookmarkStart w:id="400" w:name="_Hlk204162356"/>
        <w:r w:rsidR="002C7D03" w:rsidDel="00A51C21">
          <w:delText xml:space="preserve">Thus, </w:delText>
        </w:r>
        <w:r w:rsidR="008F703A" w:rsidDel="00A51C21">
          <w:delText xml:space="preserve">not only did our fish display DVM, but they also exhibited flexibility in their movement patterns based on site-specific combinations of temperature and oxygen. </w:delText>
        </w:r>
        <w:bookmarkEnd w:id="400"/>
      </w:del>
    </w:p>
    <w:p w14:paraId="47493CF3" w14:textId="30D4F860" w:rsidR="00AB3B4C" w:rsidRDefault="00EF519E" w:rsidP="00D36937">
      <w:pPr>
        <w:pStyle w:val="Default"/>
        <w:spacing w:line="480" w:lineRule="auto"/>
        <w:ind w:firstLine="720"/>
        <w:rPr>
          <w:noProof/>
        </w:rPr>
      </w:pPr>
      <w:ins w:id="401" w:author="Barrett, Hannah" w:date="2025-07-11T11:52:00Z">
        <w:r w:rsidRPr="00EF519E">
          <w:rPr>
            <w:noProof/>
          </w:rPr>
          <w:t>Our approach—combining simulation, fine-scale environmental monitoring, and behavioral telemetry—offers a novel framework for understanding how diel dynamics in key environmental stressors shape animal behavior.</w:t>
        </w:r>
      </w:ins>
      <w:ins w:id="402" w:author="Barrett, Hannah" w:date="2025-07-11T11:52:00Z" w16du:dateUtc="2025-07-11T18:52:00Z">
        <w:r>
          <w:rPr>
            <w:noProof/>
          </w:rPr>
          <w:t xml:space="preserve"> </w:t>
        </w:r>
      </w:ins>
      <w:r w:rsidR="003A59E8" w:rsidRPr="003A59E8">
        <w:rPr>
          <w:noProof/>
        </w:rPr>
        <w:t xml:space="preserve">Here, we show that DO availability in floodplain thermal refuge habitats constrains </w:t>
      </w:r>
      <w:r w:rsidR="00DD7776">
        <w:rPr>
          <w:noProof/>
        </w:rPr>
        <w:t xml:space="preserve">vertical </w:t>
      </w:r>
      <w:r w:rsidR="003A59E8" w:rsidRPr="003A59E8">
        <w:rPr>
          <w:noProof/>
        </w:rPr>
        <w:t>habitat use by a cold-water fish</w:t>
      </w:r>
      <w:r w:rsidR="00DF4A69">
        <w:rPr>
          <w:noProof/>
        </w:rPr>
        <w:t xml:space="preserve">, adding to </w:t>
      </w:r>
      <w:r w:rsidR="00DD7776">
        <w:rPr>
          <w:noProof/>
        </w:rPr>
        <w:t xml:space="preserve">a growing body of work demonstrating similar habitat compression </w:t>
      </w:r>
      <w:r w:rsidR="00E5741D">
        <w:rPr>
          <w:noProof/>
        </w:rPr>
        <w:t>due to</w:t>
      </w:r>
      <w:r w:rsidR="00DD7776">
        <w:rPr>
          <w:noProof/>
        </w:rPr>
        <w:t xml:space="preserve"> temperature-oxygen constraints </w:t>
      </w:r>
      <w:r w:rsidR="00DD7776" w:rsidRPr="003A59E8">
        <w:rPr>
          <w:noProof/>
        </w:rPr>
        <w:t xml:space="preserve">in lakes and reservoirs </w:t>
      </w:r>
      <w:r w:rsidR="000E0084">
        <w:rPr>
          <w:noProof/>
        </w:rPr>
        <w:fldChar w:fldCharType="begin"/>
      </w:r>
      <w:r w:rsidR="000E0084">
        <w:rPr>
          <w:noProof/>
        </w:rPr>
        <w:instrText xml:space="preserve"> ADDIN ZOTERO_ITEM CSL_CITATION {"citationID":"8nHNkQOV","properties":{"unsorted":true,"formattedCitation":"(Coutant, 1985; Swales, 2006; McLaren et al., 2023)","plainCitation":"(Coutant, 1985; Swales, 2006; McLaren et al., 2023)","noteIndex":0},"citationItems":[{"id":24,"uris":["http://zotero.org/users/local/zapURGuj/items/WSW8TYVX"],"itemData":{"id":24,"type":"article-journal","abstract":"Striped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C."}],"issued":{"date-parts":[["1985"]]}}},{"id":114,"uris":["http://zotero.org/users/local/zapURGuj/items/HPJBSX94"],"itemData":{"id":114,"type":"article-journal","abstract":"Rainbow trout distribution and abundance in lakes and reservoirs has been correlated with a wide range of physical, chemical and biological factors. In North American lakes and reservoirs, distribution and abundance are affected by variables such as lake elevation,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distribution.","container-title":"Lake and Reservoir Management","DOI":"10.1080/07438140609353894","ISSN":"1040-2381","issue":"2","note":"publisher: Taylor &amp; Francis\n_eprint: https://doi.org/10.1080/07438140609353894","page":"167-178","source":"Taylor and Francis+NEJM","title":"A Review of Factors Affecting the Distribution and Abundance of Rainbow Trout (Oncorhynchus mykiss Walbaum) in Lake and Reservoir Systems","volume":"22","author":[{"family":"Swales","given":"Stephen"}],"issued":{"date-parts":[["2006",6,1]]}}},{"id":110,"uris":["http://zotero.org/users/local/zapURGuj/items/8FQHNZ49"],"itemData":{"id":110,"type":"article-journal","abstract":"Greater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availability.","container-title":"North American Journal of Fisheries Management","DOI":"10.1002/nafm.10879","ISSN":"1548-8675","issue":"2","language":"en","license":"© 2023 American Fisheries Society. This article has been contributed to by U.S. Government employees and their work is in the public domain in the USA.","note":"_eprint: https://onlinelibrary.wiley.com/doi/pdf/10.1002/nafm.10879","page":"339-351","source":"Wiley Online Library","title":"Drawdown, Habitat, and Kokanee Populations in a Western U.S. Reservoir","volume":"43","author":[{"family":"McLaren","given":"John S."},{"family":"Van Kirk","given":"Robert W."},{"family":"Mabaka","given":"Arthur J."},{"family":"Brothers","given":"Soren"},{"family":"Budy","given":"Phaedra"}],"issued":{"date-parts":[["2023"]]}}}],"schema":"https://github.com/citation-style-language/schema/raw/master/csl-citation.json"} </w:instrText>
      </w:r>
      <w:r w:rsidR="000E0084">
        <w:rPr>
          <w:noProof/>
        </w:rPr>
        <w:fldChar w:fldCharType="separate"/>
      </w:r>
      <w:r w:rsidR="000E0084" w:rsidRPr="000E0084">
        <w:t>(Coutant, 1985; Swales, 2006; McLaren et al., 2023)</w:t>
      </w:r>
      <w:r w:rsidR="000E0084">
        <w:rPr>
          <w:noProof/>
        </w:rPr>
        <w:fldChar w:fldCharType="end"/>
      </w:r>
      <w:r w:rsidR="00DD7776" w:rsidRPr="003A59E8">
        <w:rPr>
          <w:noProof/>
        </w:rPr>
        <w:t xml:space="preserve">, lentic habitats on a river floodplain </w:t>
      </w:r>
      <w:r w:rsidR="000E0084">
        <w:rPr>
          <w:noProof/>
        </w:rPr>
        <w:fldChar w:fldCharType="begin"/>
      </w:r>
      <w:r w:rsidR="00797A78">
        <w:rPr>
          <w:noProof/>
        </w:rPr>
        <w:instrText xml:space="preserve"> ADDIN ZOTERO_ITEM CSL_CITATION {"citationID":"qQeV2JDP","properties":{"formattedCitation":"(Barrett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0E0084">
        <w:rPr>
          <w:noProof/>
        </w:rPr>
        <w:fldChar w:fldCharType="separate"/>
      </w:r>
      <w:r w:rsidR="000E0084" w:rsidRPr="000E0084">
        <w:t>(Barrett et al., 2024)</w:t>
      </w:r>
      <w:r w:rsidR="000E0084">
        <w:rPr>
          <w:noProof/>
        </w:rPr>
        <w:fldChar w:fldCharType="end"/>
      </w:r>
      <w:r w:rsidR="00DD7776">
        <w:rPr>
          <w:noProof/>
        </w:rPr>
        <w:t>, and i</w:t>
      </w:r>
      <w:r w:rsidR="003A59E8" w:rsidRPr="003A59E8">
        <w:rPr>
          <w:noProof/>
        </w:rPr>
        <w:t xml:space="preserve">n </w:t>
      </w:r>
      <w:r w:rsidR="00DD7776">
        <w:rPr>
          <w:noProof/>
        </w:rPr>
        <w:t xml:space="preserve">some </w:t>
      </w:r>
      <w:r w:rsidR="003A59E8" w:rsidRPr="003A59E8">
        <w:rPr>
          <w:noProof/>
        </w:rPr>
        <w:t>marine habitats</w:t>
      </w:r>
      <w:r w:rsidR="005A5FD5">
        <w:rPr>
          <w:noProof/>
        </w:rPr>
        <w:t xml:space="preserve"> </w:t>
      </w:r>
      <w:r w:rsidR="005A5FD5">
        <w:rPr>
          <w:noProof/>
        </w:rPr>
        <w:fldChar w:fldCharType="begin"/>
      </w:r>
      <w:r w:rsidR="00725F70">
        <w:rPr>
          <w:noProof/>
        </w:rPr>
        <w:instrText xml:space="preserve"> ADDIN ZOTERO_ITEM CSL_CITATION {"citationID":"QsMuJ8gY","properties":{"unsorted":true,"formattedCitation":"(Prince &amp; Goodyear, 2006; Deutsch et al., 2023)","plainCitation":"(Prince &amp; Goodyear, 2006; Deutsch et al., 2023)","noteIndex":0},"citationItems":[{"id":392,"uris":["http://zotero.org/users/local/zapURGuj/items/IQ54XE57"],"itemData":{"id":392,"type":"article-journal","abstract":"Large areas of cold hypoxic water occur as distinct strata in the eastern tropical Pacific (ETP) and Atlantic oceans as a result of high productivity initiated by intense nutrient upwelling. We show that this stratum restricts the depth distribution of tropical pelagic marlins, sailfish, and tunas by compressing the acceptable physical habitat into a narrow surface layer. This layer extends downward to a variable boundary defined by a shallow thermocline, often at 25 m, above a barrier of cold hypoxic water. The depth distributions of marlin and sailfish monitored with electronic tags and average dissolved oxygen (DO) and temperature profiles show that this cold hypoxic environment constitutes a lower habitat boundary in the ETP, but not in the western North Atlantic (WNA), where DO is not limiting. Eastern Pacific and eastern Atlantic sailfish are larger than those in WNA, where the hypoxic zone is much deeper or absent. Larger sizes may reflect enhanced foraging opportunities afforded by the closer proximity of predator and prey in compressed habitat, as well as by the higher productivity. The shallow band of acceptable habitat restricts these fishes to a very narrow surface layer and makes them more vulnerable to over-exploitation by surface gears. Predictably, the long-term landings of tropical pelagic tunas from areas of habitat compression have been far greater than in surrounding areas. Many tropical pelagic species in the Atlantic Ocean are currently either fully exploited or overfished and their future status could be quite sensitive to increased fishing pressures, particularly in areas of habitat compression.","container-title":"Fisheries Oceanography","DOI":"10.1111/j.1365-2419.2005.00393.x","ISSN":"1365-2419","issue":"6","language":"en","note":"_eprint: https://onlinelibrary.wiley.com/doi/pdf/10.1111/j.1365-2419.2005.00393.x","page":"451-464","source":"Wiley Online Library","title":"Hypoxia-based habitat compression of tropical pelagic fishes","volume":"15","author":[{"family":"Prince","given":"Eric D."},{"family":"Goodyear","given":"C. Phillip"}],"issued":{"date-parts":[["2006"]]}}},{"id":116,"uris":["http://zotero.org/users/local/zapURGuj/items/GJRIR565"],"itemData":{"id":116,"type":"article-journal","abstract":"The ocean enabled the diversification of life on Earth by adding O2 to the atmosphere, yet marine species remain most subject to O2 limitation. Human industrialization is intensifying the aerobic challenges to marine ecosystems by depleting the ocean&amp;apos;s O2 inventory through the global addition of heat and local addition of nutrients. Historical observations reveal an </w:instrText>
      </w:r>
      <w:r w:rsidR="00725F70">
        <w:rPr>
          <w:rFonts w:ascii="Cambria Math" w:hAnsi="Cambria Math" w:cs="Cambria Math"/>
          <w:noProof/>
        </w:rPr>
        <w:instrText>∼</w:instrText>
      </w:r>
      <w:r w:rsidR="00725F70">
        <w:rPr>
          <w:noProof/>
        </w:rPr>
        <w:instrText xml:space="preserve">2% decline in upper-ocean O2 and accelerating reports of coastal mass mortality events. The dynamic balance of O2 supply and demand provides a unifying framework for understanding these phenomena across scales from the global ocean to individual organisms. Using this framework, we synthesize recent advances in forecasting O2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O2 sensitivities alter the structure of ecological communities, and how global O2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O2 loss will be essential if humankind is to preserve the health and biodiversity of the future ocean.","container-title":"Annual Review of Marine Science","DOI":"10.1146/annurev-marine-040323-095231","ISSN":"1941-1405, 1941-0611","issue":"2023","language":"en","note":"publisher: Annual Reviews","page":"217-245","source":"www.annualreviews.org","title":"Climate, Oxygen, and the Future of Marine Biodiversity","volume":"16","author":[{"family":"Deutsch","given":"Curtis"},{"family":"Penn","given":"Justin L."},{"family":"Lucey","given":"Noelle"}],"issued":{"date-parts":[["2023"]]}}}],"schema":"https://github.com/citation-style-language/schema/raw/master/csl-citation.json"} </w:instrText>
      </w:r>
      <w:r w:rsidR="005A5FD5">
        <w:rPr>
          <w:noProof/>
        </w:rPr>
        <w:fldChar w:fldCharType="separate"/>
      </w:r>
      <w:r w:rsidR="00725F70" w:rsidRPr="00725F70">
        <w:t>(Prince &amp; Goodyear, 2006; Deutsch et al., 2023)</w:t>
      </w:r>
      <w:r w:rsidR="005A5FD5">
        <w:rPr>
          <w:noProof/>
        </w:rPr>
        <w:fldChar w:fldCharType="end"/>
      </w:r>
      <w:r w:rsidR="005A5FD5" w:rsidRPr="003A59E8">
        <w:rPr>
          <w:noProof/>
        </w:rPr>
        <w:t>.</w:t>
      </w:r>
      <w:ins w:id="403" w:author="Barrett, Hannah" w:date="2025-07-23T10:56:00Z" w16du:dateUtc="2025-07-23T17:56:00Z">
        <w:r w:rsidR="00471C72">
          <w:rPr>
            <w:noProof/>
          </w:rPr>
          <w:t xml:space="preserve"> </w:t>
        </w:r>
      </w:ins>
      <w:r w:rsidR="00E5741D">
        <w:rPr>
          <w:noProof/>
        </w:rPr>
        <w:t>We encourage future research to address</w:t>
      </w:r>
      <w:r w:rsidR="003A59E8" w:rsidRPr="003A59E8">
        <w:rPr>
          <w:noProof/>
        </w:rPr>
        <w:t xml:space="preserve"> how diel variation in temperature and DO, and behavior</w:t>
      </w:r>
      <w:r w:rsidR="00DF4A69">
        <w:rPr>
          <w:noProof/>
        </w:rPr>
        <w:t xml:space="preserve"> such as DVM</w:t>
      </w:r>
      <w:r w:rsidR="003A59E8" w:rsidRPr="003A59E8">
        <w:rPr>
          <w:noProof/>
        </w:rPr>
        <w:t xml:space="preserve">, could potentially mitigate these synergistic constraints </w:t>
      </w:r>
      <w:r w:rsidR="00E5741D">
        <w:rPr>
          <w:noProof/>
        </w:rPr>
        <w:t>in other species and systems</w:t>
      </w:r>
      <w:r w:rsidR="003A59E8" w:rsidRPr="003A59E8">
        <w:rPr>
          <w:noProof/>
        </w:rPr>
        <w:t xml:space="preserve">. </w:t>
      </w:r>
      <w:r w:rsidR="00DF4A69">
        <w:rPr>
          <w:noProof/>
        </w:rPr>
        <w:t>Our</w:t>
      </w:r>
      <w:r w:rsidR="00E5741D">
        <w:rPr>
          <w:noProof/>
        </w:rPr>
        <w:t xml:space="preserve"> </w:t>
      </w:r>
      <w:r w:rsidR="003A59E8" w:rsidRPr="003A59E8">
        <w:rPr>
          <w:noProof/>
        </w:rPr>
        <w:t>novel continuous monitoring approach</w:t>
      </w:r>
      <w:del w:id="404" w:author="Barrett, Hannah" w:date="2025-07-23T10:56:00Z" w16du:dateUtc="2025-07-23T17:56:00Z">
        <w:r w:rsidR="003A59E8" w:rsidRPr="003A59E8" w:rsidDel="00471C72">
          <w:rPr>
            <w:noProof/>
          </w:rPr>
          <w:delText xml:space="preserve"> to</w:delText>
        </w:r>
      </w:del>
      <w:r w:rsidR="003A59E8" w:rsidRPr="003A59E8">
        <w:rPr>
          <w:noProof/>
        </w:rPr>
        <w:t xml:space="preserve"> </w:t>
      </w:r>
      <w:r w:rsidR="00E5741D">
        <w:rPr>
          <w:noProof/>
        </w:rPr>
        <w:t xml:space="preserve">could be applied in other studies to </w:t>
      </w:r>
      <w:r w:rsidR="00DF4A69">
        <w:rPr>
          <w:noProof/>
        </w:rPr>
        <w:t>demonstrate</w:t>
      </w:r>
      <w:r w:rsidR="00DF4A69" w:rsidRPr="003A59E8">
        <w:rPr>
          <w:noProof/>
        </w:rPr>
        <w:t xml:space="preserve"> </w:t>
      </w:r>
      <w:r w:rsidR="00E5741D">
        <w:rPr>
          <w:noProof/>
        </w:rPr>
        <w:t>whether</w:t>
      </w:r>
      <w:r w:rsidR="00E5741D" w:rsidRPr="003A59E8">
        <w:rPr>
          <w:noProof/>
        </w:rPr>
        <w:t xml:space="preserve"> </w:t>
      </w:r>
      <w:r w:rsidR="003A59E8" w:rsidRPr="003A59E8">
        <w:rPr>
          <w:noProof/>
        </w:rPr>
        <w:t xml:space="preserve">diel variability in habitat conditions can cause trade-offs that </w:t>
      </w:r>
      <w:r w:rsidR="003A59E8" w:rsidRPr="003A59E8">
        <w:rPr>
          <w:noProof/>
        </w:rPr>
        <w:lastRenderedPageBreak/>
        <w:t xml:space="preserve">drive cyclical habitat use in </w:t>
      </w:r>
      <w:r w:rsidR="00E5741D">
        <w:rPr>
          <w:noProof/>
        </w:rPr>
        <w:t xml:space="preserve">other systems besides </w:t>
      </w:r>
      <w:r w:rsidR="003A59E8" w:rsidRPr="003A59E8">
        <w:rPr>
          <w:noProof/>
        </w:rPr>
        <w:t xml:space="preserve">floodplain thermal refuge habitats. </w:t>
      </w:r>
      <w:r w:rsidR="00E5741D">
        <w:rPr>
          <w:noProof/>
        </w:rPr>
        <w:t>Our work used</w:t>
      </w:r>
      <w:r w:rsidR="00DF4A69">
        <w:rPr>
          <w:noProof/>
        </w:rPr>
        <w:t xml:space="preserve"> both simulation and empirical data</w:t>
      </w:r>
      <w:r w:rsidR="00E5741D">
        <w:rPr>
          <w:noProof/>
        </w:rPr>
        <w:t xml:space="preserve"> to</w:t>
      </w:r>
      <w:r w:rsidR="003A59E8" w:rsidRPr="003A59E8">
        <w:rPr>
          <w:noProof/>
        </w:rPr>
        <w:t xml:space="preserve"> address key questions about the temporal dynamics of vertical habitat compression and emphasizes the importance of considering how fine-scale diel fluctuation may impact the viability of thermal refuges </w:t>
      </w:r>
      <w:r w:rsidR="00DF4A69">
        <w:rPr>
          <w:noProof/>
        </w:rPr>
        <w:t>under threat from</w:t>
      </w:r>
      <w:r w:rsidR="003A59E8" w:rsidRPr="003A59E8">
        <w:rPr>
          <w:noProof/>
        </w:rPr>
        <w:t xml:space="preserve"> climate change.</w:t>
      </w:r>
      <w:ins w:id="405" w:author="Barrett, Hannah" w:date="2025-07-11T11:54:00Z" w16du:dateUtc="2025-07-11T18:54:00Z">
        <w:r>
          <w:rPr>
            <w:noProof/>
          </w:rPr>
          <w:t xml:space="preserve"> </w:t>
        </w:r>
      </w:ins>
      <w:ins w:id="406" w:author="Barrett, Hannah" w:date="2025-07-11T11:54:00Z">
        <w:r w:rsidRPr="00EF519E">
          <w:rPr>
            <w:noProof/>
          </w:rPr>
          <w:t xml:space="preserve">Because the mechanisms we explore are rooted in first principles, our findings are likely to be broadly relevant across </w:t>
        </w:r>
      </w:ins>
      <w:ins w:id="407" w:author="Barrett, Hannah" w:date="2025-07-22T15:54:00Z" w16du:dateUtc="2025-07-22T22:54:00Z">
        <w:r w:rsidR="00F77218">
          <w:rPr>
            <w:noProof/>
          </w:rPr>
          <w:t>aquatic</w:t>
        </w:r>
      </w:ins>
      <w:ins w:id="408" w:author="Barrett, Hannah" w:date="2025-07-11T11:54:00Z">
        <w:r w:rsidRPr="00EF519E">
          <w:rPr>
            <w:noProof/>
          </w:rPr>
          <w:t xml:space="preserve"> systems where diel oxygen and temperature stressors co-occur.</w:t>
        </w:r>
      </w:ins>
    </w:p>
    <w:p w14:paraId="10C20695" w14:textId="77777777" w:rsidR="00DE3A9C" w:rsidDel="002E60D4" w:rsidRDefault="00DE3A9C" w:rsidP="00750AF8">
      <w:pPr>
        <w:pStyle w:val="Default"/>
        <w:spacing w:line="480" w:lineRule="auto"/>
        <w:rPr>
          <w:del w:id="409" w:author="Barrett, Hannah" w:date="2025-07-24T14:00:00Z" w16du:dateUtc="2025-07-24T21:00:00Z"/>
          <w:noProof/>
        </w:rPr>
      </w:pPr>
    </w:p>
    <w:p w14:paraId="2CE6A190" w14:textId="77777777" w:rsidR="007978E2" w:rsidDel="002E60D4" w:rsidRDefault="007978E2" w:rsidP="00750AF8">
      <w:pPr>
        <w:pStyle w:val="Default"/>
        <w:spacing w:line="480" w:lineRule="auto"/>
        <w:rPr>
          <w:del w:id="410" w:author="Barrett, Hannah" w:date="2025-07-24T14:00:00Z" w16du:dateUtc="2025-07-24T21:00:00Z"/>
          <w:noProof/>
        </w:rPr>
      </w:pPr>
    </w:p>
    <w:p w14:paraId="4723BBB4" w14:textId="77777777" w:rsidR="007978E2" w:rsidDel="002E60D4" w:rsidRDefault="007978E2" w:rsidP="00750AF8">
      <w:pPr>
        <w:pStyle w:val="Default"/>
        <w:spacing w:line="480" w:lineRule="auto"/>
        <w:rPr>
          <w:del w:id="411" w:author="Barrett, Hannah" w:date="2025-07-24T14:00:00Z" w16du:dateUtc="2025-07-24T21:00:00Z"/>
          <w:noProof/>
        </w:rPr>
      </w:pPr>
    </w:p>
    <w:p w14:paraId="0A25C515" w14:textId="77777777" w:rsidR="007978E2" w:rsidDel="002E60D4" w:rsidRDefault="007978E2" w:rsidP="00750AF8">
      <w:pPr>
        <w:pStyle w:val="Default"/>
        <w:spacing w:line="480" w:lineRule="auto"/>
        <w:rPr>
          <w:del w:id="412" w:author="Barrett, Hannah" w:date="2025-07-24T14:00:00Z" w16du:dateUtc="2025-07-24T21:00:00Z"/>
          <w:noProof/>
        </w:rPr>
      </w:pPr>
    </w:p>
    <w:p w14:paraId="192486A8" w14:textId="77777777" w:rsidR="00DD3E1F" w:rsidDel="002E60D4" w:rsidRDefault="00DD3E1F" w:rsidP="00750AF8">
      <w:pPr>
        <w:pStyle w:val="Default"/>
        <w:spacing w:line="480" w:lineRule="auto"/>
        <w:rPr>
          <w:del w:id="413" w:author="Barrett, Hannah" w:date="2025-07-24T14:00:00Z" w16du:dateUtc="2025-07-24T21:00:00Z"/>
          <w:noProof/>
        </w:rPr>
      </w:pPr>
    </w:p>
    <w:p w14:paraId="61421CFB" w14:textId="77777777" w:rsidR="00DD3E1F" w:rsidDel="002E60D4" w:rsidRDefault="00DD3E1F" w:rsidP="00750AF8">
      <w:pPr>
        <w:pStyle w:val="Default"/>
        <w:spacing w:line="480" w:lineRule="auto"/>
        <w:rPr>
          <w:del w:id="414" w:author="Barrett, Hannah" w:date="2025-07-24T14:00:00Z" w16du:dateUtc="2025-07-24T21:00:00Z"/>
          <w:noProof/>
        </w:rPr>
      </w:pPr>
    </w:p>
    <w:p w14:paraId="00617063" w14:textId="77777777" w:rsidR="00DD3E1F" w:rsidDel="002E60D4" w:rsidRDefault="00DD3E1F" w:rsidP="00750AF8">
      <w:pPr>
        <w:pStyle w:val="Default"/>
        <w:spacing w:line="480" w:lineRule="auto"/>
        <w:rPr>
          <w:del w:id="415" w:author="Barrett, Hannah" w:date="2025-07-24T14:00:00Z" w16du:dateUtc="2025-07-24T21:00:00Z"/>
          <w:noProof/>
        </w:rPr>
      </w:pPr>
    </w:p>
    <w:p w14:paraId="53B0B40F" w14:textId="77777777" w:rsidR="00F77218" w:rsidDel="002E60D4" w:rsidRDefault="00F77218" w:rsidP="00750AF8">
      <w:pPr>
        <w:pStyle w:val="Default"/>
        <w:spacing w:line="480" w:lineRule="auto"/>
        <w:rPr>
          <w:del w:id="416" w:author="Barrett, Hannah" w:date="2025-07-24T14:00:00Z" w16du:dateUtc="2025-07-24T21:00:00Z"/>
          <w:noProof/>
        </w:rPr>
      </w:pPr>
    </w:p>
    <w:p w14:paraId="3B7E0582" w14:textId="40EB86AB" w:rsidR="00AB3B4C" w:rsidRPr="00A61663" w:rsidRDefault="00AB3B4C" w:rsidP="00132F8D">
      <w:pPr>
        <w:pStyle w:val="Default"/>
        <w:spacing w:line="480" w:lineRule="auto"/>
        <w:rPr>
          <w:b/>
        </w:rPr>
      </w:pPr>
      <w:r w:rsidRPr="00A61663">
        <w:rPr>
          <w:b/>
        </w:rPr>
        <w:t>Citations</w:t>
      </w:r>
    </w:p>
    <w:p w14:paraId="6F3CDB12" w14:textId="77777777" w:rsidR="00F03EDC" w:rsidRPr="00A61663" w:rsidRDefault="00F03EDC" w:rsidP="000D5DC8">
      <w:pPr>
        <w:pStyle w:val="Default"/>
        <w:tabs>
          <w:tab w:val="left" w:pos="540"/>
        </w:tabs>
        <w:rPr>
          <w:bCs/>
        </w:rPr>
      </w:pPr>
    </w:p>
    <w:p w14:paraId="0A8012FB" w14:textId="77777777" w:rsidR="00250764" w:rsidRPr="00C761C5" w:rsidRDefault="000E0084" w:rsidP="00250764">
      <w:pPr>
        <w:pStyle w:val="Bibliography"/>
        <w:rPr>
          <w:rFonts w:ascii="Times New Roman" w:hAnsi="Times New Roman" w:cs="Times New Roman"/>
          <w:sz w:val="24"/>
          <w:szCs w:val="24"/>
          <w:rPrChange w:id="417" w:author="Barrett, Hannah" w:date="2025-07-24T14:00:00Z" w16du:dateUtc="2025-07-24T21:00:00Z">
            <w:rPr/>
          </w:rPrChange>
        </w:rPr>
      </w:pPr>
      <w:r w:rsidRPr="00C761C5">
        <w:rPr>
          <w:rFonts w:ascii="Times New Roman" w:hAnsi="Times New Roman" w:cs="Times New Roman"/>
          <w:sz w:val="24"/>
          <w:szCs w:val="24"/>
          <w:rPrChange w:id="418" w:author="Barrett, Hannah" w:date="2025-07-24T14:00:00Z" w16du:dateUtc="2025-07-24T21:00:00Z">
            <w:rPr>
              <w:sz w:val="24"/>
              <w:szCs w:val="24"/>
            </w:rPr>
          </w:rPrChange>
        </w:rPr>
        <w:fldChar w:fldCharType="begin"/>
      </w:r>
      <w:r w:rsidR="00A61663" w:rsidRPr="00C761C5">
        <w:rPr>
          <w:rFonts w:ascii="Times New Roman" w:hAnsi="Times New Roman" w:cs="Times New Roman"/>
          <w:sz w:val="24"/>
          <w:szCs w:val="24"/>
          <w:rPrChange w:id="419" w:author="Barrett, Hannah" w:date="2025-07-24T14:00:00Z" w16du:dateUtc="2025-07-24T21:00:00Z">
            <w:rPr>
              <w:sz w:val="24"/>
              <w:szCs w:val="24"/>
            </w:rPr>
          </w:rPrChange>
        </w:rPr>
        <w:instrText xml:space="preserve"> ADDIN ZOTERO_BIBL {"uncited":[],"omitted":[],"custom":[]} CSL_BIBLIOGRAPHY </w:instrText>
      </w:r>
      <w:r w:rsidRPr="00C761C5">
        <w:rPr>
          <w:rFonts w:ascii="Times New Roman" w:hAnsi="Times New Roman" w:cs="Times New Roman"/>
          <w:sz w:val="24"/>
          <w:szCs w:val="24"/>
          <w:rPrChange w:id="420" w:author="Barrett, Hannah" w:date="2025-07-24T14:00:00Z" w16du:dateUtc="2025-07-24T21:00:00Z">
            <w:rPr>
              <w:sz w:val="24"/>
              <w:szCs w:val="24"/>
            </w:rPr>
          </w:rPrChange>
        </w:rPr>
        <w:fldChar w:fldCharType="separate"/>
      </w:r>
      <w:r w:rsidR="00250764" w:rsidRPr="00C761C5">
        <w:rPr>
          <w:rFonts w:ascii="Times New Roman" w:hAnsi="Times New Roman" w:cs="Times New Roman"/>
          <w:sz w:val="24"/>
          <w:szCs w:val="24"/>
          <w:rPrChange w:id="421" w:author="Barrett, Hannah" w:date="2025-07-24T14:00:00Z" w16du:dateUtc="2025-07-24T21:00:00Z">
            <w:rPr/>
          </w:rPrChange>
        </w:rPr>
        <w:t xml:space="preserve">Abrahms, B., Aikens, E. O., Armstrong, J. B., Deacy, W. W., Kauffman, M. J., &amp; Merkle, J. A. (2021). Emerging Perspectives on Resource Tracking and Animal Movement Ecology. </w:t>
      </w:r>
      <w:r w:rsidR="00250764" w:rsidRPr="00C761C5">
        <w:rPr>
          <w:rFonts w:ascii="Times New Roman" w:hAnsi="Times New Roman" w:cs="Times New Roman"/>
          <w:i/>
          <w:iCs/>
          <w:sz w:val="24"/>
          <w:szCs w:val="24"/>
          <w:rPrChange w:id="422" w:author="Barrett, Hannah" w:date="2025-07-24T14:00:00Z" w16du:dateUtc="2025-07-24T21:00:00Z">
            <w:rPr>
              <w:i/>
              <w:iCs/>
            </w:rPr>
          </w:rPrChange>
        </w:rPr>
        <w:t>Trends in Ecology &amp; Evolution</w:t>
      </w:r>
      <w:r w:rsidR="00250764" w:rsidRPr="00C761C5">
        <w:rPr>
          <w:rFonts w:ascii="Times New Roman" w:hAnsi="Times New Roman" w:cs="Times New Roman"/>
          <w:sz w:val="24"/>
          <w:szCs w:val="24"/>
          <w:rPrChange w:id="423" w:author="Barrett, Hannah" w:date="2025-07-24T14:00:00Z" w16du:dateUtc="2025-07-24T21:00:00Z">
            <w:rPr/>
          </w:rPrChange>
        </w:rPr>
        <w:t xml:space="preserve">, </w:t>
      </w:r>
      <w:r w:rsidR="00250764" w:rsidRPr="00C761C5">
        <w:rPr>
          <w:rFonts w:ascii="Times New Roman" w:hAnsi="Times New Roman" w:cs="Times New Roman"/>
          <w:i/>
          <w:iCs/>
          <w:sz w:val="24"/>
          <w:szCs w:val="24"/>
          <w:rPrChange w:id="424" w:author="Barrett, Hannah" w:date="2025-07-24T14:00:00Z" w16du:dateUtc="2025-07-24T21:00:00Z">
            <w:rPr>
              <w:i/>
              <w:iCs/>
            </w:rPr>
          </w:rPrChange>
        </w:rPr>
        <w:t>36</w:t>
      </w:r>
      <w:r w:rsidR="00250764" w:rsidRPr="00C761C5">
        <w:rPr>
          <w:rFonts w:ascii="Times New Roman" w:hAnsi="Times New Roman" w:cs="Times New Roman"/>
          <w:sz w:val="24"/>
          <w:szCs w:val="24"/>
          <w:rPrChange w:id="425" w:author="Barrett, Hannah" w:date="2025-07-24T14:00:00Z" w16du:dateUtc="2025-07-24T21:00:00Z">
            <w:rPr/>
          </w:rPrChange>
        </w:rPr>
        <w:t>(4), 308–320. https://doi.org/10.1016/j.tree.2020.10.018</w:t>
      </w:r>
    </w:p>
    <w:p w14:paraId="6E64D26A" w14:textId="77777777" w:rsidR="00250764" w:rsidRPr="00C761C5" w:rsidRDefault="00250764" w:rsidP="00250764">
      <w:pPr>
        <w:pStyle w:val="Bibliography"/>
        <w:rPr>
          <w:rFonts w:ascii="Times New Roman" w:hAnsi="Times New Roman" w:cs="Times New Roman"/>
          <w:sz w:val="24"/>
          <w:szCs w:val="24"/>
          <w:rPrChange w:id="426" w:author="Barrett, Hannah" w:date="2025-07-24T14:00:00Z" w16du:dateUtc="2025-07-24T21:00:00Z">
            <w:rPr/>
          </w:rPrChange>
        </w:rPr>
      </w:pPr>
      <w:r w:rsidRPr="00C761C5">
        <w:rPr>
          <w:rFonts w:ascii="Times New Roman" w:hAnsi="Times New Roman" w:cs="Times New Roman"/>
          <w:sz w:val="24"/>
          <w:szCs w:val="24"/>
          <w:rPrChange w:id="427" w:author="Barrett, Hannah" w:date="2025-07-24T14:00:00Z" w16du:dateUtc="2025-07-24T21:00:00Z">
            <w:rPr/>
          </w:rPrChange>
        </w:rPr>
        <w:t xml:space="preserve">Abrams, P. A., &amp; Ginzburg, L. R. (2000). The nature of predation: Prey dependent, ratio dependent or neither? </w:t>
      </w:r>
      <w:r w:rsidRPr="00C761C5">
        <w:rPr>
          <w:rFonts w:ascii="Times New Roman" w:hAnsi="Times New Roman" w:cs="Times New Roman"/>
          <w:i/>
          <w:iCs/>
          <w:sz w:val="24"/>
          <w:szCs w:val="24"/>
          <w:rPrChange w:id="428" w:author="Barrett, Hannah" w:date="2025-07-24T14:00:00Z" w16du:dateUtc="2025-07-24T21:00:00Z">
            <w:rPr>
              <w:i/>
              <w:iCs/>
            </w:rPr>
          </w:rPrChange>
        </w:rPr>
        <w:t>Trends in Ecology &amp; Evolution</w:t>
      </w:r>
      <w:r w:rsidRPr="00C761C5">
        <w:rPr>
          <w:rFonts w:ascii="Times New Roman" w:hAnsi="Times New Roman" w:cs="Times New Roman"/>
          <w:sz w:val="24"/>
          <w:szCs w:val="24"/>
          <w:rPrChange w:id="429" w:author="Barrett, Hannah" w:date="2025-07-24T14:00:00Z" w16du:dateUtc="2025-07-24T21:00:00Z">
            <w:rPr/>
          </w:rPrChange>
        </w:rPr>
        <w:t xml:space="preserve">, </w:t>
      </w:r>
      <w:r w:rsidRPr="00C761C5">
        <w:rPr>
          <w:rFonts w:ascii="Times New Roman" w:hAnsi="Times New Roman" w:cs="Times New Roman"/>
          <w:i/>
          <w:iCs/>
          <w:sz w:val="24"/>
          <w:szCs w:val="24"/>
          <w:rPrChange w:id="430" w:author="Barrett, Hannah" w:date="2025-07-24T14:00:00Z" w16du:dateUtc="2025-07-24T21:00:00Z">
            <w:rPr>
              <w:i/>
              <w:iCs/>
            </w:rPr>
          </w:rPrChange>
        </w:rPr>
        <w:t>15</w:t>
      </w:r>
      <w:r w:rsidRPr="00C761C5">
        <w:rPr>
          <w:rFonts w:ascii="Times New Roman" w:hAnsi="Times New Roman" w:cs="Times New Roman"/>
          <w:sz w:val="24"/>
          <w:szCs w:val="24"/>
          <w:rPrChange w:id="431" w:author="Barrett, Hannah" w:date="2025-07-24T14:00:00Z" w16du:dateUtc="2025-07-24T21:00:00Z">
            <w:rPr/>
          </w:rPrChange>
        </w:rPr>
        <w:t>(8), 337–341. https://doi.org/10.1016/S0169-5347(00)01908-X</w:t>
      </w:r>
    </w:p>
    <w:p w14:paraId="2CE9254B" w14:textId="77777777" w:rsidR="00250764" w:rsidRPr="00C761C5" w:rsidRDefault="00250764" w:rsidP="00250764">
      <w:pPr>
        <w:pStyle w:val="Bibliography"/>
        <w:rPr>
          <w:rFonts w:ascii="Times New Roman" w:hAnsi="Times New Roman" w:cs="Times New Roman"/>
          <w:sz w:val="24"/>
          <w:szCs w:val="24"/>
          <w:rPrChange w:id="432" w:author="Barrett, Hannah" w:date="2025-07-24T14:00:00Z" w16du:dateUtc="2025-07-24T21:00:00Z">
            <w:rPr/>
          </w:rPrChange>
        </w:rPr>
      </w:pPr>
      <w:r w:rsidRPr="00C761C5">
        <w:rPr>
          <w:rFonts w:ascii="Times New Roman" w:hAnsi="Times New Roman" w:cs="Times New Roman"/>
          <w:sz w:val="24"/>
          <w:szCs w:val="24"/>
          <w:rPrChange w:id="433" w:author="Barrett, Hannah" w:date="2025-07-24T14:00:00Z" w16du:dateUtc="2025-07-24T21:00:00Z">
            <w:rPr/>
          </w:rPrChange>
        </w:rPr>
        <w:t xml:space="preserve">Alonzo, S. H. (2015). Integrating the how and why of within-individual and among-individual variation and plasticity in behavior. </w:t>
      </w:r>
      <w:r w:rsidRPr="00C761C5">
        <w:rPr>
          <w:rFonts w:ascii="Times New Roman" w:hAnsi="Times New Roman" w:cs="Times New Roman"/>
          <w:i/>
          <w:iCs/>
          <w:sz w:val="24"/>
          <w:szCs w:val="24"/>
          <w:rPrChange w:id="434" w:author="Barrett, Hannah" w:date="2025-07-24T14:00:00Z" w16du:dateUtc="2025-07-24T21:00:00Z">
            <w:rPr>
              <w:i/>
              <w:iCs/>
            </w:rPr>
          </w:rPrChange>
        </w:rPr>
        <w:t>Current Opinion in Behavioral Sciences</w:t>
      </w:r>
      <w:r w:rsidRPr="00C761C5">
        <w:rPr>
          <w:rFonts w:ascii="Times New Roman" w:hAnsi="Times New Roman" w:cs="Times New Roman"/>
          <w:sz w:val="24"/>
          <w:szCs w:val="24"/>
          <w:rPrChange w:id="435" w:author="Barrett, Hannah" w:date="2025-07-24T14:00:00Z" w16du:dateUtc="2025-07-24T21:00:00Z">
            <w:rPr/>
          </w:rPrChange>
        </w:rPr>
        <w:t xml:space="preserve">, </w:t>
      </w:r>
      <w:r w:rsidRPr="00C761C5">
        <w:rPr>
          <w:rFonts w:ascii="Times New Roman" w:hAnsi="Times New Roman" w:cs="Times New Roman"/>
          <w:i/>
          <w:iCs/>
          <w:sz w:val="24"/>
          <w:szCs w:val="24"/>
          <w:rPrChange w:id="436" w:author="Barrett, Hannah" w:date="2025-07-24T14:00:00Z" w16du:dateUtc="2025-07-24T21:00:00Z">
            <w:rPr>
              <w:i/>
              <w:iCs/>
            </w:rPr>
          </w:rPrChange>
        </w:rPr>
        <w:t>6</w:t>
      </w:r>
      <w:r w:rsidRPr="00C761C5">
        <w:rPr>
          <w:rFonts w:ascii="Times New Roman" w:hAnsi="Times New Roman" w:cs="Times New Roman"/>
          <w:sz w:val="24"/>
          <w:szCs w:val="24"/>
          <w:rPrChange w:id="437" w:author="Barrett, Hannah" w:date="2025-07-24T14:00:00Z" w16du:dateUtc="2025-07-24T21:00:00Z">
            <w:rPr/>
          </w:rPrChange>
        </w:rPr>
        <w:t>, 69–75. https://doi.org/10.1016/j.cobeha.2015.09.008</w:t>
      </w:r>
    </w:p>
    <w:p w14:paraId="07488099" w14:textId="77777777" w:rsidR="00250764" w:rsidRPr="00C761C5" w:rsidRDefault="00250764" w:rsidP="00250764">
      <w:pPr>
        <w:pStyle w:val="Bibliography"/>
        <w:rPr>
          <w:rFonts w:ascii="Times New Roman" w:hAnsi="Times New Roman" w:cs="Times New Roman"/>
          <w:sz w:val="24"/>
          <w:szCs w:val="24"/>
          <w:rPrChange w:id="438" w:author="Barrett, Hannah" w:date="2025-07-24T14:00:00Z" w16du:dateUtc="2025-07-24T21:00:00Z">
            <w:rPr/>
          </w:rPrChange>
        </w:rPr>
      </w:pPr>
      <w:r w:rsidRPr="00C761C5">
        <w:rPr>
          <w:rFonts w:ascii="Times New Roman" w:hAnsi="Times New Roman" w:cs="Times New Roman"/>
          <w:sz w:val="24"/>
          <w:szCs w:val="24"/>
          <w:rPrChange w:id="439" w:author="Barrett, Hannah" w:date="2025-07-24T14:00:00Z" w16du:dateUtc="2025-07-24T21:00:00Z">
            <w:rPr/>
          </w:rPrChange>
        </w:rPr>
        <w:t xml:space="preserve">Andersen, M. R., Kragh, T., &amp; Sand-Jensen, K. (2017). Extreme diel dissolved oxygen and carbon cycles in shallow vegetated lakes. </w:t>
      </w:r>
      <w:r w:rsidRPr="00C761C5">
        <w:rPr>
          <w:rFonts w:ascii="Times New Roman" w:hAnsi="Times New Roman" w:cs="Times New Roman"/>
          <w:i/>
          <w:iCs/>
          <w:sz w:val="24"/>
          <w:szCs w:val="24"/>
          <w:rPrChange w:id="440" w:author="Barrett, Hannah" w:date="2025-07-24T14:00:00Z" w16du:dateUtc="2025-07-24T21:00:00Z">
            <w:rPr>
              <w:i/>
              <w:iCs/>
            </w:rPr>
          </w:rPrChange>
        </w:rPr>
        <w:t>Proceedings of the Royal Society B: Biological Sciences</w:t>
      </w:r>
      <w:r w:rsidRPr="00C761C5">
        <w:rPr>
          <w:rFonts w:ascii="Times New Roman" w:hAnsi="Times New Roman" w:cs="Times New Roman"/>
          <w:sz w:val="24"/>
          <w:szCs w:val="24"/>
          <w:rPrChange w:id="441" w:author="Barrett, Hannah" w:date="2025-07-24T14:00:00Z" w16du:dateUtc="2025-07-24T21:00:00Z">
            <w:rPr/>
          </w:rPrChange>
        </w:rPr>
        <w:t xml:space="preserve">, </w:t>
      </w:r>
      <w:r w:rsidRPr="00C761C5">
        <w:rPr>
          <w:rFonts w:ascii="Times New Roman" w:hAnsi="Times New Roman" w:cs="Times New Roman"/>
          <w:i/>
          <w:iCs/>
          <w:sz w:val="24"/>
          <w:szCs w:val="24"/>
          <w:rPrChange w:id="442" w:author="Barrett, Hannah" w:date="2025-07-24T14:00:00Z" w16du:dateUtc="2025-07-24T21:00:00Z">
            <w:rPr>
              <w:i/>
              <w:iCs/>
            </w:rPr>
          </w:rPrChange>
        </w:rPr>
        <w:t>284</w:t>
      </w:r>
      <w:r w:rsidRPr="00C761C5">
        <w:rPr>
          <w:rFonts w:ascii="Times New Roman" w:hAnsi="Times New Roman" w:cs="Times New Roman"/>
          <w:sz w:val="24"/>
          <w:szCs w:val="24"/>
          <w:rPrChange w:id="443" w:author="Barrett, Hannah" w:date="2025-07-24T14:00:00Z" w16du:dateUtc="2025-07-24T21:00:00Z">
            <w:rPr/>
          </w:rPrChange>
        </w:rPr>
        <w:t>(1862), 20171427. https://doi.org/10.1098/rspb.2017.1427</w:t>
      </w:r>
    </w:p>
    <w:p w14:paraId="037A129A" w14:textId="77777777" w:rsidR="00250764" w:rsidRPr="00C761C5" w:rsidRDefault="00250764" w:rsidP="00250764">
      <w:pPr>
        <w:pStyle w:val="Bibliography"/>
        <w:rPr>
          <w:rFonts w:ascii="Times New Roman" w:hAnsi="Times New Roman" w:cs="Times New Roman"/>
          <w:sz w:val="24"/>
          <w:szCs w:val="24"/>
          <w:rPrChange w:id="444" w:author="Barrett, Hannah" w:date="2025-07-24T14:00:00Z" w16du:dateUtc="2025-07-24T21:00:00Z">
            <w:rPr/>
          </w:rPrChange>
        </w:rPr>
      </w:pPr>
      <w:r w:rsidRPr="00C761C5">
        <w:rPr>
          <w:rFonts w:ascii="Times New Roman" w:hAnsi="Times New Roman" w:cs="Times New Roman"/>
          <w:sz w:val="24"/>
          <w:szCs w:val="24"/>
          <w:rPrChange w:id="445" w:author="Barrett, Hannah" w:date="2025-07-24T14:00:00Z" w16du:dateUtc="2025-07-24T21:00:00Z">
            <w:rPr/>
          </w:rPrChange>
        </w:rPr>
        <w:t xml:space="preserve">Anlauf-Dunn, K., </w:t>
      </w:r>
      <w:proofErr w:type="spellStart"/>
      <w:r w:rsidRPr="00C761C5">
        <w:rPr>
          <w:rFonts w:ascii="Times New Roman" w:hAnsi="Times New Roman" w:cs="Times New Roman"/>
          <w:sz w:val="24"/>
          <w:szCs w:val="24"/>
          <w:rPrChange w:id="446" w:author="Barrett, Hannah" w:date="2025-07-24T14:00:00Z" w16du:dateUtc="2025-07-24T21:00:00Z">
            <w:rPr/>
          </w:rPrChange>
        </w:rPr>
        <w:t>Kraskura</w:t>
      </w:r>
      <w:proofErr w:type="spellEnd"/>
      <w:r w:rsidRPr="00C761C5">
        <w:rPr>
          <w:rFonts w:ascii="Times New Roman" w:hAnsi="Times New Roman" w:cs="Times New Roman"/>
          <w:sz w:val="24"/>
          <w:szCs w:val="24"/>
          <w:rPrChange w:id="447" w:author="Barrett, Hannah" w:date="2025-07-24T14:00:00Z" w16du:dateUtc="2025-07-24T21:00:00Z">
            <w:rPr/>
          </w:rPrChange>
        </w:rPr>
        <w:t xml:space="preserve">, K., &amp; Eliason, E. J. (2022). Intraspecific variability in thermal tolerance: A case study with coastal cutthroat trout. </w:t>
      </w:r>
      <w:r w:rsidRPr="00C761C5">
        <w:rPr>
          <w:rFonts w:ascii="Times New Roman" w:hAnsi="Times New Roman" w:cs="Times New Roman"/>
          <w:i/>
          <w:iCs/>
          <w:sz w:val="24"/>
          <w:szCs w:val="24"/>
          <w:rPrChange w:id="448" w:author="Barrett, Hannah" w:date="2025-07-24T14:00:00Z" w16du:dateUtc="2025-07-24T21:00:00Z">
            <w:rPr>
              <w:i/>
              <w:iCs/>
            </w:rPr>
          </w:rPrChange>
        </w:rPr>
        <w:t>Conservation Physiology</w:t>
      </w:r>
      <w:r w:rsidRPr="00C761C5">
        <w:rPr>
          <w:rFonts w:ascii="Times New Roman" w:hAnsi="Times New Roman" w:cs="Times New Roman"/>
          <w:sz w:val="24"/>
          <w:szCs w:val="24"/>
          <w:rPrChange w:id="449" w:author="Barrett, Hannah" w:date="2025-07-24T14:00:00Z" w16du:dateUtc="2025-07-24T21:00:00Z">
            <w:rPr/>
          </w:rPrChange>
        </w:rPr>
        <w:t xml:space="preserve">, </w:t>
      </w:r>
      <w:r w:rsidRPr="00C761C5">
        <w:rPr>
          <w:rFonts w:ascii="Times New Roman" w:hAnsi="Times New Roman" w:cs="Times New Roman"/>
          <w:i/>
          <w:iCs/>
          <w:sz w:val="24"/>
          <w:szCs w:val="24"/>
          <w:rPrChange w:id="450" w:author="Barrett, Hannah" w:date="2025-07-24T14:00:00Z" w16du:dateUtc="2025-07-24T21:00:00Z">
            <w:rPr>
              <w:i/>
              <w:iCs/>
            </w:rPr>
          </w:rPrChange>
        </w:rPr>
        <w:t>10</w:t>
      </w:r>
      <w:r w:rsidRPr="00C761C5">
        <w:rPr>
          <w:rFonts w:ascii="Times New Roman" w:hAnsi="Times New Roman" w:cs="Times New Roman"/>
          <w:sz w:val="24"/>
          <w:szCs w:val="24"/>
          <w:rPrChange w:id="451" w:author="Barrett, Hannah" w:date="2025-07-24T14:00:00Z" w16du:dateUtc="2025-07-24T21:00:00Z">
            <w:rPr/>
          </w:rPrChange>
        </w:rPr>
        <w:t>(1), coac029. https://doi.org/10.1093/conphys/coac029</w:t>
      </w:r>
    </w:p>
    <w:p w14:paraId="7D284714" w14:textId="77777777" w:rsidR="00250764" w:rsidRPr="00C761C5" w:rsidRDefault="00250764" w:rsidP="00250764">
      <w:pPr>
        <w:pStyle w:val="Bibliography"/>
        <w:rPr>
          <w:rFonts w:ascii="Times New Roman" w:hAnsi="Times New Roman" w:cs="Times New Roman"/>
          <w:sz w:val="24"/>
          <w:szCs w:val="24"/>
          <w:rPrChange w:id="452" w:author="Barrett, Hannah" w:date="2025-07-24T14:00:00Z" w16du:dateUtc="2025-07-24T21:00:00Z">
            <w:rPr/>
          </w:rPrChange>
        </w:rPr>
      </w:pPr>
      <w:r w:rsidRPr="00C761C5">
        <w:rPr>
          <w:rFonts w:ascii="Times New Roman" w:hAnsi="Times New Roman" w:cs="Times New Roman"/>
          <w:sz w:val="24"/>
          <w:szCs w:val="24"/>
          <w:rPrChange w:id="453" w:author="Barrett, Hannah" w:date="2025-07-24T14:00:00Z" w16du:dateUtc="2025-07-24T21:00:00Z">
            <w:rPr/>
          </w:rPrChange>
        </w:rPr>
        <w:lastRenderedPageBreak/>
        <w:t xml:space="preserve">Armstrong, J. B., Ward, E. J., Schindler, D. E., &amp; Lisi, P. J. (2016). Adaptive capacity at the northern front: Sockeye salmon </w:t>
      </w:r>
      <w:proofErr w:type="spellStart"/>
      <w:r w:rsidRPr="00C761C5">
        <w:rPr>
          <w:rFonts w:ascii="Times New Roman" w:hAnsi="Times New Roman" w:cs="Times New Roman"/>
          <w:sz w:val="24"/>
          <w:szCs w:val="24"/>
          <w:rPrChange w:id="454" w:author="Barrett, Hannah" w:date="2025-07-24T14:00:00Z" w16du:dateUtc="2025-07-24T21:00:00Z">
            <w:rPr/>
          </w:rPrChange>
        </w:rPr>
        <w:t>behaviourally</w:t>
      </w:r>
      <w:proofErr w:type="spellEnd"/>
      <w:r w:rsidRPr="00C761C5">
        <w:rPr>
          <w:rFonts w:ascii="Times New Roman" w:hAnsi="Times New Roman" w:cs="Times New Roman"/>
          <w:sz w:val="24"/>
          <w:szCs w:val="24"/>
          <w:rPrChange w:id="455" w:author="Barrett, Hannah" w:date="2025-07-24T14:00:00Z" w16du:dateUtc="2025-07-24T21:00:00Z">
            <w:rPr/>
          </w:rPrChange>
        </w:rPr>
        <w:t xml:space="preserve"> thermoregulate during novel exposure to warm temperatures. </w:t>
      </w:r>
      <w:r w:rsidRPr="00C761C5">
        <w:rPr>
          <w:rFonts w:ascii="Times New Roman" w:hAnsi="Times New Roman" w:cs="Times New Roman"/>
          <w:i/>
          <w:iCs/>
          <w:sz w:val="24"/>
          <w:szCs w:val="24"/>
          <w:rPrChange w:id="456" w:author="Barrett, Hannah" w:date="2025-07-24T14:00:00Z" w16du:dateUtc="2025-07-24T21:00:00Z">
            <w:rPr>
              <w:i/>
              <w:iCs/>
            </w:rPr>
          </w:rPrChange>
        </w:rPr>
        <w:t>Conservation Physiology</w:t>
      </w:r>
      <w:r w:rsidRPr="00C761C5">
        <w:rPr>
          <w:rFonts w:ascii="Times New Roman" w:hAnsi="Times New Roman" w:cs="Times New Roman"/>
          <w:sz w:val="24"/>
          <w:szCs w:val="24"/>
          <w:rPrChange w:id="457" w:author="Barrett, Hannah" w:date="2025-07-24T14:00:00Z" w16du:dateUtc="2025-07-24T21:00:00Z">
            <w:rPr/>
          </w:rPrChange>
        </w:rPr>
        <w:t xml:space="preserve">, </w:t>
      </w:r>
      <w:r w:rsidRPr="00C761C5">
        <w:rPr>
          <w:rFonts w:ascii="Times New Roman" w:hAnsi="Times New Roman" w:cs="Times New Roman"/>
          <w:i/>
          <w:iCs/>
          <w:sz w:val="24"/>
          <w:szCs w:val="24"/>
          <w:rPrChange w:id="458" w:author="Barrett, Hannah" w:date="2025-07-24T14:00:00Z" w16du:dateUtc="2025-07-24T21:00:00Z">
            <w:rPr>
              <w:i/>
              <w:iCs/>
            </w:rPr>
          </w:rPrChange>
        </w:rPr>
        <w:t>4</w:t>
      </w:r>
      <w:r w:rsidRPr="00C761C5">
        <w:rPr>
          <w:rFonts w:ascii="Times New Roman" w:hAnsi="Times New Roman" w:cs="Times New Roman"/>
          <w:sz w:val="24"/>
          <w:szCs w:val="24"/>
          <w:rPrChange w:id="459" w:author="Barrett, Hannah" w:date="2025-07-24T14:00:00Z" w16du:dateUtc="2025-07-24T21:00:00Z">
            <w:rPr/>
          </w:rPrChange>
        </w:rPr>
        <w:t>(1), cow039. https://doi.org/10.1093/conphys/cow039</w:t>
      </w:r>
    </w:p>
    <w:p w14:paraId="0D3BBFC2" w14:textId="77777777" w:rsidR="00250764" w:rsidRPr="00C761C5" w:rsidRDefault="00250764" w:rsidP="00250764">
      <w:pPr>
        <w:pStyle w:val="Bibliography"/>
        <w:rPr>
          <w:rFonts w:ascii="Times New Roman" w:hAnsi="Times New Roman" w:cs="Times New Roman"/>
          <w:sz w:val="24"/>
          <w:szCs w:val="24"/>
          <w:rPrChange w:id="460" w:author="Barrett, Hannah" w:date="2025-07-24T14:00:00Z" w16du:dateUtc="2025-07-24T21:00:00Z">
            <w:rPr/>
          </w:rPrChange>
        </w:rPr>
      </w:pPr>
      <w:r w:rsidRPr="00C761C5">
        <w:rPr>
          <w:rFonts w:ascii="Times New Roman" w:hAnsi="Times New Roman" w:cs="Times New Roman"/>
          <w:sz w:val="24"/>
          <w:szCs w:val="24"/>
          <w:rPrChange w:id="461" w:author="Barrett, Hannah" w:date="2025-07-24T14:00:00Z" w16du:dateUtc="2025-07-24T21:00:00Z">
            <w:rPr/>
          </w:rPrChange>
        </w:rPr>
        <w:t xml:space="preserve">Baker, J. P., Hulse, D. W., Gregory, S. V., White, D., Van Sickle, J., Berger, P. A., Dole, D., &amp; Schumaker, N. H. (2004). Alternative Futures for the Willamette River Basin, Oregon. </w:t>
      </w:r>
      <w:r w:rsidRPr="00C761C5">
        <w:rPr>
          <w:rFonts w:ascii="Times New Roman" w:hAnsi="Times New Roman" w:cs="Times New Roman"/>
          <w:i/>
          <w:iCs/>
          <w:sz w:val="24"/>
          <w:szCs w:val="24"/>
          <w:rPrChange w:id="462" w:author="Barrett, Hannah" w:date="2025-07-24T14:00:00Z" w16du:dateUtc="2025-07-24T21:00:00Z">
            <w:rPr>
              <w:i/>
              <w:iCs/>
            </w:rPr>
          </w:rPrChange>
        </w:rPr>
        <w:t>Ecological Applications</w:t>
      </w:r>
      <w:r w:rsidRPr="00C761C5">
        <w:rPr>
          <w:rFonts w:ascii="Times New Roman" w:hAnsi="Times New Roman" w:cs="Times New Roman"/>
          <w:sz w:val="24"/>
          <w:szCs w:val="24"/>
          <w:rPrChange w:id="463" w:author="Barrett, Hannah" w:date="2025-07-24T14:00:00Z" w16du:dateUtc="2025-07-24T21:00:00Z">
            <w:rPr/>
          </w:rPrChange>
        </w:rPr>
        <w:t xml:space="preserve">, </w:t>
      </w:r>
      <w:r w:rsidRPr="00C761C5">
        <w:rPr>
          <w:rFonts w:ascii="Times New Roman" w:hAnsi="Times New Roman" w:cs="Times New Roman"/>
          <w:i/>
          <w:iCs/>
          <w:sz w:val="24"/>
          <w:szCs w:val="24"/>
          <w:rPrChange w:id="464" w:author="Barrett, Hannah" w:date="2025-07-24T14:00:00Z" w16du:dateUtc="2025-07-24T21:00:00Z">
            <w:rPr>
              <w:i/>
              <w:iCs/>
            </w:rPr>
          </w:rPrChange>
        </w:rPr>
        <w:t>14</w:t>
      </w:r>
      <w:r w:rsidRPr="00C761C5">
        <w:rPr>
          <w:rFonts w:ascii="Times New Roman" w:hAnsi="Times New Roman" w:cs="Times New Roman"/>
          <w:sz w:val="24"/>
          <w:szCs w:val="24"/>
          <w:rPrChange w:id="465" w:author="Barrett, Hannah" w:date="2025-07-24T14:00:00Z" w16du:dateUtc="2025-07-24T21:00:00Z">
            <w:rPr/>
          </w:rPrChange>
        </w:rPr>
        <w:t>(2), 313–324. https://doi.org/10.1890/02-5011</w:t>
      </w:r>
    </w:p>
    <w:p w14:paraId="483821C2" w14:textId="77777777" w:rsidR="00250764" w:rsidRPr="00C761C5" w:rsidRDefault="00250764" w:rsidP="00250764">
      <w:pPr>
        <w:pStyle w:val="Bibliography"/>
        <w:rPr>
          <w:rFonts w:ascii="Times New Roman" w:hAnsi="Times New Roman" w:cs="Times New Roman"/>
          <w:sz w:val="24"/>
          <w:szCs w:val="24"/>
          <w:rPrChange w:id="466" w:author="Barrett, Hannah" w:date="2025-07-24T14:00:00Z" w16du:dateUtc="2025-07-24T21:00:00Z">
            <w:rPr/>
          </w:rPrChange>
        </w:rPr>
      </w:pPr>
      <w:r w:rsidRPr="00C761C5">
        <w:rPr>
          <w:rFonts w:ascii="Times New Roman" w:hAnsi="Times New Roman" w:cs="Times New Roman"/>
          <w:sz w:val="24"/>
          <w:szCs w:val="24"/>
          <w:rPrChange w:id="467" w:author="Barrett, Hannah" w:date="2025-07-24T14:00:00Z" w16du:dateUtc="2025-07-24T21:00:00Z">
            <w:rPr/>
          </w:rPrChange>
        </w:rPr>
        <w:t xml:space="preserve">Barrett, H. S., Gregory, S., &amp; Armstrong, J. (2024). Evidence of a temperature–oxygen squeeze within floodplain thermal refuge habitats. </w:t>
      </w:r>
      <w:r w:rsidRPr="00C761C5">
        <w:rPr>
          <w:rFonts w:ascii="Times New Roman" w:hAnsi="Times New Roman" w:cs="Times New Roman"/>
          <w:i/>
          <w:iCs/>
          <w:sz w:val="24"/>
          <w:szCs w:val="24"/>
          <w:rPrChange w:id="468" w:author="Barrett, Hannah" w:date="2025-07-24T14:00:00Z" w16du:dateUtc="2025-07-24T21:00:00Z">
            <w:rPr>
              <w:i/>
              <w:iCs/>
            </w:rPr>
          </w:rPrChange>
        </w:rPr>
        <w:t>Freshwater Biology</w:t>
      </w:r>
      <w:r w:rsidRPr="00C761C5">
        <w:rPr>
          <w:rFonts w:ascii="Times New Roman" w:hAnsi="Times New Roman" w:cs="Times New Roman"/>
          <w:sz w:val="24"/>
          <w:szCs w:val="24"/>
          <w:rPrChange w:id="469" w:author="Barrett, Hannah" w:date="2025-07-24T14:00:00Z" w16du:dateUtc="2025-07-24T21:00:00Z">
            <w:rPr/>
          </w:rPrChange>
        </w:rPr>
        <w:t xml:space="preserve">, </w:t>
      </w:r>
      <w:r w:rsidRPr="00C761C5">
        <w:rPr>
          <w:rFonts w:ascii="Times New Roman" w:hAnsi="Times New Roman" w:cs="Times New Roman"/>
          <w:i/>
          <w:iCs/>
          <w:sz w:val="24"/>
          <w:szCs w:val="24"/>
          <w:rPrChange w:id="470" w:author="Barrett, Hannah" w:date="2025-07-24T14:00:00Z" w16du:dateUtc="2025-07-24T21:00:00Z">
            <w:rPr>
              <w:i/>
              <w:iCs/>
            </w:rPr>
          </w:rPrChange>
        </w:rPr>
        <w:t>69</w:t>
      </w:r>
      <w:r w:rsidRPr="00C761C5">
        <w:rPr>
          <w:rFonts w:ascii="Times New Roman" w:hAnsi="Times New Roman" w:cs="Times New Roman"/>
          <w:sz w:val="24"/>
          <w:szCs w:val="24"/>
          <w:rPrChange w:id="471" w:author="Barrett, Hannah" w:date="2025-07-24T14:00:00Z" w16du:dateUtc="2025-07-24T21:00:00Z">
            <w:rPr/>
          </w:rPrChange>
        </w:rPr>
        <w:t>(8), 1118–1130. https://doi.org/10.1111/fwb.14294</w:t>
      </w:r>
    </w:p>
    <w:p w14:paraId="2C73F6BB" w14:textId="77777777" w:rsidR="00250764" w:rsidRPr="00C761C5" w:rsidRDefault="00250764" w:rsidP="00250764">
      <w:pPr>
        <w:pStyle w:val="Bibliography"/>
        <w:rPr>
          <w:rFonts w:ascii="Times New Roman" w:hAnsi="Times New Roman" w:cs="Times New Roman"/>
          <w:sz w:val="24"/>
          <w:szCs w:val="24"/>
          <w:rPrChange w:id="472" w:author="Barrett, Hannah" w:date="2025-07-24T14:00:00Z" w16du:dateUtc="2025-07-24T21:00:00Z">
            <w:rPr/>
          </w:rPrChange>
        </w:rPr>
      </w:pPr>
      <w:r w:rsidRPr="00C761C5">
        <w:rPr>
          <w:rFonts w:ascii="Times New Roman" w:hAnsi="Times New Roman" w:cs="Times New Roman"/>
          <w:sz w:val="24"/>
          <w:szCs w:val="24"/>
          <w:rPrChange w:id="473" w:author="Barrett, Hannah" w:date="2025-07-24T14:00:00Z" w16du:dateUtc="2025-07-24T21:00:00Z">
            <w:rPr/>
          </w:rPrChange>
        </w:rPr>
        <w:t xml:space="preserve">Bates, D., </w:t>
      </w:r>
      <w:proofErr w:type="spellStart"/>
      <w:r w:rsidRPr="00C761C5">
        <w:rPr>
          <w:rFonts w:ascii="Times New Roman" w:hAnsi="Times New Roman" w:cs="Times New Roman"/>
          <w:sz w:val="24"/>
          <w:szCs w:val="24"/>
          <w:rPrChange w:id="474" w:author="Barrett, Hannah" w:date="2025-07-24T14:00:00Z" w16du:dateUtc="2025-07-24T21:00:00Z">
            <w:rPr/>
          </w:rPrChange>
        </w:rPr>
        <w:t>Maechlor</w:t>
      </w:r>
      <w:proofErr w:type="spellEnd"/>
      <w:r w:rsidRPr="00C761C5">
        <w:rPr>
          <w:rFonts w:ascii="Times New Roman" w:hAnsi="Times New Roman" w:cs="Times New Roman"/>
          <w:sz w:val="24"/>
          <w:szCs w:val="24"/>
          <w:rPrChange w:id="475" w:author="Barrett, Hannah" w:date="2025-07-24T14:00:00Z" w16du:dateUtc="2025-07-24T21:00:00Z">
            <w:rPr/>
          </w:rPrChange>
        </w:rPr>
        <w:t xml:space="preserve">, M., Bolker, B., &amp; Walker, S. (2014). Fitting linear mixed-effects models using the lme4 package in R. </w:t>
      </w:r>
      <w:r w:rsidRPr="00C761C5">
        <w:rPr>
          <w:rFonts w:ascii="Times New Roman" w:hAnsi="Times New Roman" w:cs="Times New Roman"/>
          <w:i/>
          <w:iCs/>
          <w:sz w:val="24"/>
          <w:szCs w:val="24"/>
          <w:rPrChange w:id="476" w:author="Barrett, Hannah" w:date="2025-07-24T14:00:00Z" w16du:dateUtc="2025-07-24T21:00:00Z">
            <w:rPr>
              <w:i/>
              <w:iCs/>
            </w:rPr>
          </w:rPrChange>
        </w:rPr>
        <w:t>Journal of Statistical Software</w:t>
      </w:r>
      <w:r w:rsidRPr="00C761C5">
        <w:rPr>
          <w:rFonts w:ascii="Times New Roman" w:hAnsi="Times New Roman" w:cs="Times New Roman"/>
          <w:sz w:val="24"/>
          <w:szCs w:val="24"/>
          <w:rPrChange w:id="477" w:author="Barrett, Hannah" w:date="2025-07-24T14:00:00Z" w16du:dateUtc="2025-07-24T21:00:00Z">
            <w:rPr/>
          </w:rPrChange>
        </w:rPr>
        <w:t xml:space="preserve">, </w:t>
      </w:r>
      <w:r w:rsidRPr="00C761C5">
        <w:rPr>
          <w:rFonts w:ascii="Times New Roman" w:hAnsi="Times New Roman" w:cs="Times New Roman"/>
          <w:i/>
          <w:iCs/>
          <w:sz w:val="24"/>
          <w:szCs w:val="24"/>
          <w:rPrChange w:id="478" w:author="Barrett, Hannah" w:date="2025-07-24T14:00:00Z" w16du:dateUtc="2025-07-24T21:00:00Z">
            <w:rPr>
              <w:i/>
              <w:iCs/>
            </w:rPr>
          </w:rPrChange>
        </w:rPr>
        <w:t>67</w:t>
      </w:r>
      <w:r w:rsidRPr="00C761C5">
        <w:rPr>
          <w:rFonts w:ascii="Times New Roman" w:hAnsi="Times New Roman" w:cs="Times New Roman"/>
          <w:sz w:val="24"/>
          <w:szCs w:val="24"/>
          <w:rPrChange w:id="479" w:author="Barrett, Hannah" w:date="2025-07-24T14:00:00Z" w16du:dateUtc="2025-07-24T21:00:00Z">
            <w:rPr/>
          </w:rPrChange>
        </w:rPr>
        <w:t>, 1–48.</w:t>
      </w:r>
    </w:p>
    <w:p w14:paraId="77CD22F2" w14:textId="77777777" w:rsidR="00250764" w:rsidRPr="00C761C5" w:rsidRDefault="00250764" w:rsidP="00250764">
      <w:pPr>
        <w:pStyle w:val="Bibliography"/>
        <w:rPr>
          <w:rFonts w:ascii="Times New Roman" w:hAnsi="Times New Roman" w:cs="Times New Roman"/>
          <w:sz w:val="24"/>
          <w:szCs w:val="24"/>
          <w:rPrChange w:id="480" w:author="Barrett, Hannah" w:date="2025-07-24T14:00:00Z" w16du:dateUtc="2025-07-24T21:00:00Z">
            <w:rPr/>
          </w:rPrChange>
        </w:rPr>
      </w:pPr>
      <w:r w:rsidRPr="00C761C5">
        <w:rPr>
          <w:rFonts w:ascii="Times New Roman" w:hAnsi="Times New Roman" w:cs="Times New Roman"/>
          <w:sz w:val="24"/>
          <w:szCs w:val="24"/>
          <w:rPrChange w:id="481" w:author="Barrett, Hannah" w:date="2025-07-24T14:00:00Z" w16du:dateUtc="2025-07-24T21:00:00Z">
            <w:rPr/>
          </w:rPrChange>
        </w:rPr>
        <w:t xml:space="preserve">Beschta, R. L. (1997). Riparian Shade and Stream Temperature: An </w:t>
      </w:r>
      <w:proofErr w:type="spellStart"/>
      <w:r w:rsidRPr="00C761C5">
        <w:rPr>
          <w:rFonts w:ascii="Times New Roman" w:hAnsi="Times New Roman" w:cs="Times New Roman"/>
          <w:sz w:val="24"/>
          <w:szCs w:val="24"/>
          <w:rPrChange w:id="482" w:author="Barrett, Hannah" w:date="2025-07-24T14:00:00Z" w16du:dateUtc="2025-07-24T21:00:00Z">
            <w:rPr/>
          </w:rPrChange>
        </w:rPr>
        <w:t>AlternativePerspective</w:t>
      </w:r>
      <w:proofErr w:type="spellEnd"/>
      <w:r w:rsidRPr="00C761C5">
        <w:rPr>
          <w:rFonts w:ascii="Times New Roman" w:hAnsi="Times New Roman" w:cs="Times New Roman"/>
          <w:sz w:val="24"/>
          <w:szCs w:val="24"/>
          <w:rPrChange w:id="483" w:author="Barrett, Hannah" w:date="2025-07-24T14:00:00Z" w16du:dateUtc="2025-07-24T21:00:00Z">
            <w:rPr/>
          </w:rPrChange>
        </w:rPr>
        <w:t xml:space="preserve">. </w:t>
      </w:r>
      <w:r w:rsidRPr="00C761C5">
        <w:rPr>
          <w:rFonts w:ascii="Times New Roman" w:hAnsi="Times New Roman" w:cs="Times New Roman"/>
          <w:i/>
          <w:iCs/>
          <w:sz w:val="24"/>
          <w:szCs w:val="24"/>
          <w:rPrChange w:id="484" w:author="Barrett, Hannah" w:date="2025-07-24T14:00:00Z" w16du:dateUtc="2025-07-24T21:00:00Z">
            <w:rPr>
              <w:i/>
              <w:iCs/>
            </w:rPr>
          </w:rPrChange>
        </w:rPr>
        <w:t>Rangelands Archives</w:t>
      </w:r>
      <w:r w:rsidRPr="00C761C5">
        <w:rPr>
          <w:rFonts w:ascii="Times New Roman" w:hAnsi="Times New Roman" w:cs="Times New Roman"/>
          <w:sz w:val="24"/>
          <w:szCs w:val="24"/>
          <w:rPrChange w:id="485" w:author="Barrett, Hannah" w:date="2025-07-24T14:00:00Z" w16du:dateUtc="2025-07-24T21:00:00Z">
            <w:rPr/>
          </w:rPrChange>
        </w:rPr>
        <w:t xml:space="preserve">, </w:t>
      </w:r>
      <w:r w:rsidRPr="00C761C5">
        <w:rPr>
          <w:rFonts w:ascii="Times New Roman" w:hAnsi="Times New Roman" w:cs="Times New Roman"/>
          <w:i/>
          <w:iCs/>
          <w:sz w:val="24"/>
          <w:szCs w:val="24"/>
          <w:rPrChange w:id="486" w:author="Barrett, Hannah" w:date="2025-07-24T14:00:00Z" w16du:dateUtc="2025-07-24T21:00:00Z">
            <w:rPr>
              <w:i/>
              <w:iCs/>
            </w:rPr>
          </w:rPrChange>
        </w:rPr>
        <w:t>19</w:t>
      </w:r>
      <w:r w:rsidRPr="00C761C5">
        <w:rPr>
          <w:rFonts w:ascii="Times New Roman" w:hAnsi="Times New Roman" w:cs="Times New Roman"/>
          <w:sz w:val="24"/>
          <w:szCs w:val="24"/>
          <w:rPrChange w:id="487" w:author="Barrett, Hannah" w:date="2025-07-24T14:00:00Z" w16du:dateUtc="2025-07-24T21:00:00Z">
            <w:rPr/>
          </w:rPrChange>
        </w:rPr>
        <w:t>(2), 25–28.</w:t>
      </w:r>
    </w:p>
    <w:p w14:paraId="13C294E7" w14:textId="77777777" w:rsidR="00250764" w:rsidRPr="00C761C5" w:rsidRDefault="00250764" w:rsidP="00250764">
      <w:pPr>
        <w:pStyle w:val="Bibliography"/>
        <w:rPr>
          <w:rFonts w:ascii="Times New Roman" w:hAnsi="Times New Roman" w:cs="Times New Roman"/>
          <w:sz w:val="24"/>
          <w:szCs w:val="24"/>
          <w:rPrChange w:id="488" w:author="Barrett, Hannah" w:date="2025-07-24T14:00:00Z" w16du:dateUtc="2025-07-24T21:00:00Z">
            <w:rPr/>
          </w:rPrChange>
        </w:rPr>
      </w:pPr>
      <w:r w:rsidRPr="00C761C5">
        <w:rPr>
          <w:rFonts w:ascii="Times New Roman" w:hAnsi="Times New Roman" w:cs="Times New Roman"/>
          <w:sz w:val="24"/>
          <w:szCs w:val="24"/>
          <w:rPrChange w:id="489" w:author="Barrett, Hannah" w:date="2025-07-24T14:00:00Z" w16du:dateUtc="2025-07-24T21:00:00Z">
            <w:rPr/>
          </w:rPrChange>
        </w:rPr>
        <w:t xml:space="preserve">Bianchi, D., Galbraith, E. D., Carozza, D. A., Mislan, K. a. S., &amp; Stock, C. A. (2013). Intensification of open-ocean oxygen depletion by vertically migrating animals. </w:t>
      </w:r>
      <w:r w:rsidRPr="00C761C5">
        <w:rPr>
          <w:rFonts w:ascii="Times New Roman" w:hAnsi="Times New Roman" w:cs="Times New Roman"/>
          <w:i/>
          <w:iCs/>
          <w:sz w:val="24"/>
          <w:szCs w:val="24"/>
          <w:rPrChange w:id="490" w:author="Barrett, Hannah" w:date="2025-07-24T14:00:00Z" w16du:dateUtc="2025-07-24T21:00:00Z">
            <w:rPr>
              <w:i/>
              <w:iCs/>
            </w:rPr>
          </w:rPrChange>
        </w:rPr>
        <w:t>Nature Geoscience</w:t>
      </w:r>
      <w:r w:rsidRPr="00C761C5">
        <w:rPr>
          <w:rFonts w:ascii="Times New Roman" w:hAnsi="Times New Roman" w:cs="Times New Roman"/>
          <w:sz w:val="24"/>
          <w:szCs w:val="24"/>
          <w:rPrChange w:id="491" w:author="Barrett, Hannah" w:date="2025-07-24T14:00:00Z" w16du:dateUtc="2025-07-24T21:00:00Z">
            <w:rPr/>
          </w:rPrChange>
        </w:rPr>
        <w:t xml:space="preserve">, </w:t>
      </w:r>
      <w:r w:rsidRPr="00C761C5">
        <w:rPr>
          <w:rFonts w:ascii="Times New Roman" w:hAnsi="Times New Roman" w:cs="Times New Roman"/>
          <w:i/>
          <w:iCs/>
          <w:sz w:val="24"/>
          <w:szCs w:val="24"/>
          <w:rPrChange w:id="492" w:author="Barrett, Hannah" w:date="2025-07-24T14:00:00Z" w16du:dateUtc="2025-07-24T21:00:00Z">
            <w:rPr>
              <w:i/>
              <w:iCs/>
            </w:rPr>
          </w:rPrChange>
        </w:rPr>
        <w:t>6</w:t>
      </w:r>
      <w:r w:rsidRPr="00C761C5">
        <w:rPr>
          <w:rFonts w:ascii="Times New Roman" w:hAnsi="Times New Roman" w:cs="Times New Roman"/>
          <w:sz w:val="24"/>
          <w:szCs w:val="24"/>
          <w:rPrChange w:id="493" w:author="Barrett, Hannah" w:date="2025-07-24T14:00:00Z" w16du:dateUtc="2025-07-24T21:00:00Z">
            <w:rPr/>
          </w:rPrChange>
        </w:rPr>
        <w:t>(7), 545–548. https://doi.org/10.1038/ngeo1837</w:t>
      </w:r>
    </w:p>
    <w:p w14:paraId="2AD7267B" w14:textId="77777777" w:rsidR="00250764" w:rsidRPr="00C761C5" w:rsidRDefault="00250764" w:rsidP="00250764">
      <w:pPr>
        <w:pStyle w:val="Bibliography"/>
        <w:rPr>
          <w:rFonts w:ascii="Times New Roman" w:hAnsi="Times New Roman" w:cs="Times New Roman"/>
          <w:sz w:val="24"/>
          <w:szCs w:val="24"/>
          <w:rPrChange w:id="494" w:author="Barrett, Hannah" w:date="2025-07-24T14:00:00Z" w16du:dateUtc="2025-07-24T21:00:00Z">
            <w:rPr/>
          </w:rPrChange>
        </w:rPr>
      </w:pPr>
      <w:r w:rsidRPr="00C761C5">
        <w:rPr>
          <w:rFonts w:ascii="Times New Roman" w:hAnsi="Times New Roman" w:cs="Times New Roman"/>
          <w:sz w:val="24"/>
          <w:szCs w:val="24"/>
          <w:rPrChange w:id="495" w:author="Barrett, Hannah" w:date="2025-07-24T14:00:00Z" w16du:dateUtc="2025-07-24T21:00:00Z">
            <w:rPr/>
          </w:rPrChange>
        </w:rPr>
        <w:t xml:space="preserve">Brill, R. W., Block, B. A., Boggs, C. H., Bigelow, K. A., Freund, E. V., &amp; Marcinek, D. J. (1999). Horizontal movements and depth distribution of large adult yellowfin tuna (Thunnus </w:t>
      </w:r>
      <w:proofErr w:type="spellStart"/>
      <w:r w:rsidRPr="00C761C5">
        <w:rPr>
          <w:rFonts w:ascii="Times New Roman" w:hAnsi="Times New Roman" w:cs="Times New Roman"/>
          <w:sz w:val="24"/>
          <w:szCs w:val="24"/>
          <w:rPrChange w:id="496" w:author="Barrett, Hannah" w:date="2025-07-24T14:00:00Z" w16du:dateUtc="2025-07-24T21:00:00Z">
            <w:rPr/>
          </w:rPrChange>
        </w:rPr>
        <w:t>albacares</w:t>
      </w:r>
      <w:proofErr w:type="spellEnd"/>
      <w:r w:rsidRPr="00C761C5">
        <w:rPr>
          <w:rFonts w:ascii="Times New Roman" w:hAnsi="Times New Roman" w:cs="Times New Roman"/>
          <w:sz w:val="24"/>
          <w:szCs w:val="24"/>
          <w:rPrChange w:id="497" w:author="Barrett, Hannah" w:date="2025-07-24T14:00:00Z" w16du:dateUtc="2025-07-24T21:00:00Z">
            <w:rPr/>
          </w:rPrChange>
        </w:rPr>
        <w:t xml:space="preserve">) near the Hawaiian Islands, recorded using ultrasonic telemetry: Implications for the physiological ecology of pelagic fishes. </w:t>
      </w:r>
      <w:r w:rsidRPr="00C761C5">
        <w:rPr>
          <w:rFonts w:ascii="Times New Roman" w:hAnsi="Times New Roman" w:cs="Times New Roman"/>
          <w:i/>
          <w:iCs/>
          <w:sz w:val="24"/>
          <w:szCs w:val="24"/>
          <w:rPrChange w:id="498" w:author="Barrett, Hannah" w:date="2025-07-24T14:00:00Z" w16du:dateUtc="2025-07-24T21:00:00Z">
            <w:rPr>
              <w:i/>
              <w:iCs/>
            </w:rPr>
          </w:rPrChange>
        </w:rPr>
        <w:t>Marine Biology</w:t>
      </w:r>
      <w:r w:rsidRPr="00C761C5">
        <w:rPr>
          <w:rFonts w:ascii="Times New Roman" w:hAnsi="Times New Roman" w:cs="Times New Roman"/>
          <w:sz w:val="24"/>
          <w:szCs w:val="24"/>
          <w:rPrChange w:id="499" w:author="Barrett, Hannah" w:date="2025-07-24T14:00:00Z" w16du:dateUtc="2025-07-24T21:00:00Z">
            <w:rPr/>
          </w:rPrChange>
        </w:rPr>
        <w:t xml:space="preserve">, </w:t>
      </w:r>
      <w:r w:rsidRPr="00C761C5">
        <w:rPr>
          <w:rFonts w:ascii="Times New Roman" w:hAnsi="Times New Roman" w:cs="Times New Roman"/>
          <w:i/>
          <w:iCs/>
          <w:sz w:val="24"/>
          <w:szCs w:val="24"/>
          <w:rPrChange w:id="500" w:author="Barrett, Hannah" w:date="2025-07-24T14:00:00Z" w16du:dateUtc="2025-07-24T21:00:00Z">
            <w:rPr>
              <w:i/>
              <w:iCs/>
            </w:rPr>
          </w:rPrChange>
        </w:rPr>
        <w:t>133</w:t>
      </w:r>
      <w:r w:rsidRPr="00C761C5">
        <w:rPr>
          <w:rFonts w:ascii="Times New Roman" w:hAnsi="Times New Roman" w:cs="Times New Roman"/>
          <w:sz w:val="24"/>
          <w:szCs w:val="24"/>
          <w:rPrChange w:id="501" w:author="Barrett, Hannah" w:date="2025-07-24T14:00:00Z" w16du:dateUtc="2025-07-24T21:00:00Z">
            <w:rPr/>
          </w:rPrChange>
        </w:rPr>
        <w:t>(3), 395–408. https://doi.org/10.1007/s002270050478</w:t>
      </w:r>
    </w:p>
    <w:p w14:paraId="1AEBF7E1" w14:textId="77777777" w:rsidR="00250764" w:rsidRPr="00C761C5" w:rsidRDefault="00250764" w:rsidP="00250764">
      <w:pPr>
        <w:pStyle w:val="Bibliography"/>
        <w:rPr>
          <w:rFonts w:ascii="Times New Roman" w:hAnsi="Times New Roman" w:cs="Times New Roman"/>
          <w:sz w:val="24"/>
          <w:szCs w:val="24"/>
          <w:rPrChange w:id="502" w:author="Barrett, Hannah" w:date="2025-07-24T14:00:00Z" w16du:dateUtc="2025-07-24T21:00:00Z">
            <w:rPr/>
          </w:rPrChange>
        </w:rPr>
      </w:pPr>
      <w:r w:rsidRPr="00C761C5">
        <w:rPr>
          <w:rFonts w:ascii="Times New Roman" w:hAnsi="Times New Roman" w:cs="Times New Roman"/>
          <w:sz w:val="24"/>
          <w:szCs w:val="24"/>
          <w:rPrChange w:id="503" w:author="Barrett, Hannah" w:date="2025-07-24T14:00:00Z" w16du:dateUtc="2025-07-24T21:00:00Z">
            <w:rPr/>
          </w:rPrChange>
        </w:rPr>
        <w:lastRenderedPageBreak/>
        <w:t xml:space="preserve">Brown, R. S., Harnish, R. A., Carter, K. M., Boyd, J. W., Deters, K. A., &amp; Eppard, M. B. (2010). An Evaluation of the Maximum Tag Burden for Implantation of Acoustic Transmitters in Juvenile Chinook Salmon. </w:t>
      </w:r>
      <w:r w:rsidRPr="00C761C5">
        <w:rPr>
          <w:rFonts w:ascii="Times New Roman" w:hAnsi="Times New Roman" w:cs="Times New Roman"/>
          <w:i/>
          <w:iCs/>
          <w:sz w:val="24"/>
          <w:szCs w:val="24"/>
          <w:rPrChange w:id="504" w:author="Barrett, Hannah" w:date="2025-07-24T14:00:00Z" w16du:dateUtc="2025-07-24T21:00:00Z">
            <w:rPr>
              <w:i/>
              <w:iCs/>
            </w:rPr>
          </w:rPrChange>
        </w:rPr>
        <w:t>North American Journal of Fisheries Management</w:t>
      </w:r>
      <w:r w:rsidRPr="00C761C5">
        <w:rPr>
          <w:rFonts w:ascii="Times New Roman" w:hAnsi="Times New Roman" w:cs="Times New Roman"/>
          <w:sz w:val="24"/>
          <w:szCs w:val="24"/>
          <w:rPrChange w:id="505" w:author="Barrett, Hannah" w:date="2025-07-24T14:00:00Z" w16du:dateUtc="2025-07-24T21:00:00Z">
            <w:rPr/>
          </w:rPrChange>
        </w:rPr>
        <w:t xml:space="preserve">, </w:t>
      </w:r>
      <w:r w:rsidRPr="00C761C5">
        <w:rPr>
          <w:rFonts w:ascii="Times New Roman" w:hAnsi="Times New Roman" w:cs="Times New Roman"/>
          <w:i/>
          <w:iCs/>
          <w:sz w:val="24"/>
          <w:szCs w:val="24"/>
          <w:rPrChange w:id="506" w:author="Barrett, Hannah" w:date="2025-07-24T14:00:00Z" w16du:dateUtc="2025-07-24T21:00:00Z">
            <w:rPr>
              <w:i/>
              <w:iCs/>
            </w:rPr>
          </w:rPrChange>
        </w:rPr>
        <w:t>30</w:t>
      </w:r>
      <w:r w:rsidRPr="00C761C5">
        <w:rPr>
          <w:rFonts w:ascii="Times New Roman" w:hAnsi="Times New Roman" w:cs="Times New Roman"/>
          <w:sz w:val="24"/>
          <w:szCs w:val="24"/>
          <w:rPrChange w:id="507" w:author="Barrett, Hannah" w:date="2025-07-24T14:00:00Z" w16du:dateUtc="2025-07-24T21:00:00Z">
            <w:rPr/>
          </w:rPrChange>
        </w:rPr>
        <w:t>(2), 499–505. https://doi.org/10.1577/M09-038.1</w:t>
      </w:r>
    </w:p>
    <w:p w14:paraId="6991393E" w14:textId="77777777" w:rsidR="00250764" w:rsidRPr="00C761C5" w:rsidRDefault="00250764" w:rsidP="00250764">
      <w:pPr>
        <w:pStyle w:val="Bibliography"/>
        <w:rPr>
          <w:rFonts w:ascii="Times New Roman" w:hAnsi="Times New Roman" w:cs="Times New Roman"/>
          <w:sz w:val="24"/>
          <w:szCs w:val="24"/>
          <w:rPrChange w:id="508" w:author="Barrett, Hannah" w:date="2025-07-24T14:00:00Z" w16du:dateUtc="2025-07-24T21:00:00Z">
            <w:rPr/>
          </w:rPrChange>
        </w:rPr>
      </w:pPr>
      <w:r w:rsidRPr="00C761C5">
        <w:rPr>
          <w:rFonts w:ascii="Times New Roman" w:hAnsi="Times New Roman" w:cs="Times New Roman"/>
          <w:sz w:val="24"/>
          <w:szCs w:val="24"/>
          <w:rPrChange w:id="509" w:author="Barrett, Hannah" w:date="2025-07-24T14:00:00Z" w16du:dateUtc="2025-07-24T21:00:00Z">
            <w:rPr/>
          </w:rPrChange>
        </w:rPr>
        <w:t xml:space="preserve">Caissie, D. (2006). The thermal regime of rivers: A review. </w:t>
      </w:r>
      <w:r w:rsidRPr="00C761C5">
        <w:rPr>
          <w:rFonts w:ascii="Times New Roman" w:hAnsi="Times New Roman" w:cs="Times New Roman"/>
          <w:i/>
          <w:iCs/>
          <w:sz w:val="24"/>
          <w:szCs w:val="24"/>
          <w:rPrChange w:id="510" w:author="Barrett, Hannah" w:date="2025-07-24T14:00:00Z" w16du:dateUtc="2025-07-24T21:00:00Z">
            <w:rPr>
              <w:i/>
              <w:iCs/>
            </w:rPr>
          </w:rPrChange>
        </w:rPr>
        <w:t>Freshwater Biology</w:t>
      </w:r>
      <w:r w:rsidRPr="00C761C5">
        <w:rPr>
          <w:rFonts w:ascii="Times New Roman" w:hAnsi="Times New Roman" w:cs="Times New Roman"/>
          <w:sz w:val="24"/>
          <w:szCs w:val="24"/>
          <w:rPrChange w:id="511" w:author="Barrett, Hannah" w:date="2025-07-24T14:00:00Z" w16du:dateUtc="2025-07-24T21:00:00Z">
            <w:rPr/>
          </w:rPrChange>
        </w:rPr>
        <w:t xml:space="preserve">, </w:t>
      </w:r>
      <w:r w:rsidRPr="00C761C5">
        <w:rPr>
          <w:rFonts w:ascii="Times New Roman" w:hAnsi="Times New Roman" w:cs="Times New Roman"/>
          <w:i/>
          <w:iCs/>
          <w:sz w:val="24"/>
          <w:szCs w:val="24"/>
          <w:rPrChange w:id="512" w:author="Barrett, Hannah" w:date="2025-07-24T14:00:00Z" w16du:dateUtc="2025-07-24T21:00:00Z">
            <w:rPr>
              <w:i/>
              <w:iCs/>
            </w:rPr>
          </w:rPrChange>
        </w:rPr>
        <w:t>51</w:t>
      </w:r>
      <w:r w:rsidRPr="00C761C5">
        <w:rPr>
          <w:rFonts w:ascii="Times New Roman" w:hAnsi="Times New Roman" w:cs="Times New Roman"/>
          <w:sz w:val="24"/>
          <w:szCs w:val="24"/>
          <w:rPrChange w:id="513" w:author="Barrett, Hannah" w:date="2025-07-24T14:00:00Z" w16du:dateUtc="2025-07-24T21:00:00Z">
            <w:rPr/>
          </w:rPrChange>
        </w:rPr>
        <w:t>(8), 1389–1406. https://doi.org/10.1111/j.1365-2427.2006.01597.x</w:t>
      </w:r>
    </w:p>
    <w:p w14:paraId="034DFCCF" w14:textId="77777777" w:rsidR="00250764" w:rsidRPr="00C761C5" w:rsidRDefault="00250764" w:rsidP="00250764">
      <w:pPr>
        <w:pStyle w:val="Bibliography"/>
        <w:rPr>
          <w:rFonts w:ascii="Times New Roman" w:hAnsi="Times New Roman" w:cs="Times New Roman"/>
          <w:sz w:val="24"/>
          <w:szCs w:val="24"/>
          <w:rPrChange w:id="514" w:author="Barrett, Hannah" w:date="2025-07-24T14:00:00Z" w16du:dateUtc="2025-07-24T21:00:00Z">
            <w:rPr/>
          </w:rPrChange>
        </w:rPr>
      </w:pPr>
      <w:r w:rsidRPr="00C761C5">
        <w:rPr>
          <w:rFonts w:ascii="Times New Roman" w:hAnsi="Times New Roman" w:cs="Times New Roman"/>
          <w:sz w:val="24"/>
          <w:szCs w:val="24"/>
          <w:rPrChange w:id="515" w:author="Barrett, Hannah" w:date="2025-07-24T14:00:00Z" w16du:dateUtc="2025-07-24T21:00:00Z">
            <w:rPr/>
          </w:rPrChange>
        </w:rPr>
        <w:t xml:space="preserve">Callaghan, N. I., Tunnah, L., Currie, S., &amp; MacCormack, T. J. (2016). Metabolic Adjustments to Short-Term Diurnal Temperature Fluctuation in the Rainbow Trout (Oncorhynchus mykiss). </w:t>
      </w:r>
      <w:r w:rsidRPr="00C761C5">
        <w:rPr>
          <w:rFonts w:ascii="Times New Roman" w:hAnsi="Times New Roman" w:cs="Times New Roman"/>
          <w:i/>
          <w:iCs/>
          <w:sz w:val="24"/>
          <w:szCs w:val="24"/>
          <w:rPrChange w:id="516" w:author="Barrett, Hannah" w:date="2025-07-24T14:00:00Z" w16du:dateUtc="2025-07-24T21:00:00Z">
            <w:rPr>
              <w:i/>
              <w:iCs/>
            </w:rPr>
          </w:rPrChange>
        </w:rPr>
        <w:t>Physiological and Biochemical Zoology</w:t>
      </w:r>
      <w:r w:rsidRPr="00C761C5">
        <w:rPr>
          <w:rFonts w:ascii="Times New Roman" w:hAnsi="Times New Roman" w:cs="Times New Roman"/>
          <w:sz w:val="24"/>
          <w:szCs w:val="24"/>
          <w:rPrChange w:id="517" w:author="Barrett, Hannah" w:date="2025-07-24T14:00:00Z" w16du:dateUtc="2025-07-24T21:00:00Z">
            <w:rPr/>
          </w:rPrChange>
        </w:rPr>
        <w:t xml:space="preserve">, </w:t>
      </w:r>
      <w:r w:rsidRPr="00C761C5">
        <w:rPr>
          <w:rFonts w:ascii="Times New Roman" w:hAnsi="Times New Roman" w:cs="Times New Roman"/>
          <w:i/>
          <w:iCs/>
          <w:sz w:val="24"/>
          <w:szCs w:val="24"/>
          <w:rPrChange w:id="518" w:author="Barrett, Hannah" w:date="2025-07-24T14:00:00Z" w16du:dateUtc="2025-07-24T21:00:00Z">
            <w:rPr>
              <w:i/>
              <w:iCs/>
            </w:rPr>
          </w:rPrChange>
        </w:rPr>
        <w:t>89</w:t>
      </w:r>
      <w:r w:rsidRPr="00C761C5">
        <w:rPr>
          <w:rFonts w:ascii="Times New Roman" w:hAnsi="Times New Roman" w:cs="Times New Roman"/>
          <w:sz w:val="24"/>
          <w:szCs w:val="24"/>
          <w:rPrChange w:id="519" w:author="Barrett, Hannah" w:date="2025-07-24T14:00:00Z" w16du:dateUtc="2025-07-24T21:00:00Z">
            <w:rPr/>
          </w:rPrChange>
        </w:rPr>
        <w:t>(6), 498–510. https://doi.org/10.1086/688680</w:t>
      </w:r>
    </w:p>
    <w:p w14:paraId="61E83949" w14:textId="77777777" w:rsidR="00250764" w:rsidRPr="00C761C5" w:rsidRDefault="00250764" w:rsidP="00250764">
      <w:pPr>
        <w:pStyle w:val="Bibliography"/>
        <w:rPr>
          <w:rFonts w:ascii="Times New Roman" w:hAnsi="Times New Roman" w:cs="Times New Roman"/>
          <w:sz w:val="24"/>
          <w:szCs w:val="24"/>
          <w:rPrChange w:id="520" w:author="Barrett, Hannah" w:date="2025-07-24T14:00:00Z" w16du:dateUtc="2025-07-24T21:00:00Z">
            <w:rPr/>
          </w:rPrChange>
        </w:rPr>
      </w:pPr>
      <w:r w:rsidRPr="00C761C5">
        <w:rPr>
          <w:rFonts w:ascii="Times New Roman" w:hAnsi="Times New Roman" w:cs="Times New Roman"/>
          <w:sz w:val="24"/>
          <w:szCs w:val="24"/>
          <w:rPrChange w:id="521" w:author="Barrett, Hannah" w:date="2025-07-24T14:00:00Z" w16du:dateUtc="2025-07-24T21:00:00Z">
            <w:rPr/>
          </w:rPrChange>
        </w:rPr>
        <w:t xml:space="preserve">Coutant, C. C. (1985). Striped Bass, Temperature, and Dissolved Oxygen: A Speculative Hypothesis for Environmental Risk. </w:t>
      </w:r>
      <w:r w:rsidRPr="00C761C5">
        <w:rPr>
          <w:rFonts w:ascii="Times New Roman" w:hAnsi="Times New Roman" w:cs="Times New Roman"/>
          <w:i/>
          <w:iCs/>
          <w:sz w:val="24"/>
          <w:szCs w:val="24"/>
          <w:rPrChange w:id="522" w:author="Barrett, Hannah" w:date="2025-07-24T14:00:00Z" w16du:dateUtc="2025-07-24T21:00:00Z">
            <w:rPr>
              <w:i/>
              <w:iCs/>
            </w:rPr>
          </w:rPrChange>
        </w:rPr>
        <w:t>Transactions of the American Fisheries Society</w:t>
      </w:r>
      <w:r w:rsidRPr="00C761C5">
        <w:rPr>
          <w:rFonts w:ascii="Times New Roman" w:hAnsi="Times New Roman" w:cs="Times New Roman"/>
          <w:sz w:val="24"/>
          <w:szCs w:val="24"/>
          <w:rPrChange w:id="523" w:author="Barrett, Hannah" w:date="2025-07-24T14:00:00Z" w16du:dateUtc="2025-07-24T21:00:00Z">
            <w:rPr/>
          </w:rPrChange>
        </w:rPr>
        <w:t xml:space="preserve">, </w:t>
      </w:r>
      <w:r w:rsidRPr="00C761C5">
        <w:rPr>
          <w:rFonts w:ascii="Times New Roman" w:hAnsi="Times New Roman" w:cs="Times New Roman"/>
          <w:i/>
          <w:iCs/>
          <w:sz w:val="24"/>
          <w:szCs w:val="24"/>
          <w:rPrChange w:id="524" w:author="Barrett, Hannah" w:date="2025-07-24T14:00:00Z" w16du:dateUtc="2025-07-24T21:00:00Z">
            <w:rPr>
              <w:i/>
              <w:iCs/>
            </w:rPr>
          </w:rPrChange>
        </w:rPr>
        <w:t>114</w:t>
      </w:r>
      <w:r w:rsidRPr="00C761C5">
        <w:rPr>
          <w:rFonts w:ascii="Times New Roman" w:hAnsi="Times New Roman" w:cs="Times New Roman"/>
          <w:sz w:val="24"/>
          <w:szCs w:val="24"/>
          <w:rPrChange w:id="525" w:author="Barrett, Hannah" w:date="2025-07-24T14:00:00Z" w16du:dateUtc="2025-07-24T21:00:00Z">
            <w:rPr/>
          </w:rPrChange>
        </w:rPr>
        <w:t>(1), 31–61. https://doi.org/10.1577/1548-8659(1985)114&lt;</w:t>
      </w:r>
      <w:proofErr w:type="gramStart"/>
      <w:r w:rsidRPr="00C761C5">
        <w:rPr>
          <w:rFonts w:ascii="Times New Roman" w:hAnsi="Times New Roman" w:cs="Times New Roman"/>
          <w:sz w:val="24"/>
          <w:szCs w:val="24"/>
          <w:rPrChange w:id="526" w:author="Barrett, Hannah" w:date="2025-07-24T14:00:00Z" w16du:dateUtc="2025-07-24T21:00:00Z">
            <w:rPr/>
          </w:rPrChange>
        </w:rPr>
        <w:t>31:SBTADO</w:t>
      </w:r>
      <w:proofErr w:type="gramEnd"/>
      <w:r w:rsidRPr="00C761C5">
        <w:rPr>
          <w:rFonts w:ascii="Times New Roman" w:hAnsi="Times New Roman" w:cs="Times New Roman"/>
          <w:sz w:val="24"/>
          <w:szCs w:val="24"/>
          <w:rPrChange w:id="527" w:author="Barrett, Hannah" w:date="2025-07-24T14:00:00Z" w16du:dateUtc="2025-07-24T21:00:00Z">
            <w:rPr/>
          </w:rPrChange>
        </w:rPr>
        <w:t>&gt;2.0.CO;2</w:t>
      </w:r>
    </w:p>
    <w:p w14:paraId="24EA862E" w14:textId="77777777" w:rsidR="00250764" w:rsidRPr="00C761C5" w:rsidRDefault="00250764" w:rsidP="00250764">
      <w:pPr>
        <w:pStyle w:val="Bibliography"/>
        <w:rPr>
          <w:rFonts w:ascii="Times New Roman" w:hAnsi="Times New Roman" w:cs="Times New Roman"/>
          <w:sz w:val="24"/>
          <w:szCs w:val="24"/>
          <w:rPrChange w:id="528" w:author="Barrett, Hannah" w:date="2025-07-24T14:00:00Z" w16du:dateUtc="2025-07-24T21:00:00Z">
            <w:rPr/>
          </w:rPrChange>
        </w:rPr>
      </w:pPr>
      <w:r w:rsidRPr="00C761C5">
        <w:rPr>
          <w:rFonts w:ascii="Times New Roman" w:hAnsi="Times New Roman" w:cs="Times New Roman"/>
          <w:sz w:val="24"/>
          <w:szCs w:val="24"/>
          <w:rPrChange w:id="529" w:author="Barrett, Hannah" w:date="2025-07-24T14:00:00Z" w16du:dateUtc="2025-07-24T21:00:00Z">
            <w:rPr/>
          </w:rPrChange>
        </w:rPr>
        <w:t xml:space="preserve">Deutsch, C., Penn, J. L., &amp; Lucey, N. (2023). Climate, Oxygen, and the Future of Marine Biodiversity. </w:t>
      </w:r>
      <w:r w:rsidRPr="00C761C5">
        <w:rPr>
          <w:rFonts w:ascii="Times New Roman" w:hAnsi="Times New Roman" w:cs="Times New Roman"/>
          <w:i/>
          <w:iCs/>
          <w:sz w:val="24"/>
          <w:szCs w:val="24"/>
          <w:rPrChange w:id="530" w:author="Barrett, Hannah" w:date="2025-07-24T14:00:00Z" w16du:dateUtc="2025-07-24T21:00:00Z">
            <w:rPr>
              <w:i/>
              <w:iCs/>
            </w:rPr>
          </w:rPrChange>
        </w:rPr>
        <w:t>Annual Review of Marine Science</w:t>
      </w:r>
      <w:r w:rsidRPr="00C761C5">
        <w:rPr>
          <w:rFonts w:ascii="Times New Roman" w:hAnsi="Times New Roman" w:cs="Times New Roman"/>
          <w:sz w:val="24"/>
          <w:szCs w:val="24"/>
          <w:rPrChange w:id="531" w:author="Barrett, Hannah" w:date="2025-07-24T14:00:00Z" w16du:dateUtc="2025-07-24T21:00:00Z">
            <w:rPr/>
          </w:rPrChange>
        </w:rPr>
        <w:t xml:space="preserve">, </w:t>
      </w:r>
      <w:r w:rsidRPr="00C761C5">
        <w:rPr>
          <w:rFonts w:ascii="Times New Roman" w:hAnsi="Times New Roman" w:cs="Times New Roman"/>
          <w:i/>
          <w:iCs/>
          <w:sz w:val="24"/>
          <w:szCs w:val="24"/>
          <w:rPrChange w:id="532" w:author="Barrett, Hannah" w:date="2025-07-24T14:00:00Z" w16du:dateUtc="2025-07-24T21:00:00Z">
            <w:rPr>
              <w:i/>
              <w:iCs/>
            </w:rPr>
          </w:rPrChange>
        </w:rPr>
        <w:t>16</w:t>
      </w:r>
      <w:r w:rsidRPr="00C761C5">
        <w:rPr>
          <w:rFonts w:ascii="Times New Roman" w:hAnsi="Times New Roman" w:cs="Times New Roman"/>
          <w:sz w:val="24"/>
          <w:szCs w:val="24"/>
          <w:rPrChange w:id="533" w:author="Barrett, Hannah" w:date="2025-07-24T14:00:00Z" w16du:dateUtc="2025-07-24T21:00:00Z">
            <w:rPr/>
          </w:rPrChange>
        </w:rPr>
        <w:t>(2023), 217–245. https://doi.org/10.1146/annurev-marine-040323-095231</w:t>
      </w:r>
    </w:p>
    <w:p w14:paraId="542A6954" w14:textId="77777777" w:rsidR="00250764" w:rsidRPr="00C761C5" w:rsidRDefault="00250764" w:rsidP="00250764">
      <w:pPr>
        <w:pStyle w:val="Bibliography"/>
        <w:rPr>
          <w:rFonts w:ascii="Times New Roman" w:hAnsi="Times New Roman" w:cs="Times New Roman"/>
          <w:sz w:val="24"/>
          <w:szCs w:val="24"/>
          <w:rPrChange w:id="534" w:author="Barrett, Hannah" w:date="2025-07-24T14:00:00Z" w16du:dateUtc="2025-07-24T21:00:00Z">
            <w:rPr/>
          </w:rPrChange>
        </w:rPr>
      </w:pPr>
      <w:r w:rsidRPr="00C761C5">
        <w:rPr>
          <w:rFonts w:ascii="Times New Roman" w:hAnsi="Times New Roman" w:cs="Times New Roman"/>
          <w:sz w:val="24"/>
          <w:szCs w:val="24"/>
          <w:rPrChange w:id="535" w:author="Barrett, Hannah" w:date="2025-07-24T14:00:00Z" w16du:dateUtc="2025-07-24T21:00:00Z">
            <w:rPr/>
          </w:rPrChange>
        </w:rPr>
        <w:t xml:space="preserve">Dobrowski, S. Z. (2011). A climatic basis for microrefugia: The influence of terrain on climate. </w:t>
      </w:r>
      <w:r w:rsidRPr="00C761C5">
        <w:rPr>
          <w:rFonts w:ascii="Times New Roman" w:hAnsi="Times New Roman" w:cs="Times New Roman"/>
          <w:i/>
          <w:iCs/>
          <w:sz w:val="24"/>
          <w:szCs w:val="24"/>
          <w:rPrChange w:id="536" w:author="Barrett, Hannah" w:date="2025-07-24T14:00:00Z" w16du:dateUtc="2025-07-24T21:00:00Z">
            <w:rPr>
              <w:i/>
              <w:iCs/>
            </w:rPr>
          </w:rPrChange>
        </w:rPr>
        <w:t>Global Change Biology</w:t>
      </w:r>
      <w:r w:rsidRPr="00C761C5">
        <w:rPr>
          <w:rFonts w:ascii="Times New Roman" w:hAnsi="Times New Roman" w:cs="Times New Roman"/>
          <w:sz w:val="24"/>
          <w:szCs w:val="24"/>
          <w:rPrChange w:id="537" w:author="Barrett, Hannah" w:date="2025-07-24T14:00:00Z" w16du:dateUtc="2025-07-24T21:00:00Z">
            <w:rPr/>
          </w:rPrChange>
        </w:rPr>
        <w:t xml:space="preserve">, </w:t>
      </w:r>
      <w:r w:rsidRPr="00C761C5">
        <w:rPr>
          <w:rFonts w:ascii="Times New Roman" w:hAnsi="Times New Roman" w:cs="Times New Roman"/>
          <w:i/>
          <w:iCs/>
          <w:sz w:val="24"/>
          <w:szCs w:val="24"/>
          <w:rPrChange w:id="538" w:author="Barrett, Hannah" w:date="2025-07-24T14:00:00Z" w16du:dateUtc="2025-07-24T21:00:00Z">
            <w:rPr>
              <w:i/>
              <w:iCs/>
            </w:rPr>
          </w:rPrChange>
        </w:rPr>
        <w:t>17</w:t>
      </w:r>
      <w:r w:rsidRPr="00C761C5">
        <w:rPr>
          <w:rFonts w:ascii="Times New Roman" w:hAnsi="Times New Roman" w:cs="Times New Roman"/>
          <w:sz w:val="24"/>
          <w:szCs w:val="24"/>
          <w:rPrChange w:id="539" w:author="Barrett, Hannah" w:date="2025-07-24T14:00:00Z" w16du:dateUtc="2025-07-24T21:00:00Z">
            <w:rPr/>
          </w:rPrChange>
        </w:rPr>
        <w:t>(2), 1022–1035. https://doi.org/10.1111/j.1365-2486.2010.02263.x</w:t>
      </w:r>
    </w:p>
    <w:p w14:paraId="7A179474" w14:textId="77777777" w:rsidR="00250764" w:rsidRPr="00C761C5" w:rsidRDefault="00250764" w:rsidP="00250764">
      <w:pPr>
        <w:pStyle w:val="Bibliography"/>
        <w:rPr>
          <w:rFonts w:ascii="Times New Roman" w:hAnsi="Times New Roman" w:cs="Times New Roman"/>
          <w:sz w:val="24"/>
          <w:szCs w:val="24"/>
          <w:rPrChange w:id="540" w:author="Barrett, Hannah" w:date="2025-07-24T14:00:00Z" w16du:dateUtc="2025-07-24T21:00:00Z">
            <w:rPr/>
          </w:rPrChange>
        </w:rPr>
      </w:pPr>
      <w:r w:rsidRPr="00C761C5">
        <w:rPr>
          <w:rFonts w:ascii="Times New Roman" w:hAnsi="Times New Roman" w:cs="Times New Roman"/>
          <w:sz w:val="24"/>
          <w:szCs w:val="24"/>
          <w:rPrChange w:id="541" w:author="Barrett, Hannah" w:date="2025-07-24T14:00:00Z" w16du:dateUtc="2025-07-24T21:00:00Z">
            <w:rPr/>
          </w:rPrChange>
        </w:rPr>
        <w:t xml:space="preserve">Evans, D. O. (2007). Effects of hypoxia on scope-for-activity and power capacity of lake trout (Salvelinus </w:t>
      </w:r>
      <w:proofErr w:type="spellStart"/>
      <w:r w:rsidRPr="00C761C5">
        <w:rPr>
          <w:rFonts w:ascii="Times New Roman" w:hAnsi="Times New Roman" w:cs="Times New Roman"/>
          <w:sz w:val="24"/>
          <w:szCs w:val="24"/>
          <w:rPrChange w:id="542" w:author="Barrett, Hannah" w:date="2025-07-24T14:00:00Z" w16du:dateUtc="2025-07-24T21:00:00Z">
            <w:rPr/>
          </w:rPrChange>
        </w:rPr>
        <w:t>namaycush</w:t>
      </w:r>
      <w:proofErr w:type="spellEnd"/>
      <w:r w:rsidRPr="00C761C5">
        <w:rPr>
          <w:rFonts w:ascii="Times New Roman" w:hAnsi="Times New Roman" w:cs="Times New Roman"/>
          <w:sz w:val="24"/>
          <w:szCs w:val="24"/>
          <w:rPrChange w:id="543" w:author="Barrett, Hannah" w:date="2025-07-24T14:00:00Z" w16du:dateUtc="2025-07-24T21:00:00Z">
            <w:rPr/>
          </w:rPrChange>
        </w:rPr>
        <w:t xml:space="preserve">). </w:t>
      </w:r>
      <w:r w:rsidRPr="00C761C5">
        <w:rPr>
          <w:rFonts w:ascii="Times New Roman" w:hAnsi="Times New Roman" w:cs="Times New Roman"/>
          <w:i/>
          <w:iCs/>
          <w:sz w:val="24"/>
          <w:szCs w:val="24"/>
          <w:rPrChange w:id="544" w:author="Barrett, Hannah" w:date="2025-07-24T14:00:00Z" w16du:dateUtc="2025-07-24T21:00:00Z">
            <w:rPr>
              <w:i/>
              <w:iCs/>
            </w:rPr>
          </w:rPrChange>
        </w:rPr>
        <w:t>Canadian Journal of Fisheries and Aquatic Sciences</w:t>
      </w:r>
      <w:r w:rsidRPr="00C761C5">
        <w:rPr>
          <w:rFonts w:ascii="Times New Roman" w:hAnsi="Times New Roman" w:cs="Times New Roman"/>
          <w:sz w:val="24"/>
          <w:szCs w:val="24"/>
          <w:rPrChange w:id="545" w:author="Barrett, Hannah" w:date="2025-07-24T14:00:00Z" w16du:dateUtc="2025-07-24T21:00:00Z">
            <w:rPr/>
          </w:rPrChange>
        </w:rPr>
        <w:t xml:space="preserve">, </w:t>
      </w:r>
      <w:r w:rsidRPr="00C761C5">
        <w:rPr>
          <w:rFonts w:ascii="Times New Roman" w:hAnsi="Times New Roman" w:cs="Times New Roman"/>
          <w:i/>
          <w:iCs/>
          <w:sz w:val="24"/>
          <w:szCs w:val="24"/>
          <w:rPrChange w:id="546" w:author="Barrett, Hannah" w:date="2025-07-24T14:00:00Z" w16du:dateUtc="2025-07-24T21:00:00Z">
            <w:rPr>
              <w:i/>
              <w:iCs/>
            </w:rPr>
          </w:rPrChange>
        </w:rPr>
        <w:t>64</w:t>
      </w:r>
      <w:r w:rsidRPr="00C761C5">
        <w:rPr>
          <w:rFonts w:ascii="Times New Roman" w:hAnsi="Times New Roman" w:cs="Times New Roman"/>
          <w:sz w:val="24"/>
          <w:szCs w:val="24"/>
          <w:rPrChange w:id="547" w:author="Barrett, Hannah" w:date="2025-07-24T14:00:00Z" w16du:dateUtc="2025-07-24T21:00:00Z">
            <w:rPr/>
          </w:rPrChange>
        </w:rPr>
        <w:t>(2), 345–361. https://doi.org/10.1139/f07-007</w:t>
      </w:r>
    </w:p>
    <w:p w14:paraId="75A71748" w14:textId="77777777" w:rsidR="00250764" w:rsidRPr="00C761C5" w:rsidRDefault="00250764" w:rsidP="00250764">
      <w:pPr>
        <w:pStyle w:val="Bibliography"/>
        <w:rPr>
          <w:rFonts w:ascii="Times New Roman" w:hAnsi="Times New Roman" w:cs="Times New Roman"/>
          <w:sz w:val="24"/>
          <w:szCs w:val="24"/>
          <w:rPrChange w:id="548" w:author="Barrett, Hannah" w:date="2025-07-24T14:00:00Z" w16du:dateUtc="2025-07-24T21:00:00Z">
            <w:rPr/>
          </w:rPrChange>
        </w:rPr>
      </w:pPr>
      <w:r w:rsidRPr="00C761C5">
        <w:rPr>
          <w:rFonts w:ascii="Times New Roman" w:hAnsi="Times New Roman" w:cs="Times New Roman"/>
          <w:sz w:val="24"/>
          <w:szCs w:val="24"/>
          <w:rPrChange w:id="549" w:author="Barrett, Hannah" w:date="2025-07-24T14:00:00Z" w16du:dateUtc="2025-07-24T21:00:00Z">
            <w:rPr/>
          </w:rPrChange>
        </w:rPr>
        <w:lastRenderedPageBreak/>
        <w:t xml:space="preserve">Faust, H. A., Gamperl, A. K., &amp; </w:t>
      </w:r>
      <w:proofErr w:type="spellStart"/>
      <w:r w:rsidRPr="00C761C5">
        <w:rPr>
          <w:rFonts w:ascii="Times New Roman" w:hAnsi="Times New Roman" w:cs="Times New Roman"/>
          <w:sz w:val="24"/>
          <w:szCs w:val="24"/>
          <w:rPrChange w:id="550" w:author="Barrett, Hannah" w:date="2025-07-24T14:00:00Z" w16du:dateUtc="2025-07-24T21:00:00Z">
            <w:rPr/>
          </w:rPrChange>
        </w:rPr>
        <w:t>Rodnick</w:t>
      </w:r>
      <w:proofErr w:type="spellEnd"/>
      <w:r w:rsidRPr="00C761C5">
        <w:rPr>
          <w:rFonts w:ascii="Times New Roman" w:hAnsi="Times New Roman" w:cs="Times New Roman"/>
          <w:sz w:val="24"/>
          <w:szCs w:val="24"/>
          <w:rPrChange w:id="551" w:author="Barrett, Hannah" w:date="2025-07-24T14:00:00Z" w16du:dateUtc="2025-07-24T21:00:00Z">
            <w:rPr/>
          </w:rPrChange>
        </w:rPr>
        <w:t xml:space="preserve">, K. J. (2004). All rainbow trout (Oncorhynchus mykiss) are not created </w:t>
      </w:r>
      <w:proofErr w:type="spellStart"/>
      <w:proofErr w:type="gramStart"/>
      <w:r w:rsidRPr="00C761C5">
        <w:rPr>
          <w:rFonts w:ascii="Times New Roman" w:hAnsi="Times New Roman" w:cs="Times New Roman"/>
          <w:sz w:val="24"/>
          <w:szCs w:val="24"/>
          <w:rPrChange w:id="552" w:author="Barrett, Hannah" w:date="2025-07-24T14:00:00Z" w16du:dateUtc="2025-07-24T21:00:00Z">
            <w:rPr/>
          </w:rPrChange>
        </w:rPr>
        <w:t>equal:intra</w:t>
      </w:r>
      <w:proofErr w:type="gramEnd"/>
      <w:r w:rsidRPr="00C761C5">
        <w:rPr>
          <w:rFonts w:ascii="Times New Roman" w:hAnsi="Times New Roman" w:cs="Times New Roman"/>
          <w:sz w:val="24"/>
          <w:szCs w:val="24"/>
          <w:rPrChange w:id="553" w:author="Barrett, Hannah" w:date="2025-07-24T14:00:00Z" w16du:dateUtc="2025-07-24T21:00:00Z">
            <w:rPr/>
          </w:rPrChange>
        </w:rPr>
        <w:t>-specific</w:t>
      </w:r>
      <w:proofErr w:type="spellEnd"/>
      <w:r w:rsidRPr="00C761C5">
        <w:rPr>
          <w:rFonts w:ascii="Times New Roman" w:hAnsi="Times New Roman" w:cs="Times New Roman"/>
          <w:sz w:val="24"/>
          <w:szCs w:val="24"/>
          <w:rPrChange w:id="554" w:author="Barrett, Hannah" w:date="2025-07-24T14:00:00Z" w16du:dateUtc="2025-07-24T21:00:00Z">
            <w:rPr/>
          </w:rPrChange>
        </w:rPr>
        <w:t xml:space="preserve"> variation in cardiac hypoxia tolerance. </w:t>
      </w:r>
      <w:r w:rsidRPr="00C761C5">
        <w:rPr>
          <w:rFonts w:ascii="Times New Roman" w:hAnsi="Times New Roman" w:cs="Times New Roman"/>
          <w:i/>
          <w:iCs/>
          <w:sz w:val="24"/>
          <w:szCs w:val="24"/>
          <w:rPrChange w:id="555" w:author="Barrett, Hannah" w:date="2025-07-24T14:00:00Z" w16du:dateUtc="2025-07-24T21:00:00Z">
            <w:rPr>
              <w:i/>
              <w:iCs/>
            </w:rPr>
          </w:rPrChange>
        </w:rPr>
        <w:t>Journal of Experimental Biology</w:t>
      </w:r>
      <w:r w:rsidRPr="00C761C5">
        <w:rPr>
          <w:rFonts w:ascii="Times New Roman" w:hAnsi="Times New Roman" w:cs="Times New Roman"/>
          <w:sz w:val="24"/>
          <w:szCs w:val="24"/>
          <w:rPrChange w:id="556" w:author="Barrett, Hannah" w:date="2025-07-24T14:00:00Z" w16du:dateUtc="2025-07-24T21:00:00Z">
            <w:rPr/>
          </w:rPrChange>
        </w:rPr>
        <w:t xml:space="preserve">, </w:t>
      </w:r>
      <w:r w:rsidRPr="00C761C5">
        <w:rPr>
          <w:rFonts w:ascii="Times New Roman" w:hAnsi="Times New Roman" w:cs="Times New Roman"/>
          <w:i/>
          <w:iCs/>
          <w:sz w:val="24"/>
          <w:szCs w:val="24"/>
          <w:rPrChange w:id="557" w:author="Barrett, Hannah" w:date="2025-07-24T14:00:00Z" w16du:dateUtc="2025-07-24T21:00:00Z">
            <w:rPr>
              <w:i/>
              <w:iCs/>
            </w:rPr>
          </w:rPrChange>
        </w:rPr>
        <w:t>207</w:t>
      </w:r>
      <w:r w:rsidRPr="00C761C5">
        <w:rPr>
          <w:rFonts w:ascii="Times New Roman" w:hAnsi="Times New Roman" w:cs="Times New Roman"/>
          <w:sz w:val="24"/>
          <w:szCs w:val="24"/>
          <w:rPrChange w:id="558" w:author="Barrett, Hannah" w:date="2025-07-24T14:00:00Z" w16du:dateUtc="2025-07-24T21:00:00Z">
            <w:rPr/>
          </w:rPrChange>
        </w:rPr>
        <w:t>(6), 1005–1015. https://doi.org/10.1242/jeb.00824</w:t>
      </w:r>
    </w:p>
    <w:p w14:paraId="263509C9" w14:textId="77777777" w:rsidR="00250764" w:rsidRPr="00C761C5" w:rsidRDefault="00250764" w:rsidP="00250764">
      <w:pPr>
        <w:pStyle w:val="Bibliography"/>
        <w:rPr>
          <w:rFonts w:ascii="Times New Roman" w:hAnsi="Times New Roman" w:cs="Times New Roman"/>
          <w:sz w:val="24"/>
          <w:szCs w:val="24"/>
          <w:rPrChange w:id="559" w:author="Barrett, Hannah" w:date="2025-07-24T14:00:00Z" w16du:dateUtc="2025-07-24T21:00:00Z">
            <w:rPr/>
          </w:rPrChange>
        </w:rPr>
      </w:pPr>
      <w:r w:rsidRPr="00C761C5">
        <w:rPr>
          <w:rFonts w:ascii="Times New Roman" w:hAnsi="Times New Roman" w:cs="Times New Roman"/>
          <w:sz w:val="24"/>
          <w:szCs w:val="24"/>
          <w:rPrChange w:id="560" w:author="Barrett, Hannah" w:date="2025-07-24T14:00:00Z" w16du:dateUtc="2025-07-24T21:00:00Z">
            <w:rPr/>
          </w:rPrChange>
        </w:rPr>
        <w:t xml:space="preserve">Fey, S. B., Vasseur, D. A., </w:t>
      </w:r>
      <w:proofErr w:type="spellStart"/>
      <w:r w:rsidRPr="00C761C5">
        <w:rPr>
          <w:rFonts w:ascii="Times New Roman" w:hAnsi="Times New Roman" w:cs="Times New Roman"/>
          <w:sz w:val="24"/>
          <w:szCs w:val="24"/>
          <w:rPrChange w:id="561" w:author="Barrett, Hannah" w:date="2025-07-24T14:00:00Z" w16du:dateUtc="2025-07-24T21:00:00Z">
            <w:rPr/>
          </w:rPrChange>
        </w:rPr>
        <w:t>Alujević</w:t>
      </w:r>
      <w:proofErr w:type="spellEnd"/>
      <w:r w:rsidRPr="00C761C5">
        <w:rPr>
          <w:rFonts w:ascii="Times New Roman" w:hAnsi="Times New Roman" w:cs="Times New Roman"/>
          <w:sz w:val="24"/>
          <w:szCs w:val="24"/>
          <w:rPrChange w:id="562" w:author="Barrett, Hannah" w:date="2025-07-24T14:00:00Z" w16du:dateUtc="2025-07-24T21:00:00Z">
            <w:rPr/>
          </w:rPrChange>
        </w:rPr>
        <w:t xml:space="preserve">, K., Kroeker, K. J., Logan, M. L., O’Connor, M. I., Rudolf, V. H. W., DeLong, J. P., </w:t>
      </w:r>
      <w:proofErr w:type="spellStart"/>
      <w:r w:rsidRPr="00C761C5">
        <w:rPr>
          <w:rFonts w:ascii="Times New Roman" w:hAnsi="Times New Roman" w:cs="Times New Roman"/>
          <w:sz w:val="24"/>
          <w:szCs w:val="24"/>
          <w:rPrChange w:id="563" w:author="Barrett, Hannah" w:date="2025-07-24T14:00:00Z" w16du:dateUtc="2025-07-24T21:00:00Z">
            <w:rPr/>
          </w:rPrChange>
        </w:rPr>
        <w:t>Peacor</w:t>
      </w:r>
      <w:proofErr w:type="spellEnd"/>
      <w:r w:rsidRPr="00C761C5">
        <w:rPr>
          <w:rFonts w:ascii="Times New Roman" w:hAnsi="Times New Roman" w:cs="Times New Roman"/>
          <w:sz w:val="24"/>
          <w:szCs w:val="24"/>
          <w:rPrChange w:id="564" w:author="Barrett, Hannah" w:date="2025-07-24T14:00:00Z" w16du:dateUtc="2025-07-24T21:00:00Z">
            <w:rPr/>
          </w:rPrChange>
        </w:rPr>
        <w:t xml:space="preserve">, S., Selden, R. L., Sih, A., &amp; </w:t>
      </w:r>
      <w:proofErr w:type="spellStart"/>
      <w:r w:rsidRPr="00C761C5">
        <w:rPr>
          <w:rFonts w:ascii="Times New Roman" w:hAnsi="Times New Roman" w:cs="Times New Roman"/>
          <w:sz w:val="24"/>
          <w:szCs w:val="24"/>
          <w:rPrChange w:id="565" w:author="Barrett, Hannah" w:date="2025-07-24T14:00:00Z" w16du:dateUtc="2025-07-24T21:00:00Z">
            <w:rPr/>
          </w:rPrChange>
        </w:rPr>
        <w:t>Clusella-Trullas</w:t>
      </w:r>
      <w:proofErr w:type="spellEnd"/>
      <w:r w:rsidRPr="00C761C5">
        <w:rPr>
          <w:rFonts w:ascii="Times New Roman" w:hAnsi="Times New Roman" w:cs="Times New Roman"/>
          <w:sz w:val="24"/>
          <w:szCs w:val="24"/>
          <w:rPrChange w:id="566" w:author="Barrett, Hannah" w:date="2025-07-24T14:00:00Z" w16du:dateUtc="2025-07-24T21:00:00Z">
            <w:rPr/>
          </w:rPrChange>
        </w:rPr>
        <w:t xml:space="preserve">, S. (2019). Opportunities for behavioral rescue under rapid environmental change. </w:t>
      </w:r>
      <w:r w:rsidRPr="00C761C5">
        <w:rPr>
          <w:rFonts w:ascii="Times New Roman" w:hAnsi="Times New Roman" w:cs="Times New Roman"/>
          <w:i/>
          <w:iCs/>
          <w:sz w:val="24"/>
          <w:szCs w:val="24"/>
          <w:rPrChange w:id="567" w:author="Barrett, Hannah" w:date="2025-07-24T14:00:00Z" w16du:dateUtc="2025-07-24T21:00:00Z">
            <w:rPr>
              <w:i/>
              <w:iCs/>
            </w:rPr>
          </w:rPrChange>
        </w:rPr>
        <w:t>Global Change Biology</w:t>
      </w:r>
      <w:r w:rsidRPr="00C761C5">
        <w:rPr>
          <w:rFonts w:ascii="Times New Roman" w:hAnsi="Times New Roman" w:cs="Times New Roman"/>
          <w:sz w:val="24"/>
          <w:szCs w:val="24"/>
          <w:rPrChange w:id="568" w:author="Barrett, Hannah" w:date="2025-07-24T14:00:00Z" w16du:dateUtc="2025-07-24T21:00:00Z">
            <w:rPr/>
          </w:rPrChange>
        </w:rPr>
        <w:t xml:space="preserve">, </w:t>
      </w:r>
      <w:r w:rsidRPr="00C761C5">
        <w:rPr>
          <w:rFonts w:ascii="Times New Roman" w:hAnsi="Times New Roman" w:cs="Times New Roman"/>
          <w:i/>
          <w:iCs/>
          <w:sz w:val="24"/>
          <w:szCs w:val="24"/>
          <w:rPrChange w:id="569" w:author="Barrett, Hannah" w:date="2025-07-24T14:00:00Z" w16du:dateUtc="2025-07-24T21:00:00Z">
            <w:rPr>
              <w:i/>
              <w:iCs/>
            </w:rPr>
          </w:rPrChange>
        </w:rPr>
        <w:t>25</w:t>
      </w:r>
      <w:r w:rsidRPr="00C761C5">
        <w:rPr>
          <w:rFonts w:ascii="Times New Roman" w:hAnsi="Times New Roman" w:cs="Times New Roman"/>
          <w:sz w:val="24"/>
          <w:szCs w:val="24"/>
          <w:rPrChange w:id="570" w:author="Barrett, Hannah" w:date="2025-07-24T14:00:00Z" w16du:dateUtc="2025-07-24T21:00:00Z">
            <w:rPr/>
          </w:rPrChange>
        </w:rPr>
        <w:t>(9), 3110–3120. https://doi.org/10.1111/gcb.14712</w:t>
      </w:r>
    </w:p>
    <w:p w14:paraId="5BC53BC2" w14:textId="77777777" w:rsidR="00250764" w:rsidRPr="00C761C5" w:rsidRDefault="00250764" w:rsidP="00250764">
      <w:pPr>
        <w:pStyle w:val="Bibliography"/>
        <w:rPr>
          <w:rFonts w:ascii="Times New Roman" w:hAnsi="Times New Roman" w:cs="Times New Roman"/>
          <w:sz w:val="24"/>
          <w:szCs w:val="24"/>
          <w:rPrChange w:id="571" w:author="Barrett, Hannah" w:date="2025-07-24T14:00:00Z" w16du:dateUtc="2025-07-24T21:00:00Z">
            <w:rPr/>
          </w:rPrChange>
        </w:rPr>
      </w:pPr>
      <w:r w:rsidRPr="00C761C5">
        <w:rPr>
          <w:rFonts w:ascii="Times New Roman" w:hAnsi="Times New Roman" w:cs="Times New Roman"/>
          <w:sz w:val="24"/>
          <w:szCs w:val="24"/>
          <w:rPrChange w:id="572" w:author="Barrett, Hannah" w:date="2025-07-24T14:00:00Z" w16du:dateUtc="2025-07-24T21:00:00Z">
            <w:rPr/>
          </w:rPrChange>
        </w:rPr>
        <w:t xml:space="preserve">Flitcroft, R., Whitman, L., White, J., Wallick, R., Stratton Garvin, L., Smith, C., </w:t>
      </w:r>
      <w:proofErr w:type="spellStart"/>
      <w:r w:rsidRPr="00C761C5">
        <w:rPr>
          <w:rFonts w:ascii="Times New Roman" w:hAnsi="Times New Roman" w:cs="Times New Roman"/>
          <w:sz w:val="24"/>
          <w:szCs w:val="24"/>
          <w:rPrChange w:id="573" w:author="Barrett, Hannah" w:date="2025-07-24T14:00:00Z" w16du:dateUtc="2025-07-24T21:00:00Z">
            <w:rPr/>
          </w:rPrChange>
        </w:rPr>
        <w:t>Plotnikoff</w:t>
      </w:r>
      <w:proofErr w:type="spellEnd"/>
      <w:r w:rsidRPr="00C761C5">
        <w:rPr>
          <w:rFonts w:ascii="Times New Roman" w:hAnsi="Times New Roman" w:cs="Times New Roman"/>
          <w:sz w:val="24"/>
          <w:szCs w:val="24"/>
          <w:rPrChange w:id="574" w:author="Barrett, Hannah" w:date="2025-07-24T14:00:00Z" w16du:dateUtc="2025-07-24T21:00:00Z">
            <w:rPr/>
          </w:rPrChange>
        </w:rPr>
        <w:t xml:space="preserve">, R., Mulvey, M., Kock, T., Jones, K., </w:t>
      </w:r>
      <w:proofErr w:type="spellStart"/>
      <w:r w:rsidRPr="00C761C5">
        <w:rPr>
          <w:rFonts w:ascii="Times New Roman" w:hAnsi="Times New Roman" w:cs="Times New Roman"/>
          <w:sz w:val="24"/>
          <w:szCs w:val="24"/>
          <w:rPrChange w:id="575" w:author="Barrett, Hannah" w:date="2025-07-24T14:00:00Z" w16du:dateUtc="2025-07-24T21:00:00Z">
            <w:rPr/>
          </w:rPrChange>
        </w:rPr>
        <w:t>Gruendike</w:t>
      </w:r>
      <w:proofErr w:type="spellEnd"/>
      <w:r w:rsidRPr="00C761C5">
        <w:rPr>
          <w:rFonts w:ascii="Times New Roman" w:hAnsi="Times New Roman" w:cs="Times New Roman"/>
          <w:sz w:val="24"/>
          <w:szCs w:val="24"/>
          <w:rPrChange w:id="576" w:author="Barrett, Hannah" w:date="2025-07-24T14:00:00Z" w16du:dateUtc="2025-07-24T21:00:00Z">
            <w:rPr/>
          </w:rPrChange>
        </w:rPr>
        <w:t xml:space="preserve">, P., Gombert, C., Giannico, G., Dutterer, A., Brown, D., Barrett, H., Bangs, B., &amp; Hughes, R. M. (2023). Science to support conservation action in a large river system: The Willamette River, Oregon, USA. </w:t>
      </w:r>
      <w:r w:rsidRPr="00C761C5">
        <w:rPr>
          <w:rFonts w:ascii="Times New Roman" w:hAnsi="Times New Roman" w:cs="Times New Roman"/>
          <w:i/>
          <w:iCs/>
          <w:sz w:val="24"/>
          <w:szCs w:val="24"/>
          <w:rPrChange w:id="577" w:author="Barrett, Hannah" w:date="2025-07-24T14:00:00Z" w16du:dateUtc="2025-07-24T21:00:00Z">
            <w:rPr>
              <w:i/>
              <w:iCs/>
            </w:rPr>
          </w:rPrChange>
        </w:rPr>
        <w:t>Water Biology and Security</w:t>
      </w:r>
      <w:r w:rsidRPr="00C761C5">
        <w:rPr>
          <w:rFonts w:ascii="Times New Roman" w:hAnsi="Times New Roman" w:cs="Times New Roman"/>
          <w:sz w:val="24"/>
          <w:szCs w:val="24"/>
          <w:rPrChange w:id="578" w:author="Barrett, Hannah" w:date="2025-07-24T14:00:00Z" w16du:dateUtc="2025-07-24T21:00:00Z">
            <w:rPr/>
          </w:rPrChange>
        </w:rPr>
        <w:t xml:space="preserve">, </w:t>
      </w:r>
      <w:r w:rsidRPr="00C761C5">
        <w:rPr>
          <w:rFonts w:ascii="Times New Roman" w:hAnsi="Times New Roman" w:cs="Times New Roman"/>
          <w:i/>
          <w:iCs/>
          <w:sz w:val="24"/>
          <w:szCs w:val="24"/>
          <w:rPrChange w:id="579" w:author="Barrett, Hannah" w:date="2025-07-24T14:00:00Z" w16du:dateUtc="2025-07-24T21:00:00Z">
            <w:rPr>
              <w:i/>
              <w:iCs/>
            </w:rPr>
          </w:rPrChange>
        </w:rPr>
        <w:t>2</w:t>
      </w:r>
      <w:r w:rsidRPr="00C761C5">
        <w:rPr>
          <w:rFonts w:ascii="Times New Roman" w:hAnsi="Times New Roman" w:cs="Times New Roman"/>
          <w:sz w:val="24"/>
          <w:szCs w:val="24"/>
          <w:rPrChange w:id="580" w:author="Barrett, Hannah" w:date="2025-07-24T14:00:00Z" w16du:dateUtc="2025-07-24T21:00:00Z">
            <w:rPr/>
          </w:rPrChange>
        </w:rPr>
        <w:t>(4), 100203. https://doi.org/10.1016/j.watbs.2023.100203</w:t>
      </w:r>
    </w:p>
    <w:p w14:paraId="38927637" w14:textId="77777777" w:rsidR="00250764" w:rsidRPr="00C761C5" w:rsidRDefault="00250764" w:rsidP="00250764">
      <w:pPr>
        <w:pStyle w:val="Bibliography"/>
        <w:rPr>
          <w:rFonts w:ascii="Times New Roman" w:hAnsi="Times New Roman" w:cs="Times New Roman"/>
          <w:sz w:val="24"/>
          <w:szCs w:val="24"/>
          <w:rPrChange w:id="581" w:author="Barrett, Hannah" w:date="2025-07-24T14:00:00Z" w16du:dateUtc="2025-07-24T21:00:00Z">
            <w:rPr/>
          </w:rPrChange>
        </w:rPr>
      </w:pPr>
      <w:r w:rsidRPr="00C761C5">
        <w:rPr>
          <w:rFonts w:ascii="Times New Roman" w:hAnsi="Times New Roman" w:cs="Times New Roman"/>
          <w:sz w:val="24"/>
          <w:szCs w:val="24"/>
          <w:rPrChange w:id="582" w:author="Barrett, Hannah" w:date="2025-07-24T14:00:00Z" w16du:dateUtc="2025-07-24T21:00:00Z">
            <w:rPr/>
          </w:rPrChange>
        </w:rPr>
        <w:t xml:space="preserve">Fry, F. E. J. (1947). Effects of the environment on animal activity. </w:t>
      </w:r>
      <w:r w:rsidRPr="00C761C5">
        <w:rPr>
          <w:rFonts w:ascii="Times New Roman" w:hAnsi="Times New Roman" w:cs="Times New Roman"/>
          <w:i/>
          <w:iCs/>
          <w:sz w:val="24"/>
          <w:szCs w:val="24"/>
          <w:rPrChange w:id="583" w:author="Barrett, Hannah" w:date="2025-07-24T14:00:00Z" w16du:dateUtc="2025-07-24T21:00:00Z">
            <w:rPr>
              <w:i/>
              <w:iCs/>
            </w:rPr>
          </w:rPrChange>
        </w:rPr>
        <w:t>Publ. Out. Fish. Res. Lab.</w:t>
      </w:r>
      <w:r w:rsidRPr="00C761C5">
        <w:rPr>
          <w:rFonts w:ascii="Times New Roman" w:hAnsi="Times New Roman" w:cs="Times New Roman"/>
          <w:sz w:val="24"/>
          <w:szCs w:val="24"/>
          <w:rPrChange w:id="584" w:author="Barrett, Hannah" w:date="2025-07-24T14:00:00Z" w16du:dateUtc="2025-07-24T21:00:00Z">
            <w:rPr/>
          </w:rPrChange>
        </w:rPr>
        <w:t xml:space="preserve">, </w:t>
      </w:r>
      <w:r w:rsidRPr="00C761C5">
        <w:rPr>
          <w:rFonts w:ascii="Times New Roman" w:hAnsi="Times New Roman" w:cs="Times New Roman"/>
          <w:i/>
          <w:iCs/>
          <w:sz w:val="24"/>
          <w:szCs w:val="24"/>
          <w:rPrChange w:id="585" w:author="Barrett, Hannah" w:date="2025-07-24T14:00:00Z" w16du:dateUtc="2025-07-24T21:00:00Z">
            <w:rPr>
              <w:i/>
              <w:iCs/>
            </w:rPr>
          </w:rPrChange>
        </w:rPr>
        <w:t>55</w:t>
      </w:r>
      <w:r w:rsidRPr="00C761C5">
        <w:rPr>
          <w:rFonts w:ascii="Times New Roman" w:hAnsi="Times New Roman" w:cs="Times New Roman"/>
          <w:sz w:val="24"/>
          <w:szCs w:val="24"/>
          <w:rPrChange w:id="586" w:author="Barrett, Hannah" w:date="2025-07-24T14:00:00Z" w16du:dateUtc="2025-07-24T21:00:00Z">
            <w:rPr/>
          </w:rPrChange>
        </w:rPr>
        <w:t>(68), 1–62.</w:t>
      </w:r>
    </w:p>
    <w:p w14:paraId="65CDF5AB" w14:textId="77777777" w:rsidR="00250764" w:rsidRPr="00C761C5" w:rsidRDefault="00250764" w:rsidP="00250764">
      <w:pPr>
        <w:pStyle w:val="Bibliography"/>
        <w:rPr>
          <w:rFonts w:ascii="Times New Roman" w:hAnsi="Times New Roman" w:cs="Times New Roman"/>
          <w:sz w:val="24"/>
          <w:szCs w:val="24"/>
          <w:rPrChange w:id="587" w:author="Barrett, Hannah" w:date="2025-07-24T14:00:00Z" w16du:dateUtc="2025-07-24T21:00:00Z">
            <w:rPr/>
          </w:rPrChange>
        </w:rPr>
      </w:pPr>
      <w:r w:rsidRPr="00C761C5">
        <w:rPr>
          <w:rFonts w:ascii="Times New Roman" w:hAnsi="Times New Roman" w:cs="Times New Roman"/>
          <w:sz w:val="24"/>
          <w:szCs w:val="24"/>
          <w:rPrChange w:id="588" w:author="Barrett, Hannah" w:date="2025-07-24T14:00:00Z" w16du:dateUtc="2025-07-24T21:00:00Z">
            <w:rPr/>
          </w:rPrChange>
        </w:rPr>
        <w:t xml:space="preserve">Gombert, C. E., Lancaster, S. T., Grant, G. E., &amp; Flitcroft, R. L. (2022). Novel dimensionless index for physically based assessment of thermal refugia characterizes off-channel habitat on gravel bed river. </w:t>
      </w:r>
      <w:r w:rsidRPr="00C761C5">
        <w:rPr>
          <w:rFonts w:ascii="Times New Roman" w:hAnsi="Times New Roman" w:cs="Times New Roman"/>
          <w:i/>
          <w:iCs/>
          <w:sz w:val="24"/>
          <w:szCs w:val="24"/>
          <w:rPrChange w:id="589" w:author="Barrett, Hannah" w:date="2025-07-24T14:00:00Z" w16du:dateUtc="2025-07-24T21:00:00Z">
            <w:rPr>
              <w:i/>
              <w:iCs/>
            </w:rPr>
          </w:rPrChange>
        </w:rPr>
        <w:t>JAWRA Journal of the American Water Resources Association</w:t>
      </w:r>
      <w:r w:rsidRPr="00C761C5">
        <w:rPr>
          <w:rFonts w:ascii="Times New Roman" w:hAnsi="Times New Roman" w:cs="Times New Roman"/>
          <w:sz w:val="24"/>
          <w:szCs w:val="24"/>
          <w:rPrChange w:id="590" w:author="Barrett, Hannah" w:date="2025-07-24T14:00:00Z" w16du:dateUtc="2025-07-24T21:00:00Z">
            <w:rPr/>
          </w:rPrChange>
        </w:rPr>
        <w:t xml:space="preserve">, </w:t>
      </w:r>
      <w:r w:rsidRPr="00C761C5">
        <w:rPr>
          <w:rFonts w:ascii="Times New Roman" w:hAnsi="Times New Roman" w:cs="Times New Roman"/>
          <w:i/>
          <w:iCs/>
          <w:sz w:val="24"/>
          <w:szCs w:val="24"/>
          <w:rPrChange w:id="591" w:author="Barrett, Hannah" w:date="2025-07-24T14:00:00Z" w16du:dateUtc="2025-07-24T21:00:00Z">
            <w:rPr>
              <w:i/>
              <w:iCs/>
            </w:rPr>
          </w:rPrChange>
        </w:rPr>
        <w:t>59</w:t>
      </w:r>
      <w:r w:rsidRPr="00C761C5">
        <w:rPr>
          <w:rFonts w:ascii="Times New Roman" w:hAnsi="Times New Roman" w:cs="Times New Roman"/>
          <w:sz w:val="24"/>
          <w:szCs w:val="24"/>
          <w:rPrChange w:id="592" w:author="Barrett, Hannah" w:date="2025-07-24T14:00:00Z" w16du:dateUtc="2025-07-24T21:00:00Z">
            <w:rPr/>
          </w:rPrChange>
        </w:rPr>
        <w:t>(4), 615–634. https://doi.org/10.1111/1752-1688.13096</w:t>
      </w:r>
    </w:p>
    <w:p w14:paraId="29568B39" w14:textId="77777777" w:rsidR="00250764" w:rsidRPr="00C761C5" w:rsidRDefault="00250764" w:rsidP="00250764">
      <w:pPr>
        <w:pStyle w:val="Bibliography"/>
        <w:rPr>
          <w:rFonts w:ascii="Times New Roman" w:hAnsi="Times New Roman" w:cs="Times New Roman"/>
          <w:sz w:val="24"/>
          <w:szCs w:val="24"/>
          <w:rPrChange w:id="593" w:author="Barrett, Hannah" w:date="2025-07-24T14:00:00Z" w16du:dateUtc="2025-07-24T21:00:00Z">
            <w:rPr/>
          </w:rPrChange>
        </w:rPr>
      </w:pPr>
      <w:r w:rsidRPr="00C761C5">
        <w:rPr>
          <w:rFonts w:ascii="Times New Roman" w:hAnsi="Times New Roman" w:cs="Times New Roman"/>
          <w:sz w:val="24"/>
          <w:szCs w:val="24"/>
          <w:rPrChange w:id="594" w:author="Barrett, Hannah" w:date="2025-07-24T14:00:00Z" w16du:dateUtc="2025-07-24T21:00:00Z">
            <w:rPr/>
          </w:rPrChange>
        </w:rPr>
        <w:t xml:space="preserve">Gregory, S., Wildman, R., Hulse, D., </w:t>
      </w:r>
      <w:proofErr w:type="spellStart"/>
      <w:r w:rsidRPr="00C761C5">
        <w:rPr>
          <w:rFonts w:ascii="Times New Roman" w:hAnsi="Times New Roman" w:cs="Times New Roman"/>
          <w:sz w:val="24"/>
          <w:szCs w:val="24"/>
          <w:rPrChange w:id="595" w:author="Barrett, Hannah" w:date="2025-07-24T14:00:00Z" w16du:dateUtc="2025-07-24T21:00:00Z">
            <w:rPr/>
          </w:rPrChange>
        </w:rPr>
        <w:t>Ashkenas</w:t>
      </w:r>
      <w:proofErr w:type="spellEnd"/>
      <w:r w:rsidRPr="00C761C5">
        <w:rPr>
          <w:rFonts w:ascii="Times New Roman" w:hAnsi="Times New Roman" w:cs="Times New Roman"/>
          <w:sz w:val="24"/>
          <w:szCs w:val="24"/>
          <w:rPrChange w:id="596" w:author="Barrett, Hannah" w:date="2025-07-24T14:00:00Z" w16du:dateUtc="2025-07-24T21:00:00Z">
            <w:rPr/>
          </w:rPrChange>
        </w:rPr>
        <w:t xml:space="preserve">, L., &amp; Boyer, K. (2019). Historical changes in hydrology, geomorphology, and floodplain vegetation of the Willamette River, Oregon. </w:t>
      </w:r>
      <w:r w:rsidRPr="00C761C5">
        <w:rPr>
          <w:rFonts w:ascii="Times New Roman" w:hAnsi="Times New Roman" w:cs="Times New Roman"/>
          <w:i/>
          <w:iCs/>
          <w:sz w:val="24"/>
          <w:szCs w:val="24"/>
          <w:rPrChange w:id="597" w:author="Barrett, Hannah" w:date="2025-07-24T14:00:00Z" w16du:dateUtc="2025-07-24T21:00:00Z">
            <w:rPr>
              <w:i/>
              <w:iCs/>
            </w:rPr>
          </w:rPrChange>
        </w:rPr>
        <w:t>River Research and Applications</w:t>
      </w:r>
      <w:r w:rsidRPr="00C761C5">
        <w:rPr>
          <w:rFonts w:ascii="Times New Roman" w:hAnsi="Times New Roman" w:cs="Times New Roman"/>
          <w:sz w:val="24"/>
          <w:szCs w:val="24"/>
          <w:rPrChange w:id="598" w:author="Barrett, Hannah" w:date="2025-07-24T14:00:00Z" w16du:dateUtc="2025-07-24T21:00:00Z">
            <w:rPr/>
          </w:rPrChange>
        </w:rPr>
        <w:t xml:space="preserve">, </w:t>
      </w:r>
      <w:r w:rsidRPr="00C761C5">
        <w:rPr>
          <w:rFonts w:ascii="Times New Roman" w:hAnsi="Times New Roman" w:cs="Times New Roman"/>
          <w:i/>
          <w:iCs/>
          <w:sz w:val="24"/>
          <w:szCs w:val="24"/>
          <w:rPrChange w:id="599" w:author="Barrett, Hannah" w:date="2025-07-24T14:00:00Z" w16du:dateUtc="2025-07-24T21:00:00Z">
            <w:rPr>
              <w:i/>
              <w:iCs/>
            </w:rPr>
          </w:rPrChange>
        </w:rPr>
        <w:t>35</w:t>
      </w:r>
      <w:r w:rsidRPr="00C761C5">
        <w:rPr>
          <w:rFonts w:ascii="Times New Roman" w:hAnsi="Times New Roman" w:cs="Times New Roman"/>
          <w:sz w:val="24"/>
          <w:szCs w:val="24"/>
          <w:rPrChange w:id="600" w:author="Barrett, Hannah" w:date="2025-07-24T14:00:00Z" w16du:dateUtc="2025-07-24T21:00:00Z">
            <w:rPr/>
          </w:rPrChange>
        </w:rPr>
        <w:t>(8), 1279–1290. https://doi.org/10.1002/rra.3495</w:t>
      </w:r>
    </w:p>
    <w:p w14:paraId="7827C4F9" w14:textId="77777777" w:rsidR="00250764" w:rsidRPr="00C761C5" w:rsidRDefault="00250764" w:rsidP="00250764">
      <w:pPr>
        <w:pStyle w:val="Bibliography"/>
        <w:rPr>
          <w:rFonts w:ascii="Times New Roman" w:hAnsi="Times New Roman" w:cs="Times New Roman"/>
          <w:sz w:val="24"/>
          <w:szCs w:val="24"/>
          <w:rPrChange w:id="601" w:author="Barrett, Hannah" w:date="2025-07-24T14:00:00Z" w16du:dateUtc="2025-07-24T21:00:00Z">
            <w:rPr/>
          </w:rPrChange>
        </w:rPr>
      </w:pPr>
      <w:r w:rsidRPr="00C761C5">
        <w:rPr>
          <w:rFonts w:ascii="Times New Roman" w:hAnsi="Times New Roman" w:cs="Times New Roman"/>
          <w:sz w:val="24"/>
          <w:szCs w:val="24"/>
          <w:rPrChange w:id="602" w:author="Barrett, Hannah" w:date="2025-07-24T14:00:00Z" w16du:dateUtc="2025-07-24T21:00:00Z">
            <w:rPr/>
          </w:rPrChange>
        </w:rPr>
        <w:t xml:space="preserve">Hahlbeck, N., Tinniswood, W. R., Sloat, M. R., Ortega, J. D., Wyatt, M. A., Hereford, M. E., Ramirez, B. S., Crook, D. A., Anlauf-Dunn, K. J., &amp; Armstrong, J. B. (2022). </w:t>
      </w:r>
      <w:r w:rsidRPr="00C761C5">
        <w:rPr>
          <w:rFonts w:ascii="Times New Roman" w:hAnsi="Times New Roman" w:cs="Times New Roman"/>
          <w:sz w:val="24"/>
          <w:szCs w:val="24"/>
          <w:rPrChange w:id="603" w:author="Barrett, Hannah" w:date="2025-07-24T14:00:00Z" w16du:dateUtc="2025-07-24T21:00:00Z">
            <w:rPr/>
          </w:rPrChange>
        </w:rPr>
        <w:lastRenderedPageBreak/>
        <w:t xml:space="preserve">Contribution of warm habitat to cold-water fisheries. </w:t>
      </w:r>
      <w:r w:rsidRPr="00C761C5">
        <w:rPr>
          <w:rFonts w:ascii="Times New Roman" w:hAnsi="Times New Roman" w:cs="Times New Roman"/>
          <w:i/>
          <w:iCs/>
          <w:sz w:val="24"/>
          <w:szCs w:val="24"/>
          <w:rPrChange w:id="604" w:author="Barrett, Hannah" w:date="2025-07-24T14:00:00Z" w16du:dateUtc="2025-07-24T21:00:00Z">
            <w:rPr>
              <w:i/>
              <w:iCs/>
            </w:rPr>
          </w:rPrChange>
        </w:rPr>
        <w:t>Conservation Biology</w:t>
      </w:r>
      <w:r w:rsidRPr="00C761C5">
        <w:rPr>
          <w:rFonts w:ascii="Times New Roman" w:hAnsi="Times New Roman" w:cs="Times New Roman"/>
          <w:sz w:val="24"/>
          <w:szCs w:val="24"/>
          <w:rPrChange w:id="605" w:author="Barrett, Hannah" w:date="2025-07-24T14:00:00Z" w16du:dateUtc="2025-07-24T21:00:00Z">
            <w:rPr/>
          </w:rPrChange>
        </w:rPr>
        <w:t xml:space="preserve">, </w:t>
      </w:r>
      <w:r w:rsidRPr="00C761C5">
        <w:rPr>
          <w:rFonts w:ascii="Times New Roman" w:hAnsi="Times New Roman" w:cs="Times New Roman"/>
          <w:i/>
          <w:iCs/>
          <w:sz w:val="24"/>
          <w:szCs w:val="24"/>
          <w:rPrChange w:id="606" w:author="Barrett, Hannah" w:date="2025-07-24T14:00:00Z" w16du:dateUtc="2025-07-24T21:00:00Z">
            <w:rPr>
              <w:i/>
              <w:iCs/>
            </w:rPr>
          </w:rPrChange>
        </w:rPr>
        <w:t>36</w:t>
      </w:r>
      <w:r w:rsidRPr="00C761C5">
        <w:rPr>
          <w:rFonts w:ascii="Times New Roman" w:hAnsi="Times New Roman" w:cs="Times New Roman"/>
          <w:sz w:val="24"/>
          <w:szCs w:val="24"/>
          <w:rPrChange w:id="607" w:author="Barrett, Hannah" w:date="2025-07-24T14:00:00Z" w16du:dateUtc="2025-07-24T21:00:00Z">
            <w:rPr/>
          </w:rPrChange>
        </w:rPr>
        <w:t>(3), e13857. https://doi.org/10.1111/cobi.13857</w:t>
      </w:r>
    </w:p>
    <w:p w14:paraId="28BC784C" w14:textId="77777777" w:rsidR="00250764" w:rsidRPr="00C761C5" w:rsidRDefault="00250764" w:rsidP="00250764">
      <w:pPr>
        <w:pStyle w:val="Bibliography"/>
        <w:rPr>
          <w:rFonts w:ascii="Times New Roman" w:hAnsi="Times New Roman" w:cs="Times New Roman"/>
          <w:sz w:val="24"/>
          <w:szCs w:val="24"/>
          <w:rPrChange w:id="608" w:author="Barrett, Hannah" w:date="2025-07-24T14:00:00Z" w16du:dateUtc="2025-07-24T21:00:00Z">
            <w:rPr/>
          </w:rPrChange>
        </w:rPr>
      </w:pPr>
      <w:r w:rsidRPr="00C761C5">
        <w:rPr>
          <w:rFonts w:ascii="Times New Roman" w:hAnsi="Times New Roman" w:cs="Times New Roman"/>
          <w:sz w:val="24"/>
          <w:szCs w:val="24"/>
          <w:rPrChange w:id="609" w:author="Barrett, Hannah" w:date="2025-07-24T14:00:00Z" w16du:dateUtc="2025-07-24T21:00:00Z">
            <w:rPr/>
          </w:rPrChange>
        </w:rPr>
        <w:t xml:space="preserve">Isaak, D. J., &amp; Hubert, W. A. (2001). A Hypothesis About Factors That Affect Maximum Summer Stream Temperatures Across Montane Landscapes. </w:t>
      </w:r>
      <w:r w:rsidRPr="00C761C5">
        <w:rPr>
          <w:rFonts w:ascii="Times New Roman" w:hAnsi="Times New Roman" w:cs="Times New Roman"/>
          <w:i/>
          <w:iCs/>
          <w:sz w:val="24"/>
          <w:szCs w:val="24"/>
          <w:rPrChange w:id="610" w:author="Barrett, Hannah" w:date="2025-07-24T14:00:00Z" w16du:dateUtc="2025-07-24T21:00:00Z">
            <w:rPr>
              <w:i/>
              <w:iCs/>
            </w:rPr>
          </w:rPrChange>
        </w:rPr>
        <w:t>JAWRA Journal of the American Water Resources Association</w:t>
      </w:r>
      <w:r w:rsidRPr="00C761C5">
        <w:rPr>
          <w:rFonts w:ascii="Times New Roman" w:hAnsi="Times New Roman" w:cs="Times New Roman"/>
          <w:sz w:val="24"/>
          <w:szCs w:val="24"/>
          <w:rPrChange w:id="611" w:author="Barrett, Hannah" w:date="2025-07-24T14:00:00Z" w16du:dateUtc="2025-07-24T21:00:00Z">
            <w:rPr/>
          </w:rPrChange>
        </w:rPr>
        <w:t xml:space="preserve">, </w:t>
      </w:r>
      <w:r w:rsidRPr="00C761C5">
        <w:rPr>
          <w:rFonts w:ascii="Times New Roman" w:hAnsi="Times New Roman" w:cs="Times New Roman"/>
          <w:i/>
          <w:iCs/>
          <w:sz w:val="24"/>
          <w:szCs w:val="24"/>
          <w:rPrChange w:id="612" w:author="Barrett, Hannah" w:date="2025-07-24T14:00:00Z" w16du:dateUtc="2025-07-24T21:00:00Z">
            <w:rPr>
              <w:i/>
              <w:iCs/>
            </w:rPr>
          </w:rPrChange>
        </w:rPr>
        <w:t>37</w:t>
      </w:r>
      <w:r w:rsidRPr="00C761C5">
        <w:rPr>
          <w:rFonts w:ascii="Times New Roman" w:hAnsi="Times New Roman" w:cs="Times New Roman"/>
          <w:sz w:val="24"/>
          <w:szCs w:val="24"/>
          <w:rPrChange w:id="613" w:author="Barrett, Hannah" w:date="2025-07-24T14:00:00Z" w16du:dateUtc="2025-07-24T21:00:00Z">
            <w:rPr/>
          </w:rPrChange>
        </w:rPr>
        <w:t>(2), 351–366. https://doi.org/10.1111/j.1752-1688.2001.tb00974.x</w:t>
      </w:r>
    </w:p>
    <w:p w14:paraId="615FCE8E" w14:textId="77777777" w:rsidR="00250764" w:rsidRPr="00C761C5" w:rsidRDefault="00250764" w:rsidP="00250764">
      <w:pPr>
        <w:pStyle w:val="Bibliography"/>
        <w:rPr>
          <w:rFonts w:ascii="Times New Roman" w:hAnsi="Times New Roman" w:cs="Times New Roman"/>
          <w:sz w:val="24"/>
          <w:szCs w:val="24"/>
          <w:rPrChange w:id="614" w:author="Barrett, Hannah" w:date="2025-07-24T14:00:00Z" w16du:dateUtc="2025-07-24T21:00:00Z">
            <w:rPr/>
          </w:rPrChange>
        </w:rPr>
      </w:pPr>
      <w:r w:rsidRPr="00C761C5">
        <w:rPr>
          <w:rFonts w:ascii="Times New Roman" w:hAnsi="Times New Roman" w:cs="Times New Roman"/>
          <w:sz w:val="24"/>
          <w:szCs w:val="24"/>
          <w:rPrChange w:id="615" w:author="Barrett, Hannah" w:date="2025-07-24T14:00:00Z" w16du:dateUtc="2025-07-24T21:00:00Z">
            <w:rPr/>
          </w:rPrChange>
        </w:rPr>
        <w:t>Jepsen, N., Schreck, C., Clements, S., &amp; Thorstad, E. B. (2005). A brief discussion of the 2% tag/</w:t>
      </w:r>
      <w:proofErr w:type="spellStart"/>
      <w:r w:rsidRPr="00C761C5">
        <w:rPr>
          <w:rFonts w:ascii="Times New Roman" w:hAnsi="Times New Roman" w:cs="Times New Roman"/>
          <w:sz w:val="24"/>
          <w:szCs w:val="24"/>
          <w:rPrChange w:id="616" w:author="Barrett, Hannah" w:date="2025-07-24T14:00:00Z" w16du:dateUtc="2025-07-24T21:00:00Z">
            <w:rPr/>
          </w:rPrChange>
        </w:rPr>
        <w:t>bodymass</w:t>
      </w:r>
      <w:proofErr w:type="spellEnd"/>
      <w:r w:rsidRPr="00C761C5">
        <w:rPr>
          <w:rFonts w:ascii="Times New Roman" w:hAnsi="Times New Roman" w:cs="Times New Roman"/>
          <w:sz w:val="24"/>
          <w:szCs w:val="24"/>
          <w:rPrChange w:id="617" w:author="Barrett, Hannah" w:date="2025-07-24T14:00:00Z" w16du:dateUtc="2025-07-24T21:00:00Z">
            <w:rPr/>
          </w:rPrChange>
        </w:rPr>
        <w:t xml:space="preserve"> rule. </w:t>
      </w:r>
      <w:r w:rsidRPr="00C761C5">
        <w:rPr>
          <w:rFonts w:ascii="Times New Roman" w:hAnsi="Times New Roman" w:cs="Times New Roman"/>
          <w:i/>
          <w:iCs/>
          <w:sz w:val="24"/>
          <w:szCs w:val="24"/>
          <w:rPrChange w:id="618" w:author="Barrett, Hannah" w:date="2025-07-24T14:00:00Z" w16du:dateUtc="2025-07-24T21:00:00Z">
            <w:rPr>
              <w:i/>
              <w:iCs/>
            </w:rPr>
          </w:rPrChange>
        </w:rPr>
        <w:t>Aquatic Telemetry: Advances and Applications</w:t>
      </w:r>
      <w:r w:rsidRPr="00C761C5">
        <w:rPr>
          <w:rFonts w:ascii="Times New Roman" w:hAnsi="Times New Roman" w:cs="Times New Roman"/>
          <w:sz w:val="24"/>
          <w:szCs w:val="24"/>
          <w:rPrChange w:id="619" w:author="Barrett, Hannah" w:date="2025-07-24T14:00:00Z" w16du:dateUtc="2025-07-24T21:00:00Z">
            <w:rPr/>
          </w:rPrChange>
        </w:rPr>
        <w:t>, 255–259.</w:t>
      </w:r>
    </w:p>
    <w:p w14:paraId="3383FA59" w14:textId="77777777" w:rsidR="00250764" w:rsidRPr="00C761C5" w:rsidRDefault="00250764" w:rsidP="00250764">
      <w:pPr>
        <w:pStyle w:val="Bibliography"/>
        <w:rPr>
          <w:rFonts w:ascii="Times New Roman" w:hAnsi="Times New Roman" w:cs="Times New Roman"/>
          <w:sz w:val="24"/>
          <w:szCs w:val="24"/>
          <w:rPrChange w:id="620" w:author="Barrett, Hannah" w:date="2025-07-24T14:00:00Z" w16du:dateUtc="2025-07-24T21:00:00Z">
            <w:rPr/>
          </w:rPrChange>
        </w:rPr>
      </w:pPr>
      <w:r w:rsidRPr="00C761C5">
        <w:rPr>
          <w:rFonts w:ascii="Times New Roman" w:hAnsi="Times New Roman" w:cs="Times New Roman"/>
          <w:sz w:val="24"/>
          <w:szCs w:val="24"/>
          <w:rPrChange w:id="621" w:author="Barrett, Hannah" w:date="2025-07-24T14:00:00Z" w16du:dateUtc="2025-07-24T21:00:00Z">
            <w:rPr/>
          </w:rPrChange>
        </w:rPr>
        <w:t xml:space="preserve">Liedtke, T., Beeman, J., &amp; Gee, L. (2012). </w:t>
      </w:r>
      <w:r w:rsidRPr="00C761C5">
        <w:rPr>
          <w:rFonts w:ascii="Times New Roman" w:hAnsi="Times New Roman" w:cs="Times New Roman"/>
          <w:i/>
          <w:iCs/>
          <w:sz w:val="24"/>
          <w:szCs w:val="24"/>
          <w:rPrChange w:id="622" w:author="Barrett, Hannah" w:date="2025-07-24T14:00:00Z" w16du:dateUtc="2025-07-24T21:00:00Z">
            <w:rPr>
              <w:i/>
              <w:iCs/>
            </w:rPr>
          </w:rPrChange>
        </w:rPr>
        <w:t>A standard operating procedure for the surgical implantation of transmitters in juvenile salmonids</w:t>
      </w:r>
      <w:r w:rsidRPr="00C761C5">
        <w:rPr>
          <w:rFonts w:ascii="Times New Roman" w:hAnsi="Times New Roman" w:cs="Times New Roman"/>
          <w:sz w:val="24"/>
          <w:szCs w:val="24"/>
          <w:rPrChange w:id="623" w:author="Barrett, Hannah" w:date="2025-07-24T14:00:00Z" w16du:dateUtc="2025-07-24T21:00:00Z">
            <w:rPr/>
          </w:rPrChange>
        </w:rPr>
        <w:t xml:space="preserve"> (Open-File Report Nos. 2012–1267; Open-File Report).</w:t>
      </w:r>
    </w:p>
    <w:p w14:paraId="6927FD39" w14:textId="77777777" w:rsidR="00250764" w:rsidRPr="00C761C5" w:rsidRDefault="00250764" w:rsidP="00250764">
      <w:pPr>
        <w:pStyle w:val="Bibliography"/>
        <w:rPr>
          <w:rFonts w:ascii="Times New Roman" w:hAnsi="Times New Roman" w:cs="Times New Roman"/>
          <w:sz w:val="24"/>
          <w:szCs w:val="24"/>
          <w:rPrChange w:id="624" w:author="Barrett, Hannah" w:date="2025-07-24T14:00:00Z" w16du:dateUtc="2025-07-24T21:00:00Z">
            <w:rPr/>
          </w:rPrChange>
        </w:rPr>
      </w:pPr>
      <w:r w:rsidRPr="00C761C5">
        <w:rPr>
          <w:rFonts w:ascii="Times New Roman" w:hAnsi="Times New Roman" w:cs="Times New Roman"/>
          <w:sz w:val="24"/>
          <w:szCs w:val="24"/>
          <w:rPrChange w:id="625" w:author="Barrett, Hannah" w:date="2025-07-24T14:00:00Z" w16du:dateUtc="2025-07-24T21:00:00Z">
            <w:rPr/>
          </w:rPrChange>
        </w:rPr>
        <w:t xml:space="preserve">Logan, R. K., Vaudo, J. J., Wetherbee, B. M., &amp; Shivji, M. S. (2023). Patrolling the border: Billfish </w:t>
      </w:r>
      <w:proofErr w:type="gramStart"/>
      <w:r w:rsidRPr="00C761C5">
        <w:rPr>
          <w:rFonts w:ascii="Times New Roman" w:hAnsi="Times New Roman" w:cs="Times New Roman"/>
          <w:sz w:val="24"/>
          <w:szCs w:val="24"/>
          <w:rPrChange w:id="626" w:author="Barrett, Hannah" w:date="2025-07-24T14:00:00Z" w16du:dateUtc="2025-07-24T21:00:00Z">
            <w:rPr/>
          </w:rPrChange>
        </w:rPr>
        <w:t>exploit</w:t>
      </w:r>
      <w:proofErr w:type="gramEnd"/>
      <w:r w:rsidRPr="00C761C5">
        <w:rPr>
          <w:rFonts w:ascii="Times New Roman" w:hAnsi="Times New Roman" w:cs="Times New Roman"/>
          <w:sz w:val="24"/>
          <w:szCs w:val="24"/>
          <w:rPrChange w:id="627" w:author="Barrett, Hannah" w:date="2025-07-24T14:00:00Z" w16du:dateUtc="2025-07-24T21:00:00Z">
            <w:rPr/>
          </w:rPrChange>
        </w:rPr>
        <w:t xml:space="preserve"> the hypoxic boundary created by the world’s largest oxygen minimum zone. </w:t>
      </w:r>
      <w:r w:rsidRPr="00C761C5">
        <w:rPr>
          <w:rFonts w:ascii="Times New Roman" w:hAnsi="Times New Roman" w:cs="Times New Roman"/>
          <w:i/>
          <w:iCs/>
          <w:sz w:val="24"/>
          <w:szCs w:val="24"/>
          <w:rPrChange w:id="628" w:author="Barrett, Hannah" w:date="2025-07-24T14:00:00Z" w16du:dateUtc="2025-07-24T21:00:00Z">
            <w:rPr>
              <w:i/>
              <w:iCs/>
            </w:rPr>
          </w:rPrChange>
        </w:rPr>
        <w:t>Journal of Animal Ecology</w:t>
      </w:r>
      <w:r w:rsidRPr="00C761C5">
        <w:rPr>
          <w:rFonts w:ascii="Times New Roman" w:hAnsi="Times New Roman" w:cs="Times New Roman"/>
          <w:sz w:val="24"/>
          <w:szCs w:val="24"/>
          <w:rPrChange w:id="629" w:author="Barrett, Hannah" w:date="2025-07-24T14:00:00Z" w16du:dateUtc="2025-07-24T21:00:00Z">
            <w:rPr/>
          </w:rPrChange>
        </w:rPr>
        <w:t xml:space="preserve">, </w:t>
      </w:r>
      <w:r w:rsidRPr="00C761C5">
        <w:rPr>
          <w:rFonts w:ascii="Times New Roman" w:hAnsi="Times New Roman" w:cs="Times New Roman"/>
          <w:i/>
          <w:iCs/>
          <w:sz w:val="24"/>
          <w:szCs w:val="24"/>
          <w:rPrChange w:id="630" w:author="Barrett, Hannah" w:date="2025-07-24T14:00:00Z" w16du:dateUtc="2025-07-24T21:00:00Z">
            <w:rPr>
              <w:i/>
              <w:iCs/>
            </w:rPr>
          </w:rPrChange>
        </w:rPr>
        <w:t>92</w:t>
      </w:r>
      <w:r w:rsidRPr="00C761C5">
        <w:rPr>
          <w:rFonts w:ascii="Times New Roman" w:hAnsi="Times New Roman" w:cs="Times New Roman"/>
          <w:sz w:val="24"/>
          <w:szCs w:val="24"/>
          <w:rPrChange w:id="631" w:author="Barrett, Hannah" w:date="2025-07-24T14:00:00Z" w16du:dateUtc="2025-07-24T21:00:00Z">
            <w:rPr/>
          </w:rPrChange>
        </w:rPr>
        <w:t>(8), 1658–1671. https://doi.org/10.1111/1365-2656.13940</w:t>
      </w:r>
    </w:p>
    <w:p w14:paraId="3E2A6C31" w14:textId="77777777" w:rsidR="00250764" w:rsidRPr="00C761C5" w:rsidRDefault="00250764" w:rsidP="00250764">
      <w:pPr>
        <w:pStyle w:val="Bibliography"/>
        <w:rPr>
          <w:rFonts w:ascii="Times New Roman" w:hAnsi="Times New Roman" w:cs="Times New Roman"/>
          <w:sz w:val="24"/>
          <w:szCs w:val="24"/>
          <w:rPrChange w:id="632" w:author="Barrett, Hannah" w:date="2025-07-24T14:00:00Z" w16du:dateUtc="2025-07-24T21:00:00Z">
            <w:rPr/>
          </w:rPrChange>
        </w:rPr>
      </w:pPr>
      <w:proofErr w:type="spellStart"/>
      <w:r w:rsidRPr="00C761C5">
        <w:rPr>
          <w:rFonts w:ascii="Times New Roman" w:hAnsi="Times New Roman" w:cs="Times New Roman"/>
          <w:sz w:val="24"/>
          <w:szCs w:val="24"/>
          <w:rPrChange w:id="633" w:author="Barrett, Hannah" w:date="2025-07-24T14:00:00Z" w16du:dateUtc="2025-07-24T21:00:00Z">
            <w:rPr/>
          </w:rPrChange>
        </w:rPr>
        <w:t>Maasri</w:t>
      </w:r>
      <w:proofErr w:type="spellEnd"/>
      <w:r w:rsidRPr="00C761C5">
        <w:rPr>
          <w:rFonts w:ascii="Times New Roman" w:hAnsi="Times New Roman" w:cs="Times New Roman"/>
          <w:sz w:val="24"/>
          <w:szCs w:val="24"/>
          <w:rPrChange w:id="634" w:author="Barrett, Hannah" w:date="2025-07-24T14:00:00Z" w16du:dateUtc="2025-07-24T21:00:00Z">
            <w:rPr/>
          </w:rPrChange>
        </w:rPr>
        <w:t xml:space="preserve">, A., Schechner, A. E., </w:t>
      </w:r>
      <w:proofErr w:type="spellStart"/>
      <w:r w:rsidRPr="00C761C5">
        <w:rPr>
          <w:rFonts w:ascii="Times New Roman" w:hAnsi="Times New Roman" w:cs="Times New Roman"/>
          <w:sz w:val="24"/>
          <w:szCs w:val="24"/>
          <w:rPrChange w:id="635" w:author="Barrett, Hannah" w:date="2025-07-24T14:00:00Z" w16du:dateUtc="2025-07-24T21:00:00Z">
            <w:rPr/>
          </w:rPrChange>
        </w:rPr>
        <w:t>Erdenee</w:t>
      </w:r>
      <w:proofErr w:type="spellEnd"/>
      <w:r w:rsidRPr="00C761C5">
        <w:rPr>
          <w:rFonts w:ascii="Times New Roman" w:hAnsi="Times New Roman" w:cs="Times New Roman"/>
          <w:sz w:val="24"/>
          <w:szCs w:val="24"/>
          <w:rPrChange w:id="636" w:author="Barrett, Hannah" w:date="2025-07-24T14:00:00Z" w16du:dateUtc="2025-07-24T21:00:00Z">
            <w:rPr/>
          </w:rPrChange>
        </w:rPr>
        <w:t xml:space="preserve">, B., Dodds, W. K., Chandra, S., Gelhaus, J. K., &amp; Thorp, J. H. (2019). Does diel variation in oxygen influence taxonomic and functional diversity of stream macroinvertebrates? </w:t>
      </w:r>
      <w:r w:rsidRPr="00C761C5">
        <w:rPr>
          <w:rFonts w:ascii="Times New Roman" w:hAnsi="Times New Roman" w:cs="Times New Roman"/>
          <w:i/>
          <w:iCs/>
          <w:sz w:val="24"/>
          <w:szCs w:val="24"/>
          <w:rPrChange w:id="637" w:author="Barrett, Hannah" w:date="2025-07-24T14:00:00Z" w16du:dateUtc="2025-07-24T21:00:00Z">
            <w:rPr>
              <w:i/>
              <w:iCs/>
            </w:rPr>
          </w:rPrChange>
        </w:rPr>
        <w:t>Freshwater Science</w:t>
      </w:r>
      <w:r w:rsidRPr="00C761C5">
        <w:rPr>
          <w:rFonts w:ascii="Times New Roman" w:hAnsi="Times New Roman" w:cs="Times New Roman"/>
          <w:sz w:val="24"/>
          <w:szCs w:val="24"/>
          <w:rPrChange w:id="638" w:author="Barrett, Hannah" w:date="2025-07-24T14:00:00Z" w16du:dateUtc="2025-07-24T21:00:00Z">
            <w:rPr/>
          </w:rPrChange>
        </w:rPr>
        <w:t xml:space="preserve">, </w:t>
      </w:r>
      <w:r w:rsidRPr="00C761C5">
        <w:rPr>
          <w:rFonts w:ascii="Times New Roman" w:hAnsi="Times New Roman" w:cs="Times New Roman"/>
          <w:i/>
          <w:iCs/>
          <w:sz w:val="24"/>
          <w:szCs w:val="24"/>
          <w:rPrChange w:id="639" w:author="Barrett, Hannah" w:date="2025-07-24T14:00:00Z" w16du:dateUtc="2025-07-24T21:00:00Z">
            <w:rPr>
              <w:i/>
              <w:iCs/>
            </w:rPr>
          </w:rPrChange>
        </w:rPr>
        <w:t>38</w:t>
      </w:r>
      <w:r w:rsidRPr="00C761C5">
        <w:rPr>
          <w:rFonts w:ascii="Times New Roman" w:hAnsi="Times New Roman" w:cs="Times New Roman"/>
          <w:sz w:val="24"/>
          <w:szCs w:val="24"/>
          <w:rPrChange w:id="640" w:author="Barrett, Hannah" w:date="2025-07-24T14:00:00Z" w16du:dateUtc="2025-07-24T21:00:00Z">
            <w:rPr/>
          </w:rPrChange>
        </w:rPr>
        <w:t>(4), 692–701. https://doi.org/10.1086/705916</w:t>
      </w:r>
    </w:p>
    <w:p w14:paraId="7C8570A2" w14:textId="77777777" w:rsidR="00250764" w:rsidRPr="00C761C5" w:rsidRDefault="00250764" w:rsidP="00250764">
      <w:pPr>
        <w:pStyle w:val="Bibliography"/>
        <w:rPr>
          <w:rFonts w:ascii="Times New Roman" w:hAnsi="Times New Roman" w:cs="Times New Roman"/>
          <w:sz w:val="24"/>
          <w:szCs w:val="24"/>
          <w:rPrChange w:id="641" w:author="Barrett, Hannah" w:date="2025-07-24T14:00:00Z" w16du:dateUtc="2025-07-24T21:00:00Z">
            <w:rPr/>
          </w:rPrChange>
        </w:rPr>
      </w:pPr>
      <w:r w:rsidRPr="00C761C5">
        <w:rPr>
          <w:rFonts w:ascii="Times New Roman" w:hAnsi="Times New Roman" w:cs="Times New Roman"/>
          <w:sz w:val="24"/>
          <w:szCs w:val="24"/>
          <w:rPrChange w:id="642" w:author="Barrett, Hannah" w:date="2025-07-24T14:00:00Z" w16du:dateUtc="2025-07-24T21:00:00Z">
            <w:rPr/>
          </w:rPrChange>
        </w:rPr>
        <w:t xml:space="preserve">Mac, M. J. (1985). Effects of ration size on preferred temperature of lake charr Salvelinus </w:t>
      </w:r>
      <w:proofErr w:type="spellStart"/>
      <w:r w:rsidRPr="00C761C5">
        <w:rPr>
          <w:rFonts w:ascii="Times New Roman" w:hAnsi="Times New Roman" w:cs="Times New Roman"/>
          <w:sz w:val="24"/>
          <w:szCs w:val="24"/>
          <w:rPrChange w:id="643" w:author="Barrett, Hannah" w:date="2025-07-24T14:00:00Z" w16du:dateUtc="2025-07-24T21:00:00Z">
            <w:rPr/>
          </w:rPrChange>
        </w:rPr>
        <w:t>namaycush</w:t>
      </w:r>
      <w:proofErr w:type="spellEnd"/>
      <w:r w:rsidRPr="00C761C5">
        <w:rPr>
          <w:rFonts w:ascii="Times New Roman" w:hAnsi="Times New Roman" w:cs="Times New Roman"/>
          <w:sz w:val="24"/>
          <w:szCs w:val="24"/>
          <w:rPrChange w:id="644" w:author="Barrett, Hannah" w:date="2025-07-24T14:00:00Z" w16du:dateUtc="2025-07-24T21:00:00Z">
            <w:rPr/>
          </w:rPrChange>
        </w:rPr>
        <w:t xml:space="preserve">. </w:t>
      </w:r>
      <w:r w:rsidRPr="00C761C5">
        <w:rPr>
          <w:rFonts w:ascii="Times New Roman" w:hAnsi="Times New Roman" w:cs="Times New Roman"/>
          <w:i/>
          <w:iCs/>
          <w:sz w:val="24"/>
          <w:szCs w:val="24"/>
          <w:rPrChange w:id="645" w:author="Barrett, Hannah" w:date="2025-07-24T14:00:00Z" w16du:dateUtc="2025-07-24T21:00:00Z">
            <w:rPr>
              <w:i/>
              <w:iCs/>
            </w:rPr>
          </w:rPrChange>
        </w:rPr>
        <w:t>Environmental Biology of Fishes</w:t>
      </w:r>
      <w:r w:rsidRPr="00C761C5">
        <w:rPr>
          <w:rFonts w:ascii="Times New Roman" w:hAnsi="Times New Roman" w:cs="Times New Roman"/>
          <w:sz w:val="24"/>
          <w:szCs w:val="24"/>
          <w:rPrChange w:id="646" w:author="Barrett, Hannah" w:date="2025-07-24T14:00:00Z" w16du:dateUtc="2025-07-24T21:00:00Z">
            <w:rPr/>
          </w:rPrChange>
        </w:rPr>
        <w:t xml:space="preserve">, </w:t>
      </w:r>
      <w:r w:rsidRPr="00C761C5">
        <w:rPr>
          <w:rFonts w:ascii="Times New Roman" w:hAnsi="Times New Roman" w:cs="Times New Roman"/>
          <w:i/>
          <w:iCs/>
          <w:sz w:val="24"/>
          <w:szCs w:val="24"/>
          <w:rPrChange w:id="647" w:author="Barrett, Hannah" w:date="2025-07-24T14:00:00Z" w16du:dateUtc="2025-07-24T21:00:00Z">
            <w:rPr>
              <w:i/>
              <w:iCs/>
            </w:rPr>
          </w:rPrChange>
        </w:rPr>
        <w:t>14</w:t>
      </w:r>
      <w:r w:rsidRPr="00C761C5">
        <w:rPr>
          <w:rFonts w:ascii="Times New Roman" w:hAnsi="Times New Roman" w:cs="Times New Roman"/>
          <w:sz w:val="24"/>
          <w:szCs w:val="24"/>
          <w:rPrChange w:id="648" w:author="Barrett, Hannah" w:date="2025-07-24T14:00:00Z" w16du:dateUtc="2025-07-24T21:00:00Z">
            <w:rPr/>
          </w:rPrChange>
        </w:rPr>
        <w:t>(2), 227–231. https://doi.org/10.1007/BF00000830</w:t>
      </w:r>
    </w:p>
    <w:p w14:paraId="263EF914" w14:textId="77777777" w:rsidR="00250764" w:rsidRPr="00C761C5" w:rsidRDefault="00250764" w:rsidP="00250764">
      <w:pPr>
        <w:pStyle w:val="Bibliography"/>
        <w:rPr>
          <w:rFonts w:ascii="Times New Roman" w:hAnsi="Times New Roman" w:cs="Times New Roman"/>
          <w:sz w:val="24"/>
          <w:szCs w:val="24"/>
          <w:rPrChange w:id="649" w:author="Barrett, Hannah" w:date="2025-07-24T14:00:00Z" w16du:dateUtc="2025-07-24T21:00:00Z">
            <w:rPr/>
          </w:rPrChange>
        </w:rPr>
      </w:pPr>
      <w:r w:rsidRPr="00C761C5">
        <w:rPr>
          <w:rFonts w:ascii="Times New Roman" w:hAnsi="Times New Roman" w:cs="Times New Roman"/>
          <w:sz w:val="24"/>
          <w:szCs w:val="24"/>
          <w:rPrChange w:id="650" w:author="Barrett, Hannah" w:date="2025-07-24T14:00:00Z" w16du:dateUtc="2025-07-24T21:00:00Z">
            <w:rPr/>
          </w:rPrChange>
        </w:rPr>
        <w:lastRenderedPageBreak/>
        <w:t xml:space="preserve">Matthews, K. R., &amp; Berg, N. H. (1997). Rainbow trout responses to water temperature and dissolved oxygen stress in two southern California stream pools. </w:t>
      </w:r>
      <w:r w:rsidRPr="00C761C5">
        <w:rPr>
          <w:rFonts w:ascii="Times New Roman" w:hAnsi="Times New Roman" w:cs="Times New Roman"/>
          <w:i/>
          <w:iCs/>
          <w:sz w:val="24"/>
          <w:szCs w:val="24"/>
          <w:rPrChange w:id="651" w:author="Barrett, Hannah" w:date="2025-07-24T14:00:00Z" w16du:dateUtc="2025-07-24T21:00:00Z">
            <w:rPr>
              <w:i/>
              <w:iCs/>
            </w:rPr>
          </w:rPrChange>
        </w:rPr>
        <w:t>Journal of Fish Biology</w:t>
      </w:r>
      <w:r w:rsidRPr="00C761C5">
        <w:rPr>
          <w:rFonts w:ascii="Times New Roman" w:hAnsi="Times New Roman" w:cs="Times New Roman"/>
          <w:sz w:val="24"/>
          <w:szCs w:val="24"/>
          <w:rPrChange w:id="652" w:author="Barrett, Hannah" w:date="2025-07-24T14:00:00Z" w16du:dateUtc="2025-07-24T21:00:00Z">
            <w:rPr/>
          </w:rPrChange>
        </w:rPr>
        <w:t xml:space="preserve">, </w:t>
      </w:r>
      <w:r w:rsidRPr="00C761C5">
        <w:rPr>
          <w:rFonts w:ascii="Times New Roman" w:hAnsi="Times New Roman" w:cs="Times New Roman"/>
          <w:i/>
          <w:iCs/>
          <w:sz w:val="24"/>
          <w:szCs w:val="24"/>
          <w:rPrChange w:id="653" w:author="Barrett, Hannah" w:date="2025-07-24T14:00:00Z" w16du:dateUtc="2025-07-24T21:00:00Z">
            <w:rPr>
              <w:i/>
              <w:iCs/>
            </w:rPr>
          </w:rPrChange>
        </w:rPr>
        <w:t>50</w:t>
      </w:r>
      <w:r w:rsidRPr="00C761C5">
        <w:rPr>
          <w:rFonts w:ascii="Times New Roman" w:hAnsi="Times New Roman" w:cs="Times New Roman"/>
          <w:sz w:val="24"/>
          <w:szCs w:val="24"/>
          <w:rPrChange w:id="654" w:author="Barrett, Hannah" w:date="2025-07-24T14:00:00Z" w16du:dateUtc="2025-07-24T21:00:00Z">
            <w:rPr/>
          </w:rPrChange>
        </w:rPr>
        <w:t>(1), 50–67. https://doi.org/10.1111/j.1095-8649.1997.tb01339.x</w:t>
      </w:r>
    </w:p>
    <w:p w14:paraId="58E6426A" w14:textId="77777777" w:rsidR="00250764" w:rsidRPr="00C761C5" w:rsidRDefault="00250764" w:rsidP="00250764">
      <w:pPr>
        <w:pStyle w:val="Bibliography"/>
        <w:rPr>
          <w:rFonts w:ascii="Times New Roman" w:hAnsi="Times New Roman" w:cs="Times New Roman"/>
          <w:sz w:val="24"/>
          <w:szCs w:val="24"/>
          <w:rPrChange w:id="655" w:author="Barrett, Hannah" w:date="2025-07-24T14:00:00Z" w16du:dateUtc="2025-07-24T21:00:00Z">
            <w:rPr/>
          </w:rPrChange>
        </w:rPr>
      </w:pPr>
      <w:r w:rsidRPr="00C761C5">
        <w:rPr>
          <w:rFonts w:ascii="Times New Roman" w:hAnsi="Times New Roman" w:cs="Times New Roman"/>
          <w:sz w:val="24"/>
          <w:szCs w:val="24"/>
          <w:rPrChange w:id="656" w:author="Barrett, Hannah" w:date="2025-07-24T14:00:00Z" w16du:dateUtc="2025-07-24T21:00:00Z">
            <w:rPr/>
          </w:rPrChange>
        </w:rPr>
        <w:t xml:space="preserve">McLaren, J. S., Van Kirk, R. W., </w:t>
      </w:r>
      <w:proofErr w:type="spellStart"/>
      <w:r w:rsidRPr="00C761C5">
        <w:rPr>
          <w:rFonts w:ascii="Times New Roman" w:hAnsi="Times New Roman" w:cs="Times New Roman"/>
          <w:sz w:val="24"/>
          <w:szCs w:val="24"/>
          <w:rPrChange w:id="657" w:author="Barrett, Hannah" w:date="2025-07-24T14:00:00Z" w16du:dateUtc="2025-07-24T21:00:00Z">
            <w:rPr/>
          </w:rPrChange>
        </w:rPr>
        <w:t>Mabaka</w:t>
      </w:r>
      <w:proofErr w:type="spellEnd"/>
      <w:r w:rsidRPr="00C761C5">
        <w:rPr>
          <w:rFonts w:ascii="Times New Roman" w:hAnsi="Times New Roman" w:cs="Times New Roman"/>
          <w:sz w:val="24"/>
          <w:szCs w:val="24"/>
          <w:rPrChange w:id="658" w:author="Barrett, Hannah" w:date="2025-07-24T14:00:00Z" w16du:dateUtc="2025-07-24T21:00:00Z">
            <w:rPr/>
          </w:rPrChange>
        </w:rPr>
        <w:t xml:space="preserve">, A. J., Brothers, S., &amp; Budy, P. (2023). Drawdown, Habitat, and Kokanee Populations in a Western U.S. Reservoir. </w:t>
      </w:r>
      <w:r w:rsidRPr="00C761C5">
        <w:rPr>
          <w:rFonts w:ascii="Times New Roman" w:hAnsi="Times New Roman" w:cs="Times New Roman"/>
          <w:i/>
          <w:iCs/>
          <w:sz w:val="24"/>
          <w:szCs w:val="24"/>
          <w:rPrChange w:id="659" w:author="Barrett, Hannah" w:date="2025-07-24T14:00:00Z" w16du:dateUtc="2025-07-24T21:00:00Z">
            <w:rPr>
              <w:i/>
              <w:iCs/>
            </w:rPr>
          </w:rPrChange>
        </w:rPr>
        <w:t>North American Journal of Fisheries Management</w:t>
      </w:r>
      <w:r w:rsidRPr="00C761C5">
        <w:rPr>
          <w:rFonts w:ascii="Times New Roman" w:hAnsi="Times New Roman" w:cs="Times New Roman"/>
          <w:sz w:val="24"/>
          <w:szCs w:val="24"/>
          <w:rPrChange w:id="660" w:author="Barrett, Hannah" w:date="2025-07-24T14:00:00Z" w16du:dateUtc="2025-07-24T21:00:00Z">
            <w:rPr/>
          </w:rPrChange>
        </w:rPr>
        <w:t xml:space="preserve">, </w:t>
      </w:r>
      <w:r w:rsidRPr="00C761C5">
        <w:rPr>
          <w:rFonts w:ascii="Times New Roman" w:hAnsi="Times New Roman" w:cs="Times New Roman"/>
          <w:i/>
          <w:iCs/>
          <w:sz w:val="24"/>
          <w:szCs w:val="24"/>
          <w:rPrChange w:id="661" w:author="Barrett, Hannah" w:date="2025-07-24T14:00:00Z" w16du:dateUtc="2025-07-24T21:00:00Z">
            <w:rPr>
              <w:i/>
              <w:iCs/>
            </w:rPr>
          </w:rPrChange>
        </w:rPr>
        <w:t>43</w:t>
      </w:r>
      <w:r w:rsidRPr="00C761C5">
        <w:rPr>
          <w:rFonts w:ascii="Times New Roman" w:hAnsi="Times New Roman" w:cs="Times New Roman"/>
          <w:sz w:val="24"/>
          <w:szCs w:val="24"/>
          <w:rPrChange w:id="662" w:author="Barrett, Hannah" w:date="2025-07-24T14:00:00Z" w16du:dateUtc="2025-07-24T21:00:00Z">
            <w:rPr/>
          </w:rPrChange>
        </w:rPr>
        <w:t>(2), 339–351. https://doi.org/10.1002/nafm.10879</w:t>
      </w:r>
    </w:p>
    <w:p w14:paraId="148EC7A9" w14:textId="77777777" w:rsidR="00250764" w:rsidRPr="00C761C5" w:rsidRDefault="00250764" w:rsidP="00250764">
      <w:pPr>
        <w:pStyle w:val="Bibliography"/>
        <w:rPr>
          <w:rFonts w:ascii="Times New Roman" w:hAnsi="Times New Roman" w:cs="Times New Roman"/>
          <w:sz w:val="24"/>
          <w:szCs w:val="24"/>
          <w:rPrChange w:id="663" w:author="Barrett, Hannah" w:date="2025-07-24T14:00:00Z" w16du:dateUtc="2025-07-24T21:00:00Z">
            <w:rPr/>
          </w:rPrChange>
        </w:rPr>
      </w:pPr>
      <w:r w:rsidRPr="00C761C5">
        <w:rPr>
          <w:rFonts w:ascii="Times New Roman" w:hAnsi="Times New Roman" w:cs="Times New Roman"/>
          <w:sz w:val="24"/>
          <w:szCs w:val="24"/>
          <w:rPrChange w:id="664" w:author="Barrett, Hannah" w:date="2025-07-24T14:00:00Z" w16du:dateUtc="2025-07-24T21:00:00Z">
            <w:rPr/>
          </w:rPrChange>
        </w:rPr>
        <w:t xml:space="preserve">Metcalfe, N. B., Van Leeuwen, T. E., &amp; Killen, S. S. (2016). Does individual variation in metabolic phenotype predict fish </w:t>
      </w:r>
      <w:proofErr w:type="spellStart"/>
      <w:r w:rsidRPr="00C761C5">
        <w:rPr>
          <w:rFonts w:ascii="Times New Roman" w:hAnsi="Times New Roman" w:cs="Times New Roman"/>
          <w:sz w:val="24"/>
          <w:szCs w:val="24"/>
          <w:rPrChange w:id="665" w:author="Barrett, Hannah" w:date="2025-07-24T14:00:00Z" w16du:dateUtc="2025-07-24T21:00:00Z">
            <w:rPr/>
          </w:rPrChange>
        </w:rPr>
        <w:t>behaviour</w:t>
      </w:r>
      <w:proofErr w:type="spellEnd"/>
      <w:r w:rsidRPr="00C761C5">
        <w:rPr>
          <w:rFonts w:ascii="Times New Roman" w:hAnsi="Times New Roman" w:cs="Times New Roman"/>
          <w:sz w:val="24"/>
          <w:szCs w:val="24"/>
          <w:rPrChange w:id="666" w:author="Barrett, Hannah" w:date="2025-07-24T14:00:00Z" w16du:dateUtc="2025-07-24T21:00:00Z">
            <w:rPr/>
          </w:rPrChange>
        </w:rPr>
        <w:t xml:space="preserve"> and performance? </w:t>
      </w:r>
      <w:r w:rsidRPr="00C761C5">
        <w:rPr>
          <w:rFonts w:ascii="Times New Roman" w:hAnsi="Times New Roman" w:cs="Times New Roman"/>
          <w:i/>
          <w:iCs/>
          <w:sz w:val="24"/>
          <w:szCs w:val="24"/>
          <w:rPrChange w:id="667" w:author="Barrett, Hannah" w:date="2025-07-24T14:00:00Z" w16du:dateUtc="2025-07-24T21:00:00Z">
            <w:rPr>
              <w:i/>
              <w:iCs/>
            </w:rPr>
          </w:rPrChange>
        </w:rPr>
        <w:t>Journal of Fish Biology</w:t>
      </w:r>
      <w:r w:rsidRPr="00C761C5">
        <w:rPr>
          <w:rFonts w:ascii="Times New Roman" w:hAnsi="Times New Roman" w:cs="Times New Roman"/>
          <w:sz w:val="24"/>
          <w:szCs w:val="24"/>
          <w:rPrChange w:id="668" w:author="Barrett, Hannah" w:date="2025-07-24T14:00:00Z" w16du:dateUtc="2025-07-24T21:00:00Z">
            <w:rPr/>
          </w:rPrChange>
        </w:rPr>
        <w:t xml:space="preserve">, </w:t>
      </w:r>
      <w:r w:rsidRPr="00C761C5">
        <w:rPr>
          <w:rFonts w:ascii="Times New Roman" w:hAnsi="Times New Roman" w:cs="Times New Roman"/>
          <w:i/>
          <w:iCs/>
          <w:sz w:val="24"/>
          <w:szCs w:val="24"/>
          <w:rPrChange w:id="669" w:author="Barrett, Hannah" w:date="2025-07-24T14:00:00Z" w16du:dateUtc="2025-07-24T21:00:00Z">
            <w:rPr>
              <w:i/>
              <w:iCs/>
            </w:rPr>
          </w:rPrChange>
        </w:rPr>
        <w:t>88</w:t>
      </w:r>
      <w:r w:rsidRPr="00C761C5">
        <w:rPr>
          <w:rFonts w:ascii="Times New Roman" w:hAnsi="Times New Roman" w:cs="Times New Roman"/>
          <w:sz w:val="24"/>
          <w:szCs w:val="24"/>
          <w:rPrChange w:id="670" w:author="Barrett, Hannah" w:date="2025-07-24T14:00:00Z" w16du:dateUtc="2025-07-24T21:00:00Z">
            <w:rPr/>
          </w:rPrChange>
        </w:rPr>
        <w:t>(1), 298–321. https://doi.org/10.1111/jfb.12699</w:t>
      </w:r>
    </w:p>
    <w:p w14:paraId="448E4821" w14:textId="77777777" w:rsidR="00250764" w:rsidRPr="00C761C5" w:rsidRDefault="00250764" w:rsidP="00250764">
      <w:pPr>
        <w:pStyle w:val="Bibliography"/>
        <w:rPr>
          <w:rFonts w:ascii="Times New Roman" w:hAnsi="Times New Roman" w:cs="Times New Roman"/>
          <w:sz w:val="24"/>
          <w:szCs w:val="24"/>
          <w:rPrChange w:id="671" w:author="Barrett, Hannah" w:date="2025-07-24T14:00:00Z" w16du:dateUtc="2025-07-24T21:00:00Z">
            <w:rPr/>
          </w:rPrChange>
        </w:rPr>
      </w:pPr>
      <w:r w:rsidRPr="00C761C5">
        <w:rPr>
          <w:rFonts w:ascii="Times New Roman" w:hAnsi="Times New Roman" w:cs="Times New Roman"/>
          <w:sz w:val="24"/>
          <w:szCs w:val="24"/>
          <w:rPrChange w:id="672" w:author="Barrett, Hannah" w:date="2025-07-24T14:00:00Z" w16du:dateUtc="2025-07-24T21:00:00Z">
            <w:rPr/>
          </w:rPrChange>
        </w:rPr>
        <w:t>Moran, N. P., Sánchez-</w:t>
      </w:r>
      <w:proofErr w:type="spellStart"/>
      <w:r w:rsidRPr="00C761C5">
        <w:rPr>
          <w:rFonts w:ascii="Times New Roman" w:hAnsi="Times New Roman" w:cs="Times New Roman"/>
          <w:sz w:val="24"/>
          <w:szCs w:val="24"/>
          <w:rPrChange w:id="673" w:author="Barrett, Hannah" w:date="2025-07-24T14:00:00Z" w16du:dateUtc="2025-07-24T21:00:00Z">
            <w:rPr/>
          </w:rPrChange>
        </w:rPr>
        <w:t>Tójar</w:t>
      </w:r>
      <w:proofErr w:type="spellEnd"/>
      <w:r w:rsidRPr="00C761C5">
        <w:rPr>
          <w:rFonts w:ascii="Times New Roman" w:hAnsi="Times New Roman" w:cs="Times New Roman"/>
          <w:sz w:val="24"/>
          <w:szCs w:val="24"/>
          <w:rPrChange w:id="674" w:author="Barrett, Hannah" w:date="2025-07-24T14:00:00Z" w16du:dateUtc="2025-07-24T21:00:00Z">
            <w:rPr/>
          </w:rPrChange>
        </w:rPr>
        <w:t xml:space="preserve">, A., </w:t>
      </w:r>
      <w:proofErr w:type="spellStart"/>
      <w:r w:rsidRPr="00C761C5">
        <w:rPr>
          <w:rFonts w:ascii="Times New Roman" w:hAnsi="Times New Roman" w:cs="Times New Roman"/>
          <w:sz w:val="24"/>
          <w:szCs w:val="24"/>
          <w:rPrChange w:id="675" w:author="Barrett, Hannah" w:date="2025-07-24T14:00:00Z" w16du:dateUtc="2025-07-24T21:00:00Z">
            <w:rPr/>
          </w:rPrChange>
        </w:rPr>
        <w:t>Schielzeth</w:t>
      </w:r>
      <w:proofErr w:type="spellEnd"/>
      <w:r w:rsidRPr="00C761C5">
        <w:rPr>
          <w:rFonts w:ascii="Times New Roman" w:hAnsi="Times New Roman" w:cs="Times New Roman"/>
          <w:sz w:val="24"/>
          <w:szCs w:val="24"/>
          <w:rPrChange w:id="676" w:author="Barrett, Hannah" w:date="2025-07-24T14:00:00Z" w16du:dateUtc="2025-07-24T21:00:00Z">
            <w:rPr/>
          </w:rPrChange>
        </w:rPr>
        <w:t xml:space="preserve">, H., &amp; Reinhold, K. (2021). Poor nutritional condition promotes high-risk </w:t>
      </w:r>
      <w:proofErr w:type="spellStart"/>
      <w:r w:rsidRPr="00C761C5">
        <w:rPr>
          <w:rFonts w:ascii="Times New Roman" w:hAnsi="Times New Roman" w:cs="Times New Roman"/>
          <w:sz w:val="24"/>
          <w:szCs w:val="24"/>
          <w:rPrChange w:id="677" w:author="Barrett, Hannah" w:date="2025-07-24T14:00:00Z" w16du:dateUtc="2025-07-24T21:00:00Z">
            <w:rPr/>
          </w:rPrChange>
        </w:rPr>
        <w:t>behaviours</w:t>
      </w:r>
      <w:proofErr w:type="spellEnd"/>
      <w:r w:rsidRPr="00C761C5">
        <w:rPr>
          <w:rFonts w:ascii="Times New Roman" w:hAnsi="Times New Roman" w:cs="Times New Roman"/>
          <w:sz w:val="24"/>
          <w:szCs w:val="24"/>
          <w:rPrChange w:id="678" w:author="Barrett, Hannah" w:date="2025-07-24T14:00:00Z" w16du:dateUtc="2025-07-24T21:00:00Z">
            <w:rPr/>
          </w:rPrChange>
        </w:rPr>
        <w:t xml:space="preserve">: A systematic review and meta-analysis. </w:t>
      </w:r>
      <w:r w:rsidRPr="00C761C5">
        <w:rPr>
          <w:rFonts w:ascii="Times New Roman" w:hAnsi="Times New Roman" w:cs="Times New Roman"/>
          <w:i/>
          <w:iCs/>
          <w:sz w:val="24"/>
          <w:szCs w:val="24"/>
          <w:rPrChange w:id="679" w:author="Barrett, Hannah" w:date="2025-07-24T14:00:00Z" w16du:dateUtc="2025-07-24T21:00:00Z">
            <w:rPr>
              <w:i/>
              <w:iCs/>
            </w:rPr>
          </w:rPrChange>
        </w:rPr>
        <w:t>Biological Reviews</w:t>
      </w:r>
      <w:r w:rsidRPr="00C761C5">
        <w:rPr>
          <w:rFonts w:ascii="Times New Roman" w:hAnsi="Times New Roman" w:cs="Times New Roman"/>
          <w:sz w:val="24"/>
          <w:szCs w:val="24"/>
          <w:rPrChange w:id="680" w:author="Barrett, Hannah" w:date="2025-07-24T14:00:00Z" w16du:dateUtc="2025-07-24T21:00:00Z">
            <w:rPr/>
          </w:rPrChange>
        </w:rPr>
        <w:t xml:space="preserve">, </w:t>
      </w:r>
      <w:r w:rsidRPr="00C761C5">
        <w:rPr>
          <w:rFonts w:ascii="Times New Roman" w:hAnsi="Times New Roman" w:cs="Times New Roman"/>
          <w:i/>
          <w:iCs/>
          <w:sz w:val="24"/>
          <w:szCs w:val="24"/>
          <w:rPrChange w:id="681" w:author="Barrett, Hannah" w:date="2025-07-24T14:00:00Z" w16du:dateUtc="2025-07-24T21:00:00Z">
            <w:rPr>
              <w:i/>
              <w:iCs/>
            </w:rPr>
          </w:rPrChange>
        </w:rPr>
        <w:t>96</w:t>
      </w:r>
      <w:r w:rsidRPr="00C761C5">
        <w:rPr>
          <w:rFonts w:ascii="Times New Roman" w:hAnsi="Times New Roman" w:cs="Times New Roman"/>
          <w:sz w:val="24"/>
          <w:szCs w:val="24"/>
          <w:rPrChange w:id="682" w:author="Barrett, Hannah" w:date="2025-07-24T14:00:00Z" w16du:dateUtc="2025-07-24T21:00:00Z">
            <w:rPr/>
          </w:rPrChange>
        </w:rPr>
        <w:t>(1), 269–288. https://doi.org/10.1111/brv.12655</w:t>
      </w:r>
    </w:p>
    <w:p w14:paraId="2171FA80" w14:textId="77777777" w:rsidR="00250764" w:rsidRPr="00C761C5" w:rsidRDefault="00250764" w:rsidP="00250764">
      <w:pPr>
        <w:pStyle w:val="Bibliography"/>
        <w:rPr>
          <w:rFonts w:ascii="Times New Roman" w:hAnsi="Times New Roman" w:cs="Times New Roman"/>
          <w:sz w:val="24"/>
          <w:szCs w:val="24"/>
          <w:rPrChange w:id="683" w:author="Barrett, Hannah" w:date="2025-07-24T14:00:00Z" w16du:dateUtc="2025-07-24T21:00:00Z">
            <w:rPr/>
          </w:rPrChange>
        </w:rPr>
      </w:pPr>
      <w:r w:rsidRPr="00C761C5">
        <w:rPr>
          <w:rFonts w:ascii="Times New Roman" w:hAnsi="Times New Roman" w:cs="Times New Roman"/>
          <w:sz w:val="24"/>
          <w:szCs w:val="24"/>
          <w:rPrChange w:id="684" w:author="Barrett, Hannah" w:date="2025-07-24T14:00:00Z" w16du:dateUtc="2025-07-24T21:00:00Z">
            <w:rPr/>
          </w:rPrChange>
        </w:rPr>
        <w:t xml:space="preserve">Oksanen, J., Kindt, R., Legendre, P., O’Hara, B., Stevens, </w:t>
      </w:r>
      <w:proofErr w:type="gramStart"/>
      <w:r w:rsidRPr="00C761C5">
        <w:rPr>
          <w:rFonts w:ascii="Times New Roman" w:hAnsi="Times New Roman" w:cs="Times New Roman"/>
          <w:sz w:val="24"/>
          <w:szCs w:val="24"/>
          <w:rPrChange w:id="685" w:author="Barrett, Hannah" w:date="2025-07-24T14:00:00Z" w16du:dateUtc="2025-07-24T21:00:00Z">
            <w:rPr/>
          </w:rPrChange>
        </w:rPr>
        <w:t>M. H</w:t>
      </w:r>
      <w:proofErr w:type="gramEnd"/>
      <w:r w:rsidRPr="00C761C5">
        <w:rPr>
          <w:rFonts w:ascii="Times New Roman" w:hAnsi="Times New Roman" w:cs="Times New Roman"/>
          <w:sz w:val="24"/>
          <w:szCs w:val="24"/>
          <w:rPrChange w:id="686" w:author="Barrett, Hannah" w:date="2025-07-24T14:00:00Z" w16du:dateUtc="2025-07-24T21:00:00Z">
            <w:rPr/>
          </w:rPrChange>
        </w:rPr>
        <w:t xml:space="preserve">. H., Oksanen, M. J., &amp; Suggests, M. </w:t>
      </w:r>
      <w:proofErr w:type="gramStart"/>
      <w:r w:rsidRPr="00C761C5">
        <w:rPr>
          <w:rFonts w:ascii="Times New Roman" w:hAnsi="Times New Roman" w:cs="Times New Roman"/>
          <w:sz w:val="24"/>
          <w:szCs w:val="24"/>
          <w:rPrChange w:id="687" w:author="Barrett, Hannah" w:date="2025-07-24T14:00:00Z" w16du:dateUtc="2025-07-24T21:00:00Z">
            <w:rPr/>
          </w:rPrChange>
        </w:rPr>
        <w:t>A. S</w:t>
      </w:r>
      <w:proofErr w:type="gramEnd"/>
      <w:r w:rsidRPr="00C761C5">
        <w:rPr>
          <w:rFonts w:ascii="Times New Roman" w:hAnsi="Times New Roman" w:cs="Times New Roman"/>
          <w:sz w:val="24"/>
          <w:szCs w:val="24"/>
          <w:rPrChange w:id="688" w:author="Barrett, Hannah" w:date="2025-07-24T14:00:00Z" w16du:dateUtc="2025-07-24T21:00:00Z">
            <w:rPr/>
          </w:rPrChange>
        </w:rPr>
        <w:t xml:space="preserve">. S. (2007). The vegan package. </w:t>
      </w:r>
      <w:r w:rsidRPr="00C761C5">
        <w:rPr>
          <w:rFonts w:ascii="Times New Roman" w:hAnsi="Times New Roman" w:cs="Times New Roman"/>
          <w:i/>
          <w:iCs/>
          <w:sz w:val="24"/>
          <w:szCs w:val="24"/>
          <w:rPrChange w:id="689" w:author="Barrett, Hannah" w:date="2025-07-24T14:00:00Z" w16du:dateUtc="2025-07-24T21:00:00Z">
            <w:rPr>
              <w:i/>
              <w:iCs/>
            </w:rPr>
          </w:rPrChange>
        </w:rPr>
        <w:t>Community Ecology Package</w:t>
      </w:r>
      <w:r w:rsidRPr="00C761C5">
        <w:rPr>
          <w:rFonts w:ascii="Times New Roman" w:hAnsi="Times New Roman" w:cs="Times New Roman"/>
          <w:sz w:val="24"/>
          <w:szCs w:val="24"/>
          <w:rPrChange w:id="690" w:author="Barrett, Hannah" w:date="2025-07-24T14:00:00Z" w16du:dateUtc="2025-07-24T21:00:00Z">
            <w:rPr/>
          </w:rPrChange>
        </w:rPr>
        <w:t xml:space="preserve">, </w:t>
      </w:r>
      <w:r w:rsidRPr="00C761C5">
        <w:rPr>
          <w:rFonts w:ascii="Times New Roman" w:hAnsi="Times New Roman" w:cs="Times New Roman"/>
          <w:i/>
          <w:iCs/>
          <w:sz w:val="24"/>
          <w:szCs w:val="24"/>
          <w:rPrChange w:id="691" w:author="Barrett, Hannah" w:date="2025-07-24T14:00:00Z" w16du:dateUtc="2025-07-24T21:00:00Z">
            <w:rPr>
              <w:i/>
              <w:iCs/>
            </w:rPr>
          </w:rPrChange>
        </w:rPr>
        <w:t>10</w:t>
      </w:r>
      <w:r w:rsidRPr="00C761C5">
        <w:rPr>
          <w:rFonts w:ascii="Times New Roman" w:hAnsi="Times New Roman" w:cs="Times New Roman"/>
          <w:sz w:val="24"/>
          <w:szCs w:val="24"/>
          <w:rPrChange w:id="692" w:author="Barrett, Hannah" w:date="2025-07-24T14:00:00Z" w16du:dateUtc="2025-07-24T21:00:00Z">
            <w:rPr/>
          </w:rPrChange>
        </w:rPr>
        <w:t>(631–637), 719.</w:t>
      </w:r>
    </w:p>
    <w:p w14:paraId="2CA3B22E" w14:textId="77777777" w:rsidR="00250764" w:rsidRPr="00C761C5" w:rsidRDefault="00250764" w:rsidP="00250764">
      <w:pPr>
        <w:pStyle w:val="Bibliography"/>
        <w:rPr>
          <w:rFonts w:ascii="Times New Roman" w:hAnsi="Times New Roman" w:cs="Times New Roman"/>
          <w:sz w:val="24"/>
          <w:szCs w:val="24"/>
          <w:rPrChange w:id="693" w:author="Barrett, Hannah" w:date="2025-07-24T14:00:00Z" w16du:dateUtc="2025-07-24T21:00:00Z">
            <w:rPr/>
          </w:rPrChange>
        </w:rPr>
      </w:pPr>
      <w:r w:rsidRPr="00C761C5">
        <w:rPr>
          <w:rFonts w:ascii="Times New Roman" w:hAnsi="Times New Roman" w:cs="Times New Roman"/>
          <w:sz w:val="24"/>
          <w:szCs w:val="24"/>
          <w:rPrChange w:id="694" w:author="Barrett, Hannah" w:date="2025-07-24T14:00:00Z" w16du:dateUtc="2025-07-24T21:00:00Z">
            <w:rPr/>
          </w:rPrChange>
        </w:rPr>
        <w:t xml:space="preserve">Onset Computer Corporation. (2016). </w:t>
      </w:r>
      <w:proofErr w:type="spellStart"/>
      <w:r w:rsidRPr="00C761C5">
        <w:rPr>
          <w:rFonts w:ascii="Times New Roman" w:hAnsi="Times New Roman" w:cs="Times New Roman"/>
          <w:i/>
          <w:iCs/>
          <w:sz w:val="24"/>
          <w:szCs w:val="24"/>
          <w:rPrChange w:id="695" w:author="Barrett, Hannah" w:date="2025-07-24T14:00:00Z" w16du:dateUtc="2025-07-24T21:00:00Z">
            <w:rPr>
              <w:i/>
              <w:iCs/>
            </w:rPr>
          </w:rPrChange>
        </w:rPr>
        <w:t>HOBOware</w:t>
      </w:r>
      <w:proofErr w:type="spellEnd"/>
      <w:r w:rsidRPr="00C761C5">
        <w:rPr>
          <w:rFonts w:ascii="Times New Roman" w:hAnsi="Times New Roman" w:cs="Times New Roman"/>
          <w:i/>
          <w:iCs/>
          <w:sz w:val="24"/>
          <w:szCs w:val="24"/>
          <w:rPrChange w:id="696" w:author="Barrett, Hannah" w:date="2025-07-24T14:00:00Z" w16du:dateUtc="2025-07-24T21:00:00Z">
            <w:rPr>
              <w:i/>
              <w:iCs/>
            </w:rPr>
          </w:rPrChange>
        </w:rPr>
        <w:t>® Pro Dissolved Oxygen Assistant User’s Guide</w:t>
      </w:r>
      <w:r w:rsidRPr="00C761C5">
        <w:rPr>
          <w:rFonts w:ascii="Times New Roman" w:hAnsi="Times New Roman" w:cs="Times New Roman"/>
          <w:sz w:val="24"/>
          <w:szCs w:val="24"/>
          <w:rPrChange w:id="697" w:author="Barrett, Hannah" w:date="2025-07-24T14:00:00Z" w16du:dateUtc="2025-07-24T21:00:00Z">
            <w:rPr/>
          </w:rPrChange>
        </w:rPr>
        <w:t>. Onset Computer Corporation.</w:t>
      </w:r>
    </w:p>
    <w:p w14:paraId="1EF75299" w14:textId="77777777" w:rsidR="00250764" w:rsidRPr="00C761C5" w:rsidRDefault="00250764" w:rsidP="00250764">
      <w:pPr>
        <w:pStyle w:val="Bibliography"/>
        <w:rPr>
          <w:rFonts w:ascii="Times New Roman" w:hAnsi="Times New Roman" w:cs="Times New Roman"/>
          <w:sz w:val="24"/>
          <w:szCs w:val="24"/>
          <w:rPrChange w:id="698" w:author="Barrett, Hannah" w:date="2025-07-24T14:00:00Z" w16du:dateUtc="2025-07-24T21:00:00Z">
            <w:rPr/>
          </w:rPrChange>
        </w:rPr>
      </w:pPr>
      <w:r w:rsidRPr="00C761C5">
        <w:rPr>
          <w:rFonts w:ascii="Times New Roman" w:hAnsi="Times New Roman" w:cs="Times New Roman"/>
          <w:sz w:val="24"/>
          <w:szCs w:val="24"/>
          <w:rPrChange w:id="699" w:author="Barrett, Hannah" w:date="2025-07-24T14:00:00Z" w16du:dateUtc="2025-07-24T21:00:00Z">
            <w:rPr/>
          </w:rPrChange>
        </w:rPr>
        <w:t xml:space="preserve">Palmer, M., &amp; Ruhi, A. (2019). Linkages between flow regime, biota, and ecosystem processes: Implications for river restoration. </w:t>
      </w:r>
      <w:r w:rsidRPr="00C761C5">
        <w:rPr>
          <w:rFonts w:ascii="Times New Roman" w:hAnsi="Times New Roman" w:cs="Times New Roman"/>
          <w:i/>
          <w:iCs/>
          <w:sz w:val="24"/>
          <w:szCs w:val="24"/>
          <w:rPrChange w:id="700" w:author="Barrett, Hannah" w:date="2025-07-24T14:00:00Z" w16du:dateUtc="2025-07-24T21:00:00Z">
            <w:rPr>
              <w:i/>
              <w:iCs/>
            </w:rPr>
          </w:rPrChange>
        </w:rPr>
        <w:t>Science</w:t>
      </w:r>
      <w:r w:rsidRPr="00C761C5">
        <w:rPr>
          <w:rFonts w:ascii="Times New Roman" w:hAnsi="Times New Roman" w:cs="Times New Roman"/>
          <w:sz w:val="24"/>
          <w:szCs w:val="24"/>
          <w:rPrChange w:id="701" w:author="Barrett, Hannah" w:date="2025-07-24T14:00:00Z" w16du:dateUtc="2025-07-24T21:00:00Z">
            <w:rPr/>
          </w:rPrChange>
        </w:rPr>
        <w:t xml:space="preserve">, </w:t>
      </w:r>
      <w:r w:rsidRPr="00C761C5">
        <w:rPr>
          <w:rFonts w:ascii="Times New Roman" w:hAnsi="Times New Roman" w:cs="Times New Roman"/>
          <w:i/>
          <w:iCs/>
          <w:sz w:val="24"/>
          <w:szCs w:val="24"/>
          <w:rPrChange w:id="702" w:author="Barrett, Hannah" w:date="2025-07-24T14:00:00Z" w16du:dateUtc="2025-07-24T21:00:00Z">
            <w:rPr>
              <w:i/>
              <w:iCs/>
            </w:rPr>
          </w:rPrChange>
        </w:rPr>
        <w:t>365</w:t>
      </w:r>
      <w:r w:rsidRPr="00C761C5">
        <w:rPr>
          <w:rFonts w:ascii="Times New Roman" w:hAnsi="Times New Roman" w:cs="Times New Roman"/>
          <w:sz w:val="24"/>
          <w:szCs w:val="24"/>
          <w:rPrChange w:id="703" w:author="Barrett, Hannah" w:date="2025-07-24T14:00:00Z" w16du:dateUtc="2025-07-24T21:00:00Z">
            <w:rPr/>
          </w:rPrChange>
        </w:rPr>
        <w:t>(6459), eaaw2087. https://doi.org/10.1126/science.aaw2087</w:t>
      </w:r>
    </w:p>
    <w:p w14:paraId="112880CA" w14:textId="77777777" w:rsidR="00250764" w:rsidRPr="00C761C5" w:rsidRDefault="00250764" w:rsidP="00250764">
      <w:pPr>
        <w:pStyle w:val="Bibliography"/>
        <w:rPr>
          <w:rFonts w:ascii="Times New Roman" w:hAnsi="Times New Roman" w:cs="Times New Roman"/>
          <w:sz w:val="24"/>
          <w:szCs w:val="24"/>
          <w:rPrChange w:id="704" w:author="Barrett, Hannah" w:date="2025-07-24T14:00:00Z" w16du:dateUtc="2025-07-24T21:00:00Z">
            <w:rPr/>
          </w:rPrChange>
        </w:rPr>
      </w:pPr>
      <w:r w:rsidRPr="00C761C5">
        <w:rPr>
          <w:rFonts w:ascii="Times New Roman" w:hAnsi="Times New Roman" w:cs="Times New Roman"/>
          <w:sz w:val="24"/>
          <w:szCs w:val="24"/>
          <w:rPrChange w:id="705" w:author="Barrett, Hannah" w:date="2025-07-24T14:00:00Z" w16du:dateUtc="2025-07-24T21:00:00Z">
            <w:rPr/>
          </w:rPrChange>
        </w:rPr>
        <w:t>Poole, G. C., &amp; Berman, C. H. (2001). An Ecological Perspective on In-Stream Temperature: Natural Heat Dynamics and Mechanisms of Human-</w:t>
      </w:r>
      <w:proofErr w:type="spellStart"/>
      <w:r w:rsidRPr="00C761C5">
        <w:rPr>
          <w:rFonts w:ascii="Times New Roman" w:hAnsi="Times New Roman" w:cs="Times New Roman"/>
          <w:sz w:val="24"/>
          <w:szCs w:val="24"/>
          <w:rPrChange w:id="706" w:author="Barrett, Hannah" w:date="2025-07-24T14:00:00Z" w16du:dateUtc="2025-07-24T21:00:00Z">
            <w:rPr/>
          </w:rPrChange>
        </w:rPr>
        <w:t>CausedThermal</w:t>
      </w:r>
      <w:proofErr w:type="spellEnd"/>
      <w:r w:rsidRPr="00C761C5">
        <w:rPr>
          <w:rFonts w:ascii="Times New Roman" w:hAnsi="Times New Roman" w:cs="Times New Roman"/>
          <w:sz w:val="24"/>
          <w:szCs w:val="24"/>
          <w:rPrChange w:id="707" w:author="Barrett, Hannah" w:date="2025-07-24T14:00:00Z" w16du:dateUtc="2025-07-24T21:00:00Z">
            <w:rPr/>
          </w:rPrChange>
        </w:rPr>
        <w:t xml:space="preserve"> Degradation. </w:t>
      </w:r>
      <w:r w:rsidRPr="00C761C5">
        <w:rPr>
          <w:rFonts w:ascii="Times New Roman" w:hAnsi="Times New Roman" w:cs="Times New Roman"/>
          <w:i/>
          <w:iCs/>
          <w:sz w:val="24"/>
          <w:szCs w:val="24"/>
          <w:rPrChange w:id="708" w:author="Barrett, Hannah" w:date="2025-07-24T14:00:00Z" w16du:dateUtc="2025-07-24T21:00:00Z">
            <w:rPr>
              <w:i/>
              <w:iCs/>
            </w:rPr>
          </w:rPrChange>
        </w:rPr>
        <w:t>Environmental Management</w:t>
      </w:r>
      <w:r w:rsidRPr="00C761C5">
        <w:rPr>
          <w:rFonts w:ascii="Times New Roman" w:hAnsi="Times New Roman" w:cs="Times New Roman"/>
          <w:sz w:val="24"/>
          <w:szCs w:val="24"/>
          <w:rPrChange w:id="709" w:author="Barrett, Hannah" w:date="2025-07-24T14:00:00Z" w16du:dateUtc="2025-07-24T21:00:00Z">
            <w:rPr/>
          </w:rPrChange>
        </w:rPr>
        <w:t xml:space="preserve">, </w:t>
      </w:r>
      <w:r w:rsidRPr="00C761C5">
        <w:rPr>
          <w:rFonts w:ascii="Times New Roman" w:hAnsi="Times New Roman" w:cs="Times New Roman"/>
          <w:i/>
          <w:iCs/>
          <w:sz w:val="24"/>
          <w:szCs w:val="24"/>
          <w:rPrChange w:id="710" w:author="Barrett, Hannah" w:date="2025-07-24T14:00:00Z" w16du:dateUtc="2025-07-24T21:00:00Z">
            <w:rPr>
              <w:i/>
              <w:iCs/>
            </w:rPr>
          </w:rPrChange>
        </w:rPr>
        <w:t>27</w:t>
      </w:r>
      <w:r w:rsidRPr="00C761C5">
        <w:rPr>
          <w:rFonts w:ascii="Times New Roman" w:hAnsi="Times New Roman" w:cs="Times New Roman"/>
          <w:sz w:val="24"/>
          <w:szCs w:val="24"/>
          <w:rPrChange w:id="711" w:author="Barrett, Hannah" w:date="2025-07-24T14:00:00Z" w16du:dateUtc="2025-07-24T21:00:00Z">
            <w:rPr/>
          </w:rPrChange>
        </w:rPr>
        <w:t>(6), 787–802. https://doi.org/10.1007/s002670010188</w:t>
      </w:r>
    </w:p>
    <w:p w14:paraId="59E18A9E" w14:textId="77777777" w:rsidR="00250764" w:rsidRPr="00C761C5" w:rsidRDefault="00250764" w:rsidP="00250764">
      <w:pPr>
        <w:pStyle w:val="Bibliography"/>
        <w:rPr>
          <w:rFonts w:ascii="Times New Roman" w:hAnsi="Times New Roman" w:cs="Times New Roman"/>
          <w:sz w:val="24"/>
          <w:szCs w:val="24"/>
          <w:rPrChange w:id="712" w:author="Barrett, Hannah" w:date="2025-07-24T14:00:00Z" w16du:dateUtc="2025-07-24T21:00:00Z">
            <w:rPr/>
          </w:rPrChange>
        </w:rPr>
      </w:pPr>
      <w:r w:rsidRPr="00C761C5">
        <w:rPr>
          <w:rFonts w:ascii="Times New Roman" w:hAnsi="Times New Roman" w:cs="Times New Roman"/>
          <w:sz w:val="24"/>
          <w:szCs w:val="24"/>
          <w:rPrChange w:id="713" w:author="Barrett, Hannah" w:date="2025-07-24T14:00:00Z" w16du:dateUtc="2025-07-24T21:00:00Z">
            <w:rPr/>
          </w:rPrChange>
        </w:rPr>
        <w:lastRenderedPageBreak/>
        <w:t xml:space="preserve">Prince, E. D., &amp; Goodyear, C. P. (2006). Hypoxia-based habitat compression of tropical pelagic fishes. </w:t>
      </w:r>
      <w:r w:rsidRPr="00C761C5">
        <w:rPr>
          <w:rFonts w:ascii="Times New Roman" w:hAnsi="Times New Roman" w:cs="Times New Roman"/>
          <w:i/>
          <w:iCs/>
          <w:sz w:val="24"/>
          <w:szCs w:val="24"/>
          <w:rPrChange w:id="714" w:author="Barrett, Hannah" w:date="2025-07-24T14:00:00Z" w16du:dateUtc="2025-07-24T21:00:00Z">
            <w:rPr>
              <w:i/>
              <w:iCs/>
            </w:rPr>
          </w:rPrChange>
        </w:rPr>
        <w:t>Fisheries Oceanography</w:t>
      </w:r>
      <w:r w:rsidRPr="00C761C5">
        <w:rPr>
          <w:rFonts w:ascii="Times New Roman" w:hAnsi="Times New Roman" w:cs="Times New Roman"/>
          <w:sz w:val="24"/>
          <w:szCs w:val="24"/>
          <w:rPrChange w:id="715" w:author="Barrett, Hannah" w:date="2025-07-24T14:00:00Z" w16du:dateUtc="2025-07-24T21:00:00Z">
            <w:rPr/>
          </w:rPrChange>
        </w:rPr>
        <w:t xml:space="preserve">, </w:t>
      </w:r>
      <w:r w:rsidRPr="00C761C5">
        <w:rPr>
          <w:rFonts w:ascii="Times New Roman" w:hAnsi="Times New Roman" w:cs="Times New Roman"/>
          <w:i/>
          <w:iCs/>
          <w:sz w:val="24"/>
          <w:szCs w:val="24"/>
          <w:rPrChange w:id="716" w:author="Barrett, Hannah" w:date="2025-07-24T14:00:00Z" w16du:dateUtc="2025-07-24T21:00:00Z">
            <w:rPr>
              <w:i/>
              <w:iCs/>
            </w:rPr>
          </w:rPrChange>
        </w:rPr>
        <w:t>15</w:t>
      </w:r>
      <w:r w:rsidRPr="00C761C5">
        <w:rPr>
          <w:rFonts w:ascii="Times New Roman" w:hAnsi="Times New Roman" w:cs="Times New Roman"/>
          <w:sz w:val="24"/>
          <w:szCs w:val="24"/>
          <w:rPrChange w:id="717" w:author="Barrett, Hannah" w:date="2025-07-24T14:00:00Z" w16du:dateUtc="2025-07-24T21:00:00Z">
            <w:rPr/>
          </w:rPrChange>
        </w:rPr>
        <w:t>(6), 451–464. https://doi.org/10.1111/j.1365-2419.2005.00393.x</w:t>
      </w:r>
    </w:p>
    <w:p w14:paraId="3C8FA2F2" w14:textId="77777777" w:rsidR="00250764" w:rsidRPr="00C761C5" w:rsidRDefault="00250764" w:rsidP="00250764">
      <w:pPr>
        <w:pStyle w:val="Bibliography"/>
        <w:rPr>
          <w:rFonts w:ascii="Times New Roman" w:hAnsi="Times New Roman" w:cs="Times New Roman"/>
          <w:sz w:val="24"/>
          <w:szCs w:val="24"/>
          <w:rPrChange w:id="718" w:author="Barrett, Hannah" w:date="2025-07-24T14:00:00Z" w16du:dateUtc="2025-07-24T21:00:00Z">
            <w:rPr/>
          </w:rPrChange>
        </w:rPr>
      </w:pPr>
      <w:r w:rsidRPr="00C761C5">
        <w:rPr>
          <w:rFonts w:ascii="Times New Roman" w:hAnsi="Times New Roman" w:cs="Times New Roman"/>
          <w:sz w:val="24"/>
          <w:szCs w:val="24"/>
          <w:rPrChange w:id="719" w:author="Barrett, Hannah" w:date="2025-07-24T14:00:00Z" w16du:dateUtc="2025-07-24T21:00:00Z">
            <w:rPr/>
          </w:rPrChange>
        </w:rPr>
        <w:t xml:space="preserve">Scheuerell, M. D., &amp; Schindler, D. E. (2003). Diel Vertical Migration by Juvenile Sockeye Salmon: Empirical Evidence for the Antipredation Window. </w:t>
      </w:r>
      <w:r w:rsidRPr="00C761C5">
        <w:rPr>
          <w:rFonts w:ascii="Times New Roman" w:hAnsi="Times New Roman" w:cs="Times New Roman"/>
          <w:i/>
          <w:iCs/>
          <w:sz w:val="24"/>
          <w:szCs w:val="24"/>
          <w:rPrChange w:id="720" w:author="Barrett, Hannah" w:date="2025-07-24T14:00:00Z" w16du:dateUtc="2025-07-24T21:00:00Z">
            <w:rPr>
              <w:i/>
              <w:iCs/>
            </w:rPr>
          </w:rPrChange>
        </w:rPr>
        <w:t>Ecology</w:t>
      </w:r>
      <w:r w:rsidRPr="00C761C5">
        <w:rPr>
          <w:rFonts w:ascii="Times New Roman" w:hAnsi="Times New Roman" w:cs="Times New Roman"/>
          <w:sz w:val="24"/>
          <w:szCs w:val="24"/>
          <w:rPrChange w:id="721" w:author="Barrett, Hannah" w:date="2025-07-24T14:00:00Z" w16du:dateUtc="2025-07-24T21:00:00Z">
            <w:rPr/>
          </w:rPrChange>
        </w:rPr>
        <w:t xml:space="preserve">, </w:t>
      </w:r>
      <w:r w:rsidRPr="00C761C5">
        <w:rPr>
          <w:rFonts w:ascii="Times New Roman" w:hAnsi="Times New Roman" w:cs="Times New Roman"/>
          <w:i/>
          <w:iCs/>
          <w:sz w:val="24"/>
          <w:szCs w:val="24"/>
          <w:rPrChange w:id="722" w:author="Barrett, Hannah" w:date="2025-07-24T14:00:00Z" w16du:dateUtc="2025-07-24T21:00:00Z">
            <w:rPr>
              <w:i/>
              <w:iCs/>
            </w:rPr>
          </w:rPrChange>
        </w:rPr>
        <w:t>84</w:t>
      </w:r>
      <w:r w:rsidRPr="00C761C5">
        <w:rPr>
          <w:rFonts w:ascii="Times New Roman" w:hAnsi="Times New Roman" w:cs="Times New Roman"/>
          <w:sz w:val="24"/>
          <w:szCs w:val="24"/>
          <w:rPrChange w:id="723" w:author="Barrett, Hannah" w:date="2025-07-24T14:00:00Z" w16du:dateUtc="2025-07-24T21:00:00Z">
            <w:rPr/>
          </w:rPrChange>
        </w:rPr>
        <w:t>(7), 1713–1720. https://doi.org/10.1890/0012-9658(2003)084[</w:t>
      </w:r>
      <w:proofErr w:type="gramStart"/>
      <w:r w:rsidRPr="00C761C5">
        <w:rPr>
          <w:rFonts w:ascii="Times New Roman" w:hAnsi="Times New Roman" w:cs="Times New Roman"/>
          <w:sz w:val="24"/>
          <w:szCs w:val="24"/>
          <w:rPrChange w:id="724" w:author="Barrett, Hannah" w:date="2025-07-24T14:00:00Z" w16du:dateUtc="2025-07-24T21:00:00Z">
            <w:rPr/>
          </w:rPrChange>
        </w:rPr>
        <w:t>1713:DVMBJS</w:t>
      </w:r>
      <w:proofErr w:type="gramEnd"/>
      <w:r w:rsidRPr="00C761C5">
        <w:rPr>
          <w:rFonts w:ascii="Times New Roman" w:hAnsi="Times New Roman" w:cs="Times New Roman"/>
          <w:sz w:val="24"/>
          <w:szCs w:val="24"/>
          <w:rPrChange w:id="725" w:author="Barrett, Hannah" w:date="2025-07-24T14:00:00Z" w16du:dateUtc="2025-07-24T21:00:00Z">
            <w:rPr/>
          </w:rPrChange>
        </w:rPr>
        <w:t>]2.0.CO;2</w:t>
      </w:r>
    </w:p>
    <w:p w14:paraId="6D6AE5B1" w14:textId="77777777" w:rsidR="00250764" w:rsidRPr="00C761C5" w:rsidRDefault="00250764" w:rsidP="00250764">
      <w:pPr>
        <w:pStyle w:val="Bibliography"/>
        <w:rPr>
          <w:rFonts w:ascii="Times New Roman" w:hAnsi="Times New Roman" w:cs="Times New Roman"/>
          <w:sz w:val="24"/>
          <w:szCs w:val="24"/>
          <w:rPrChange w:id="726" w:author="Barrett, Hannah" w:date="2025-07-24T14:00:00Z" w16du:dateUtc="2025-07-24T21:00:00Z">
            <w:rPr/>
          </w:rPrChange>
        </w:rPr>
      </w:pPr>
      <w:r w:rsidRPr="00C761C5">
        <w:rPr>
          <w:rFonts w:ascii="Times New Roman" w:hAnsi="Times New Roman" w:cs="Times New Roman"/>
          <w:sz w:val="24"/>
          <w:szCs w:val="24"/>
          <w:rPrChange w:id="727" w:author="Barrett, Hannah" w:date="2025-07-24T14:00:00Z" w16du:dateUtc="2025-07-24T21:00:00Z">
            <w:rPr/>
          </w:rPrChange>
        </w:rPr>
        <w:t xml:space="preserve">Sigg, C. (2013). </w:t>
      </w:r>
      <w:proofErr w:type="spellStart"/>
      <w:r w:rsidRPr="00C761C5">
        <w:rPr>
          <w:rFonts w:ascii="Times New Roman" w:hAnsi="Times New Roman" w:cs="Times New Roman"/>
          <w:i/>
          <w:iCs/>
          <w:sz w:val="24"/>
          <w:szCs w:val="24"/>
          <w:rPrChange w:id="728" w:author="Barrett, Hannah" w:date="2025-07-24T14:00:00Z" w16du:dateUtc="2025-07-24T21:00:00Z">
            <w:rPr>
              <w:i/>
              <w:iCs/>
            </w:rPr>
          </w:rPrChange>
        </w:rPr>
        <w:t>nsprcomp</w:t>
      </w:r>
      <w:proofErr w:type="spellEnd"/>
      <w:r w:rsidRPr="00C761C5">
        <w:rPr>
          <w:rFonts w:ascii="Times New Roman" w:hAnsi="Times New Roman" w:cs="Times New Roman"/>
          <w:i/>
          <w:iCs/>
          <w:sz w:val="24"/>
          <w:szCs w:val="24"/>
          <w:rPrChange w:id="729" w:author="Barrett, Hannah" w:date="2025-07-24T14:00:00Z" w16du:dateUtc="2025-07-24T21:00:00Z">
            <w:rPr>
              <w:i/>
              <w:iCs/>
            </w:rPr>
          </w:rPrChange>
        </w:rPr>
        <w:t>: Non-Negative and Sparse PCA</w:t>
      </w:r>
      <w:r w:rsidRPr="00C761C5">
        <w:rPr>
          <w:rFonts w:ascii="Times New Roman" w:hAnsi="Times New Roman" w:cs="Times New Roman"/>
          <w:sz w:val="24"/>
          <w:szCs w:val="24"/>
          <w:rPrChange w:id="730" w:author="Barrett, Hannah" w:date="2025-07-24T14:00:00Z" w16du:dateUtc="2025-07-24T21:00:00Z">
            <w:rPr/>
          </w:rPrChange>
        </w:rPr>
        <w:t xml:space="preserve"> [Dataset]. The R Foundation. https://doi.org/10.32614/cran.package.nsprcomp</w:t>
      </w:r>
    </w:p>
    <w:p w14:paraId="38FAB7F4" w14:textId="77777777" w:rsidR="00250764" w:rsidRPr="00C761C5" w:rsidRDefault="00250764" w:rsidP="00250764">
      <w:pPr>
        <w:pStyle w:val="Bibliography"/>
        <w:rPr>
          <w:rFonts w:ascii="Times New Roman" w:hAnsi="Times New Roman" w:cs="Times New Roman"/>
          <w:sz w:val="24"/>
          <w:szCs w:val="24"/>
          <w:rPrChange w:id="731" w:author="Barrett, Hannah" w:date="2025-07-24T14:00:00Z" w16du:dateUtc="2025-07-24T21:00:00Z">
            <w:rPr/>
          </w:rPrChange>
        </w:rPr>
      </w:pPr>
      <w:r w:rsidRPr="00C761C5">
        <w:rPr>
          <w:rFonts w:ascii="Times New Roman" w:hAnsi="Times New Roman" w:cs="Times New Roman"/>
          <w:sz w:val="24"/>
          <w:szCs w:val="24"/>
          <w:rPrChange w:id="732" w:author="Barrett, Hannah" w:date="2025-07-24T14:00:00Z" w16du:dateUtc="2025-07-24T21:00:00Z">
            <w:rPr/>
          </w:rPrChange>
        </w:rPr>
        <w:t xml:space="preserve">Sogard, S. M., &amp; Olla, O. (1996). Food deprivation affects vertical distribution and activity of a marine fish in a thermal gradient: Potential energy-conserving mechanisms. </w:t>
      </w:r>
      <w:r w:rsidRPr="00C761C5">
        <w:rPr>
          <w:rFonts w:ascii="Times New Roman" w:hAnsi="Times New Roman" w:cs="Times New Roman"/>
          <w:i/>
          <w:iCs/>
          <w:sz w:val="24"/>
          <w:szCs w:val="24"/>
          <w:rPrChange w:id="733" w:author="Barrett, Hannah" w:date="2025-07-24T14:00:00Z" w16du:dateUtc="2025-07-24T21:00:00Z">
            <w:rPr>
              <w:i/>
              <w:iCs/>
            </w:rPr>
          </w:rPrChange>
        </w:rPr>
        <w:t>Marine Ecology Progress Series</w:t>
      </w:r>
      <w:r w:rsidRPr="00C761C5">
        <w:rPr>
          <w:rFonts w:ascii="Times New Roman" w:hAnsi="Times New Roman" w:cs="Times New Roman"/>
          <w:sz w:val="24"/>
          <w:szCs w:val="24"/>
          <w:rPrChange w:id="734" w:author="Barrett, Hannah" w:date="2025-07-24T14:00:00Z" w16du:dateUtc="2025-07-24T21:00:00Z">
            <w:rPr/>
          </w:rPrChange>
        </w:rPr>
        <w:t xml:space="preserve">, </w:t>
      </w:r>
      <w:r w:rsidRPr="00C761C5">
        <w:rPr>
          <w:rFonts w:ascii="Times New Roman" w:hAnsi="Times New Roman" w:cs="Times New Roman"/>
          <w:i/>
          <w:iCs/>
          <w:sz w:val="24"/>
          <w:szCs w:val="24"/>
          <w:rPrChange w:id="735" w:author="Barrett, Hannah" w:date="2025-07-24T14:00:00Z" w16du:dateUtc="2025-07-24T21:00:00Z">
            <w:rPr>
              <w:i/>
              <w:iCs/>
            </w:rPr>
          </w:rPrChange>
        </w:rPr>
        <w:t>133</w:t>
      </w:r>
      <w:r w:rsidRPr="00C761C5">
        <w:rPr>
          <w:rFonts w:ascii="Times New Roman" w:hAnsi="Times New Roman" w:cs="Times New Roman"/>
          <w:sz w:val="24"/>
          <w:szCs w:val="24"/>
          <w:rPrChange w:id="736" w:author="Barrett, Hannah" w:date="2025-07-24T14:00:00Z" w16du:dateUtc="2025-07-24T21:00:00Z">
            <w:rPr/>
          </w:rPrChange>
        </w:rPr>
        <w:t>, 43–55. https://doi.org/10.3354/meps133043</w:t>
      </w:r>
    </w:p>
    <w:p w14:paraId="056FE0D7" w14:textId="77777777" w:rsidR="00250764" w:rsidRPr="00C761C5" w:rsidRDefault="00250764" w:rsidP="00250764">
      <w:pPr>
        <w:pStyle w:val="Bibliography"/>
        <w:rPr>
          <w:rFonts w:ascii="Times New Roman" w:hAnsi="Times New Roman" w:cs="Times New Roman"/>
          <w:sz w:val="24"/>
          <w:szCs w:val="24"/>
          <w:rPrChange w:id="737" w:author="Barrett, Hannah" w:date="2025-07-24T14:00:00Z" w16du:dateUtc="2025-07-24T21:00:00Z">
            <w:rPr/>
          </w:rPrChange>
        </w:rPr>
      </w:pPr>
      <w:proofErr w:type="spellStart"/>
      <w:r w:rsidRPr="00C761C5">
        <w:rPr>
          <w:rFonts w:ascii="Times New Roman" w:hAnsi="Times New Roman" w:cs="Times New Roman"/>
          <w:sz w:val="24"/>
          <w:szCs w:val="24"/>
          <w:rPrChange w:id="738" w:author="Barrett, Hannah" w:date="2025-07-24T14:00:00Z" w16du:dateUtc="2025-07-24T21:00:00Z">
            <w:rPr/>
          </w:rPrChange>
        </w:rPr>
        <w:t>Stehfest</w:t>
      </w:r>
      <w:proofErr w:type="spellEnd"/>
      <w:r w:rsidRPr="00C761C5">
        <w:rPr>
          <w:rFonts w:ascii="Times New Roman" w:hAnsi="Times New Roman" w:cs="Times New Roman"/>
          <w:sz w:val="24"/>
          <w:szCs w:val="24"/>
          <w:rPrChange w:id="739" w:author="Barrett, Hannah" w:date="2025-07-24T14:00:00Z" w16du:dateUtc="2025-07-24T21:00:00Z">
            <w:rPr/>
          </w:rPrChange>
        </w:rPr>
        <w:t xml:space="preserve">, K. M., Carter, C. G., McAllister, J. D., Ross, J. D., &amp; Semmens, J. M. (2017). Response of Atlantic salmon Salmo </w:t>
      </w:r>
      <w:proofErr w:type="spellStart"/>
      <w:r w:rsidRPr="00C761C5">
        <w:rPr>
          <w:rFonts w:ascii="Times New Roman" w:hAnsi="Times New Roman" w:cs="Times New Roman"/>
          <w:sz w:val="24"/>
          <w:szCs w:val="24"/>
          <w:rPrChange w:id="740" w:author="Barrett, Hannah" w:date="2025-07-24T14:00:00Z" w16du:dateUtc="2025-07-24T21:00:00Z">
            <w:rPr/>
          </w:rPrChange>
        </w:rPr>
        <w:t>salar</w:t>
      </w:r>
      <w:proofErr w:type="spellEnd"/>
      <w:r w:rsidRPr="00C761C5">
        <w:rPr>
          <w:rFonts w:ascii="Times New Roman" w:hAnsi="Times New Roman" w:cs="Times New Roman"/>
          <w:sz w:val="24"/>
          <w:szCs w:val="24"/>
          <w:rPrChange w:id="741" w:author="Barrett, Hannah" w:date="2025-07-24T14:00:00Z" w16du:dateUtc="2025-07-24T21:00:00Z">
            <w:rPr/>
          </w:rPrChange>
        </w:rPr>
        <w:t xml:space="preserve"> to temperature and dissolved oxygen extremes established using animal-borne environmental sensors. </w:t>
      </w:r>
      <w:r w:rsidRPr="00C761C5">
        <w:rPr>
          <w:rFonts w:ascii="Times New Roman" w:hAnsi="Times New Roman" w:cs="Times New Roman"/>
          <w:i/>
          <w:iCs/>
          <w:sz w:val="24"/>
          <w:szCs w:val="24"/>
          <w:rPrChange w:id="742" w:author="Barrett, Hannah" w:date="2025-07-24T14:00:00Z" w16du:dateUtc="2025-07-24T21:00:00Z">
            <w:rPr>
              <w:i/>
              <w:iCs/>
            </w:rPr>
          </w:rPrChange>
        </w:rPr>
        <w:t>Scientific Reports</w:t>
      </w:r>
      <w:r w:rsidRPr="00C761C5">
        <w:rPr>
          <w:rFonts w:ascii="Times New Roman" w:hAnsi="Times New Roman" w:cs="Times New Roman"/>
          <w:sz w:val="24"/>
          <w:szCs w:val="24"/>
          <w:rPrChange w:id="743" w:author="Barrett, Hannah" w:date="2025-07-24T14:00:00Z" w16du:dateUtc="2025-07-24T21:00:00Z">
            <w:rPr/>
          </w:rPrChange>
        </w:rPr>
        <w:t xml:space="preserve">, </w:t>
      </w:r>
      <w:r w:rsidRPr="00C761C5">
        <w:rPr>
          <w:rFonts w:ascii="Times New Roman" w:hAnsi="Times New Roman" w:cs="Times New Roman"/>
          <w:i/>
          <w:iCs/>
          <w:sz w:val="24"/>
          <w:szCs w:val="24"/>
          <w:rPrChange w:id="744" w:author="Barrett, Hannah" w:date="2025-07-24T14:00:00Z" w16du:dateUtc="2025-07-24T21:00:00Z">
            <w:rPr>
              <w:i/>
              <w:iCs/>
            </w:rPr>
          </w:rPrChange>
        </w:rPr>
        <w:t>7</w:t>
      </w:r>
      <w:r w:rsidRPr="00C761C5">
        <w:rPr>
          <w:rFonts w:ascii="Times New Roman" w:hAnsi="Times New Roman" w:cs="Times New Roman"/>
          <w:sz w:val="24"/>
          <w:szCs w:val="24"/>
          <w:rPrChange w:id="745" w:author="Barrett, Hannah" w:date="2025-07-24T14:00:00Z" w16du:dateUtc="2025-07-24T21:00:00Z">
            <w:rPr/>
          </w:rPrChange>
        </w:rPr>
        <w:t>(1), 4545. https://doi.org/10.1038/s41598-017-04806-2</w:t>
      </w:r>
    </w:p>
    <w:p w14:paraId="30113960" w14:textId="77777777" w:rsidR="00250764" w:rsidRPr="00C761C5" w:rsidRDefault="00250764" w:rsidP="00250764">
      <w:pPr>
        <w:pStyle w:val="Bibliography"/>
        <w:rPr>
          <w:rFonts w:ascii="Times New Roman" w:hAnsi="Times New Roman" w:cs="Times New Roman"/>
          <w:sz w:val="24"/>
          <w:szCs w:val="24"/>
          <w:rPrChange w:id="746" w:author="Barrett, Hannah" w:date="2025-07-24T14:00:00Z" w16du:dateUtc="2025-07-24T21:00:00Z">
            <w:rPr/>
          </w:rPrChange>
        </w:rPr>
      </w:pPr>
      <w:r w:rsidRPr="00C761C5">
        <w:rPr>
          <w:rFonts w:ascii="Times New Roman" w:hAnsi="Times New Roman" w:cs="Times New Roman"/>
          <w:sz w:val="24"/>
          <w:szCs w:val="24"/>
          <w:rPrChange w:id="747" w:author="Barrett, Hannah" w:date="2025-07-24T14:00:00Z" w16du:dateUtc="2025-07-24T21:00:00Z">
            <w:rPr/>
          </w:rPrChange>
        </w:rPr>
        <w:t xml:space="preserve">Sullivan, A. B., Jager, H. I., &amp; Myers, R. (2003). Modeling white sturgeon movement in a reservoir: The effect of water quality and sturgeon density. </w:t>
      </w:r>
      <w:r w:rsidRPr="00C761C5">
        <w:rPr>
          <w:rFonts w:ascii="Times New Roman" w:hAnsi="Times New Roman" w:cs="Times New Roman"/>
          <w:i/>
          <w:iCs/>
          <w:sz w:val="24"/>
          <w:szCs w:val="24"/>
          <w:rPrChange w:id="748" w:author="Barrett, Hannah" w:date="2025-07-24T14:00:00Z" w16du:dateUtc="2025-07-24T21:00:00Z">
            <w:rPr>
              <w:i/>
              <w:iCs/>
            </w:rPr>
          </w:rPrChange>
        </w:rPr>
        <w:t>Ecological Modelling</w:t>
      </w:r>
      <w:r w:rsidRPr="00C761C5">
        <w:rPr>
          <w:rFonts w:ascii="Times New Roman" w:hAnsi="Times New Roman" w:cs="Times New Roman"/>
          <w:sz w:val="24"/>
          <w:szCs w:val="24"/>
          <w:rPrChange w:id="749" w:author="Barrett, Hannah" w:date="2025-07-24T14:00:00Z" w16du:dateUtc="2025-07-24T21:00:00Z">
            <w:rPr/>
          </w:rPrChange>
        </w:rPr>
        <w:t xml:space="preserve">, </w:t>
      </w:r>
      <w:r w:rsidRPr="00C761C5">
        <w:rPr>
          <w:rFonts w:ascii="Times New Roman" w:hAnsi="Times New Roman" w:cs="Times New Roman"/>
          <w:i/>
          <w:iCs/>
          <w:sz w:val="24"/>
          <w:szCs w:val="24"/>
          <w:rPrChange w:id="750" w:author="Barrett, Hannah" w:date="2025-07-24T14:00:00Z" w16du:dateUtc="2025-07-24T21:00:00Z">
            <w:rPr>
              <w:i/>
              <w:iCs/>
            </w:rPr>
          </w:rPrChange>
        </w:rPr>
        <w:t>167</w:t>
      </w:r>
      <w:r w:rsidRPr="00C761C5">
        <w:rPr>
          <w:rFonts w:ascii="Times New Roman" w:hAnsi="Times New Roman" w:cs="Times New Roman"/>
          <w:sz w:val="24"/>
          <w:szCs w:val="24"/>
          <w:rPrChange w:id="751" w:author="Barrett, Hannah" w:date="2025-07-24T14:00:00Z" w16du:dateUtc="2025-07-24T21:00:00Z">
            <w:rPr/>
          </w:rPrChange>
        </w:rPr>
        <w:t>(1–2), 97–114. https://doi.org/10.1016/S0304-3800(03)00169-8</w:t>
      </w:r>
    </w:p>
    <w:p w14:paraId="1FD2E43B" w14:textId="77777777" w:rsidR="00250764" w:rsidRPr="00C761C5" w:rsidRDefault="00250764" w:rsidP="00250764">
      <w:pPr>
        <w:pStyle w:val="Bibliography"/>
        <w:rPr>
          <w:rFonts w:ascii="Times New Roman" w:hAnsi="Times New Roman" w:cs="Times New Roman"/>
          <w:sz w:val="24"/>
          <w:szCs w:val="24"/>
          <w:rPrChange w:id="752" w:author="Barrett, Hannah" w:date="2025-07-24T14:00:00Z" w16du:dateUtc="2025-07-24T21:00:00Z">
            <w:rPr/>
          </w:rPrChange>
        </w:rPr>
      </w:pPr>
      <w:r w:rsidRPr="00C761C5">
        <w:rPr>
          <w:rFonts w:ascii="Times New Roman" w:hAnsi="Times New Roman" w:cs="Times New Roman"/>
          <w:sz w:val="24"/>
          <w:szCs w:val="24"/>
          <w:rPrChange w:id="753" w:author="Barrett, Hannah" w:date="2025-07-24T14:00:00Z" w16du:dateUtc="2025-07-24T21:00:00Z">
            <w:rPr/>
          </w:rPrChange>
        </w:rPr>
        <w:t xml:space="preserve">Swales, S. (2006). A Review of Factors Affecting the Distribution and Abundance of Rainbow Trout (Oncorhynchus mykiss Walbaum) in Lake and Reservoir Systems. </w:t>
      </w:r>
      <w:r w:rsidRPr="00C761C5">
        <w:rPr>
          <w:rFonts w:ascii="Times New Roman" w:hAnsi="Times New Roman" w:cs="Times New Roman"/>
          <w:i/>
          <w:iCs/>
          <w:sz w:val="24"/>
          <w:szCs w:val="24"/>
          <w:rPrChange w:id="754" w:author="Barrett, Hannah" w:date="2025-07-24T14:00:00Z" w16du:dateUtc="2025-07-24T21:00:00Z">
            <w:rPr>
              <w:i/>
              <w:iCs/>
            </w:rPr>
          </w:rPrChange>
        </w:rPr>
        <w:t>Lake and Reservoir Management</w:t>
      </w:r>
      <w:r w:rsidRPr="00C761C5">
        <w:rPr>
          <w:rFonts w:ascii="Times New Roman" w:hAnsi="Times New Roman" w:cs="Times New Roman"/>
          <w:sz w:val="24"/>
          <w:szCs w:val="24"/>
          <w:rPrChange w:id="755" w:author="Barrett, Hannah" w:date="2025-07-24T14:00:00Z" w16du:dateUtc="2025-07-24T21:00:00Z">
            <w:rPr/>
          </w:rPrChange>
        </w:rPr>
        <w:t xml:space="preserve">, </w:t>
      </w:r>
      <w:r w:rsidRPr="00C761C5">
        <w:rPr>
          <w:rFonts w:ascii="Times New Roman" w:hAnsi="Times New Roman" w:cs="Times New Roman"/>
          <w:i/>
          <w:iCs/>
          <w:sz w:val="24"/>
          <w:szCs w:val="24"/>
          <w:rPrChange w:id="756" w:author="Barrett, Hannah" w:date="2025-07-24T14:00:00Z" w16du:dateUtc="2025-07-24T21:00:00Z">
            <w:rPr>
              <w:i/>
              <w:iCs/>
            </w:rPr>
          </w:rPrChange>
        </w:rPr>
        <w:t>22</w:t>
      </w:r>
      <w:r w:rsidRPr="00C761C5">
        <w:rPr>
          <w:rFonts w:ascii="Times New Roman" w:hAnsi="Times New Roman" w:cs="Times New Roman"/>
          <w:sz w:val="24"/>
          <w:szCs w:val="24"/>
          <w:rPrChange w:id="757" w:author="Barrett, Hannah" w:date="2025-07-24T14:00:00Z" w16du:dateUtc="2025-07-24T21:00:00Z">
            <w:rPr/>
          </w:rPrChange>
        </w:rPr>
        <w:t>(2), 167–178. https://doi.org/10.1080/07438140609353894</w:t>
      </w:r>
    </w:p>
    <w:p w14:paraId="788A626E" w14:textId="77777777" w:rsidR="00250764" w:rsidRPr="00C761C5" w:rsidRDefault="00250764" w:rsidP="00250764">
      <w:pPr>
        <w:pStyle w:val="Bibliography"/>
        <w:rPr>
          <w:rFonts w:ascii="Times New Roman" w:hAnsi="Times New Roman" w:cs="Times New Roman"/>
          <w:sz w:val="24"/>
          <w:szCs w:val="24"/>
          <w:rPrChange w:id="758" w:author="Barrett, Hannah" w:date="2025-07-24T14:00:00Z" w16du:dateUtc="2025-07-24T21:00:00Z">
            <w:rPr/>
          </w:rPrChange>
        </w:rPr>
      </w:pPr>
      <w:r w:rsidRPr="00C761C5">
        <w:rPr>
          <w:rFonts w:ascii="Times New Roman" w:hAnsi="Times New Roman" w:cs="Times New Roman"/>
          <w:sz w:val="24"/>
          <w:szCs w:val="24"/>
          <w:rPrChange w:id="759" w:author="Barrett, Hannah" w:date="2025-07-24T14:00:00Z" w16du:dateUtc="2025-07-24T21:00:00Z">
            <w:rPr/>
          </w:rPrChange>
        </w:rPr>
        <w:lastRenderedPageBreak/>
        <w:t xml:space="preserve">Turnbull, J. F., North, B. P., Ellis, T., Adams, C. E., Bron, J., </w:t>
      </w:r>
      <w:proofErr w:type="spellStart"/>
      <w:r w:rsidRPr="00C761C5">
        <w:rPr>
          <w:rFonts w:ascii="Times New Roman" w:hAnsi="Times New Roman" w:cs="Times New Roman"/>
          <w:sz w:val="24"/>
          <w:szCs w:val="24"/>
          <w:rPrChange w:id="760" w:author="Barrett, Hannah" w:date="2025-07-24T14:00:00Z" w16du:dateUtc="2025-07-24T21:00:00Z">
            <w:rPr/>
          </w:rPrChange>
        </w:rPr>
        <w:t>MacIntyre</w:t>
      </w:r>
      <w:proofErr w:type="spellEnd"/>
      <w:r w:rsidRPr="00C761C5">
        <w:rPr>
          <w:rFonts w:ascii="Times New Roman" w:hAnsi="Times New Roman" w:cs="Times New Roman"/>
          <w:sz w:val="24"/>
          <w:szCs w:val="24"/>
          <w:rPrChange w:id="761" w:author="Barrett, Hannah" w:date="2025-07-24T14:00:00Z" w16du:dateUtc="2025-07-24T21:00:00Z">
            <w:rPr/>
          </w:rPrChange>
        </w:rPr>
        <w:t xml:space="preserve">, C. M., &amp; </w:t>
      </w:r>
      <w:proofErr w:type="spellStart"/>
      <w:r w:rsidRPr="00C761C5">
        <w:rPr>
          <w:rFonts w:ascii="Times New Roman" w:hAnsi="Times New Roman" w:cs="Times New Roman"/>
          <w:sz w:val="24"/>
          <w:szCs w:val="24"/>
          <w:rPrChange w:id="762" w:author="Barrett, Hannah" w:date="2025-07-24T14:00:00Z" w16du:dateUtc="2025-07-24T21:00:00Z">
            <w:rPr/>
          </w:rPrChange>
        </w:rPr>
        <w:t>Huntingford</w:t>
      </w:r>
      <w:proofErr w:type="spellEnd"/>
      <w:r w:rsidRPr="00C761C5">
        <w:rPr>
          <w:rFonts w:ascii="Times New Roman" w:hAnsi="Times New Roman" w:cs="Times New Roman"/>
          <w:sz w:val="24"/>
          <w:szCs w:val="24"/>
          <w:rPrChange w:id="763" w:author="Barrett, Hannah" w:date="2025-07-24T14:00:00Z" w16du:dateUtc="2025-07-24T21:00:00Z">
            <w:rPr/>
          </w:rPrChange>
        </w:rPr>
        <w:t xml:space="preserve">, F. A. (2008). Stocky density and the welfare of farmed salmonids. In </w:t>
      </w:r>
      <w:r w:rsidRPr="00C761C5">
        <w:rPr>
          <w:rFonts w:ascii="Times New Roman" w:hAnsi="Times New Roman" w:cs="Times New Roman"/>
          <w:i/>
          <w:iCs/>
          <w:sz w:val="24"/>
          <w:szCs w:val="24"/>
          <w:rPrChange w:id="764" w:author="Barrett, Hannah" w:date="2025-07-24T14:00:00Z" w16du:dateUtc="2025-07-24T21:00:00Z">
            <w:rPr>
              <w:i/>
              <w:iCs/>
            </w:rPr>
          </w:rPrChange>
        </w:rPr>
        <w:t>Fish Welfare</w:t>
      </w:r>
      <w:r w:rsidRPr="00C761C5">
        <w:rPr>
          <w:rFonts w:ascii="Times New Roman" w:hAnsi="Times New Roman" w:cs="Times New Roman"/>
          <w:sz w:val="24"/>
          <w:szCs w:val="24"/>
          <w:rPrChange w:id="765" w:author="Barrett, Hannah" w:date="2025-07-24T14:00:00Z" w16du:dateUtc="2025-07-24T21:00:00Z">
            <w:rPr/>
          </w:rPrChange>
        </w:rPr>
        <w:t xml:space="preserve"> (pp. 111–120). Blackwell Publishing Ltd.</w:t>
      </w:r>
    </w:p>
    <w:p w14:paraId="6FEEFC3C" w14:textId="77777777" w:rsidR="00250764" w:rsidRPr="00C761C5" w:rsidRDefault="00250764" w:rsidP="00250764">
      <w:pPr>
        <w:pStyle w:val="Bibliography"/>
        <w:rPr>
          <w:rFonts w:ascii="Times New Roman" w:hAnsi="Times New Roman" w:cs="Times New Roman"/>
          <w:sz w:val="24"/>
          <w:szCs w:val="24"/>
          <w:rPrChange w:id="766" w:author="Barrett, Hannah" w:date="2025-07-24T14:00:00Z" w16du:dateUtc="2025-07-24T21:00:00Z">
            <w:rPr/>
          </w:rPrChange>
        </w:rPr>
      </w:pPr>
      <w:r w:rsidRPr="00C761C5">
        <w:rPr>
          <w:rFonts w:ascii="Times New Roman" w:hAnsi="Times New Roman" w:cs="Times New Roman"/>
          <w:sz w:val="24"/>
          <w:szCs w:val="24"/>
          <w:rPrChange w:id="767" w:author="Barrett, Hannah" w:date="2025-07-24T14:00:00Z" w16du:dateUtc="2025-07-24T21:00:00Z">
            <w:rPr/>
          </w:rPrChange>
        </w:rPr>
        <w:t xml:space="preserve">USEPA. (1987). </w:t>
      </w:r>
      <w:r w:rsidRPr="00C761C5">
        <w:rPr>
          <w:rFonts w:ascii="Times New Roman" w:hAnsi="Times New Roman" w:cs="Times New Roman"/>
          <w:i/>
          <w:iCs/>
          <w:sz w:val="24"/>
          <w:szCs w:val="24"/>
          <w:rPrChange w:id="768" w:author="Barrett, Hannah" w:date="2025-07-24T14:00:00Z" w16du:dateUtc="2025-07-24T21:00:00Z">
            <w:rPr>
              <w:i/>
              <w:iCs/>
            </w:rPr>
          </w:rPrChange>
        </w:rPr>
        <w:t>Quality Criteria for Water 1986: The Gold Book</w:t>
      </w:r>
      <w:r w:rsidRPr="00C761C5">
        <w:rPr>
          <w:rFonts w:ascii="Times New Roman" w:hAnsi="Times New Roman" w:cs="Times New Roman"/>
          <w:sz w:val="24"/>
          <w:szCs w:val="24"/>
          <w:rPrChange w:id="769" w:author="Barrett, Hannah" w:date="2025-07-24T14:00:00Z" w16du:dateUtc="2025-07-24T21:00:00Z">
            <w:rPr/>
          </w:rPrChange>
        </w:rPr>
        <w:t>. US Environmental Protection Agency. https://www.epa.gov/sites/static/files/2018-10/documents/quality-criteria-water-1986.pdf</w:t>
      </w:r>
    </w:p>
    <w:p w14:paraId="3E4F87C0" w14:textId="77777777" w:rsidR="00250764" w:rsidRPr="00C761C5" w:rsidRDefault="00250764" w:rsidP="00250764">
      <w:pPr>
        <w:pStyle w:val="Bibliography"/>
        <w:rPr>
          <w:rFonts w:ascii="Times New Roman" w:hAnsi="Times New Roman" w:cs="Times New Roman"/>
          <w:sz w:val="24"/>
          <w:szCs w:val="24"/>
          <w:rPrChange w:id="770" w:author="Barrett, Hannah" w:date="2025-07-24T14:00:00Z" w16du:dateUtc="2025-07-24T21:00:00Z">
            <w:rPr/>
          </w:rPrChange>
        </w:rPr>
      </w:pPr>
      <w:r w:rsidRPr="00C761C5">
        <w:rPr>
          <w:rFonts w:ascii="Times New Roman" w:hAnsi="Times New Roman" w:cs="Times New Roman"/>
          <w:sz w:val="24"/>
          <w:szCs w:val="24"/>
          <w:rPrChange w:id="771" w:author="Barrett, Hannah" w:date="2025-07-24T14:00:00Z" w16du:dateUtc="2025-07-24T21:00:00Z">
            <w:rPr/>
          </w:rPrChange>
        </w:rPr>
        <w:t xml:space="preserve">Van der Graaf, A. J., Stahl, J., Klimkowska, A., Bakker, J. P., &amp; Drent, R. H. (2006). Surfing on a green wave—How plant growth drives spring migration in the Barnacle Goose Branta leucopsis. </w:t>
      </w:r>
      <w:r w:rsidRPr="00C761C5">
        <w:rPr>
          <w:rFonts w:ascii="Times New Roman" w:hAnsi="Times New Roman" w:cs="Times New Roman"/>
          <w:i/>
          <w:iCs/>
          <w:sz w:val="24"/>
          <w:szCs w:val="24"/>
          <w:rPrChange w:id="772" w:author="Barrett, Hannah" w:date="2025-07-24T14:00:00Z" w16du:dateUtc="2025-07-24T21:00:00Z">
            <w:rPr>
              <w:i/>
              <w:iCs/>
            </w:rPr>
          </w:rPrChange>
        </w:rPr>
        <w:t>Ardea-Wageningen</w:t>
      </w:r>
      <w:r w:rsidRPr="00C761C5">
        <w:rPr>
          <w:rFonts w:ascii="Times New Roman" w:hAnsi="Times New Roman" w:cs="Times New Roman"/>
          <w:sz w:val="24"/>
          <w:szCs w:val="24"/>
          <w:rPrChange w:id="773" w:author="Barrett, Hannah" w:date="2025-07-24T14:00:00Z" w16du:dateUtc="2025-07-24T21:00:00Z">
            <w:rPr/>
          </w:rPrChange>
        </w:rPr>
        <w:t xml:space="preserve">, </w:t>
      </w:r>
      <w:r w:rsidRPr="00C761C5">
        <w:rPr>
          <w:rFonts w:ascii="Times New Roman" w:hAnsi="Times New Roman" w:cs="Times New Roman"/>
          <w:i/>
          <w:iCs/>
          <w:sz w:val="24"/>
          <w:szCs w:val="24"/>
          <w:rPrChange w:id="774" w:author="Barrett, Hannah" w:date="2025-07-24T14:00:00Z" w16du:dateUtc="2025-07-24T21:00:00Z">
            <w:rPr>
              <w:i/>
              <w:iCs/>
            </w:rPr>
          </w:rPrChange>
        </w:rPr>
        <w:t>94</w:t>
      </w:r>
      <w:r w:rsidRPr="00C761C5">
        <w:rPr>
          <w:rFonts w:ascii="Times New Roman" w:hAnsi="Times New Roman" w:cs="Times New Roman"/>
          <w:sz w:val="24"/>
          <w:szCs w:val="24"/>
          <w:rPrChange w:id="775" w:author="Barrett, Hannah" w:date="2025-07-24T14:00:00Z" w16du:dateUtc="2025-07-24T21:00:00Z">
            <w:rPr/>
          </w:rPrChange>
        </w:rPr>
        <w:t>(3), 567.</w:t>
      </w:r>
    </w:p>
    <w:p w14:paraId="0C17B7A1" w14:textId="77777777" w:rsidR="00250764" w:rsidRPr="00C761C5" w:rsidRDefault="00250764" w:rsidP="00250764">
      <w:pPr>
        <w:pStyle w:val="Bibliography"/>
        <w:rPr>
          <w:rFonts w:ascii="Times New Roman" w:hAnsi="Times New Roman" w:cs="Times New Roman"/>
          <w:sz w:val="24"/>
          <w:szCs w:val="24"/>
          <w:rPrChange w:id="776" w:author="Barrett, Hannah" w:date="2025-07-24T14:00:00Z" w16du:dateUtc="2025-07-24T21:00:00Z">
            <w:rPr/>
          </w:rPrChange>
        </w:rPr>
      </w:pPr>
      <w:r w:rsidRPr="00C761C5">
        <w:rPr>
          <w:rFonts w:ascii="Times New Roman" w:hAnsi="Times New Roman" w:cs="Times New Roman"/>
          <w:sz w:val="24"/>
          <w:szCs w:val="24"/>
          <w:rPrChange w:id="777" w:author="Barrett, Hannah" w:date="2025-07-24T14:00:00Z" w16du:dateUtc="2025-07-24T21:00:00Z">
            <w:rPr/>
          </w:rPrChange>
        </w:rPr>
        <w:t xml:space="preserve">Wallick, J. R., Jones, K. L., O’Connor, J. E., Keith, M. K., Hulse, D., &amp; Gregory, S. (2013). </w:t>
      </w:r>
      <w:r w:rsidRPr="00C761C5">
        <w:rPr>
          <w:rFonts w:ascii="Times New Roman" w:hAnsi="Times New Roman" w:cs="Times New Roman"/>
          <w:i/>
          <w:iCs/>
          <w:sz w:val="24"/>
          <w:szCs w:val="24"/>
          <w:rPrChange w:id="778" w:author="Barrett, Hannah" w:date="2025-07-24T14:00:00Z" w16du:dateUtc="2025-07-24T21:00:00Z">
            <w:rPr>
              <w:i/>
              <w:iCs/>
            </w:rPr>
          </w:rPrChange>
        </w:rPr>
        <w:t xml:space="preserve">Geomorphic and Vegetation Processes of the </w:t>
      </w:r>
      <w:proofErr w:type="gramStart"/>
      <w:r w:rsidRPr="00C761C5">
        <w:rPr>
          <w:rFonts w:ascii="Times New Roman" w:hAnsi="Times New Roman" w:cs="Times New Roman"/>
          <w:i/>
          <w:iCs/>
          <w:sz w:val="24"/>
          <w:szCs w:val="24"/>
          <w:rPrChange w:id="779" w:author="Barrett, Hannah" w:date="2025-07-24T14:00:00Z" w16du:dateUtc="2025-07-24T21:00:00Z">
            <w:rPr>
              <w:i/>
              <w:iCs/>
            </w:rPr>
          </w:rPrChange>
        </w:rPr>
        <w:t>Willamette  River</w:t>
      </w:r>
      <w:proofErr w:type="gramEnd"/>
      <w:r w:rsidRPr="00C761C5">
        <w:rPr>
          <w:rFonts w:ascii="Times New Roman" w:hAnsi="Times New Roman" w:cs="Times New Roman"/>
          <w:i/>
          <w:iCs/>
          <w:sz w:val="24"/>
          <w:szCs w:val="24"/>
          <w:rPrChange w:id="780" w:author="Barrett, Hannah" w:date="2025-07-24T14:00:00Z" w16du:dateUtc="2025-07-24T21:00:00Z">
            <w:rPr>
              <w:i/>
              <w:iCs/>
            </w:rPr>
          </w:rPrChange>
        </w:rPr>
        <w:t xml:space="preserve"> Floodplain, Oregon—Current Understanding </w:t>
      </w:r>
      <w:proofErr w:type="gramStart"/>
      <w:r w:rsidRPr="00C761C5">
        <w:rPr>
          <w:rFonts w:ascii="Times New Roman" w:hAnsi="Times New Roman" w:cs="Times New Roman"/>
          <w:i/>
          <w:iCs/>
          <w:sz w:val="24"/>
          <w:szCs w:val="24"/>
          <w:rPrChange w:id="781" w:author="Barrett, Hannah" w:date="2025-07-24T14:00:00Z" w16du:dateUtc="2025-07-24T21:00:00Z">
            <w:rPr>
              <w:i/>
              <w:iCs/>
            </w:rPr>
          </w:rPrChange>
        </w:rPr>
        <w:t>and  Unanswered</w:t>
      </w:r>
      <w:proofErr w:type="gramEnd"/>
      <w:r w:rsidRPr="00C761C5">
        <w:rPr>
          <w:rFonts w:ascii="Times New Roman" w:hAnsi="Times New Roman" w:cs="Times New Roman"/>
          <w:i/>
          <w:iCs/>
          <w:sz w:val="24"/>
          <w:szCs w:val="24"/>
          <w:rPrChange w:id="782" w:author="Barrett, Hannah" w:date="2025-07-24T14:00:00Z" w16du:dateUtc="2025-07-24T21:00:00Z">
            <w:rPr>
              <w:i/>
              <w:iCs/>
            </w:rPr>
          </w:rPrChange>
        </w:rPr>
        <w:t xml:space="preserve"> Questions</w:t>
      </w:r>
      <w:r w:rsidRPr="00C761C5">
        <w:rPr>
          <w:rFonts w:ascii="Times New Roman" w:hAnsi="Times New Roman" w:cs="Times New Roman"/>
          <w:sz w:val="24"/>
          <w:szCs w:val="24"/>
          <w:rPrChange w:id="783" w:author="Barrett, Hannah" w:date="2025-07-24T14:00:00Z" w16du:dateUtc="2025-07-24T21:00:00Z">
            <w:rPr/>
          </w:rPrChange>
        </w:rPr>
        <w:t xml:space="preserve"> (Open-File Report) [Open-File Report].</w:t>
      </w:r>
    </w:p>
    <w:p w14:paraId="04EC5E07" w14:textId="77777777" w:rsidR="00250764" w:rsidRPr="00C761C5" w:rsidRDefault="00250764" w:rsidP="00250764">
      <w:pPr>
        <w:pStyle w:val="Bibliography"/>
        <w:rPr>
          <w:rFonts w:ascii="Times New Roman" w:hAnsi="Times New Roman" w:cs="Times New Roman"/>
          <w:sz w:val="24"/>
          <w:szCs w:val="24"/>
          <w:rPrChange w:id="784" w:author="Barrett, Hannah" w:date="2025-07-24T14:00:00Z" w16du:dateUtc="2025-07-24T21:00:00Z">
            <w:rPr/>
          </w:rPrChange>
        </w:rPr>
      </w:pPr>
      <w:r w:rsidRPr="00C761C5">
        <w:rPr>
          <w:rFonts w:ascii="Times New Roman" w:hAnsi="Times New Roman" w:cs="Times New Roman"/>
          <w:sz w:val="24"/>
          <w:szCs w:val="24"/>
          <w:rPrChange w:id="785" w:author="Barrett, Hannah" w:date="2025-07-24T14:00:00Z" w16du:dateUtc="2025-07-24T21:00:00Z">
            <w:rPr/>
          </w:rPrChange>
        </w:rPr>
        <w:t xml:space="preserve">Williams, K. J., Cassidy, A. A., </w:t>
      </w:r>
      <w:proofErr w:type="spellStart"/>
      <w:r w:rsidRPr="00C761C5">
        <w:rPr>
          <w:rFonts w:ascii="Times New Roman" w:hAnsi="Times New Roman" w:cs="Times New Roman"/>
          <w:sz w:val="24"/>
          <w:szCs w:val="24"/>
          <w:rPrChange w:id="786" w:author="Barrett, Hannah" w:date="2025-07-24T14:00:00Z" w16du:dateUtc="2025-07-24T21:00:00Z">
            <w:rPr/>
          </w:rPrChange>
        </w:rPr>
        <w:t>Verhille</w:t>
      </w:r>
      <w:proofErr w:type="spellEnd"/>
      <w:r w:rsidRPr="00C761C5">
        <w:rPr>
          <w:rFonts w:ascii="Times New Roman" w:hAnsi="Times New Roman" w:cs="Times New Roman"/>
          <w:sz w:val="24"/>
          <w:szCs w:val="24"/>
          <w:rPrChange w:id="787" w:author="Barrett, Hannah" w:date="2025-07-24T14:00:00Z" w16du:dateUtc="2025-07-24T21:00:00Z">
            <w:rPr/>
          </w:rPrChange>
        </w:rPr>
        <w:t xml:space="preserve">, C. E., Lamarre, S. G., &amp; MacCormack, T. J. (2019). Diel cycling hypoxia enhances hypoxia tolerance in rainbow trout (Oncorhynchus mykiss): Evidence of physiological and metabolic plasticity. </w:t>
      </w:r>
      <w:r w:rsidRPr="00C761C5">
        <w:rPr>
          <w:rFonts w:ascii="Times New Roman" w:hAnsi="Times New Roman" w:cs="Times New Roman"/>
          <w:i/>
          <w:iCs/>
          <w:sz w:val="24"/>
          <w:szCs w:val="24"/>
          <w:rPrChange w:id="788" w:author="Barrett, Hannah" w:date="2025-07-24T14:00:00Z" w16du:dateUtc="2025-07-24T21:00:00Z">
            <w:rPr>
              <w:i/>
              <w:iCs/>
            </w:rPr>
          </w:rPrChange>
        </w:rPr>
        <w:t>Journal of Experimental Biology</w:t>
      </w:r>
      <w:r w:rsidRPr="00C761C5">
        <w:rPr>
          <w:rFonts w:ascii="Times New Roman" w:hAnsi="Times New Roman" w:cs="Times New Roman"/>
          <w:sz w:val="24"/>
          <w:szCs w:val="24"/>
          <w:rPrChange w:id="789" w:author="Barrett, Hannah" w:date="2025-07-24T14:00:00Z" w16du:dateUtc="2025-07-24T21:00:00Z">
            <w:rPr/>
          </w:rPrChange>
        </w:rPr>
        <w:t xml:space="preserve">, </w:t>
      </w:r>
      <w:r w:rsidRPr="00C761C5">
        <w:rPr>
          <w:rFonts w:ascii="Times New Roman" w:hAnsi="Times New Roman" w:cs="Times New Roman"/>
          <w:i/>
          <w:iCs/>
          <w:sz w:val="24"/>
          <w:szCs w:val="24"/>
          <w:rPrChange w:id="790" w:author="Barrett, Hannah" w:date="2025-07-24T14:00:00Z" w16du:dateUtc="2025-07-24T21:00:00Z">
            <w:rPr>
              <w:i/>
              <w:iCs/>
            </w:rPr>
          </w:rPrChange>
        </w:rPr>
        <w:t>222</w:t>
      </w:r>
      <w:r w:rsidRPr="00C761C5">
        <w:rPr>
          <w:rFonts w:ascii="Times New Roman" w:hAnsi="Times New Roman" w:cs="Times New Roman"/>
          <w:sz w:val="24"/>
          <w:szCs w:val="24"/>
          <w:rPrChange w:id="791" w:author="Barrett, Hannah" w:date="2025-07-24T14:00:00Z" w16du:dateUtc="2025-07-24T21:00:00Z">
            <w:rPr/>
          </w:rPrChange>
        </w:rPr>
        <w:t>(14), jeb206045. https://doi.org/10.1242/jeb.206045</w:t>
      </w:r>
    </w:p>
    <w:p w14:paraId="7ADFF168" w14:textId="77777777" w:rsidR="00250764" w:rsidRPr="00C761C5" w:rsidRDefault="00250764" w:rsidP="00250764">
      <w:pPr>
        <w:pStyle w:val="Bibliography"/>
        <w:rPr>
          <w:rFonts w:ascii="Times New Roman" w:hAnsi="Times New Roman" w:cs="Times New Roman"/>
          <w:sz w:val="24"/>
          <w:szCs w:val="24"/>
          <w:rPrChange w:id="792" w:author="Barrett, Hannah" w:date="2025-07-24T14:00:00Z" w16du:dateUtc="2025-07-24T21:00:00Z">
            <w:rPr/>
          </w:rPrChange>
        </w:rPr>
      </w:pPr>
      <w:r w:rsidRPr="00C761C5">
        <w:rPr>
          <w:rFonts w:ascii="Times New Roman" w:hAnsi="Times New Roman" w:cs="Times New Roman"/>
          <w:sz w:val="24"/>
          <w:szCs w:val="24"/>
          <w:rPrChange w:id="793" w:author="Barrett, Hannah" w:date="2025-07-24T14:00:00Z" w16du:dateUtc="2025-07-24T21:00:00Z">
            <w:rPr/>
          </w:rPrChange>
        </w:rPr>
        <w:t xml:space="preserve">Zaret, T. M., &amp; Suffern, J. S. (1976). Vertical migration in zooplankton as a predator avoidance mechanism. </w:t>
      </w:r>
      <w:r w:rsidRPr="00C761C5">
        <w:rPr>
          <w:rFonts w:ascii="Times New Roman" w:hAnsi="Times New Roman" w:cs="Times New Roman"/>
          <w:i/>
          <w:iCs/>
          <w:sz w:val="24"/>
          <w:szCs w:val="24"/>
          <w:rPrChange w:id="794" w:author="Barrett, Hannah" w:date="2025-07-24T14:00:00Z" w16du:dateUtc="2025-07-24T21:00:00Z">
            <w:rPr>
              <w:i/>
              <w:iCs/>
            </w:rPr>
          </w:rPrChange>
        </w:rPr>
        <w:t>Limnology and Oceanography</w:t>
      </w:r>
      <w:r w:rsidRPr="00C761C5">
        <w:rPr>
          <w:rFonts w:ascii="Times New Roman" w:hAnsi="Times New Roman" w:cs="Times New Roman"/>
          <w:sz w:val="24"/>
          <w:szCs w:val="24"/>
          <w:rPrChange w:id="795" w:author="Barrett, Hannah" w:date="2025-07-24T14:00:00Z" w16du:dateUtc="2025-07-24T21:00:00Z">
            <w:rPr/>
          </w:rPrChange>
        </w:rPr>
        <w:t xml:space="preserve">, </w:t>
      </w:r>
      <w:r w:rsidRPr="00C761C5">
        <w:rPr>
          <w:rFonts w:ascii="Times New Roman" w:hAnsi="Times New Roman" w:cs="Times New Roman"/>
          <w:i/>
          <w:iCs/>
          <w:sz w:val="24"/>
          <w:szCs w:val="24"/>
          <w:rPrChange w:id="796" w:author="Barrett, Hannah" w:date="2025-07-24T14:00:00Z" w16du:dateUtc="2025-07-24T21:00:00Z">
            <w:rPr>
              <w:i/>
              <w:iCs/>
            </w:rPr>
          </w:rPrChange>
        </w:rPr>
        <w:t>21</w:t>
      </w:r>
      <w:r w:rsidRPr="00C761C5">
        <w:rPr>
          <w:rFonts w:ascii="Times New Roman" w:hAnsi="Times New Roman" w:cs="Times New Roman"/>
          <w:sz w:val="24"/>
          <w:szCs w:val="24"/>
          <w:rPrChange w:id="797" w:author="Barrett, Hannah" w:date="2025-07-24T14:00:00Z" w16du:dateUtc="2025-07-24T21:00:00Z">
            <w:rPr/>
          </w:rPrChange>
        </w:rPr>
        <w:t>(6), 804–813. https://doi.org/10.4319/lo.1976.21.6.0804</w:t>
      </w:r>
    </w:p>
    <w:p w14:paraId="7C3D0BD4" w14:textId="77777777" w:rsidR="00250764" w:rsidRPr="00C761C5" w:rsidRDefault="00250764" w:rsidP="00250764">
      <w:pPr>
        <w:pStyle w:val="Bibliography"/>
        <w:rPr>
          <w:rFonts w:ascii="Times New Roman" w:hAnsi="Times New Roman" w:cs="Times New Roman"/>
          <w:sz w:val="24"/>
          <w:szCs w:val="24"/>
          <w:rPrChange w:id="798" w:author="Barrett, Hannah" w:date="2025-07-24T14:00:00Z" w16du:dateUtc="2025-07-24T21:00:00Z">
            <w:rPr/>
          </w:rPrChange>
        </w:rPr>
      </w:pPr>
      <w:proofErr w:type="spellStart"/>
      <w:r w:rsidRPr="00C761C5">
        <w:rPr>
          <w:rFonts w:ascii="Times New Roman" w:hAnsi="Times New Roman" w:cs="Times New Roman"/>
          <w:sz w:val="24"/>
          <w:szCs w:val="24"/>
          <w:rPrChange w:id="799" w:author="Barrett, Hannah" w:date="2025-07-24T14:00:00Z" w16du:dateUtc="2025-07-24T21:00:00Z">
            <w:rPr/>
          </w:rPrChange>
        </w:rPr>
        <w:t>Zarnetske</w:t>
      </w:r>
      <w:proofErr w:type="spellEnd"/>
      <w:r w:rsidRPr="00C761C5">
        <w:rPr>
          <w:rFonts w:ascii="Times New Roman" w:hAnsi="Times New Roman" w:cs="Times New Roman"/>
          <w:sz w:val="24"/>
          <w:szCs w:val="24"/>
          <w:rPrChange w:id="800" w:author="Barrett, Hannah" w:date="2025-07-24T14:00:00Z" w16du:dateUtc="2025-07-24T21:00:00Z">
            <w:rPr/>
          </w:rPrChange>
        </w:rPr>
        <w:t xml:space="preserve">, J. P., Haggerty, R., </w:t>
      </w:r>
      <w:proofErr w:type="spellStart"/>
      <w:r w:rsidRPr="00C761C5">
        <w:rPr>
          <w:rFonts w:ascii="Times New Roman" w:hAnsi="Times New Roman" w:cs="Times New Roman"/>
          <w:sz w:val="24"/>
          <w:szCs w:val="24"/>
          <w:rPrChange w:id="801" w:author="Barrett, Hannah" w:date="2025-07-24T14:00:00Z" w16du:dateUtc="2025-07-24T21:00:00Z">
            <w:rPr/>
          </w:rPrChange>
        </w:rPr>
        <w:t>Wondzell</w:t>
      </w:r>
      <w:proofErr w:type="spellEnd"/>
      <w:r w:rsidRPr="00C761C5">
        <w:rPr>
          <w:rFonts w:ascii="Times New Roman" w:hAnsi="Times New Roman" w:cs="Times New Roman"/>
          <w:sz w:val="24"/>
          <w:szCs w:val="24"/>
          <w:rPrChange w:id="802" w:author="Barrett, Hannah" w:date="2025-07-24T14:00:00Z" w16du:dateUtc="2025-07-24T21:00:00Z">
            <w:rPr/>
          </w:rPrChange>
        </w:rPr>
        <w:t xml:space="preserve">, S. M., &amp; Baker, M. A. (2011). Dynamics of nitrate production and removal as a function of residence time in the hyporheic zone. </w:t>
      </w:r>
      <w:r w:rsidRPr="00C761C5">
        <w:rPr>
          <w:rFonts w:ascii="Times New Roman" w:hAnsi="Times New Roman" w:cs="Times New Roman"/>
          <w:i/>
          <w:iCs/>
          <w:sz w:val="24"/>
          <w:szCs w:val="24"/>
          <w:rPrChange w:id="803" w:author="Barrett, Hannah" w:date="2025-07-24T14:00:00Z" w16du:dateUtc="2025-07-24T21:00:00Z">
            <w:rPr>
              <w:i/>
              <w:iCs/>
            </w:rPr>
          </w:rPrChange>
        </w:rPr>
        <w:t xml:space="preserve">Journal of Geophysical Research: </w:t>
      </w:r>
      <w:proofErr w:type="spellStart"/>
      <w:r w:rsidRPr="00C761C5">
        <w:rPr>
          <w:rFonts w:ascii="Times New Roman" w:hAnsi="Times New Roman" w:cs="Times New Roman"/>
          <w:i/>
          <w:iCs/>
          <w:sz w:val="24"/>
          <w:szCs w:val="24"/>
          <w:rPrChange w:id="804" w:author="Barrett, Hannah" w:date="2025-07-24T14:00:00Z" w16du:dateUtc="2025-07-24T21:00:00Z">
            <w:rPr>
              <w:i/>
              <w:iCs/>
            </w:rPr>
          </w:rPrChange>
        </w:rPr>
        <w:t>Biogeosciences</w:t>
      </w:r>
      <w:proofErr w:type="spellEnd"/>
      <w:r w:rsidRPr="00C761C5">
        <w:rPr>
          <w:rFonts w:ascii="Times New Roman" w:hAnsi="Times New Roman" w:cs="Times New Roman"/>
          <w:sz w:val="24"/>
          <w:szCs w:val="24"/>
          <w:rPrChange w:id="805" w:author="Barrett, Hannah" w:date="2025-07-24T14:00:00Z" w16du:dateUtc="2025-07-24T21:00:00Z">
            <w:rPr/>
          </w:rPrChange>
        </w:rPr>
        <w:t xml:space="preserve">, </w:t>
      </w:r>
      <w:r w:rsidRPr="00C761C5">
        <w:rPr>
          <w:rFonts w:ascii="Times New Roman" w:hAnsi="Times New Roman" w:cs="Times New Roman"/>
          <w:i/>
          <w:iCs/>
          <w:sz w:val="24"/>
          <w:szCs w:val="24"/>
          <w:rPrChange w:id="806" w:author="Barrett, Hannah" w:date="2025-07-24T14:00:00Z" w16du:dateUtc="2025-07-24T21:00:00Z">
            <w:rPr>
              <w:i/>
              <w:iCs/>
            </w:rPr>
          </w:rPrChange>
        </w:rPr>
        <w:t>116</w:t>
      </w:r>
      <w:r w:rsidRPr="00C761C5">
        <w:rPr>
          <w:rFonts w:ascii="Times New Roman" w:hAnsi="Times New Roman" w:cs="Times New Roman"/>
          <w:sz w:val="24"/>
          <w:szCs w:val="24"/>
          <w:rPrChange w:id="807" w:author="Barrett, Hannah" w:date="2025-07-24T14:00:00Z" w16du:dateUtc="2025-07-24T21:00:00Z">
            <w:rPr/>
          </w:rPrChange>
        </w:rPr>
        <w:t>(G1). https://doi.org/10.1029/2010JG001356</w:t>
      </w:r>
    </w:p>
    <w:p w14:paraId="269A2BC9" w14:textId="0DDAAF86" w:rsidR="00AB3B4C" w:rsidRPr="00C761C5" w:rsidRDefault="000E0084" w:rsidP="00132F8D">
      <w:pPr>
        <w:pStyle w:val="Default"/>
        <w:spacing w:line="480" w:lineRule="auto"/>
      </w:pPr>
      <w:r w:rsidRPr="00C761C5">
        <w:lastRenderedPageBreak/>
        <w:fldChar w:fldCharType="end"/>
      </w:r>
    </w:p>
    <w:sectPr w:rsidR="00AB3B4C" w:rsidRPr="00C761C5" w:rsidSect="000525A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1" w:author="Barrett, Hannah" w:date="2025-07-18T10:20:00Z" w:initials="HB">
    <w:p w14:paraId="2D2A3C46" w14:textId="77777777" w:rsidR="00DA6C47" w:rsidRDefault="00DA6C47" w:rsidP="00DA6C47">
      <w:pPr>
        <w:pStyle w:val="CommentText"/>
      </w:pPr>
      <w:r>
        <w:rPr>
          <w:rStyle w:val="CommentReference"/>
        </w:rPr>
        <w:annotationRef/>
      </w:r>
      <w:r>
        <w:t>Diving behavior - foray rather than residing for periods of time</w:t>
      </w:r>
    </w:p>
  </w:comment>
  <w:comment w:id="101" w:author="Barrett, Hannah" w:date="2025-07-21T14:39:00Z" w:initials="HB">
    <w:p w14:paraId="7F3C7055" w14:textId="77777777" w:rsidR="00897D46" w:rsidRDefault="00897D46" w:rsidP="00897D46">
      <w:pPr>
        <w:pStyle w:val="CommentText"/>
      </w:pPr>
      <w:r>
        <w:rPr>
          <w:rStyle w:val="CommentReference"/>
        </w:rPr>
        <w:annotationRef/>
      </w:r>
      <w:r>
        <w:t>Can’t find any citations about balancing t/do tradeoff - bianchi et al. 2013 does discuss how vertical movement is greater when subsurface DO is higher – oxygen greatest predictor of migration depth allowing fish to descend to upper margins of low-oxygen waters</w:t>
      </w:r>
    </w:p>
  </w:comment>
  <w:comment w:id="196" w:author="Barrett, Hannah" w:date="2025-07-21T15:25:00Z" w:initials="HB">
    <w:p w14:paraId="657C1C68" w14:textId="77777777" w:rsidR="00964529" w:rsidRDefault="0098268C" w:rsidP="00964529">
      <w:pPr>
        <w:pStyle w:val="CommentText"/>
      </w:pPr>
      <w:r>
        <w:rPr>
          <w:rStyle w:val="CommentReference"/>
        </w:rPr>
        <w:annotationRef/>
      </w:r>
      <w:r w:rsidR="00964529">
        <w:t>We did a 7-day analysis (rather than 1-day) to create those box plots to compare ibutton fish temp/do selection with the simulated selection. We decided to get rid of these boxplots. Do we want to keep analysis and add language saying that fish selecting colder temps than TDObal (can determine this just by looking at Figure 5 depth selection comparing simulation to ibutton fish movement).</w:t>
      </w:r>
    </w:p>
  </w:comment>
  <w:comment w:id="370" w:author="Barrett, Hannah" w:date="2025-07-24T13:56:00Z" w:initials="HB">
    <w:p w14:paraId="5A4A2619" w14:textId="77777777" w:rsidR="002E60D4" w:rsidRDefault="002E60D4" w:rsidP="002E60D4">
      <w:pPr>
        <w:pStyle w:val="CommentText"/>
      </w:pPr>
      <w:r>
        <w:rPr>
          <w:rStyle w:val="CommentReference"/>
        </w:rPr>
        <w:annotationRef/>
      </w:r>
      <w:r>
        <w:t>Repetative with below statement?</w:t>
      </w:r>
    </w:p>
  </w:comment>
  <w:comment w:id="372" w:author="Barrett, Hannah" w:date="2025-07-24T13:57:00Z" w:initials="HB">
    <w:p w14:paraId="287338B3" w14:textId="77777777" w:rsidR="002E60D4" w:rsidRDefault="002E60D4" w:rsidP="002E60D4">
      <w:pPr>
        <w:pStyle w:val="CommentText"/>
      </w:pPr>
      <w:r>
        <w:rPr>
          <w:rStyle w:val="CommentReference"/>
        </w:rPr>
        <w:annotationRef/>
      </w:r>
      <w:r>
        <w:t>repetitive of above?</w:t>
      </w:r>
    </w:p>
  </w:comment>
  <w:comment w:id="382" w:author="Barrett, Hannah" w:date="2025-07-23T10:54:00Z" w:initials="HB">
    <w:p w14:paraId="246D0B65" w14:textId="5648F268" w:rsidR="00471C72" w:rsidRDefault="00471C72" w:rsidP="00471C72">
      <w:pPr>
        <w:pStyle w:val="CommentText"/>
      </w:pPr>
      <w:r>
        <w:rPr>
          <w:rStyle w:val="CommentReference"/>
        </w:rPr>
        <w:annotationRef/>
      </w:r>
      <w:r>
        <w:t>Alcove fish video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2A3C46" w15:done="0"/>
  <w15:commentEx w15:paraId="7F3C7055" w15:done="0"/>
  <w15:commentEx w15:paraId="657C1C68" w15:done="0"/>
  <w15:commentEx w15:paraId="5A4A2619" w15:done="0"/>
  <w15:commentEx w15:paraId="287338B3" w15:done="0"/>
  <w15:commentEx w15:paraId="246D0B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52C1EF" w16cex:dateUtc="2025-07-18T17:20:00Z"/>
  <w16cex:commentExtensible w16cex:durableId="2AA5F8F2" w16cex:dateUtc="2025-07-21T21:39:00Z"/>
  <w16cex:commentExtensible w16cex:durableId="2C7D5858" w16cex:dateUtc="2025-07-21T22:25:00Z"/>
  <w16cex:commentExtensible w16cex:durableId="0893FEA2" w16cex:dateUtc="2025-07-24T20:56:00Z"/>
  <w16cex:commentExtensible w16cex:durableId="2DA15FBA" w16cex:dateUtc="2025-07-24T20:57:00Z"/>
  <w16cex:commentExtensible w16cex:durableId="215D15B1" w16cex:dateUtc="2025-07-23T17: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2A3C46" w16cid:durableId="0852C1EF"/>
  <w16cid:commentId w16cid:paraId="7F3C7055" w16cid:durableId="2AA5F8F2"/>
  <w16cid:commentId w16cid:paraId="657C1C68" w16cid:durableId="2C7D5858"/>
  <w16cid:commentId w16cid:paraId="5A4A2619" w16cid:durableId="0893FEA2"/>
  <w16cid:commentId w16cid:paraId="287338B3" w16cid:durableId="2DA15FBA"/>
  <w16cid:commentId w16cid:paraId="246D0B65" w16cid:durableId="215D15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6C61F" w14:textId="77777777" w:rsidR="001C4232" w:rsidRDefault="001C4232" w:rsidP="00B724DC">
      <w:pPr>
        <w:spacing w:after="0" w:line="240" w:lineRule="auto"/>
      </w:pPr>
      <w:r>
        <w:separator/>
      </w:r>
    </w:p>
  </w:endnote>
  <w:endnote w:type="continuationSeparator" w:id="0">
    <w:p w14:paraId="75DA5950" w14:textId="77777777" w:rsidR="001C4232" w:rsidRDefault="001C4232"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Arial"/>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66D36" w14:textId="77777777" w:rsidR="001C4232" w:rsidRDefault="001C4232" w:rsidP="00B724DC">
      <w:pPr>
        <w:spacing w:after="0" w:line="240" w:lineRule="auto"/>
      </w:pPr>
      <w:r>
        <w:separator/>
      </w:r>
    </w:p>
  </w:footnote>
  <w:footnote w:type="continuationSeparator" w:id="0">
    <w:p w14:paraId="6CF7878E" w14:textId="77777777" w:rsidR="001C4232" w:rsidRDefault="001C4232"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A77621"/>
    <w:multiLevelType w:val="hybridMultilevel"/>
    <w:tmpl w:val="B0C86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4A43B8"/>
    <w:multiLevelType w:val="hybridMultilevel"/>
    <w:tmpl w:val="8384F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921975">
    <w:abstractNumId w:val="0"/>
  </w:num>
  <w:num w:numId="2" w16cid:durableId="1295402440">
    <w:abstractNumId w:val="2"/>
  </w:num>
  <w:num w:numId="3" w16cid:durableId="293022213">
    <w:abstractNumId w:val="3"/>
  </w:num>
  <w:num w:numId="4" w16cid:durableId="48837440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rett, Hannah">
    <w15:presenceInfo w15:providerId="AD" w15:userId="S::barrehan@oregonstate.edu::57f09693-edb2-4815-b1b6-2409887e25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FEA"/>
    <w:rsid w:val="000153CD"/>
    <w:rsid w:val="00022023"/>
    <w:rsid w:val="00023B96"/>
    <w:rsid w:val="0002563A"/>
    <w:rsid w:val="00037692"/>
    <w:rsid w:val="000501C4"/>
    <w:rsid w:val="000509CB"/>
    <w:rsid w:val="00050A2C"/>
    <w:rsid w:val="00051C8E"/>
    <w:rsid w:val="000525A6"/>
    <w:rsid w:val="00055194"/>
    <w:rsid w:val="000608B4"/>
    <w:rsid w:val="00060924"/>
    <w:rsid w:val="00062E1D"/>
    <w:rsid w:val="00062F22"/>
    <w:rsid w:val="000632A6"/>
    <w:rsid w:val="00063922"/>
    <w:rsid w:val="00070C92"/>
    <w:rsid w:val="0007288F"/>
    <w:rsid w:val="00074EDB"/>
    <w:rsid w:val="00075D49"/>
    <w:rsid w:val="0007649C"/>
    <w:rsid w:val="000765B8"/>
    <w:rsid w:val="000767C3"/>
    <w:rsid w:val="0008341E"/>
    <w:rsid w:val="0008366E"/>
    <w:rsid w:val="00087699"/>
    <w:rsid w:val="0009234B"/>
    <w:rsid w:val="000937AE"/>
    <w:rsid w:val="000957BD"/>
    <w:rsid w:val="00095A19"/>
    <w:rsid w:val="000A4DBD"/>
    <w:rsid w:val="000B35C0"/>
    <w:rsid w:val="000B58D9"/>
    <w:rsid w:val="000B5A37"/>
    <w:rsid w:val="000B6F7C"/>
    <w:rsid w:val="000C14A9"/>
    <w:rsid w:val="000D1BA1"/>
    <w:rsid w:val="000D3187"/>
    <w:rsid w:val="000D3CE5"/>
    <w:rsid w:val="000D5DC8"/>
    <w:rsid w:val="000E0084"/>
    <w:rsid w:val="000E287C"/>
    <w:rsid w:val="000E627F"/>
    <w:rsid w:val="000E66C4"/>
    <w:rsid w:val="000F5365"/>
    <w:rsid w:val="000F558D"/>
    <w:rsid w:val="000F7E05"/>
    <w:rsid w:val="001003EB"/>
    <w:rsid w:val="00114A9A"/>
    <w:rsid w:val="00116CE5"/>
    <w:rsid w:val="00117344"/>
    <w:rsid w:val="00117893"/>
    <w:rsid w:val="0012206B"/>
    <w:rsid w:val="00124D07"/>
    <w:rsid w:val="00131722"/>
    <w:rsid w:val="00131C77"/>
    <w:rsid w:val="00132F8D"/>
    <w:rsid w:val="00136FB1"/>
    <w:rsid w:val="001372E7"/>
    <w:rsid w:val="00140DD7"/>
    <w:rsid w:val="00141332"/>
    <w:rsid w:val="00145AD5"/>
    <w:rsid w:val="00146C88"/>
    <w:rsid w:val="001508D5"/>
    <w:rsid w:val="00150EAF"/>
    <w:rsid w:val="00154085"/>
    <w:rsid w:val="00154675"/>
    <w:rsid w:val="00154B9F"/>
    <w:rsid w:val="00156B3C"/>
    <w:rsid w:val="00160B1A"/>
    <w:rsid w:val="00165922"/>
    <w:rsid w:val="00166274"/>
    <w:rsid w:val="00171F22"/>
    <w:rsid w:val="0017209C"/>
    <w:rsid w:val="0017500D"/>
    <w:rsid w:val="00181359"/>
    <w:rsid w:val="00183EAC"/>
    <w:rsid w:val="00184719"/>
    <w:rsid w:val="001902DD"/>
    <w:rsid w:val="00191BD1"/>
    <w:rsid w:val="00196836"/>
    <w:rsid w:val="00196E54"/>
    <w:rsid w:val="001A2982"/>
    <w:rsid w:val="001A3FBF"/>
    <w:rsid w:val="001A4896"/>
    <w:rsid w:val="001A630C"/>
    <w:rsid w:val="001B2297"/>
    <w:rsid w:val="001B7108"/>
    <w:rsid w:val="001C00A5"/>
    <w:rsid w:val="001C23C3"/>
    <w:rsid w:val="001C29D4"/>
    <w:rsid w:val="001C4232"/>
    <w:rsid w:val="001D08BD"/>
    <w:rsid w:val="001D0E3A"/>
    <w:rsid w:val="001D1CBB"/>
    <w:rsid w:val="001E0E68"/>
    <w:rsid w:val="001E2A43"/>
    <w:rsid w:val="001E399A"/>
    <w:rsid w:val="001E54D7"/>
    <w:rsid w:val="001E7C41"/>
    <w:rsid w:val="001F2CFA"/>
    <w:rsid w:val="001F4C28"/>
    <w:rsid w:val="002001C2"/>
    <w:rsid w:val="00200B74"/>
    <w:rsid w:val="0020159F"/>
    <w:rsid w:val="00202EDC"/>
    <w:rsid w:val="00206F8E"/>
    <w:rsid w:val="002103C3"/>
    <w:rsid w:val="0021394A"/>
    <w:rsid w:val="00217648"/>
    <w:rsid w:val="00220577"/>
    <w:rsid w:val="00223C12"/>
    <w:rsid w:val="00225C08"/>
    <w:rsid w:val="0023016A"/>
    <w:rsid w:val="0023045E"/>
    <w:rsid w:val="00231B40"/>
    <w:rsid w:val="002362ED"/>
    <w:rsid w:val="002366EE"/>
    <w:rsid w:val="002421B2"/>
    <w:rsid w:val="00245392"/>
    <w:rsid w:val="00246C80"/>
    <w:rsid w:val="00250764"/>
    <w:rsid w:val="00250F9B"/>
    <w:rsid w:val="00251574"/>
    <w:rsid w:val="002516C1"/>
    <w:rsid w:val="0025212D"/>
    <w:rsid w:val="00254FC3"/>
    <w:rsid w:val="002603A7"/>
    <w:rsid w:val="00260726"/>
    <w:rsid w:val="0026255C"/>
    <w:rsid w:val="00264593"/>
    <w:rsid w:val="00265802"/>
    <w:rsid w:val="00267A04"/>
    <w:rsid w:val="00272B1D"/>
    <w:rsid w:val="00275D09"/>
    <w:rsid w:val="0027746D"/>
    <w:rsid w:val="0027799E"/>
    <w:rsid w:val="002814CA"/>
    <w:rsid w:val="00281AD5"/>
    <w:rsid w:val="00284B74"/>
    <w:rsid w:val="00284D06"/>
    <w:rsid w:val="0028590D"/>
    <w:rsid w:val="002874CC"/>
    <w:rsid w:val="0029691A"/>
    <w:rsid w:val="002A0DF5"/>
    <w:rsid w:val="002A277D"/>
    <w:rsid w:val="002A2895"/>
    <w:rsid w:val="002A2EFD"/>
    <w:rsid w:val="002A79D7"/>
    <w:rsid w:val="002B2071"/>
    <w:rsid w:val="002B27EB"/>
    <w:rsid w:val="002C3169"/>
    <w:rsid w:val="002C4E43"/>
    <w:rsid w:val="002C5B79"/>
    <w:rsid w:val="002C6BF4"/>
    <w:rsid w:val="002C7D03"/>
    <w:rsid w:val="002D0E5F"/>
    <w:rsid w:val="002D24B1"/>
    <w:rsid w:val="002D3DF2"/>
    <w:rsid w:val="002D632E"/>
    <w:rsid w:val="002D681C"/>
    <w:rsid w:val="002E05DB"/>
    <w:rsid w:val="002E3FA7"/>
    <w:rsid w:val="002E60D4"/>
    <w:rsid w:val="002E6ADE"/>
    <w:rsid w:val="002F0029"/>
    <w:rsid w:val="002F0138"/>
    <w:rsid w:val="002F05CC"/>
    <w:rsid w:val="002F465D"/>
    <w:rsid w:val="002F589F"/>
    <w:rsid w:val="0030363D"/>
    <w:rsid w:val="00307A3E"/>
    <w:rsid w:val="00310438"/>
    <w:rsid w:val="003143A9"/>
    <w:rsid w:val="00314DF4"/>
    <w:rsid w:val="003211F2"/>
    <w:rsid w:val="003230F3"/>
    <w:rsid w:val="00326996"/>
    <w:rsid w:val="00327F4C"/>
    <w:rsid w:val="00330F26"/>
    <w:rsid w:val="0033492C"/>
    <w:rsid w:val="00336332"/>
    <w:rsid w:val="003373C4"/>
    <w:rsid w:val="003374DF"/>
    <w:rsid w:val="0033789E"/>
    <w:rsid w:val="00341AD2"/>
    <w:rsid w:val="003463BD"/>
    <w:rsid w:val="003570D6"/>
    <w:rsid w:val="00362738"/>
    <w:rsid w:val="00362792"/>
    <w:rsid w:val="0036293A"/>
    <w:rsid w:val="00364088"/>
    <w:rsid w:val="00364634"/>
    <w:rsid w:val="00364FB1"/>
    <w:rsid w:val="0036538B"/>
    <w:rsid w:val="003668A0"/>
    <w:rsid w:val="00371E66"/>
    <w:rsid w:val="0037218D"/>
    <w:rsid w:val="00375D95"/>
    <w:rsid w:val="00384962"/>
    <w:rsid w:val="003851F1"/>
    <w:rsid w:val="00386954"/>
    <w:rsid w:val="00387593"/>
    <w:rsid w:val="00391864"/>
    <w:rsid w:val="00391C39"/>
    <w:rsid w:val="00396C86"/>
    <w:rsid w:val="003A1EE8"/>
    <w:rsid w:val="003A2D11"/>
    <w:rsid w:val="003A3B2C"/>
    <w:rsid w:val="003A3FAD"/>
    <w:rsid w:val="003A56DB"/>
    <w:rsid w:val="003A59E8"/>
    <w:rsid w:val="003B106F"/>
    <w:rsid w:val="003C0D12"/>
    <w:rsid w:val="003C1EEF"/>
    <w:rsid w:val="003C2D16"/>
    <w:rsid w:val="003C39B2"/>
    <w:rsid w:val="003C6F72"/>
    <w:rsid w:val="003C7B06"/>
    <w:rsid w:val="003D2207"/>
    <w:rsid w:val="003D3AF6"/>
    <w:rsid w:val="003D571C"/>
    <w:rsid w:val="003D6E9E"/>
    <w:rsid w:val="003D7CF6"/>
    <w:rsid w:val="003E1439"/>
    <w:rsid w:val="003E226A"/>
    <w:rsid w:val="003E57D2"/>
    <w:rsid w:val="003E6D6D"/>
    <w:rsid w:val="003E7A5E"/>
    <w:rsid w:val="003E7E85"/>
    <w:rsid w:val="003F0373"/>
    <w:rsid w:val="003F45B4"/>
    <w:rsid w:val="003F4F2E"/>
    <w:rsid w:val="003F6475"/>
    <w:rsid w:val="003F698F"/>
    <w:rsid w:val="00401434"/>
    <w:rsid w:val="004018CC"/>
    <w:rsid w:val="00403540"/>
    <w:rsid w:val="00406E37"/>
    <w:rsid w:val="00413F74"/>
    <w:rsid w:val="004238C3"/>
    <w:rsid w:val="004240B4"/>
    <w:rsid w:val="00424221"/>
    <w:rsid w:val="004305D7"/>
    <w:rsid w:val="00430B7C"/>
    <w:rsid w:val="004315B5"/>
    <w:rsid w:val="004316CA"/>
    <w:rsid w:val="004332F0"/>
    <w:rsid w:val="0044055D"/>
    <w:rsid w:val="00441BD4"/>
    <w:rsid w:val="00442614"/>
    <w:rsid w:val="00444FC0"/>
    <w:rsid w:val="0045625C"/>
    <w:rsid w:val="00456C18"/>
    <w:rsid w:val="0045714A"/>
    <w:rsid w:val="00463AF9"/>
    <w:rsid w:val="00466724"/>
    <w:rsid w:val="00470B5B"/>
    <w:rsid w:val="00471C72"/>
    <w:rsid w:val="00474446"/>
    <w:rsid w:val="00476252"/>
    <w:rsid w:val="00476AE1"/>
    <w:rsid w:val="00476F49"/>
    <w:rsid w:val="00483A97"/>
    <w:rsid w:val="00483FB7"/>
    <w:rsid w:val="00484F6D"/>
    <w:rsid w:val="004A1FE8"/>
    <w:rsid w:val="004A2890"/>
    <w:rsid w:val="004A2EE4"/>
    <w:rsid w:val="004A3E17"/>
    <w:rsid w:val="004A3FCC"/>
    <w:rsid w:val="004A76EE"/>
    <w:rsid w:val="004B0673"/>
    <w:rsid w:val="004B26CF"/>
    <w:rsid w:val="004B2F7C"/>
    <w:rsid w:val="004B55FC"/>
    <w:rsid w:val="004C1E6A"/>
    <w:rsid w:val="004C497B"/>
    <w:rsid w:val="004C4CEC"/>
    <w:rsid w:val="004D02BB"/>
    <w:rsid w:val="004D0C40"/>
    <w:rsid w:val="004D224A"/>
    <w:rsid w:val="004D3CE5"/>
    <w:rsid w:val="004E4673"/>
    <w:rsid w:val="004E549D"/>
    <w:rsid w:val="004F4876"/>
    <w:rsid w:val="004F4A41"/>
    <w:rsid w:val="004F60F4"/>
    <w:rsid w:val="004F6342"/>
    <w:rsid w:val="0050112F"/>
    <w:rsid w:val="005064CA"/>
    <w:rsid w:val="0051426B"/>
    <w:rsid w:val="00527751"/>
    <w:rsid w:val="00530551"/>
    <w:rsid w:val="005309BB"/>
    <w:rsid w:val="0053367A"/>
    <w:rsid w:val="00533C0D"/>
    <w:rsid w:val="00535C01"/>
    <w:rsid w:val="005362D7"/>
    <w:rsid w:val="005367DA"/>
    <w:rsid w:val="00540EFF"/>
    <w:rsid w:val="00550810"/>
    <w:rsid w:val="00552274"/>
    <w:rsid w:val="00554236"/>
    <w:rsid w:val="00555245"/>
    <w:rsid w:val="00556746"/>
    <w:rsid w:val="00556D20"/>
    <w:rsid w:val="00557CE6"/>
    <w:rsid w:val="00561BEB"/>
    <w:rsid w:val="00561C78"/>
    <w:rsid w:val="0056289D"/>
    <w:rsid w:val="00564296"/>
    <w:rsid w:val="00564606"/>
    <w:rsid w:val="00565105"/>
    <w:rsid w:val="00567789"/>
    <w:rsid w:val="00570493"/>
    <w:rsid w:val="0057388B"/>
    <w:rsid w:val="0057413F"/>
    <w:rsid w:val="005801A0"/>
    <w:rsid w:val="00580BEF"/>
    <w:rsid w:val="00583B4F"/>
    <w:rsid w:val="005878B5"/>
    <w:rsid w:val="00593B10"/>
    <w:rsid w:val="00593CA3"/>
    <w:rsid w:val="00593D6E"/>
    <w:rsid w:val="005944EF"/>
    <w:rsid w:val="005950AE"/>
    <w:rsid w:val="005965C8"/>
    <w:rsid w:val="00596A91"/>
    <w:rsid w:val="0059748D"/>
    <w:rsid w:val="00597ABF"/>
    <w:rsid w:val="00597BDB"/>
    <w:rsid w:val="005A0C12"/>
    <w:rsid w:val="005A1BF6"/>
    <w:rsid w:val="005A5FD5"/>
    <w:rsid w:val="005B0834"/>
    <w:rsid w:val="005B12F6"/>
    <w:rsid w:val="005B19CF"/>
    <w:rsid w:val="005B2443"/>
    <w:rsid w:val="005B7213"/>
    <w:rsid w:val="005C5C46"/>
    <w:rsid w:val="005C7418"/>
    <w:rsid w:val="005C7858"/>
    <w:rsid w:val="005C7AC1"/>
    <w:rsid w:val="005D1716"/>
    <w:rsid w:val="005D2126"/>
    <w:rsid w:val="005D787A"/>
    <w:rsid w:val="005E0978"/>
    <w:rsid w:val="005E1D37"/>
    <w:rsid w:val="005F50E1"/>
    <w:rsid w:val="005F5156"/>
    <w:rsid w:val="005F7C05"/>
    <w:rsid w:val="0060268F"/>
    <w:rsid w:val="00602E6F"/>
    <w:rsid w:val="00604D6A"/>
    <w:rsid w:val="0060566E"/>
    <w:rsid w:val="00611582"/>
    <w:rsid w:val="0061162A"/>
    <w:rsid w:val="00613A93"/>
    <w:rsid w:val="00615231"/>
    <w:rsid w:val="0061742B"/>
    <w:rsid w:val="006174F8"/>
    <w:rsid w:val="006208F8"/>
    <w:rsid w:val="00620E5F"/>
    <w:rsid w:val="00622257"/>
    <w:rsid w:val="00623413"/>
    <w:rsid w:val="0063121A"/>
    <w:rsid w:val="00631D22"/>
    <w:rsid w:val="00631E65"/>
    <w:rsid w:val="006326CC"/>
    <w:rsid w:val="006345A9"/>
    <w:rsid w:val="006414BA"/>
    <w:rsid w:val="00643783"/>
    <w:rsid w:val="0064675C"/>
    <w:rsid w:val="00646A79"/>
    <w:rsid w:val="00651096"/>
    <w:rsid w:val="0065111A"/>
    <w:rsid w:val="00652855"/>
    <w:rsid w:val="006566D7"/>
    <w:rsid w:val="00662927"/>
    <w:rsid w:val="006631A2"/>
    <w:rsid w:val="006632DA"/>
    <w:rsid w:val="00663D3A"/>
    <w:rsid w:val="006708B1"/>
    <w:rsid w:val="00672E86"/>
    <w:rsid w:val="006826F0"/>
    <w:rsid w:val="00692CA8"/>
    <w:rsid w:val="00693B18"/>
    <w:rsid w:val="006959BF"/>
    <w:rsid w:val="00696499"/>
    <w:rsid w:val="00697FC2"/>
    <w:rsid w:val="006A087A"/>
    <w:rsid w:val="006A4EDE"/>
    <w:rsid w:val="006B369A"/>
    <w:rsid w:val="006C12B3"/>
    <w:rsid w:val="006C3760"/>
    <w:rsid w:val="006C3DDA"/>
    <w:rsid w:val="006C5989"/>
    <w:rsid w:val="006C599A"/>
    <w:rsid w:val="006D16CA"/>
    <w:rsid w:val="006D2EF9"/>
    <w:rsid w:val="006D326B"/>
    <w:rsid w:val="006D454D"/>
    <w:rsid w:val="006D48CD"/>
    <w:rsid w:val="006E44D9"/>
    <w:rsid w:val="006E45ED"/>
    <w:rsid w:val="006E5475"/>
    <w:rsid w:val="006F12A2"/>
    <w:rsid w:val="006F15A4"/>
    <w:rsid w:val="006F23EF"/>
    <w:rsid w:val="006F7504"/>
    <w:rsid w:val="0070073F"/>
    <w:rsid w:val="00700AC4"/>
    <w:rsid w:val="00703532"/>
    <w:rsid w:val="00703D23"/>
    <w:rsid w:val="00713E93"/>
    <w:rsid w:val="007156B0"/>
    <w:rsid w:val="00716077"/>
    <w:rsid w:val="00716346"/>
    <w:rsid w:val="00716C2B"/>
    <w:rsid w:val="00721650"/>
    <w:rsid w:val="007234AF"/>
    <w:rsid w:val="00725F70"/>
    <w:rsid w:val="0073464E"/>
    <w:rsid w:val="007349D6"/>
    <w:rsid w:val="00737FE5"/>
    <w:rsid w:val="007434FD"/>
    <w:rsid w:val="007457FE"/>
    <w:rsid w:val="00750AF8"/>
    <w:rsid w:val="0075130D"/>
    <w:rsid w:val="00761661"/>
    <w:rsid w:val="00772861"/>
    <w:rsid w:val="00776083"/>
    <w:rsid w:val="007811C6"/>
    <w:rsid w:val="00781528"/>
    <w:rsid w:val="00783964"/>
    <w:rsid w:val="00783E76"/>
    <w:rsid w:val="00794FA2"/>
    <w:rsid w:val="0079546D"/>
    <w:rsid w:val="00795A38"/>
    <w:rsid w:val="007978E2"/>
    <w:rsid w:val="00797A78"/>
    <w:rsid w:val="007A0D3A"/>
    <w:rsid w:val="007A1134"/>
    <w:rsid w:val="007A2E0B"/>
    <w:rsid w:val="007A752C"/>
    <w:rsid w:val="007B16A6"/>
    <w:rsid w:val="007B1E64"/>
    <w:rsid w:val="007B2421"/>
    <w:rsid w:val="007B45C4"/>
    <w:rsid w:val="007B5F4F"/>
    <w:rsid w:val="007B6490"/>
    <w:rsid w:val="007C043D"/>
    <w:rsid w:val="007C04DA"/>
    <w:rsid w:val="007C051C"/>
    <w:rsid w:val="007C50DC"/>
    <w:rsid w:val="007C5612"/>
    <w:rsid w:val="007C65B6"/>
    <w:rsid w:val="007D0AB5"/>
    <w:rsid w:val="007D1052"/>
    <w:rsid w:val="007D335E"/>
    <w:rsid w:val="007D3F56"/>
    <w:rsid w:val="007D54FF"/>
    <w:rsid w:val="007D5781"/>
    <w:rsid w:val="007D74B6"/>
    <w:rsid w:val="007E333F"/>
    <w:rsid w:val="007E4574"/>
    <w:rsid w:val="007E72D9"/>
    <w:rsid w:val="007F0D70"/>
    <w:rsid w:val="007F38DF"/>
    <w:rsid w:val="00800608"/>
    <w:rsid w:val="0080104B"/>
    <w:rsid w:val="008036E7"/>
    <w:rsid w:val="00803B7E"/>
    <w:rsid w:val="00803D83"/>
    <w:rsid w:val="00811080"/>
    <w:rsid w:val="008202E3"/>
    <w:rsid w:val="0082418F"/>
    <w:rsid w:val="0082548D"/>
    <w:rsid w:val="00826CAD"/>
    <w:rsid w:val="00830145"/>
    <w:rsid w:val="00833075"/>
    <w:rsid w:val="00833ED9"/>
    <w:rsid w:val="008404CA"/>
    <w:rsid w:val="008407B4"/>
    <w:rsid w:val="00842E1A"/>
    <w:rsid w:val="00842E7B"/>
    <w:rsid w:val="00843A04"/>
    <w:rsid w:val="00843D1E"/>
    <w:rsid w:val="00845AE1"/>
    <w:rsid w:val="00847C04"/>
    <w:rsid w:val="00852BAD"/>
    <w:rsid w:val="00854D62"/>
    <w:rsid w:val="008566CE"/>
    <w:rsid w:val="0086059A"/>
    <w:rsid w:val="00861B0E"/>
    <w:rsid w:val="00862B35"/>
    <w:rsid w:val="00865DBF"/>
    <w:rsid w:val="00870AFC"/>
    <w:rsid w:val="0087533A"/>
    <w:rsid w:val="0087616D"/>
    <w:rsid w:val="00880B06"/>
    <w:rsid w:val="0088740F"/>
    <w:rsid w:val="00892CC9"/>
    <w:rsid w:val="0089418C"/>
    <w:rsid w:val="00894BD4"/>
    <w:rsid w:val="00894FD6"/>
    <w:rsid w:val="008951AA"/>
    <w:rsid w:val="008959A0"/>
    <w:rsid w:val="00897D46"/>
    <w:rsid w:val="008A13F5"/>
    <w:rsid w:val="008A5A7F"/>
    <w:rsid w:val="008A7875"/>
    <w:rsid w:val="008B1184"/>
    <w:rsid w:val="008C4425"/>
    <w:rsid w:val="008C589E"/>
    <w:rsid w:val="008D39CF"/>
    <w:rsid w:val="008D6C90"/>
    <w:rsid w:val="008E0CEA"/>
    <w:rsid w:val="008E1B4C"/>
    <w:rsid w:val="008E494C"/>
    <w:rsid w:val="008E5751"/>
    <w:rsid w:val="008F49FE"/>
    <w:rsid w:val="008F703A"/>
    <w:rsid w:val="0090111C"/>
    <w:rsid w:val="009037B5"/>
    <w:rsid w:val="009048F0"/>
    <w:rsid w:val="00906CED"/>
    <w:rsid w:val="0090757D"/>
    <w:rsid w:val="009123AC"/>
    <w:rsid w:val="009127CF"/>
    <w:rsid w:val="00913CE7"/>
    <w:rsid w:val="00914135"/>
    <w:rsid w:val="00915554"/>
    <w:rsid w:val="0092140B"/>
    <w:rsid w:val="0093039B"/>
    <w:rsid w:val="0093154A"/>
    <w:rsid w:val="00932528"/>
    <w:rsid w:val="00941C9B"/>
    <w:rsid w:val="00944635"/>
    <w:rsid w:val="00944AF6"/>
    <w:rsid w:val="00945594"/>
    <w:rsid w:val="0095350C"/>
    <w:rsid w:val="00955527"/>
    <w:rsid w:val="00961AE6"/>
    <w:rsid w:val="00963BC4"/>
    <w:rsid w:val="00964529"/>
    <w:rsid w:val="0097235D"/>
    <w:rsid w:val="009749B1"/>
    <w:rsid w:val="0098248F"/>
    <w:rsid w:val="0098268C"/>
    <w:rsid w:val="00990081"/>
    <w:rsid w:val="009906FB"/>
    <w:rsid w:val="00991472"/>
    <w:rsid w:val="00991D28"/>
    <w:rsid w:val="009964FA"/>
    <w:rsid w:val="009973AE"/>
    <w:rsid w:val="009A2557"/>
    <w:rsid w:val="009A6F3A"/>
    <w:rsid w:val="009A7779"/>
    <w:rsid w:val="009B18A0"/>
    <w:rsid w:val="009B3D66"/>
    <w:rsid w:val="009B47A2"/>
    <w:rsid w:val="009C0215"/>
    <w:rsid w:val="009C3BBF"/>
    <w:rsid w:val="009C46C4"/>
    <w:rsid w:val="009C7EEE"/>
    <w:rsid w:val="009D14BD"/>
    <w:rsid w:val="009D2C41"/>
    <w:rsid w:val="009D55A1"/>
    <w:rsid w:val="009E1702"/>
    <w:rsid w:val="009E21C7"/>
    <w:rsid w:val="009E5788"/>
    <w:rsid w:val="009E5AF1"/>
    <w:rsid w:val="00A007DA"/>
    <w:rsid w:val="00A06BF0"/>
    <w:rsid w:val="00A123E2"/>
    <w:rsid w:val="00A12807"/>
    <w:rsid w:val="00A14BC6"/>
    <w:rsid w:val="00A151E0"/>
    <w:rsid w:val="00A156CC"/>
    <w:rsid w:val="00A17BA1"/>
    <w:rsid w:val="00A20843"/>
    <w:rsid w:val="00A24D79"/>
    <w:rsid w:val="00A30307"/>
    <w:rsid w:val="00A33143"/>
    <w:rsid w:val="00A36135"/>
    <w:rsid w:val="00A4179D"/>
    <w:rsid w:val="00A428B4"/>
    <w:rsid w:val="00A44EED"/>
    <w:rsid w:val="00A44FFD"/>
    <w:rsid w:val="00A45C8B"/>
    <w:rsid w:val="00A46028"/>
    <w:rsid w:val="00A50834"/>
    <w:rsid w:val="00A51219"/>
    <w:rsid w:val="00A51C21"/>
    <w:rsid w:val="00A54FA2"/>
    <w:rsid w:val="00A55407"/>
    <w:rsid w:val="00A60C73"/>
    <w:rsid w:val="00A60ED2"/>
    <w:rsid w:val="00A61663"/>
    <w:rsid w:val="00A648F0"/>
    <w:rsid w:val="00A669C4"/>
    <w:rsid w:val="00A72C79"/>
    <w:rsid w:val="00A7340F"/>
    <w:rsid w:val="00A73636"/>
    <w:rsid w:val="00A737C0"/>
    <w:rsid w:val="00A774D4"/>
    <w:rsid w:val="00A77A96"/>
    <w:rsid w:val="00A77D14"/>
    <w:rsid w:val="00A77F12"/>
    <w:rsid w:val="00A801D0"/>
    <w:rsid w:val="00A80E24"/>
    <w:rsid w:val="00A843C6"/>
    <w:rsid w:val="00A93194"/>
    <w:rsid w:val="00A937C2"/>
    <w:rsid w:val="00A942A9"/>
    <w:rsid w:val="00A94B30"/>
    <w:rsid w:val="00A97F6B"/>
    <w:rsid w:val="00AA00EE"/>
    <w:rsid w:val="00AA3A7C"/>
    <w:rsid w:val="00AA6E85"/>
    <w:rsid w:val="00AB0838"/>
    <w:rsid w:val="00AB3B4C"/>
    <w:rsid w:val="00AB3E0A"/>
    <w:rsid w:val="00AB7323"/>
    <w:rsid w:val="00AC3BB3"/>
    <w:rsid w:val="00AC435C"/>
    <w:rsid w:val="00AC701D"/>
    <w:rsid w:val="00AD001A"/>
    <w:rsid w:val="00AD57CC"/>
    <w:rsid w:val="00AD5CC8"/>
    <w:rsid w:val="00AE419C"/>
    <w:rsid w:val="00AE6379"/>
    <w:rsid w:val="00AE68C7"/>
    <w:rsid w:val="00AF0BB0"/>
    <w:rsid w:val="00AF3719"/>
    <w:rsid w:val="00AF7BD6"/>
    <w:rsid w:val="00B02A4E"/>
    <w:rsid w:val="00B06077"/>
    <w:rsid w:val="00B079E3"/>
    <w:rsid w:val="00B10292"/>
    <w:rsid w:val="00B12B3D"/>
    <w:rsid w:val="00B16FCF"/>
    <w:rsid w:val="00B17B29"/>
    <w:rsid w:val="00B21A60"/>
    <w:rsid w:val="00B23CCF"/>
    <w:rsid w:val="00B26726"/>
    <w:rsid w:val="00B273FC"/>
    <w:rsid w:val="00B277BF"/>
    <w:rsid w:val="00B27E17"/>
    <w:rsid w:val="00B3149C"/>
    <w:rsid w:val="00B3357A"/>
    <w:rsid w:val="00B3476A"/>
    <w:rsid w:val="00B359F7"/>
    <w:rsid w:val="00B35BBE"/>
    <w:rsid w:val="00B35DF1"/>
    <w:rsid w:val="00B407EB"/>
    <w:rsid w:val="00B40E8A"/>
    <w:rsid w:val="00B41BA9"/>
    <w:rsid w:val="00B425D0"/>
    <w:rsid w:val="00B54233"/>
    <w:rsid w:val="00B578B3"/>
    <w:rsid w:val="00B60686"/>
    <w:rsid w:val="00B63DE7"/>
    <w:rsid w:val="00B67620"/>
    <w:rsid w:val="00B724DC"/>
    <w:rsid w:val="00B75519"/>
    <w:rsid w:val="00B76AB4"/>
    <w:rsid w:val="00B77EA1"/>
    <w:rsid w:val="00B82A69"/>
    <w:rsid w:val="00B8780B"/>
    <w:rsid w:val="00B90B47"/>
    <w:rsid w:val="00B92C93"/>
    <w:rsid w:val="00B96566"/>
    <w:rsid w:val="00B97402"/>
    <w:rsid w:val="00B9760F"/>
    <w:rsid w:val="00BA1D11"/>
    <w:rsid w:val="00BA2372"/>
    <w:rsid w:val="00BA2B50"/>
    <w:rsid w:val="00BA3945"/>
    <w:rsid w:val="00BA4BA0"/>
    <w:rsid w:val="00BA4CF1"/>
    <w:rsid w:val="00BA6ADA"/>
    <w:rsid w:val="00BB0058"/>
    <w:rsid w:val="00BB19C2"/>
    <w:rsid w:val="00BB336C"/>
    <w:rsid w:val="00BB3F35"/>
    <w:rsid w:val="00BB6E61"/>
    <w:rsid w:val="00BC0F36"/>
    <w:rsid w:val="00BC500E"/>
    <w:rsid w:val="00BD7285"/>
    <w:rsid w:val="00BD7F9A"/>
    <w:rsid w:val="00BE25E8"/>
    <w:rsid w:val="00BE35A9"/>
    <w:rsid w:val="00BE38FC"/>
    <w:rsid w:val="00BF182E"/>
    <w:rsid w:val="00BF3145"/>
    <w:rsid w:val="00BF35A0"/>
    <w:rsid w:val="00BF5694"/>
    <w:rsid w:val="00BF63CA"/>
    <w:rsid w:val="00BF7CA6"/>
    <w:rsid w:val="00BF7E1A"/>
    <w:rsid w:val="00C039DC"/>
    <w:rsid w:val="00C04F05"/>
    <w:rsid w:val="00C13FAA"/>
    <w:rsid w:val="00C15FE2"/>
    <w:rsid w:val="00C172EB"/>
    <w:rsid w:val="00C25797"/>
    <w:rsid w:val="00C25874"/>
    <w:rsid w:val="00C25C0A"/>
    <w:rsid w:val="00C358B4"/>
    <w:rsid w:val="00C42A4C"/>
    <w:rsid w:val="00C435C4"/>
    <w:rsid w:val="00C441F8"/>
    <w:rsid w:val="00C449D6"/>
    <w:rsid w:val="00C46E01"/>
    <w:rsid w:val="00C55317"/>
    <w:rsid w:val="00C56B0A"/>
    <w:rsid w:val="00C579C4"/>
    <w:rsid w:val="00C6236E"/>
    <w:rsid w:val="00C67D44"/>
    <w:rsid w:val="00C761C5"/>
    <w:rsid w:val="00C7644F"/>
    <w:rsid w:val="00C83A2C"/>
    <w:rsid w:val="00C91E81"/>
    <w:rsid w:val="00C9210B"/>
    <w:rsid w:val="00C959C5"/>
    <w:rsid w:val="00CA4870"/>
    <w:rsid w:val="00CA562B"/>
    <w:rsid w:val="00CB1A28"/>
    <w:rsid w:val="00CB3480"/>
    <w:rsid w:val="00CB36F1"/>
    <w:rsid w:val="00CB5657"/>
    <w:rsid w:val="00CB6004"/>
    <w:rsid w:val="00CC28BB"/>
    <w:rsid w:val="00CC56E6"/>
    <w:rsid w:val="00CC7607"/>
    <w:rsid w:val="00CD1070"/>
    <w:rsid w:val="00CD1AB4"/>
    <w:rsid w:val="00CD3009"/>
    <w:rsid w:val="00CD437D"/>
    <w:rsid w:val="00CD5133"/>
    <w:rsid w:val="00CD51C4"/>
    <w:rsid w:val="00CE28BA"/>
    <w:rsid w:val="00CE5636"/>
    <w:rsid w:val="00CF1B58"/>
    <w:rsid w:val="00CF1E2D"/>
    <w:rsid w:val="00CF4DB5"/>
    <w:rsid w:val="00CF701B"/>
    <w:rsid w:val="00D0534A"/>
    <w:rsid w:val="00D059F0"/>
    <w:rsid w:val="00D11C16"/>
    <w:rsid w:val="00D137F0"/>
    <w:rsid w:val="00D2205F"/>
    <w:rsid w:val="00D22412"/>
    <w:rsid w:val="00D234CC"/>
    <w:rsid w:val="00D23599"/>
    <w:rsid w:val="00D2468F"/>
    <w:rsid w:val="00D3471B"/>
    <w:rsid w:val="00D36937"/>
    <w:rsid w:val="00D36DD8"/>
    <w:rsid w:val="00D379FB"/>
    <w:rsid w:val="00D37F3F"/>
    <w:rsid w:val="00D43E97"/>
    <w:rsid w:val="00D455B2"/>
    <w:rsid w:val="00D45DFE"/>
    <w:rsid w:val="00D50B14"/>
    <w:rsid w:val="00D50B74"/>
    <w:rsid w:val="00D53B18"/>
    <w:rsid w:val="00D53F0D"/>
    <w:rsid w:val="00D575D4"/>
    <w:rsid w:val="00D57B11"/>
    <w:rsid w:val="00D617C1"/>
    <w:rsid w:val="00D62523"/>
    <w:rsid w:val="00D64F03"/>
    <w:rsid w:val="00D66911"/>
    <w:rsid w:val="00D66F44"/>
    <w:rsid w:val="00D70C45"/>
    <w:rsid w:val="00D72D97"/>
    <w:rsid w:val="00D74FCE"/>
    <w:rsid w:val="00D7683C"/>
    <w:rsid w:val="00D8633D"/>
    <w:rsid w:val="00D929D1"/>
    <w:rsid w:val="00D941F4"/>
    <w:rsid w:val="00D946C3"/>
    <w:rsid w:val="00DA0F16"/>
    <w:rsid w:val="00DA2B32"/>
    <w:rsid w:val="00DA6C47"/>
    <w:rsid w:val="00DA70FF"/>
    <w:rsid w:val="00DB0E55"/>
    <w:rsid w:val="00DB15A0"/>
    <w:rsid w:val="00DB2EF4"/>
    <w:rsid w:val="00DB4B1C"/>
    <w:rsid w:val="00DB5DF0"/>
    <w:rsid w:val="00DB638B"/>
    <w:rsid w:val="00DB7A7B"/>
    <w:rsid w:val="00DB7EC2"/>
    <w:rsid w:val="00DD3E1F"/>
    <w:rsid w:val="00DD6A35"/>
    <w:rsid w:val="00DD7776"/>
    <w:rsid w:val="00DE005E"/>
    <w:rsid w:val="00DE06A3"/>
    <w:rsid w:val="00DE0BE3"/>
    <w:rsid w:val="00DE3A9C"/>
    <w:rsid w:val="00DE47E2"/>
    <w:rsid w:val="00DF4A69"/>
    <w:rsid w:val="00DF5CAD"/>
    <w:rsid w:val="00E03AA9"/>
    <w:rsid w:val="00E04F5D"/>
    <w:rsid w:val="00E110E8"/>
    <w:rsid w:val="00E1622C"/>
    <w:rsid w:val="00E169BF"/>
    <w:rsid w:val="00E17AD1"/>
    <w:rsid w:val="00E228EF"/>
    <w:rsid w:val="00E23512"/>
    <w:rsid w:val="00E3286E"/>
    <w:rsid w:val="00E37977"/>
    <w:rsid w:val="00E428FB"/>
    <w:rsid w:val="00E446C6"/>
    <w:rsid w:val="00E44E4C"/>
    <w:rsid w:val="00E55F00"/>
    <w:rsid w:val="00E55F4A"/>
    <w:rsid w:val="00E56DA3"/>
    <w:rsid w:val="00E5741D"/>
    <w:rsid w:val="00E644AE"/>
    <w:rsid w:val="00E75119"/>
    <w:rsid w:val="00E90954"/>
    <w:rsid w:val="00E90BB8"/>
    <w:rsid w:val="00E91345"/>
    <w:rsid w:val="00E940C2"/>
    <w:rsid w:val="00E97820"/>
    <w:rsid w:val="00EA027F"/>
    <w:rsid w:val="00EA4047"/>
    <w:rsid w:val="00EA7622"/>
    <w:rsid w:val="00EB465D"/>
    <w:rsid w:val="00EB712A"/>
    <w:rsid w:val="00EB74A6"/>
    <w:rsid w:val="00EC083F"/>
    <w:rsid w:val="00EC118F"/>
    <w:rsid w:val="00EC1F74"/>
    <w:rsid w:val="00EC5384"/>
    <w:rsid w:val="00EC7710"/>
    <w:rsid w:val="00ED271C"/>
    <w:rsid w:val="00ED34AF"/>
    <w:rsid w:val="00ED752A"/>
    <w:rsid w:val="00EE39A7"/>
    <w:rsid w:val="00EE5F50"/>
    <w:rsid w:val="00EF0F99"/>
    <w:rsid w:val="00EF238B"/>
    <w:rsid w:val="00EF410A"/>
    <w:rsid w:val="00EF519E"/>
    <w:rsid w:val="00EF634B"/>
    <w:rsid w:val="00F03EDC"/>
    <w:rsid w:val="00F07A99"/>
    <w:rsid w:val="00F11274"/>
    <w:rsid w:val="00F20FAB"/>
    <w:rsid w:val="00F24939"/>
    <w:rsid w:val="00F25D81"/>
    <w:rsid w:val="00F27282"/>
    <w:rsid w:val="00F273BC"/>
    <w:rsid w:val="00F33AC1"/>
    <w:rsid w:val="00F3507F"/>
    <w:rsid w:val="00F352F3"/>
    <w:rsid w:val="00F35383"/>
    <w:rsid w:val="00F44E85"/>
    <w:rsid w:val="00F45327"/>
    <w:rsid w:val="00F4773D"/>
    <w:rsid w:val="00F50482"/>
    <w:rsid w:val="00F5157D"/>
    <w:rsid w:val="00F52BE8"/>
    <w:rsid w:val="00F56768"/>
    <w:rsid w:val="00F60A04"/>
    <w:rsid w:val="00F635F3"/>
    <w:rsid w:val="00F674A3"/>
    <w:rsid w:val="00F72293"/>
    <w:rsid w:val="00F74724"/>
    <w:rsid w:val="00F74B6B"/>
    <w:rsid w:val="00F7596D"/>
    <w:rsid w:val="00F77218"/>
    <w:rsid w:val="00F8728F"/>
    <w:rsid w:val="00F91A6A"/>
    <w:rsid w:val="00FA16CC"/>
    <w:rsid w:val="00FB00ED"/>
    <w:rsid w:val="00FB1907"/>
    <w:rsid w:val="00FB2F47"/>
    <w:rsid w:val="00FB3FAB"/>
    <w:rsid w:val="00FC00D1"/>
    <w:rsid w:val="00FC0168"/>
    <w:rsid w:val="00FC1F1F"/>
    <w:rsid w:val="00FC3B71"/>
    <w:rsid w:val="00FC5A0A"/>
    <w:rsid w:val="00FD00FA"/>
    <w:rsid w:val="00FD2FB6"/>
    <w:rsid w:val="00FD3A52"/>
    <w:rsid w:val="00FD4668"/>
    <w:rsid w:val="00FD61DF"/>
    <w:rsid w:val="00FE6CC5"/>
    <w:rsid w:val="00FE7C25"/>
    <w:rsid w:val="00FF09FF"/>
    <w:rsid w:val="00FF553E"/>
    <w:rsid w:val="00FF74C6"/>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E660FD34-1965-4FCA-A3D4-99951FAD1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71F22"/>
    <w:rPr>
      <w:color w:val="0563C1" w:themeColor="hyperlink"/>
      <w:u w:val="single"/>
    </w:rPr>
  </w:style>
  <w:style w:type="character" w:styleId="UnresolvedMention">
    <w:name w:val="Unresolved Mention"/>
    <w:basedOn w:val="DefaultParagraphFont"/>
    <w:uiPriority w:val="99"/>
    <w:semiHidden/>
    <w:unhideWhenUsed/>
    <w:rsid w:val="00171F22"/>
    <w:rPr>
      <w:color w:val="605E5C"/>
      <w:shd w:val="clear" w:color="auto" w:fill="E1DFDD"/>
    </w:rPr>
  </w:style>
  <w:style w:type="paragraph" w:styleId="ListParagraph">
    <w:name w:val="List Paragraph"/>
    <w:basedOn w:val="Normal"/>
    <w:uiPriority w:val="34"/>
    <w:qFormat/>
    <w:rsid w:val="00703D23"/>
    <w:pPr>
      <w:ind w:left="720"/>
      <w:contextualSpacing/>
    </w:pPr>
  </w:style>
  <w:style w:type="character" w:styleId="LineNumber">
    <w:name w:val="line number"/>
    <w:basedOn w:val="DefaultParagraphFont"/>
    <w:uiPriority w:val="99"/>
    <w:semiHidden/>
    <w:unhideWhenUsed/>
    <w:rsid w:val="00703D23"/>
  </w:style>
  <w:style w:type="paragraph" w:styleId="FootnoteText">
    <w:name w:val="footnote text"/>
    <w:basedOn w:val="Normal"/>
    <w:link w:val="FootnoteTextChar"/>
    <w:uiPriority w:val="99"/>
    <w:semiHidden/>
    <w:unhideWhenUsed/>
    <w:rsid w:val="00B92C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2C93"/>
    <w:rPr>
      <w:sz w:val="20"/>
      <w:szCs w:val="20"/>
    </w:rPr>
  </w:style>
  <w:style w:type="character" w:styleId="FootnoteReference">
    <w:name w:val="footnote reference"/>
    <w:basedOn w:val="DefaultParagraphFont"/>
    <w:uiPriority w:val="99"/>
    <w:semiHidden/>
    <w:unhideWhenUsed/>
    <w:rsid w:val="00B92C93"/>
    <w:rPr>
      <w:vertAlign w:val="superscript"/>
    </w:rPr>
  </w:style>
  <w:style w:type="paragraph" w:styleId="Bibliography">
    <w:name w:val="Bibliography"/>
    <w:basedOn w:val="Normal"/>
    <w:next w:val="Normal"/>
    <w:uiPriority w:val="37"/>
    <w:unhideWhenUsed/>
    <w:rsid w:val="000E0084"/>
    <w:pPr>
      <w:spacing w:after="0" w:line="480" w:lineRule="auto"/>
      <w:ind w:left="720" w:hanging="720"/>
    </w:pPr>
  </w:style>
  <w:style w:type="paragraph" w:styleId="NormalWeb">
    <w:name w:val="Normal (Web)"/>
    <w:basedOn w:val="Normal"/>
    <w:uiPriority w:val="99"/>
    <w:semiHidden/>
    <w:unhideWhenUsed/>
    <w:rsid w:val="00D37F3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37F3F"/>
    <w:rPr>
      <w:rFonts w:ascii="Courier New" w:eastAsia="Times New Roman" w:hAnsi="Courier New" w:cs="Courier New"/>
      <w:sz w:val="20"/>
      <w:szCs w:val="20"/>
    </w:rPr>
  </w:style>
  <w:style w:type="character" w:styleId="Emphasis">
    <w:name w:val="Emphasis"/>
    <w:basedOn w:val="DefaultParagraphFont"/>
    <w:uiPriority w:val="20"/>
    <w:qFormat/>
    <w:rsid w:val="00D37F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363024056">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18731064">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758450807">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17516902">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40325067">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13791278">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57777182">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489244455">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42939495">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77599984">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9686966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0529350">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795101119">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4873586">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25814862">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 w:id="2118062226">
      <w:bodyDiv w:val="1"/>
      <w:marLeft w:val="0"/>
      <w:marRight w:val="0"/>
      <w:marTop w:val="0"/>
      <w:marBottom w:val="0"/>
      <w:divBdr>
        <w:top w:val="none" w:sz="0" w:space="0" w:color="auto"/>
        <w:left w:val="none" w:sz="0" w:space="0" w:color="auto"/>
        <w:bottom w:val="none" w:sz="0" w:space="0" w:color="auto"/>
        <w:right w:val="none" w:sz="0" w:space="0" w:color="auto"/>
      </w:divBdr>
    </w:div>
    <w:div w:id="213860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ED1A3C-577B-4C2C-96F0-DDA384831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3071</TotalTime>
  <Pages>31</Pages>
  <Words>30867</Words>
  <Characters>175948</Characters>
  <Application>Microsoft Office Word</Application>
  <DocSecurity>0</DocSecurity>
  <Lines>1466</Lines>
  <Paragraphs>412</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206403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44</cp:revision>
  <dcterms:created xsi:type="dcterms:W3CDTF">2025-02-11T22:18:00Z</dcterms:created>
  <dcterms:modified xsi:type="dcterms:W3CDTF">2025-07-25T00:06:00Z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id="6PhJgu3w"/&gt;&lt;style id="http://www.zotero.org/styles/journal-of-animal-ecology"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y fmtid="{D5CDD505-2E9C-101B-9397-08002B2CF9AE}" pid="4" name="MSIP_Label_09b73270-2993-4076-be47-9c78f42a1e84_Enabled">
    <vt:lpwstr>true</vt:lpwstr>
  </property>
  <property fmtid="{D5CDD505-2E9C-101B-9397-08002B2CF9AE}" pid="5" name="MSIP_Label_09b73270-2993-4076-be47-9c78f42a1e84_SetDate">
    <vt:lpwstr>2025-02-06T23:37:51Z</vt:lpwstr>
  </property>
  <property fmtid="{D5CDD505-2E9C-101B-9397-08002B2CF9AE}" pid="6" name="MSIP_Label_09b73270-2993-4076-be47-9c78f42a1e84_Method">
    <vt:lpwstr>Privileged</vt:lpwstr>
  </property>
  <property fmtid="{D5CDD505-2E9C-101B-9397-08002B2CF9AE}" pid="7" name="MSIP_Label_09b73270-2993-4076-be47-9c78f42a1e84_Name">
    <vt:lpwstr>Level 1 - Published (Items)</vt:lpwstr>
  </property>
  <property fmtid="{D5CDD505-2E9C-101B-9397-08002B2CF9AE}" pid="8" name="MSIP_Label_09b73270-2993-4076-be47-9c78f42a1e84_SiteId">
    <vt:lpwstr>aa3f6932-fa7c-47b4-a0ce-a598cad161cf</vt:lpwstr>
  </property>
  <property fmtid="{D5CDD505-2E9C-101B-9397-08002B2CF9AE}" pid="9" name="MSIP_Label_09b73270-2993-4076-be47-9c78f42a1e84_ActionId">
    <vt:lpwstr>0b036952-c5d7-43da-92c1-7c1cdc2ea5d9</vt:lpwstr>
  </property>
  <property fmtid="{D5CDD505-2E9C-101B-9397-08002B2CF9AE}" pid="10" name="MSIP_Label_09b73270-2993-4076-be47-9c78f42a1e84_ContentBits">
    <vt:lpwstr>0</vt:lpwstr>
  </property>
</Properties>
</file>