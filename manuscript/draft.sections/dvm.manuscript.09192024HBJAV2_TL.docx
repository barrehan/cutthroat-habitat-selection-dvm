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31096" w14:textId="3BD19B73" w:rsidR="00A54FA2" w:rsidRPr="00B9760F" w:rsidRDefault="005B7213" w:rsidP="007E4574">
      <w:pPr>
        <w:rPr>
          <w:rFonts w:ascii="Times New Roman" w:hAnsi="Times New Roman" w:cs="Times New Roman"/>
          <w:b/>
          <w:sz w:val="24"/>
          <w:szCs w:val="24"/>
        </w:rPr>
      </w:pPr>
      <w:r>
        <w:rPr>
          <w:rFonts w:ascii="Times New Roman" w:hAnsi="Times New Roman" w:cs="Times New Roman"/>
          <w:b/>
          <w:sz w:val="24"/>
          <w:szCs w:val="24"/>
        </w:rPr>
        <w:t>Asynchronous timing of hypoxia and thermal stress generates d</w:t>
      </w:r>
      <w:r w:rsidR="00A54FA2" w:rsidRPr="00B9760F">
        <w:rPr>
          <w:rFonts w:ascii="Times New Roman" w:hAnsi="Times New Roman" w:cs="Times New Roman"/>
          <w:b/>
          <w:sz w:val="24"/>
          <w:szCs w:val="24"/>
        </w:rPr>
        <w:t>iel vertical movemen</w:t>
      </w:r>
      <w:r w:rsidR="00156B3C">
        <w:rPr>
          <w:rFonts w:ascii="Times New Roman" w:hAnsi="Times New Roman" w:cs="Times New Roman"/>
          <w:b/>
          <w:sz w:val="24"/>
          <w:szCs w:val="24"/>
        </w:rPr>
        <w:t>t</w:t>
      </w:r>
      <w:r w:rsidR="00A54FA2" w:rsidRPr="00B9760F">
        <w:rPr>
          <w:rFonts w:ascii="Times New Roman" w:hAnsi="Times New Roman" w:cs="Times New Roman"/>
          <w:b/>
          <w:sz w:val="24"/>
          <w:szCs w:val="24"/>
        </w:rPr>
        <w:t xml:space="preserve"> </w:t>
      </w:r>
    </w:p>
    <w:p w14:paraId="24A01BA4" w14:textId="212B1570"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 xml:space="preserve">Hannah Barrett, Joel Ruprecht, Taal Levi, </w:t>
      </w:r>
      <w:r w:rsidR="002516C1">
        <w:rPr>
          <w:rFonts w:ascii="Times New Roman" w:hAnsi="Times New Roman" w:cs="Times New Roman"/>
          <w:sz w:val="24"/>
          <w:szCs w:val="24"/>
        </w:rPr>
        <w:t xml:space="preserve">Joe Ebersole, </w:t>
      </w:r>
      <w:r>
        <w:rPr>
          <w:rFonts w:ascii="Times New Roman" w:hAnsi="Times New Roman" w:cs="Times New Roman"/>
          <w:sz w:val="24"/>
          <w:szCs w:val="24"/>
        </w:rPr>
        <w:t>Jonathan Armstrong</w:t>
      </w:r>
    </w:p>
    <w:p w14:paraId="2A772FF1" w14:textId="0FA5D2EA" w:rsidR="00272B1D" w:rsidRDefault="00272B1D" w:rsidP="00B9760F">
      <w:pPr>
        <w:spacing w:line="480" w:lineRule="auto"/>
        <w:rPr>
          <w:rFonts w:ascii="Times New Roman" w:hAnsi="Times New Roman" w:cs="Times New Roman"/>
          <w:b/>
          <w:sz w:val="24"/>
          <w:szCs w:val="24"/>
        </w:rPr>
      </w:pPr>
      <w:commentRangeStart w:id="0"/>
      <w:r>
        <w:rPr>
          <w:rFonts w:ascii="Times New Roman" w:hAnsi="Times New Roman" w:cs="Times New Roman"/>
          <w:b/>
          <w:sz w:val="24"/>
          <w:szCs w:val="24"/>
        </w:rPr>
        <w:t>Abstract</w:t>
      </w:r>
      <w:commentRangeEnd w:id="0"/>
      <w:r w:rsidR="009B3D66">
        <w:rPr>
          <w:rStyle w:val="CommentReference"/>
        </w:rPr>
        <w:commentReference w:id="0"/>
      </w:r>
    </w:p>
    <w:p w14:paraId="679920C4" w14:textId="4A57CC95" w:rsidR="00272B1D" w:rsidRPr="00272B1D" w:rsidRDefault="007F0D70" w:rsidP="005362D7">
      <w:pPr>
        <w:spacing w:line="480" w:lineRule="auto"/>
        <w:ind w:firstLine="720"/>
        <w:rPr>
          <w:rFonts w:ascii="Times New Roman" w:hAnsi="Times New Roman" w:cs="Times New Roman"/>
          <w:sz w:val="24"/>
          <w:szCs w:val="24"/>
        </w:rPr>
      </w:pPr>
      <w:r>
        <w:rPr>
          <w:rFonts w:ascii="Times New Roman" w:hAnsi="Times New Roman" w:cs="Times New Roman"/>
          <w:sz w:val="24"/>
          <w:szCs w:val="24"/>
        </w:rPr>
        <w:t>Mobile organisms respond to</w:t>
      </w:r>
      <w:r w:rsidR="002C6BF4">
        <w:rPr>
          <w:rFonts w:ascii="Times New Roman" w:hAnsi="Times New Roman" w:cs="Times New Roman"/>
          <w:sz w:val="24"/>
          <w:szCs w:val="24"/>
        </w:rPr>
        <w:t xml:space="preserve"> multiple environmental variables</w:t>
      </w:r>
      <w:r>
        <w:rPr>
          <w:rFonts w:ascii="Times New Roman" w:hAnsi="Times New Roman" w:cs="Times New Roman"/>
          <w:sz w:val="24"/>
          <w:szCs w:val="24"/>
        </w:rPr>
        <w:t xml:space="preserve"> and </w:t>
      </w:r>
      <w:r w:rsidR="00D50B74">
        <w:rPr>
          <w:rFonts w:ascii="Times New Roman" w:hAnsi="Times New Roman" w:cs="Times New Roman"/>
          <w:sz w:val="24"/>
          <w:szCs w:val="24"/>
        </w:rPr>
        <w:t xml:space="preserve">optimizing one habitat condition </w:t>
      </w:r>
      <w:r>
        <w:rPr>
          <w:rFonts w:ascii="Times New Roman" w:hAnsi="Times New Roman" w:cs="Times New Roman"/>
          <w:sz w:val="24"/>
          <w:szCs w:val="24"/>
        </w:rPr>
        <w:t xml:space="preserve">often </w:t>
      </w:r>
      <w:r w:rsidR="00D50B74">
        <w:rPr>
          <w:rFonts w:ascii="Times New Roman" w:hAnsi="Times New Roman" w:cs="Times New Roman"/>
          <w:sz w:val="24"/>
          <w:szCs w:val="24"/>
        </w:rPr>
        <w:t>comes at the expense of another</w:t>
      </w:r>
      <w:r w:rsidR="005B19CF">
        <w:rPr>
          <w:rFonts w:ascii="Times New Roman" w:hAnsi="Times New Roman" w:cs="Times New Roman"/>
          <w:sz w:val="24"/>
          <w:szCs w:val="24"/>
        </w:rPr>
        <w:t>.</w:t>
      </w:r>
      <w:r w:rsidR="002C6BF4">
        <w:rPr>
          <w:rFonts w:ascii="Times New Roman" w:hAnsi="Times New Roman" w:cs="Times New Roman"/>
          <w:sz w:val="24"/>
          <w:szCs w:val="24"/>
        </w:rPr>
        <w:t xml:space="preserve"> </w:t>
      </w:r>
      <w:r w:rsidR="000B5A37">
        <w:rPr>
          <w:rFonts w:ascii="Times New Roman" w:hAnsi="Times New Roman" w:cs="Times New Roman"/>
          <w:sz w:val="24"/>
          <w:szCs w:val="24"/>
        </w:rPr>
        <w:t xml:space="preserve">Trade-offs between temperature and dissolved oxygen are ubiquitous </w:t>
      </w:r>
      <w:r w:rsidR="005362D7">
        <w:rPr>
          <w:rFonts w:ascii="Times New Roman" w:hAnsi="Times New Roman" w:cs="Times New Roman"/>
          <w:sz w:val="24"/>
          <w:szCs w:val="24"/>
        </w:rPr>
        <w:t xml:space="preserve">in aquatic ecosystems, and they are also dynamic, as the day-night cycle </w:t>
      </w:r>
      <w:r w:rsidR="00181359">
        <w:rPr>
          <w:rFonts w:ascii="Times New Roman" w:hAnsi="Times New Roman" w:cs="Times New Roman"/>
          <w:sz w:val="24"/>
          <w:szCs w:val="24"/>
        </w:rPr>
        <w:t>drives solar absorption and photosynthesis</w:t>
      </w:r>
      <w:r w:rsidR="005362D7">
        <w:rPr>
          <w:rFonts w:ascii="Times New Roman" w:hAnsi="Times New Roman" w:cs="Times New Roman"/>
          <w:sz w:val="24"/>
          <w:szCs w:val="24"/>
        </w:rPr>
        <w:t>. A key question is how th</w:t>
      </w:r>
      <w:r w:rsidR="00181359">
        <w:rPr>
          <w:rFonts w:ascii="Times New Roman" w:hAnsi="Times New Roman" w:cs="Times New Roman"/>
          <w:sz w:val="24"/>
          <w:szCs w:val="24"/>
        </w:rPr>
        <w:t>is</w:t>
      </w:r>
      <w:r w:rsidR="005362D7">
        <w:rPr>
          <w:rFonts w:ascii="Times New Roman" w:hAnsi="Times New Roman" w:cs="Times New Roman"/>
          <w:sz w:val="24"/>
          <w:szCs w:val="24"/>
        </w:rPr>
        <w:t xml:space="preserve"> diel variation</w:t>
      </w:r>
      <w:r w:rsidR="00181359">
        <w:rPr>
          <w:rFonts w:ascii="Times New Roman" w:hAnsi="Times New Roman" w:cs="Times New Roman"/>
          <w:sz w:val="24"/>
          <w:szCs w:val="24"/>
        </w:rPr>
        <w:t xml:space="preserve">, and </w:t>
      </w:r>
      <w:commentRangeStart w:id="1"/>
      <w:r w:rsidR="00181359">
        <w:rPr>
          <w:rFonts w:ascii="Times New Roman" w:hAnsi="Times New Roman" w:cs="Times New Roman"/>
          <w:sz w:val="24"/>
          <w:szCs w:val="24"/>
        </w:rPr>
        <w:t>organismal responses to it,</w:t>
      </w:r>
      <w:r w:rsidR="005362D7">
        <w:rPr>
          <w:rFonts w:ascii="Times New Roman" w:hAnsi="Times New Roman" w:cs="Times New Roman"/>
          <w:sz w:val="24"/>
          <w:szCs w:val="24"/>
        </w:rPr>
        <w:t xml:space="preserve"> affect the </w:t>
      </w:r>
      <w:r w:rsidR="00181359">
        <w:rPr>
          <w:rFonts w:ascii="Times New Roman" w:hAnsi="Times New Roman" w:cs="Times New Roman"/>
          <w:sz w:val="24"/>
          <w:szCs w:val="24"/>
        </w:rPr>
        <w:t>magnitude</w:t>
      </w:r>
      <w:r w:rsidR="005362D7">
        <w:rPr>
          <w:rFonts w:ascii="Times New Roman" w:hAnsi="Times New Roman" w:cs="Times New Roman"/>
          <w:sz w:val="24"/>
          <w:szCs w:val="24"/>
        </w:rPr>
        <w:t xml:space="preserve"> of trade-offs.</w:t>
      </w:r>
      <w:r w:rsidR="00327F4C">
        <w:rPr>
          <w:rFonts w:ascii="Times New Roman" w:hAnsi="Times New Roman" w:cs="Times New Roman"/>
          <w:sz w:val="24"/>
          <w:szCs w:val="24"/>
        </w:rPr>
        <w:t xml:space="preserve"> </w:t>
      </w:r>
      <w:commentRangeEnd w:id="1"/>
      <w:r w:rsidR="009B3D66">
        <w:rPr>
          <w:rStyle w:val="CommentReference"/>
        </w:rPr>
        <w:commentReference w:id="1"/>
      </w:r>
      <w:r w:rsidR="00272B1D" w:rsidRPr="00272B1D">
        <w:rPr>
          <w:rFonts w:ascii="Times New Roman" w:hAnsi="Times New Roman" w:cs="Times New Roman"/>
          <w:sz w:val="24"/>
          <w:szCs w:val="24"/>
        </w:rPr>
        <w:t xml:space="preserve">Here, we </w:t>
      </w:r>
      <w:r w:rsidR="00327F4C">
        <w:rPr>
          <w:rFonts w:ascii="Times New Roman" w:hAnsi="Times New Roman" w:cs="Times New Roman"/>
          <w:sz w:val="24"/>
          <w:szCs w:val="24"/>
        </w:rPr>
        <w:t>show that</w:t>
      </w:r>
      <w:r w:rsidR="00272B1D" w:rsidRPr="00272B1D">
        <w:rPr>
          <w:rFonts w:ascii="Times New Roman" w:hAnsi="Times New Roman" w:cs="Times New Roman"/>
          <w:sz w:val="24"/>
          <w:szCs w:val="24"/>
        </w:rPr>
        <w:t xml:space="preserve"> </w:t>
      </w:r>
      <w:commentRangeStart w:id="2"/>
      <w:r w:rsidR="00272B1D">
        <w:rPr>
          <w:rFonts w:ascii="Times New Roman" w:hAnsi="Times New Roman" w:cs="Times New Roman"/>
          <w:sz w:val="24"/>
          <w:szCs w:val="24"/>
        </w:rPr>
        <w:t xml:space="preserve">diel </w:t>
      </w:r>
      <w:r w:rsidR="0093039B">
        <w:rPr>
          <w:rFonts w:ascii="Times New Roman" w:hAnsi="Times New Roman" w:cs="Times New Roman"/>
          <w:sz w:val="24"/>
          <w:szCs w:val="24"/>
        </w:rPr>
        <w:t>movement</w:t>
      </w:r>
      <w:r w:rsidR="002516C1">
        <w:rPr>
          <w:rFonts w:ascii="Times New Roman" w:hAnsi="Times New Roman" w:cs="Times New Roman"/>
          <w:sz w:val="24"/>
          <w:szCs w:val="24"/>
        </w:rPr>
        <w:t xml:space="preserve"> </w:t>
      </w:r>
      <w:commentRangeEnd w:id="2"/>
      <w:r w:rsidR="009B3D66">
        <w:rPr>
          <w:rStyle w:val="CommentReference"/>
        </w:rPr>
        <w:commentReference w:id="2"/>
      </w:r>
      <w:r w:rsidR="00272B1D" w:rsidRPr="00272B1D">
        <w:rPr>
          <w:rFonts w:ascii="Times New Roman" w:hAnsi="Times New Roman" w:cs="Times New Roman"/>
          <w:sz w:val="24"/>
          <w:szCs w:val="24"/>
        </w:rPr>
        <w:t xml:space="preserve">is an emergent </w:t>
      </w:r>
      <w:r w:rsidR="00327F4C">
        <w:rPr>
          <w:rFonts w:ascii="Times New Roman" w:hAnsi="Times New Roman" w:cs="Times New Roman"/>
          <w:sz w:val="24"/>
          <w:szCs w:val="24"/>
        </w:rPr>
        <w:t xml:space="preserve">behavior </w:t>
      </w:r>
      <w:r w:rsidR="00181359">
        <w:rPr>
          <w:rFonts w:ascii="Times New Roman" w:hAnsi="Times New Roman" w:cs="Times New Roman"/>
          <w:sz w:val="24"/>
          <w:szCs w:val="24"/>
        </w:rPr>
        <w:t xml:space="preserve">that softens </w:t>
      </w:r>
      <w:r w:rsidR="00327F4C">
        <w:rPr>
          <w:rFonts w:ascii="Times New Roman" w:hAnsi="Times New Roman" w:cs="Times New Roman"/>
          <w:sz w:val="24"/>
          <w:szCs w:val="24"/>
        </w:rPr>
        <w:t>temperature-oxygen trade-offs</w:t>
      </w:r>
      <w:r w:rsidR="00181359">
        <w:rPr>
          <w:rFonts w:ascii="Times New Roman" w:hAnsi="Times New Roman" w:cs="Times New Roman"/>
          <w:sz w:val="24"/>
          <w:szCs w:val="24"/>
        </w:rPr>
        <w:t xml:space="preserve"> in a cold-water fish</w:t>
      </w:r>
      <w:r w:rsidR="00327F4C">
        <w:rPr>
          <w:rFonts w:ascii="Times New Roman" w:hAnsi="Times New Roman" w:cs="Times New Roman"/>
          <w:sz w:val="24"/>
          <w:szCs w:val="24"/>
        </w:rPr>
        <w:t xml:space="preserve">. </w:t>
      </w:r>
      <w:r w:rsidR="0093039B">
        <w:rPr>
          <w:rFonts w:ascii="Times New Roman" w:hAnsi="Times New Roman" w:cs="Times New Roman"/>
          <w:sz w:val="24"/>
          <w:szCs w:val="24"/>
        </w:rPr>
        <w:t xml:space="preserve">Heat stress and hypoxia occur asynchronously in the diel cycle, because temperature maximums occur in the evening and oxygen minimums occur around dawn. Using observed environmental data from </w:t>
      </w:r>
      <w:r w:rsidR="001D1CBB">
        <w:rPr>
          <w:rFonts w:ascii="Times New Roman" w:hAnsi="Times New Roman" w:cs="Times New Roman"/>
          <w:sz w:val="24"/>
          <w:szCs w:val="24"/>
        </w:rPr>
        <w:t>vertically stratified</w:t>
      </w:r>
      <w:r w:rsidR="00F52BE8">
        <w:rPr>
          <w:rFonts w:ascii="Times New Roman" w:hAnsi="Times New Roman" w:cs="Times New Roman"/>
          <w:sz w:val="24"/>
          <w:szCs w:val="24"/>
        </w:rPr>
        <w:t xml:space="preserve"> </w:t>
      </w:r>
      <w:r w:rsidR="0093039B">
        <w:rPr>
          <w:rFonts w:ascii="Times New Roman" w:hAnsi="Times New Roman" w:cs="Times New Roman"/>
          <w:sz w:val="24"/>
          <w:szCs w:val="24"/>
        </w:rPr>
        <w:t xml:space="preserve">thermal refuges on a river floodplain, we </w:t>
      </w:r>
      <w:r w:rsidR="001D1CBB">
        <w:rPr>
          <w:rFonts w:ascii="Times New Roman" w:hAnsi="Times New Roman" w:cs="Times New Roman"/>
          <w:sz w:val="24"/>
          <w:szCs w:val="24"/>
        </w:rPr>
        <w:t>used</w:t>
      </w:r>
      <w:r w:rsidR="00F52BE8">
        <w:rPr>
          <w:rFonts w:ascii="Times New Roman" w:hAnsi="Times New Roman" w:cs="Times New Roman"/>
          <w:sz w:val="24"/>
          <w:szCs w:val="24"/>
        </w:rPr>
        <w:t xml:space="preserve"> a simulation to </w:t>
      </w:r>
      <w:r w:rsidR="0093039B">
        <w:rPr>
          <w:rFonts w:ascii="Times New Roman" w:hAnsi="Times New Roman" w:cs="Times New Roman"/>
          <w:sz w:val="24"/>
          <w:szCs w:val="24"/>
        </w:rPr>
        <w:t xml:space="preserve">show that strategies of temperature-minimizing or oxygen-maximizing result in constant depth selection, whereas fish that optimize </w:t>
      </w:r>
      <w:r w:rsidR="00181359">
        <w:rPr>
          <w:rFonts w:ascii="Times New Roman" w:hAnsi="Times New Roman" w:cs="Times New Roman"/>
          <w:sz w:val="24"/>
          <w:szCs w:val="24"/>
        </w:rPr>
        <w:t xml:space="preserve">both </w:t>
      </w:r>
      <w:r w:rsidR="0093039B">
        <w:rPr>
          <w:rFonts w:ascii="Times New Roman" w:hAnsi="Times New Roman" w:cs="Times New Roman"/>
          <w:sz w:val="24"/>
          <w:szCs w:val="24"/>
        </w:rPr>
        <w:t xml:space="preserve">temperature and oxygen exhibit diel vertical movement. To test this hypothesis, we held fish </w:t>
      </w:r>
      <w:r w:rsidR="0093039B" w:rsidRPr="00F52BE8">
        <w:rPr>
          <w:rFonts w:ascii="Times New Roman" w:hAnsi="Times New Roman" w:cs="Times New Roman"/>
          <w:i/>
          <w:iCs/>
          <w:sz w:val="24"/>
          <w:szCs w:val="24"/>
        </w:rPr>
        <w:t>in situ</w:t>
      </w:r>
      <w:r w:rsidR="0093039B">
        <w:rPr>
          <w:rFonts w:ascii="Times New Roman" w:hAnsi="Times New Roman" w:cs="Times New Roman"/>
          <w:sz w:val="24"/>
          <w:szCs w:val="24"/>
        </w:rPr>
        <w:t xml:space="preserve"> in enclosures and inferred habitat use from temperature logging tags. Fish exhibited diel vertical movement</w:t>
      </w:r>
      <w:r w:rsidR="009B18A0">
        <w:rPr>
          <w:rFonts w:ascii="Times New Roman" w:hAnsi="Times New Roman" w:cs="Times New Roman"/>
          <w:sz w:val="24"/>
          <w:szCs w:val="24"/>
        </w:rPr>
        <w:t xml:space="preserve"> that matched the timing predicted by our simulation and reduced the minimum oxygen levels they experienced. The extent of this movement was smaller than expected as fish endured relatively hypoxic conditions in exchange for colder temperatures</w:t>
      </w:r>
      <w:r w:rsidR="00181359">
        <w:rPr>
          <w:rFonts w:ascii="Times New Roman" w:hAnsi="Times New Roman" w:cs="Times New Roman"/>
          <w:sz w:val="24"/>
          <w:szCs w:val="24"/>
        </w:rPr>
        <w:t>, which reduced metabolic costs</w:t>
      </w:r>
      <w:r w:rsidR="009B18A0">
        <w:rPr>
          <w:rFonts w:ascii="Times New Roman" w:hAnsi="Times New Roman" w:cs="Times New Roman"/>
          <w:sz w:val="24"/>
          <w:szCs w:val="24"/>
        </w:rPr>
        <w:t xml:space="preserve">. Our results may be </w:t>
      </w:r>
      <w:r w:rsidR="00272B1D" w:rsidRPr="00272B1D">
        <w:rPr>
          <w:rFonts w:ascii="Times New Roman" w:hAnsi="Times New Roman" w:cs="Times New Roman"/>
          <w:sz w:val="24"/>
          <w:szCs w:val="24"/>
        </w:rPr>
        <w:t xml:space="preserve">generalizable across freshwater environments because </w:t>
      </w:r>
      <w:r w:rsidR="009C7EEE">
        <w:rPr>
          <w:rFonts w:ascii="Times New Roman" w:hAnsi="Times New Roman" w:cs="Times New Roman"/>
          <w:sz w:val="24"/>
          <w:szCs w:val="24"/>
        </w:rPr>
        <w:t xml:space="preserve">they are supported </w:t>
      </w:r>
      <w:r w:rsidR="008A5A7F">
        <w:rPr>
          <w:rFonts w:ascii="Times New Roman" w:hAnsi="Times New Roman" w:cs="Times New Roman"/>
          <w:sz w:val="24"/>
          <w:szCs w:val="24"/>
        </w:rPr>
        <w:t xml:space="preserve">by </w:t>
      </w:r>
      <w:r w:rsidR="009C7EEE">
        <w:rPr>
          <w:rFonts w:ascii="Times New Roman" w:hAnsi="Times New Roman" w:cs="Times New Roman"/>
          <w:sz w:val="24"/>
          <w:szCs w:val="24"/>
        </w:rPr>
        <w:t>first principles</w:t>
      </w:r>
      <w:r w:rsidR="00FC1F1F">
        <w:rPr>
          <w:rFonts w:ascii="Times New Roman" w:hAnsi="Times New Roman" w:cs="Times New Roman"/>
          <w:sz w:val="24"/>
          <w:szCs w:val="24"/>
        </w:rPr>
        <w:t>,</w:t>
      </w:r>
      <w:r w:rsidR="009C7EEE">
        <w:rPr>
          <w:rFonts w:ascii="Times New Roman" w:hAnsi="Times New Roman" w:cs="Times New Roman"/>
          <w:sz w:val="24"/>
          <w:szCs w:val="24"/>
        </w:rPr>
        <w:t xml:space="preserve"> and because </w:t>
      </w:r>
      <w:r w:rsidR="00181359">
        <w:rPr>
          <w:rFonts w:ascii="Times New Roman" w:hAnsi="Times New Roman" w:cs="Times New Roman"/>
          <w:sz w:val="24"/>
          <w:szCs w:val="24"/>
        </w:rPr>
        <w:t xml:space="preserve">analogous </w:t>
      </w:r>
      <w:r w:rsidR="00272B1D" w:rsidRPr="00272B1D">
        <w:rPr>
          <w:rFonts w:ascii="Times New Roman" w:hAnsi="Times New Roman" w:cs="Times New Roman"/>
          <w:sz w:val="24"/>
          <w:szCs w:val="24"/>
        </w:rPr>
        <w:t xml:space="preserve">temperature-oxygen </w:t>
      </w:r>
      <w:r w:rsidR="001D1CBB" w:rsidRPr="00272B1D">
        <w:rPr>
          <w:rFonts w:ascii="Times New Roman" w:hAnsi="Times New Roman" w:cs="Times New Roman"/>
          <w:sz w:val="24"/>
          <w:szCs w:val="24"/>
        </w:rPr>
        <w:t>trade</w:t>
      </w:r>
      <w:r w:rsidR="001D1CBB">
        <w:rPr>
          <w:rFonts w:ascii="Times New Roman" w:hAnsi="Times New Roman" w:cs="Times New Roman"/>
          <w:sz w:val="24"/>
          <w:szCs w:val="24"/>
        </w:rPr>
        <w:t>o</w:t>
      </w:r>
      <w:r w:rsidR="001D1CBB" w:rsidRPr="00272B1D">
        <w:rPr>
          <w:rFonts w:ascii="Times New Roman" w:hAnsi="Times New Roman" w:cs="Times New Roman"/>
          <w:sz w:val="24"/>
          <w:szCs w:val="24"/>
        </w:rPr>
        <w:t>ffs</w:t>
      </w:r>
      <w:r w:rsidR="009B18A0">
        <w:rPr>
          <w:rFonts w:ascii="Times New Roman" w:hAnsi="Times New Roman" w:cs="Times New Roman"/>
          <w:sz w:val="24"/>
          <w:szCs w:val="24"/>
        </w:rPr>
        <w:t xml:space="preserve"> occur across a diversity of water bodies</w:t>
      </w:r>
      <w:r w:rsidR="0080104B">
        <w:rPr>
          <w:rFonts w:ascii="Times New Roman" w:hAnsi="Times New Roman" w:cs="Times New Roman"/>
          <w:sz w:val="24"/>
          <w:szCs w:val="24"/>
        </w:rPr>
        <w:t>.</w:t>
      </w:r>
    </w:p>
    <w:p w14:paraId="55F78042" w14:textId="5AC09DEB"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t>Introduction</w:t>
      </w:r>
    </w:p>
    <w:p w14:paraId="17F665D1" w14:textId="39D54B0C" w:rsidR="00206F8E" w:rsidRPr="00C13FAA" w:rsidRDefault="00955527" w:rsidP="00F56768">
      <w:pPr>
        <w:spacing w:line="480" w:lineRule="auto"/>
        <w:ind w:firstLine="720"/>
        <w:rPr>
          <w:rFonts w:ascii="Times New Roman" w:hAnsi="Times New Roman" w:cs="Times New Roman"/>
          <w:sz w:val="24"/>
          <w:szCs w:val="24"/>
        </w:rPr>
      </w:pPr>
      <w:del w:id="3" w:author="Levi, Taal" w:date="2024-10-24T08:28:00Z" w16du:dateUtc="2024-10-24T15:28:00Z">
        <w:r w:rsidRPr="00C13FAA" w:rsidDel="009B3D66">
          <w:rPr>
            <w:rFonts w:ascii="Times New Roman" w:hAnsi="Times New Roman" w:cs="Times New Roman"/>
            <w:sz w:val="24"/>
            <w:szCs w:val="24"/>
          </w:rPr>
          <w:lastRenderedPageBreak/>
          <w:delText xml:space="preserve">Landscape </w:delText>
        </w:r>
      </w:del>
      <w:ins w:id="4" w:author="Levi, Taal" w:date="2024-10-24T08:28:00Z" w16du:dateUtc="2024-10-24T15:28:00Z">
        <w:r w:rsidR="009B3D66">
          <w:rPr>
            <w:rFonts w:ascii="Times New Roman" w:hAnsi="Times New Roman" w:cs="Times New Roman"/>
            <w:sz w:val="24"/>
            <w:szCs w:val="24"/>
          </w:rPr>
          <w:t>Environmental</w:t>
        </w:r>
        <w:r w:rsidR="009B3D66" w:rsidRPr="00C13FAA">
          <w:rPr>
            <w:rFonts w:ascii="Times New Roman" w:hAnsi="Times New Roman" w:cs="Times New Roman"/>
            <w:sz w:val="24"/>
            <w:szCs w:val="24"/>
          </w:rPr>
          <w:t xml:space="preserve"> </w:t>
        </w:r>
      </w:ins>
      <w:commentRangeStart w:id="5"/>
      <w:r w:rsidRPr="00C13FAA">
        <w:rPr>
          <w:rFonts w:ascii="Times New Roman" w:hAnsi="Times New Roman" w:cs="Times New Roman"/>
          <w:sz w:val="24"/>
          <w:szCs w:val="24"/>
        </w:rPr>
        <w:t xml:space="preserve">heterogeneity can </w:t>
      </w:r>
      <w:r w:rsidR="00F7596D">
        <w:rPr>
          <w:rFonts w:ascii="Times New Roman" w:hAnsi="Times New Roman" w:cs="Times New Roman"/>
          <w:sz w:val="24"/>
          <w:szCs w:val="24"/>
        </w:rPr>
        <w:t>d</w:t>
      </w:r>
      <w:r w:rsidR="00BA2372">
        <w:rPr>
          <w:rFonts w:ascii="Times New Roman" w:hAnsi="Times New Roman" w:cs="Times New Roman"/>
          <w:sz w:val="24"/>
          <w:szCs w:val="24"/>
        </w:rPr>
        <w:t>ecouple</w:t>
      </w:r>
      <w:r w:rsidR="00F7596D" w:rsidRPr="00C13FAA">
        <w:rPr>
          <w:rFonts w:ascii="Times New Roman" w:hAnsi="Times New Roman" w:cs="Times New Roman"/>
          <w:sz w:val="24"/>
          <w:szCs w:val="24"/>
        </w:rPr>
        <w:t xml:space="preserve"> </w:t>
      </w:r>
      <w:r w:rsidRPr="00C13FAA">
        <w:rPr>
          <w:rFonts w:ascii="Times New Roman" w:hAnsi="Times New Roman" w:cs="Times New Roman"/>
          <w:sz w:val="24"/>
          <w:szCs w:val="24"/>
        </w:rPr>
        <w:t xml:space="preserve">local habitat conditions from regional </w:t>
      </w:r>
      <w:r w:rsidR="00F7596D">
        <w:rPr>
          <w:rFonts w:ascii="Times New Roman" w:hAnsi="Times New Roman" w:cs="Times New Roman"/>
          <w:sz w:val="24"/>
          <w:szCs w:val="24"/>
        </w:rPr>
        <w:t>trends</w:t>
      </w:r>
      <w:r w:rsidRPr="00C13FAA">
        <w:rPr>
          <w:rFonts w:ascii="Times New Roman" w:hAnsi="Times New Roman" w:cs="Times New Roman"/>
          <w:sz w:val="24"/>
          <w:szCs w:val="24"/>
        </w:rPr>
        <w:t xml:space="preserve">, creating asynchronous variation among </w:t>
      </w:r>
      <w:commentRangeEnd w:id="5"/>
      <w:r w:rsidR="00424221">
        <w:rPr>
          <w:rStyle w:val="CommentReference"/>
        </w:rPr>
        <w:commentReference w:id="5"/>
      </w:r>
      <w:del w:id="6" w:author="Levi, Taal" w:date="2024-10-24T08:28:00Z" w16du:dateUtc="2024-10-24T15:28:00Z">
        <w:r w:rsidRPr="00C13FAA" w:rsidDel="009B3D66">
          <w:rPr>
            <w:rFonts w:ascii="Times New Roman" w:hAnsi="Times New Roman" w:cs="Times New Roman"/>
            <w:sz w:val="24"/>
            <w:szCs w:val="24"/>
          </w:rPr>
          <w:delText xml:space="preserve"> </w:delText>
        </w:r>
      </w:del>
      <w:r w:rsidRPr="00C13FAA">
        <w:rPr>
          <w:rFonts w:ascii="Times New Roman" w:hAnsi="Times New Roman" w:cs="Times New Roman"/>
          <w:sz w:val="24"/>
          <w:szCs w:val="24"/>
        </w:rPr>
        <w:t>habitat patches</w:t>
      </w:r>
      <w:r w:rsidR="00F52BE8">
        <w:rPr>
          <w:rFonts w:ascii="Times New Roman" w:hAnsi="Times New Roman" w:cs="Times New Roman"/>
          <w:sz w:val="24"/>
          <w:szCs w:val="24"/>
        </w:rPr>
        <w:t xml:space="preserve"> (</w:t>
      </w:r>
      <w:proofErr w:type="spellStart"/>
      <w:r w:rsidR="009E1702">
        <w:rPr>
          <w:rFonts w:ascii="Times New Roman" w:hAnsi="Times New Roman" w:cs="Times New Roman"/>
          <w:sz w:val="24"/>
          <w:szCs w:val="24"/>
        </w:rPr>
        <w:t>Dobrowski</w:t>
      </w:r>
      <w:proofErr w:type="spellEnd"/>
      <w:r w:rsidR="009E1702">
        <w:rPr>
          <w:rFonts w:ascii="Times New Roman" w:hAnsi="Times New Roman" w:cs="Times New Roman"/>
          <w:sz w:val="24"/>
          <w:szCs w:val="24"/>
        </w:rPr>
        <w:t xml:space="preserve"> 2011; </w:t>
      </w:r>
      <w:r w:rsidR="00F52BE8">
        <w:rPr>
          <w:rFonts w:ascii="Times New Roman" w:hAnsi="Times New Roman" w:cs="Times New Roman"/>
          <w:sz w:val="24"/>
          <w:szCs w:val="24"/>
        </w:rPr>
        <w:t xml:space="preserve">Fey et </w:t>
      </w:r>
      <w:commentRangeStart w:id="7"/>
      <w:r w:rsidR="00F52BE8">
        <w:rPr>
          <w:rFonts w:ascii="Times New Roman" w:hAnsi="Times New Roman" w:cs="Times New Roman"/>
          <w:sz w:val="24"/>
          <w:szCs w:val="24"/>
        </w:rPr>
        <w:t>al</w:t>
      </w:r>
      <w:commentRangeEnd w:id="7"/>
      <w:r w:rsidR="00171F22">
        <w:rPr>
          <w:rStyle w:val="CommentReference"/>
        </w:rPr>
        <w:commentReference w:id="7"/>
      </w:r>
      <w:r w:rsidR="00F52BE8">
        <w:rPr>
          <w:rFonts w:ascii="Times New Roman" w:hAnsi="Times New Roman" w:cs="Times New Roman"/>
          <w:sz w:val="24"/>
          <w:szCs w:val="24"/>
        </w:rPr>
        <w:t>.</w:t>
      </w:r>
      <w:r w:rsidR="009E1702">
        <w:rPr>
          <w:rFonts w:ascii="Times New Roman" w:hAnsi="Times New Roman" w:cs="Times New Roman"/>
          <w:sz w:val="24"/>
          <w:szCs w:val="24"/>
        </w:rPr>
        <w:t>,</w:t>
      </w:r>
      <w:r w:rsidR="00F52BE8">
        <w:rPr>
          <w:rFonts w:ascii="Times New Roman" w:hAnsi="Times New Roman" w:cs="Times New Roman"/>
          <w:sz w:val="24"/>
          <w:szCs w:val="24"/>
        </w:rPr>
        <w:t xml:space="preserve"> 2019). </w:t>
      </w:r>
      <w:r w:rsidR="00615231" w:rsidRPr="00C13FAA">
        <w:rPr>
          <w:rFonts w:ascii="Times New Roman" w:hAnsi="Times New Roman" w:cs="Times New Roman"/>
          <w:sz w:val="24"/>
          <w:szCs w:val="24"/>
        </w:rPr>
        <w:t>The</w:t>
      </w:r>
      <w:r w:rsidR="00171F22">
        <w:rPr>
          <w:rFonts w:ascii="Times New Roman" w:hAnsi="Times New Roman" w:cs="Times New Roman"/>
          <w:sz w:val="24"/>
          <w:szCs w:val="24"/>
        </w:rPr>
        <w:t xml:space="preserve"> spatiotemporal heterogeneity </w:t>
      </w:r>
      <w:r w:rsidR="00615231" w:rsidRPr="00C13FAA">
        <w:rPr>
          <w:rFonts w:ascii="Times New Roman" w:hAnsi="Times New Roman" w:cs="Times New Roman"/>
          <w:sz w:val="24"/>
          <w:szCs w:val="24"/>
        </w:rPr>
        <w:t>may allow</w:t>
      </w:r>
      <w:r w:rsidRPr="00C13FAA">
        <w:rPr>
          <w:rFonts w:ascii="Times New Roman" w:hAnsi="Times New Roman" w:cs="Times New Roman"/>
          <w:sz w:val="24"/>
          <w:szCs w:val="24"/>
        </w:rPr>
        <w:t xml:space="preserve"> animals to track more favorable conditions across the accessible </w:t>
      </w:r>
      <w:commentRangeStart w:id="8"/>
      <w:r w:rsidRPr="00C13FAA">
        <w:rPr>
          <w:rFonts w:ascii="Times New Roman" w:hAnsi="Times New Roman" w:cs="Times New Roman"/>
          <w:sz w:val="24"/>
          <w:szCs w:val="24"/>
        </w:rPr>
        <w:t>landscape</w:t>
      </w:r>
      <w:commentRangeEnd w:id="8"/>
      <w:r w:rsidR="00171F22">
        <w:rPr>
          <w:rStyle w:val="CommentReference"/>
        </w:rPr>
        <w:commentReference w:id="8"/>
      </w:r>
      <w:r w:rsidR="00171F22">
        <w:rPr>
          <w:rFonts w:ascii="Times New Roman" w:hAnsi="Times New Roman" w:cs="Times New Roman"/>
          <w:sz w:val="24"/>
          <w:szCs w:val="24"/>
        </w:rPr>
        <w:t xml:space="preserve"> (</w:t>
      </w:r>
      <w:r w:rsidR="009E1702">
        <w:rPr>
          <w:rFonts w:ascii="Times New Roman" w:hAnsi="Times New Roman" w:cs="Times New Roman"/>
          <w:sz w:val="24"/>
          <w:szCs w:val="24"/>
        </w:rPr>
        <w:t>Van der Graaf et al., 2006)</w:t>
      </w:r>
      <w:r w:rsidRPr="00C13FAA">
        <w:rPr>
          <w:rFonts w:ascii="Times New Roman" w:hAnsi="Times New Roman" w:cs="Times New Roman"/>
          <w:sz w:val="24"/>
          <w:szCs w:val="24"/>
        </w:rPr>
        <w:t xml:space="preserve"> </w:t>
      </w:r>
      <w:r w:rsidR="003A3FAD">
        <w:rPr>
          <w:rFonts w:ascii="Times New Roman" w:hAnsi="Times New Roman" w:cs="Times New Roman"/>
          <w:sz w:val="24"/>
          <w:szCs w:val="24"/>
        </w:rPr>
        <w:t xml:space="preserve">For example, such </w:t>
      </w:r>
      <w:r w:rsidR="00615231" w:rsidRPr="00AB3B4C">
        <w:rPr>
          <w:rFonts w:ascii="Times New Roman" w:hAnsi="Times New Roman" w:cs="Times New Roman"/>
          <w:sz w:val="24"/>
          <w:szCs w:val="24"/>
        </w:rPr>
        <w:t xml:space="preserve">habitat heterogeneity may enable </w:t>
      </w:r>
      <w:commentRangeStart w:id="9"/>
      <w:r w:rsidR="000765B8" w:rsidRPr="00AB3B4C">
        <w:rPr>
          <w:rFonts w:ascii="Times New Roman" w:hAnsi="Times New Roman" w:cs="Times New Roman"/>
          <w:sz w:val="24"/>
          <w:szCs w:val="24"/>
        </w:rPr>
        <w:t>fish</w:t>
      </w:r>
      <w:r w:rsidR="0093154A" w:rsidRPr="00AB3B4C">
        <w:rPr>
          <w:rFonts w:ascii="Times New Roman" w:hAnsi="Times New Roman" w:cs="Times New Roman"/>
          <w:sz w:val="24"/>
          <w:szCs w:val="24"/>
        </w:rPr>
        <w:t xml:space="preserve"> </w:t>
      </w:r>
      <w:commentRangeEnd w:id="9"/>
      <w:r w:rsidR="009B3D66">
        <w:rPr>
          <w:rStyle w:val="CommentReference"/>
        </w:rPr>
        <w:commentReference w:id="9"/>
      </w:r>
      <w:r w:rsidR="00615231" w:rsidRPr="00AB3B4C">
        <w:rPr>
          <w:rFonts w:ascii="Times New Roman" w:hAnsi="Times New Roman" w:cs="Times New Roman"/>
          <w:sz w:val="24"/>
          <w:szCs w:val="24"/>
        </w:rPr>
        <w:t xml:space="preserve">to move to avoid risks such as predation </w:t>
      </w:r>
      <w:sdt>
        <w:sdtPr>
          <w:rPr>
            <w:rFonts w:ascii="Times New Roman" w:hAnsi="Times New Roman" w:cs="Times New Roman"/>
            <w:color w:val="000000"/>
            <w:sz w:val="24"/>
            <w:szCs w:val="24"/>
          </w:rPr>
          <w:tag w:val="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
          <w:id w:val="573863954"/>
          <w:placeholder>
            <w:docPart w:val="DefaultPlaceholder_-1854013440"/>
          </w:placeholder>
        </w:sdtPr>
        <w:sdtContent>
          <w:r w:rsidR="0028590D" w:rsidRPr="00132F8D">
            <w:rPr>
              <w:rFonts w:ascii="Times New Roman" w:eastAsia="Times New Roman" w:hAnsi="Times New Roman" w:cs="Times New Roman"/>
              <w:sz w:val="24"/>
              <w:szCs w:val="24"/>
            </w:rPr>
            <w:t>(Penaluna et al., 2016; Persson &amp; Eklov, 1995; Power, 1984)</w:t>
          </w:r>
        </w:sdtContent>
      </w:sdt>
      <w:r w:rsidR="00260726" w:rsidRPr="00AB3B4C">
        <w:rPr>
          <w:rFonts w:ascii="Times New Roman" w:hAnsi="Times New Roman" w:cs="Times New Roman"/>
          <w:sz w:val="24"/>
          <w:szCs w:val="24"/>
        </w:rPr>
        <w:t xml:space="preserve"> </w:t>
      </w:r>
      <w:r w:rsidR="00615231" w:rsidRPr="00AB3B4C">
        <w:rPr>
          <w:rFonts w:ascii="Times New Roman" w:hAnsi="Times New Roman" w:cs="Times New Roman"/>
          <w:sz w:val="24"/>
          <w:szCs w:val="24"/>
        </w:rPr>
        <w:t xml:space="preserve">or abiotic stressors </w:t>
      </w:r>
      <w:r w:rsidR="00364088">
        <w:rPr>
          <w:rFonts w:ascii="Times New Roman" w:hAnsi="Times New Roman" w:cs="Times New Roman"/>
          <w:sz w:val="24"/>
          <w:szCs w:val="24"/>
        </w:rPr>
        <w:t xml:space="preserve">such as </w:t>
      </w:r>
      <w:r w:rsidR="00615231" w:rsidRPr="00AB3B4C">
        <w:rPr>
          <w:rFonts w:ascii="Times New Roman" w:hAnsi="Times New Roman" w:cs="Times New Roman"/>
          <w:sz w:val="24"/>
          <w:szCs w:val="24"/>
        </w:rPr>
        <w:t>temperature</w:t>
      </w:r>
      <w:r w:rsidR="001508D5" w:rsidRPr="00AB3B4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
          <w:id w:val="1890224130"/>
          <w:placeholder>
            <w:docPart w:val="DefaultPlaceholder_-1854013440"/>
          </w:placeholder>
        </w:sdtPr>
        <w:sdtContent>
          <w:r w:rsidR="0028590D" w:rsidRPr="00132F8D">
            <w:rPr>
              <w:rFonts w:ascii="Times New Roman" w:eastAsia="Times New Roman" w:hAnsi="Times New Roman" w:cs="Times New Roman"/>
              <w:sz w:val="24"/>
              <w:szCs w:val="24"/>
            </w:rPr>
            <w:t>(Berman &amp; Quinn, 1991; Kaya et al., 1977; Westhoff et al., 2016)</w:t>
          </w:r>
        </w:sdtContent>
      </w:sdt>
      <w:r w:rsidR="001508D5" w:rsidRPr="00AB3B4C">
        <w:rPr>
          <w:rFonts w:ascii="Times New Roman" w:hAnsi="Times New Roman" w:cs="Times New Roman"/>
          <w:sz w:val="24"/>
          <w:szCs w:val="24"/>
        </w:rPr>
        <w:t xml:space="preserve">. </w:t>
      </w:r>
      <w:r w:rsidR="005E1D37">
        <w:rPr>
          <w:rFonts w:ascii="Times New Roman" w:hAnsi="Times New Roman" w:cs="Times New Roman"/>
          <w:sz w:val="24"/>
          <w:szCs w:val="24"/>
        </w:rPr>
        <w:t xml:space="preserve">There is particular interest in how </w:t>
      </w:r>
      <w:r w:rsidR="00424221">
        <w:rPr>
          <w:rFonts w:ascii="Times New Roman" w:hAnsi="Times New Roman" w:cs="Times New Roman"/>
          <w:sz w:val="24"/>
          <w:szCs w:val="24"/>
        </w:rPr>
        <w:t>animals</w:t>
      </w:r>
      <w:r w:rsidR="005E1D37">
        <w:rPr>
          <w:rFonts w:ascii="Times New Roman" w:hAnsi="Times New Roman" w:cs="Times New Roman"/>
          <w:sz w:val="24"/>
          <w:szCs w:val="24"/>
        </w:rPr>
        <w:t xml:space="preserve"> exploit thermal heterogeneity, because </w:t>
      </w:r>
      <w:r w:rsidR="009B47A2">
        <w:rPr>
          <w:rFonts w:ascii="Times New Roman" w:hAnsi="Times New Roman" w:cs="Times New Roman"/>
          <w:sz w:val="24"/>
          <w:szCs w:val="24"/>
        </w:rPr>
        <w:t xml:space="preserve">use of cool refuge habitat could mediate responses to </w:t>
      </w:r>
      <w:commentRangeStart w:id="10"/>
      <w:r w:rsidR="009B47A2">
        <w:rPr>
          <w:rFonts w:ascii="Times New Roman" w:hAnsi="Times New Roman" w:cs="Times New Roman"/>
          <w:sz w:val="24"/>
          <w:szCs w:val="24"/>
        </w:rPr>
        <w:t xml:space="preserve">climate change </w:t>
      </w:r>
      <w:commentRangeEnd w:id="10"/>
      <w:r w:rsidR="009B3D66">
        <w:rPr>
          <w:rStyle w:val="CommentReference"/>
        </w:rPr>
        <w:commentReference w:id="10"/>
      </w:r>
      <w:sdt>
        <w:sdtPr>
          <w:rPr>
            <w:rFonts w:ascii="Times New Roman" w:hAnsi="Times New Roman" w:cs="Times New Roman"/>
            <w:color w:val="000000"/>
            <w:sz w:val="24"/>
            <w:szCs w:val="24"/>
          </w:rPr>
          <w:tag w:val="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
          <w:id w:val="932328367"/>
          <w:placeholder>
            <w:docPart w:val="DefaultPlaceholder_-1854013440"/>
          </w:placeholder>
        </w:sdtPr>
        <w:sdtContent>
          <w:r w:rsidR="0028590D" w:rsidRPr="00AB3B4C">
            <w:rPr>
              <w:rFonts w:ascii="Times New Roman" w:hAnsi="Times New Roman" w:cs="Times New Roman"/>
              <w:color w:val="000000"/>
              <w:sz w:val="24"/>
              <w:szCs w:val="24"/>
            </w:rPr>
            <w:t>(</w:t>
          </w:r>
          <w:proofErr w:type="spellStart"/>
          <w:r w:rsidR="0028590D" w:rsidRPr="00AB3B4C">
            <w:rPr>
              <w:rFonts w:ascii="Times New Roman" w:hAnsi="Times New Roman" w:cs="Times New Roman"/>
              <w:color w:val="000000"/>
              <w:sz w:val="24"/>
              <w:szCs w:val="24"/>
            </w:rPr>
            <w:t>Beechie</w:t>
          </w:r>
          <w:proofErr w:type="spellEnd"/>
          <w:r w:rsidR="0028590D" w:rsidRPr="00AB3B4C">
            <w:rPr>
              <w:rFonts w:ascii="Times New Roman" w:hAnsi="Times New Roman" w:cs="Times New Roman"/>
              <w:color w:val="000000"/>
              <w:sz w:val="24"/>
              <w:szCs w:val="24"/>
            </w:rPr>
            <w:t xml:space="preserve"> et al., 2013; </w:t>
          </w:r>
          <w:proofErr w:type="spellStart"/>
          <w:r w:rsidR="0028590D" w:rsidRPr="00AB3B4C">
            <w:rPr>
              <w:rFonts w:ascii="Times New Roman" w:hAnsi="Times New Roman" w:cs="Times New Roman"/>
              <w:color w:val="000000"/>
              <w:sz w:val="24"/>
              <w:szCs w:val="24"/>
            </w:rPr>
            <w:t>Kurylyk</w:t>
          </w:r>
          <w:proofErr w:type="spellEnd"/>
          <w:r w:rsidR="0028590D" w:rsidRPr="00AB3B4C">
            <w:rPr>
              <w:rFonts w:ascii="Times New Roman" w:hAnsi="Times New Roman" w:cs="Times New Roman"/>
              <w:color w:val="000000"/>
              <w:sz w:val="24"/>
              <w:szCs w:val="24"/>
            </w:rPr>
            <w:t xml:space="preserve"> et al., 2015; Steel et al., 2017)</w:t>
          </w:r>
        </w:sdtContent>
      </w:sdt>
      <w:r w:rsidR="003B106F" w:rsidRPr="00C13FAA">
        <w:rPr>
          <w:rFonts w:ascii="Times New Roman" w:hAnsi="Times New Roman" w:cs="Times New Roman"/>
          <w:sz w:val="24"/>
          <w:szCs w:val="24"/>
        </w:rPr>
        <w:t xml:space="preserve">. </w:t>
      </w:r>
      <w:r w:rsidR="009B47A2">
        <w:rPr>
          <w:rFonts w:ascii="Times New Roman" w:hAnsi="Times New Roman" w:cs="Times New Roman"/>
          <w:sz w:val="24"/>
          <w:szCs w:val="24"/>
        </w:rPr>
        <w:t xml:space="preserve">However, habitats with unique temperature dynamics often vary in other conditions as well, and how this limits </w:t>
      </w:r>
      <w:r w:rsidR="003A3FAD">
        <w:rPr>
          <w:rFonts w:ascii="Times New Roman" w:hAnsi="Times New Roman" w:cs="Times New Roman"/>
          <w:sz w:val="24"/>
          <w:szCs w:val="24"/>
        </w:rPr>
        <w:t>the function</w:t>
      </w:r>
      <w:r w:rsidR="009B47A2">
        <w:rPr>
          <w:rFonts w:ascii="Times New Roman" w:hAnsi="Times New Roman" w:cs="Times New Roman"/>
          <w:sz w:val="24"/>
          <w:szCs w:val="24"/>
        </w:rPr>
        <w:t xml:space="preserve"> </w:t>
      </w:r>
      <w:ins w:id="11" w:author="Levi, Taal" w:date="2024-10-24T08:37:00Z" w16du:dateUtc="2024-10-24T15:37:00Z">
        <w:r w:rsidR="009B3D66">
          <w:rPr>
            <w:rFonts w:ascii="Times New Roman" w:hAnsi="Times New Roman" w:cs="Times New Roman"/>
            <w:sz w:val="24"/>
            <w:szCs w:val="24"/>
          </w:rPr>
          <w:t xml:space="preserve">of </w:t>
        </w:r>
      </w:ins>
      <w:r w:rsidR="009B47A2">
        <w:rPr>
          <w:rFonts w:ascii="Times New Roman" w:hAnsi="Times New Roman" w:cs="Times New Roman"/>
          <w:sz w:val="24"/>
          <w:szCs w:val="24"/>
        </w:rPr>
        <w:t>refuge</w:t>
      </w:r>
      <w:r w:rsidR="003A3FAD">
        <w:rPr>
          <w:rFonts w:ascii="Times New Roman" w:hAnsi="Times New Roman" w:cs="Times New Roman"/>
          <w:sz w:val="24"/>
          <w:szCs w:val="24"/>
        </w:rPr>
        <w:t>s</w:t>
      </w:r>
      <w:r w:rsidR="009B47A2">
        <w:rPr>
          <w:rFonts w:ascii="Times New Roman" w:hAnsi="Times New Roman" w:cs="Times New Roman"/>
          <w:sz w:val="24"/>
          <w:szCs w:val="24"/>
        </w:rPr>
        <w:t xml:space="preserve"> is poorly understood.</w:t>
      </w:r>
    </w:p>
    <w:p w14:paraId="7669899B" w14:textId="018DDBA5" w:rsidR="001003EB" w:rsidRDefault="00A46028"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w:t>
      </w:r>
      <w:commentRangeStart w:id="12"/>
      <w:r w:rsidR="00652855">
        <w:rPr>
          <w:rFonts w:ascii="Times New Roman" w:hAnsi="Times New Roman" w:cs="Times New Roman"/>
          <w:sz w:val="24"/>
          <w:szCs w:val="24"/>
        </w:rPr>
        <w:t xml:space="preserve">aquatic </w:t>
      </w:r>
      <w:commentRangeEnd w:id="12"/>
      <w:r w:rsidR="009B3D66">
        <w:rPr>
          <w:rStyle w:val="CommentReference"/>
        </w:rPr>
        <w:commentReference w:id="12"/>
      </w:r>
      <w:r w:rsidR="00652855">
        <w:rPr>
          <w:rFonts w:ascii="Times New Roman" w:hAnsi="Times New Roman" w:cs="Times New Roman"/>
          <w:sz w:val="24"/>
          <w:szCs w:val="24"/>
        </w:rPr>
        <w:t>ecosystems</w:t>
      </w:r>
      <w:r w:rsidR="002D24B1">
        <w:rPr>
          <w:rFonts w:ascii="Times New Roman" w:hAnsi="Times New Roman" w:cs="Times New Roman"/>
          <w:sz w:val="24"/>
          <w:szCs w:val="24"/>
        </w:rPr>
        <w:t>, both temperature and dissolved oxygen (DO) are critically important</w:t>
      </w:r>
      <w:r w:rsidR="004305D7">
        <w:rPr>
          <w:rFonts w:ascii="Times New Roman" w:hAnsi="Times New Roman" w:cs="Times New Roman"/>
          <w:sz w:val="24"/>
          <w:szCs w:val="24"/>
        </w:rPr>
        <w:t>,</w:t>
      </w:r>
      <w:r w:rsidR="002D24B1">
        <w:rPr>
          <w:rFonts w:ascii="Times New Roman" w:hAnsi="Times New Roman" w:cs="Times New Roman"/>
          <w:sz w:val="24"/>
          <w:szCs w:val="24"/>
        </w:rPr>
        <w:t xml:space="preserve"> because most </w:t>
      </w:r>
      <w:r w:rsidR="00310438">
        <w:rPr>
          <w:rFonts w:ascii="Times New Roman" w:hAnsi="Times New Roman" w:cs="Times New Roman"/>
          <w:sz w:val="24"/>
          <w:szCs w:val="24"/>
        </w:rPr>
        <w:t xml:space="preserve">aquatic </w:t>
      </w:r>
      <w:r w:rsidR="002D24B1">
        <w:rPr>
          <w:rFonts w:ascii="Times New Roman" w:hAnsi="Times New Roman" w:cs="Times New Roman"/>
          <w:sz w:val="24"/>
          <w:szCs w:val="24"/>
        </w:rPr>
        <w:t>organisms are poikilotherms</w:t>
      </w:r>
      <w:ins w:id="13" w:author="Levi, Taal" w:date="2024-10-24T08:41:00Z" w16du:dateUtc="2024-10-24T15:41:00Z">
        <w:r w:rsidR="009B3D66">
          <w:rPr>
            <w:rFonts w:ascii="Times New Roman" w:hAnsi="Times New Roman" w:cs="Times New Roman"/>
            <w:sz w:val="24"/>
            <w:szCs w:val="24"/>
          </w:rPr>
          <w:t xml:space="preserve"> that cannot regulate their body temperature</w:t>
        </w:r>
      </w:ins>
      <w:r w:rsidR="002D24B1">
        <w:rPr>
          <w:rFonts w:ascii="Times New Roman" w:hAnsi="Times New Roman" w:cs="Times New Roman"/>
          <w:sz w:val="24"/>
          <w:szCs w:val="24"/>
        </w:rPr>
        <w:t>, and because oxygen is much scarcer and harder to acquire in water than in air. Higher temperatures both reduce oxygen solubility in water and increase fish oxygen demands, so we should expect that as temperatures exceed physiological optimums</w:t>
      </w:r>
      <w:r w:rsidR="00B724DC">
        <w:rPr>
          <w:rFonts w:ascii="Times New Roman" w:hAnsi="Times New Roman" w:cs="Times New Roman"/>
          <w:sz w:val="24"/>
          <w:szCs w:val="24"/>
        </w:rPr>
        <w:t>,</w:t>
      </w:r>
      <w:r w:rsidR="002D24B1">
        <w:rPr>
          <w:rFonts w:ascii="Times New Roman" w:hAnsi="Times New Roman" w:cs="Times New Roman"/>
          <w:sz w:val="24"/>
          <w:szCs w:val="24"/>
        </w:rPr>
        <w:t xml:space="preserve"> behavior</w:t>
      </w:r>
      <w:r w:rsidR="00424221">
        <w:rPr>
          <w:rFonts w:ascii="Times New Roman" w:hAnsi="Times New Roman" w:cs="Times New Roman"/>
          <w:sz w:val="24"/>
          <w:szCs w:val="24"/>
        </w:rPr>
        <w:t>al responses</w:t>
      </w:r>
      <w:r w:rsidR="002D24B1">
        <w:rPr>
          <w:rFonts w:ascii="Times New Roman" w:hAnsi="Times New Roman" w:cs="Times New Roman"/>
          <w:sz w:val="24"/>
          <w:szCs w:val="24"/>
        </w:rPr>
        <w:t xml:space="preserve"> should be shaped by both temperature and DO</w:t>
      </w:r>
      <w:r w:rsidR="00865DBF">
        <w:rPr>
          <w:rFonts w:ascii="Times New Roman" w:hAnsi="Times New Roman" w:cs="Times New Roman"/>
          <w:sz w:val="24"/>
          <w:szCs w:val="24"/>
        </w:rPr>
        <w:t xml:space="preserve">. </w:t>
      </w:r>
      <w:r w:rsidR="00424221">
        <w:rPr>
          <w:rFonts w:ascii="Times New Roman" w:hAnsi="Times New Roman" w:cs="Times New Roman"/>
          <w:sz w:val="24"/>
          <w:szCs w:val="24"/>
        </w:rPr>
        <w:t xml:space="preserve">Aquatic habitats ranging from pelagic seas to ponds </w:t>
      </w:r>
      <w:r w:rsidR="001003EB">
        <w:rPr>
          <w:rFonts w:ascii="Times New Roman" w:hAnsi="Times New Roman" w:cs="Times New Roman"/>
          <w:sz w:val="24"/>
          <w:szCs w:val="24"/>
        </w:rPr>
        <w:t xml:space="preserve">can </w:t>
      </w:r>
      <w:r w:rsidR="00424221">
        <w:rPr>
          <w:rFonts w:ascii="Times New Roman" w:hAnsi="Times New Roman" w:cs="Times New Roman"/>
          <w:sz w:val="24"/>
          <w:szCs w:val="24"/>
        </w:rPr>
        <w:t>exhibit</w:t>
      </w:r>
      <w:r w:rsidR="001003EB">
        <w:rPr>
          <w:rFonts w:ascii="Times New Roman" w:hAnsi="Times New Roman" w:cs="Times New Roman"/>
          <w:sz w:val="24"/>
          <w:szCs w:val="24"/>
        </w:rPr>
        <w:t xml:space="preserve"> </w:t>
      </w:r>
      <w:r w:rsidR="00424221">
        <w:rPr>
          <w:rFonts w:ascii="Times New Roman" w:hAnsi="Times New Roman" w:cs="Times New Roman"/>
          <w:sz w:val="24"/>
          <w:szCs w:val="24"/>
        </w:rPr>
        <w:t>vertical stratification of temperature and oxygen</w:t>
      </w:r>
      <w:r w:rsidR="001003EB">
        <w:rPr>
          <w:rFonts w:ascii="Times New Roman" w:hAnsi="Times New Roman" w:cs="Times New Roman"/>
          <w:sz w:val="24"/>
          <w:szCs w:val="24"/>
        </w:rPr>
        <w:t xml:space="preserve"> (</w:t>
      </w:r>
      <w:r w:rsidR="004A2890">
        <w:rPr>
          <w:rFonts w:ascii="Times New Roman" w:hAnsi="Times New Roman" w:cs="Times New Roman"/>
          <w:sz w:val="24"/>
          <w:szCs w:val="24"/>
        </w:rPr>
        <w:t xml:space="preserve">also referred to </w:t>
      </w:r>
      <w:r w:rsidR="001003EB">
        <w:rPr>
          <w:rFonts w:ascii="Times New Roman" w:hAnsi="Times New Roman" w:cs="Times New Roman"/>
          <w:sz w:val="24"/>
          <w:szCs w:val="24"/>
        </w:rPr>
        <w:t xml:space="preserve">as vertical fronts; </w:t>
      </w:r>
      <w:sdt>
        <w:sdtPr>
          <w:rPr>
            <w:rFonts w:ascii="Times New Roman" w:hAnsi="Times New Roman" w:cs="Times New Roman"/>
            <w:color w:val="000000"/>
            <w:sz w:val="24"/>
            <w:szCs w:val="24"/>
          </w:rPr>
          <w:tag w:val="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
          <w:id w:val="-1754666714"/>
          <w:placeholder>
            <w:docPart w:val="DefaultPlaceholder_-1854013440"/>
          </w:placeholder>
        </w:sdtPr>
        <w:sdtContent>
          <w:r w:rsidR="003570D6" w:rsidRPr="003570D6">
            <w:rPr>
              <w:rFonts w:ascii="Times New Roman" w:hAnsi="Times New Roman" w:cs="Times New Roman"/>
              <w:color w:val="000000"/>
              <w:sz w:val="24"/>
              <w:szCs w:val="24"/>
            </w:rPr>
            <w:t>Logan et al., 2023)</w:t>
          </w:r>
        </w:sdtContent>
      </w:sdt>
      <w:r w:rsidR="001003EB">
        <w:rPr>
          <w:rFonts w:ascii="Times New Roman" w:hAnsi="Times New Roman" w:cs="Times New Roman"/>
          <w:sz w:val="24"/>
          <w:szCs w:val="24"/>
        </w:rPr>
        <w:t xml:space="preserve">. In tropical marine environments, </w:t>
      </w:r>
      <w:r w:rsidR="00171F22">
        <w:rPr>
          <w:rFonts w:ascii="Times New Roman" w:hAnsi="Times New Roman" w:cs="Times New Roman"/>
          <w:sz w:val="24"/>
          <w:szCs w:val="24"/>
        </w:rPr>
        <w:t>suboptimally cool</w:t>
      </w:r>
      <w:r w:rsidR="001003EB">
        <w:rPr>
          <w:rFonts w:ascii="Times New Roman" w:hAnsi="Times New Roman" w:cs="Times New Roman"/>
          <w:sz w:val="24"/>
          <w:szCs w:val="24"/>
        </w:rPr>
        <w:t xml:space="preserve"> and hypoxic waters</w:t>
      </w:r>
      <w:r w:rsidR="004E4673">
        <w:rPr>
          <w:rFonts w:ascii="Times New Roman" w:hAnsi="Times New Roman" w:cs="Times New Roman"/>
          <w:sz w:val="24"/>
          <w:szCs w:val="24"/>
        </w:rPr>
        <w:t xml:space="preserve"> below the thermocline</w:t>
      </w:r>
      <w:r w:rsidR="001003EB">
        <w:rPr>
          <w:rFonts w:ascii="Times New Roman" w:hAnsi="Times New Roman" w:cs="Times New Roman"/>
          <w:sz w:val="24"/>
          <w:szCs w:val="24"/>
        </w:rPr>
        <w:t xml:space="preserve"> </w:t>
      </w:r>
      <w:r w:rsidR="00171F22">
        <w:rPr>
          <w:rFonts w:ascii="Times New Roman" w:hAnsi="Times New Roman" w:cs="Times New Roman"/>
          <w:sz w:val="24"/>
          <w:szCs w:val="24"/>
        </w:rPr>
        <w:t xml:space="preserve">can </w:t>
      </w:r>
      <w:r w:rsidR="004E4673">
        <w:rPr>
          <w:rFonts w:ascii="Times New Roman" w:hAnsi="Times New Roman" w:cs="Times New Roman"/>
          <w:sz w:val="24"/>
          <w:szCs w:val="24"/>
        </w:rPr>
        <w:t>limit fish to the shallower depths</w:t>
      </w:r>
      <w:r w:rsidR="001003E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
          <w:id w:val="1680076377"/>
          <w:placeholder>
            <w:docPart w:val="DefaultPlaceholder_-1854013440"/>
          </w:placeholder>
        </w:sdtPr>
        <w:sdtContent>
          <w:r w:rsidR="003570D6" w:rsidRPr="003570D6">
            <w:rPr>
              <w:rFonts w:ascii="Times New Roman" w:hAnsi="Times New Roman" w:cs="Times New Roman"/>
              <w:color w:val="000000"/>
              <w:sz w:val="24"/>
              <w:szCs w:val="24"/>
            </w:rPr>
            <w:t>(Brill et al., 1999; Logan et al., 2023)</w:t>
          </w:r>
        </w:sdtContent>
      </w:sdt>
      <w:r w:rsidR="001003EB">
        <w:rPr>
          <w:rFonts w:ascii="Times New Roman" w:hAnsi="Times New Roman" w:cs="Times New Roman"/>
          <w:sz w:val="24"/>
          <w:szCs w:val="24"/>
        </w:rPr>
        <w:t xml:space="preserve">. In temperate lotic and lentic environments, warm surface temperatures can exceed physiological optima, and </w:t>
      </w:r>
      <w:commentRangeStart w:id="14"/>
      <w:r w:rsidR="001003EB">
        <w:rPr>
          <w:rFonts w:ascii="Times New Roman" w:hAnsi="Times New Roman" w:cs="Times New Roman"/>
          <w:sz w:val="24"/>
          <w:szCs w:val="24"/>
        </w:rPr>
        <w:t>hypoxic conditions at depth can limit fish vertical distribution</w:t>
      </w:r>
      <w:commentRangeEnd w:id="14"/>
      <w:r w:rsidR="009B3D66">
        <w:rPr>
          <w:rStyle w:val="CommentReference"/>
        </w:rPr>
        <w:commentReference w:id="14"/>
      </w:r>
      <w:r w:rsidR="001003EB">
        <w:rPr>
          <w:rFonts w:ascii="Times New Roman" w:hAnsi="Times New Roman" w:cs="Times New Roman"/>
          <w:sz w:val="24"/>
          <w:szCs w:val="24"/>
        </w:rPr>
        <w:t xml:space="preserve">, creating a vertically compressed habitat known as a temperature-oxygen squeeze </w:t>
      </w:r>
      <w:sdt>
        <w:sdtPr>
          <w:rPr>
            <w:rFonts w:ascii="Times New Roman" w:hAnsi="Times New Roman" w:cs="Times New Roman"/>
            <w:color w:val="000000"/>
            <w:sz w:val="24"/>
            <w:szCs w:val="24"/>
          </w:rPr>
          <w:tag w:val="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
          <w:id w:val="-2063463365"/>
          <w:placeholder>
            <w:docPart w:val="DefaultPlaceholder_-1854013440"/>
          </w:placeholder>
        </w:sdtPr>
        <w:sdtContent>
          <w:r w:rsidR="003E226A" w:rsidRPr="003E226A">
            <w:rPr>
              <w:rFonts w:ascii="Times New Roman" w:hAnsi="Times New Roman" w:cs="Times New Roman"/>
              <w:color w:val="000000"/>
              <w:sz w:val="24"/>
              <w:szCs w:val="24"/>
            </w:rPr>
            <w:t xml:space="preserve">(Coutant, </w:t>
          </w:r>
          <w:r w:rsidR="003E226A" w:rsidRPr="003E226A">
            <w:rPr>
              <w:rFonts w:ascii="Times New Roman" w:hAnsi="Times New Roman" w:cs="Times New Roman"/>
              <w:color w:val="000000"/>
              <w:sz w:val="24"/>
              <w:szCs w:val="24"/>
            </w:rPr>
            <w:lastRenderedPageBreak/>
            <w:t>1985)</w:t>
          </w:r>
        </w:sdtContent>
      </w:sdt>
      <w:r w:rsidR="00C13FAA">
        <w:rPr>
          <w:rFonts w:ascii="Times New Roman" w:hAnsi="Times New Roman" w:cs="Times New Roman"/>
          <w:color w:val="000000"/>
          <w:sz w:val="24"/>
          <w:szCs w:val="24"/>
        </w:rPr>
        <w:t>.</w:t>
      </w:r>
      <w:r w:rsidR="001003EB">
        <w:rPr>
          <w:rFonts w:ascii="Times New Roman" w:hAnsi="Times New Roman" w:cs="Times New Roman"/>
          <w:sz w:val="24"/>
          <w:szCs w:val="24"/>
        </w:rPr>
        <w:t xml:space="preserve"> </w:t>
      </w:r>
      <w:r w:rsidR="00C579C4">
        <w:rPr>
          <w:rFonts w:ascii="Times New Roman" w:hAnsi="Times New Roman" w:cs="Times New Roman"/>
          <w:sz w:val="24"/>
          <w:szCs w:val="24"/>
        </w:rPr>
        <w:t>This phenomenon</w:t>
      </w:r>
      <w:r w:rsidR="001003EB">
        <w:rPr>
          <w:rFonts w:ascii="Times New Roman" w:hAnsi="Times New Roman" w:cs="Times New Roman"/>
          <w:sz w:val="24"/>
          <w:szCs w:val="24"/>
        </w:rPr>
        <w:t xml:space="preserve"> can also occur in fine scale patches of lentic habitat within a river floodplain. For example, thermally stratified cold-water alcoves often present a temperature-oxygen squeeze, effectively confining cold-adapted fish to </w:t>
      </w:r>
      <w:r w:rsidR="001C00A5">
        <w:rPr>
          <w:rFonts w:ascii="Times New Roman" w:hAnsi="Times New Roman" w:cs="Times New Roman"/>
          <w:sz w:val="24"/>
          <w:szCs w:val="24"/>
        </w:rPr>
        <w:t>≤</w:t>
      </w:r>
      <w:r w:rsidR="001003EB">
        <w:rPr>
          <w:rFonts w:ascii="Times New Roman" w:hAnsi="Times New Roman" w:cs="Times New Roman"/>
          <w:sz w:val="24"/>
          <w:szCs w:val="24"/>
        </w:rPr>
        <w:t xml:space="preserve">20% of the water column (Barrett et al. </w:t>
      </w:r>
      <w:r w:rsidR="00C579C4" w:rsidRPr="00C579C4">
        <w:rPr>
          <w:rFonts w:ascii="Times New Roman" w:hAnsi="Times New Roman" w:cs="Times New Roman"/>
          <w:iCs/>
          <w:sz w:val="24"/>
          <w:szCs w:val="24"/>
        </w:rPr>
        <w:t>2024</w:t>
      </w:r>
      <w:r w:rsidR="001003EB">
        <w:rPr>
          <w:rFonts w:ascii="Times New Roman" w:hAnsi="Times New Roman" w:cs="Times New Roman"/>
          <w:sz w:val="24"/>
          <w:szCs w:val="24"/>
        </w:rPr>
        <w:t xml:space="preserve">). </w:t>
      </w:r>
      <w:proofErr w:type="gramStart"/>
      <w:r w:rsidR="00880B06">
        <w:rPr>
          <w:rFonts w:ascii="Times New Roman" w:hAnsi="Times New Roman" w:cs="Times New Roman"/>
          <w:sz w:val="24"/>
          <w:szCs w:val="24"/>
        </w:rPr>
        <w:t>T</w:t>
      </w:r>
      <w:r w:rsidR="001003EB">
        <w:rPr>
          <w:rFonts w:ascii="Times New Roman" w:hAnsi="Times New Roman" w:cs="Times New Roman"/>
          <w:sz w:val="24"/>
          <w:szCs w:val="24"/>
        </w:rPr>
        <w:t>he vast majority of</w:t>
      </w:r>
      <w:proofErr w:type="gramEnd"/>
      <w:r w:rsidR="001003EB">
        <w:rPr>
          <w:rFonts w:ascii="Times New Roman" w:hAnsi="Times New Roman" w:cs="Times New Roman"/>
          <w:sz w:val="24"/>
          <w:szCs w:val="24"/>
        </w:rPr>
        <w:t xml:space="preserve"> this work considers a temporally static trade-off</w:t>
      </w:r>
      <w:r w:rsidR="000B6F7C">
        <w:rPr>
          <w:rFonts w:ascii="Times New Roman" w:hAnsi="Times New Roman" w:cs="Times New Roman"/>
          <w:sz w:val="24"/>
          <w:szCs w:val="24"/>
        </w:rPr>
        <w:t xml:space="preserve">. </w:t>
      </w:r>
      <w:r w:rsidR="009E1702">
        <w:rPr>
          <w:rFonts w:ascii="Times New Roman" w:hAnsi="Times New Roman" w:cs="Times New Roman"/>
          <w:sz w:val="24"/>
          <w:szCs w:val="24"/>
        </w:rPr>
        <w:t>However, diel</w:t>
      </w:r>
      <w:r w:rsidR="004E4673">
        <w:rPr>
          <w:rFonts w:ascii="Times New Roman" w:hAnsi="Times New Roman" w:cs="Times New Roman"/>
          <w:sz w:val="24"/>
          <w:szCs w:val="24"/>
        </w:rPr>
        <w:t xml:space="preserve"> variation is a prominent feature in many systems</w:t>
      </w:r>
      <w:r w:rsidR="000B6F7C">
        <w:rPr>
          <w:rFonts w:ascii="Times New Roman" w:hAnsi="Times New Roman" w:cs="Times New Roman"/>
          <w:sz w:val="24"/>
          <w:szCs w:val="24"/>
        </w:rPr>
        <w:t xml:space="preserve"> as </w:t>
      </w:r>
      <w:r w:rsidR="00CB6004">
        <w:rPr>
          <w:rFonts w:ascii="Times New Roman" w:hAnsi="Times New Roman" w:cs="Times New Roman"/>
          <w:sz w:val="24"/>
          <w:szCs w:val="24"/>
        </w:rPr>
        <w:t xml:space="preserve">the day-night cycle modulates temperature and oxygen through solar </w:t>
      </w:r>
      <w:commentRangeStart w:id="15"/>
      <w:r w:rsidR="00CB6004">
        <w:rPr>
          <w:rFonts w:ascii="Times New Roman" w:hAnsi="Times New Roman" w:cs="Times New Roman"/>
          <w:sz w:val="24"/>
          <w:szCs w:val="24"/>
        </w:rPr>
        <w:t>absorption</w:t>
      </w:r>
      <w:commentRangeEnd w:id="15"/>
      <w:r w:rsidR="000B6F7C">
        <w:rPr>
          <w:rStyle w:val="CommentReference"/>
        </w:rPr>
        <w:commentReference w:id="15"/>
      </w:r>
      <w:r w:rsidR="000B6F7C">
        <w:rPr>
          <w:rFonts w:ascii="Times New Roman" w:hAnsi="Times New Roman" w:cs="Times New Roman"/>
          <w:sz w:val="24"/>
          <w:szCs w:val="24"/>
        </w:rPr>
        <w:t xml:space="preserve"> (</w:t>
      </w:r>
      <w:r w:rsidR="009E1702">
        <w:rPr>
          <w:rFonts w:ascii="Times New Roman" w:hAnsi="Times New Roman" w:cs="Times New Roman"/>
          <w:sz w:val="24"/>
          <w:szCs w:val="24"/>
        </w:rPr>
        <w:t>Cassie 2006</w:t>
      </w:r>
      <w:r w:rsidR="000B6F7C">
        <w:rPr>
          <w:rFonts w:ascii="Times New Roman" w:hAnsi="Times New Roman" w:cs="Times New Roman"/>
          <w:sz w:val="24"/>
          <w:szCs w:val="24"/>
        </w:rPr>
        <w:t>)</w:t>
      </w:r>
      <w:r w:rsidR="00CB6004">
        <w:rPr>
          <w:rFonts w:ascii="Times New Roman" w:hAnsi="Times New Roman" w:cs="Times New Roman"/>
          <w:sz w:val="24"/>
          <w:szCs w:val="24"/>
        </w:rPr>
        <w:t xml:space="preserve"> and ecosystem metabolism</w:t>
      </w:r>
      <w:r w:rsidR="000B6F7C">
        <w:rPr>
          <w:rFonts w:ascii="Times New Roman" w:hAnsi="Times New Roman" w:cs="Times New Roman"/>
          <w:sz w:val="24"/>
          <w:szCs w:val="24"/>
        </w:rPr>
        <w:t xml:space="preserve"> (</w:t>
      </w:r>
      <w:commentRangeStart w:id="16"/>
      <w:proofErr w:type="spellStart"/>
      <w:r w:rsidR="009E1702">
        <w:rPr>
          <w:rFonts w:ascii="Times New Roman" w:hAnsi="Times New Roman" w:cs="Times New Roman"/>
          <w:sz w:val="24"/>
          <w:szCs w:val="24"/>
        </w:rPr>
        <w:t>Maasri</w:t>
      </w:r>
      <w:proofErr w:type="spellEnd"/>
      <w:r w:rsidR="009E1702">
        <w:rPr>
          <w:rFonts w:ascii="Times New Roman" w:hAnsi="Times New Roman" w:cs="Times New Roman"/>
          <w:sz w:val="24"/>
          <w:szCs w:val="24"/>
        </w:rPr>
        <w:t xml:space="preserve"> et al., 2019</w:t>
      </w:r>
      <w:commentRangeEnd w:id="16"/>
      <w:r w:rsidR="009E1702">
        <w:rPr>
          <w:rStyle w:val="CommentReference"/>
        </w:rPr>
        <w:commentReference w:id="16"/>
      </w:r>
      <w:r w:rsidR="000B6F7C">
        <w:rPr>
          <w:rFonts w:ascii="Times New Roman" w:hAnsi="Times New Roman" w:cs="Times New Roman"/>
          <w:sz w:val="24"/>
          <w:szCs w:val="24"/>
        </w:rPr>
        <w:t>).</w:t>
      </w:r>
    </w:p>
    <w:p w14:paraId="0D9500A8" w14:textId="30A7FA74" w:rsidR="005F7C05" w:rsidRDefault="000D3CE5" w:rsidP="00F56768">
      <w:pPr>
        <w:spacing w:line="480" w:lineRule="auto"/>
        <w:ind w:firstLine="720"/>
        <w:rPr>
          <w:rFonts w:ascii="Times New Roman" w:hAnsi="Times New Roman" w:cs="Times New Roman"/>
          <w:sz w:val="24"/>
          <w:szCs w:val="24"/>
        </w:rPr>
      </w:pPr>
      <w:commentRangeStart w:id="17"/>
      <w:r w:rsidRPr="000D3CE5">
        <w:rPr>
          <w:rFonts w:ascii="Times New Roman" w:hAnsi="Times New Roman" w:cs="Times New Roman"/>
          <w:sz w:val="24"/>
          <w:szCs w:val="24"/>
        </w:rPr>
        <w:t xml:space="preserve">Diel vertical migration </w:t>
      </w:r>
      <w:commentRangeEnd w:id="17"/>
      <w:r w:rsidR="009B3D66">
        <w:rPr>
          <w:rStyle w:val="CommentReference"/>
        </w:rPr>
        <w:commentReference w:id="17"/>
      </w:r>
      <w:r w:rsidRPr="000D3CE5">
        <w:rPr>
          <w:rFonts w:ascii="Times New Roman" w:hAnsi="Times New Roman" w:cs="Times New Roman"/>
          <w:sz w:val="24"/>
          <w:szCs w:val="24"/>
        </w:rPr>
        <w:t xml:space="preserve">(DVM) is among the most widespread movement behaviors in aquatic systems, occurring in all sizes of water bodies and across multiple trophic levels. This behavior often takes advantage of </w:t>
      </w:r>
      <w:r>
        <w:rPr>
          <w:rFonts w:ascii="Times New Roman" w:hAnsi="Times New Roman" w:cs="Times New Roman"/>
          <w:sz w:val="24"/>
          <w:szCs w:val="24"/>
        </w:rPr>
        <w:t>asynchronous</w:t>
      </w:r>
      <w:r w:rsidRPr="000D3CE5">
        <w:rPr>
          <w:rFonts w:ascii="Times New Roman" w:hAnsi="Times New Roman" w:cs="Times New Roman"/>
          <w:sz w:val="24"/>
          <w:szCs w:val="24"/>
        </w:rPr>
        <w:t xml:space="preserve"> conditions (refs). For example, fish exploit </w:t>
      </w:r>
      <w:r>
        <w:rPr>
          <w:rFonts w:ascii="Times New Roman" w:hAnsi="Times New Roman" w:cs="Times New Roman"/>
          <w:sz w:val="24"/>
          <w:szCs w:val="24"/>
        </w:rPr>
        <w:t>asynchronous variation</w:t>
      </w:r>
      <w:r w:rsidRPr="000D3CE5">
        <w:rPr>
          <w:rFonts w:ascii="Times New Roman" w:hAnsi="Times New Roman" w:cs="Times New Roman"/>
          <w:sz w:val="24"/>
          <w:szCs w:val="24"/>
        </w:rPr>
        <w:t xml:space="preserve"> in predation risk and foraging opportunities through crepuscular ascents to surface waters (Scheuerell and Schindler 2007).</w:t>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no 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p>
    <w:p w14:paraId="2CDE636E" w14:textId="5425FFF4" w:rsidR="00267A04" w:rsidRPr="009E1702" w:rsidRDefault="00A12807" w:rsidP="00A12807">
      <w:pPr>
        <w:spacing w:line="480" w:lineRule="auto"/>
        <w:rPr>
          <w:rFonts w:ascii="Times New Roman" w:hAnsi="Times New Roman" w:cs="Times New Roman"/>
          <w:sz w:val="24"/>
          <w:szCs w:val="24"/>
        </w:rPr>
      </w:pPr>
      <w:r>
        <w:rPr>
          <w:rFonts w:ascii="Times New Roman" w:hAnsi="Times New Roman" w:cs="Times New Roman"/>
          <w:sz w:val="24"/>
          <w:szCs w:val="24"/>
        </w:rPr>
        <w:tab/>
      </w:r>
      <w:r w:rsidR="00DE47E2">
        <w:rPr>
          <w:rFonts w:ascii="Times New Roman" w:hAnsi="Times New Roman" w:cs="Times New Roman"/>
          <w:sz w:val="24"/>
          <w:szCs w:val="24"/>
        </w:rPr>
        <w:t xml:space="preserve">To explore </w:t>
      </w:r>
      <w:commentRangeStart w:id="18"/>
      <w:r w:rsidR="00DE47E2">
        <w:rPr>
          <w:rFonts w:ascii="Times New Roman" w:hAnsi="Times New Roman" w:cs="Times New Roman"/>
          <w:sz w:val="24"/>
          <w:szCs w:val="24"/>
        </w:rPr>
        <w:t>how</w:t>
      </w:r>
      <w:commentRangeEnd w:id="18"/>
      <w:r w:rsidR="00DE47E2">
        <w:rPr>
          <w:rStyle w:val="CommentReference"/>
        </w:rPr>
        <w:commentReference w:id="18"/>
      </w:r>
      <w:r w:rsidR="00DE47E2">
        <w:rPr>
          <w:rFonts w:ascii="Times New Roman" w:hAnsi="Times New Roman" w:cs="Times New Roman"/>
          <w:sz w:val="24"/>
          <w:szCs w:val="24"/>
        </w:rPr>
        <w:t xml:space="preserve"> behavioral responses can mediate the strength of dynamic temperature-oxygen trade-offs we: (1) </w:t>
      </w:r>
      <w:r w:rsidR="00DE47E2">
        <w:rPr>
          <w:rFonts w:ascii="Times New Roman" w:hAnsi="Times New Roman" w:cs="Times New Roman"/>
          <w:sz w:val="24"/>
        </w:rPr>
        <w:t>monitored</w:t>
      </w:r>
      <w:r w:rsidR="001D0E3A" w:rsidRPr="00267A04">
        <w:rPr>
          <w:rFonts w:ascii="Times New Roman" w:hAnsi="Times New Roman" w:cs="Times New Roman"/>
          <w:sz w:val="24"/>
        </w:rPr>
        <w:t xml:space="preserve"> </w:t>
      </w:r>
      <w:proofErr w:type="spellStart"/>
      <w:r w:rsidR="00DE47E2">
        <w:rPr>
          <w:rFonts w:ascii="Times New Roman" w:hAnsi="Times New Roman" w:cs="Times New Roman"/>
          <w:sz w:val="24"/>
        </w:rPr>
        <w:t>spatio</w:t>
      </w:r>
      <w:proofErr w:type="spellEnd"/>
      <w:r w:rsidR="00DE47E2">
        <w:rPr>
          <w:rFonts w:ascii="Times New Roman" w:hAnsi="Times New Roman" w:cs="Times New Roman"/>
          <w:sz w:val="24"/>
        </w:rPr>
        <w:t xml:space="preserve">-temporal heterogeneity in </w:t>
      </w:r>
      <w:r w:rsidR="001D0E3A" w:rsidRPr="00267A04">
        <w:rPr>
          <w:rFonts w:ascii="Times New Roman" w:hAnsi="Times New Roman" w:cs="Times New Roman"/>
          <w:sz w:val="24"/>
        </w:rPr>
        <w:t xml:space="preserve">temperature and oxygen </w:t>
      </w:r>
      <w:r w:rsidR="00DE47E2">
        <w:rPr>
          <w:rFonts w:ascii="Times New Roman" w:hAnsi="Times New Roman" w:cs="Times New Roman"/>
          <w:sz w:val="24"/>
        </w:rPr>
        <w:t xml:space="preserve">to characterize the diel and vertical heterogeneity, (2) simulated fish habitat selection under alternative tactics (minimize temperature, maximize oxygen, or optimize temperature and oxygen) to identify emergent behaviors, and  </w:t>
      </w:r>
      <w:r w:rsidR="001D0E3A" w:rsidRPr="00267A04">
        <w:rPr>
          <w:rFonts w:ascii="Times New Roman" w:hAnsi="Times New Roman" w:cs="Times New Roman"/>
          <w:sz w:val="24"/>
        </w:rPr>
        <w:t xml:space="preserve">3) </w:t>
      </w:r>
      <w:commentRangeStart w:id="19"/>
      <w:r w:rsidR="00DE47E2">
        <w:rPr>
          <w:rFonts w:ascii="Times New Roman" w:hAnsi="Times New Roman" w:cs="Times New Roman"/>
          <w:sz w:val="24"/>
        </w:rPr>
        <w:t xml:space="preserve">recorded fish depth selection </w:t>
      </w:r>
      <w:r w:rsidR="00DE47E2" w:rsidRPr="009E1702">
        <w:rPr>
          <w:rFonts w:ascii="Times New Roman" w:hAnsi="Times New Roman" w:cs="Times New Roman"/>
          <w:i/>
          <w:iCs/>
          <w:sz w:val="24"/>
        </w:rPr>
        <w:t>in situ</w:t>
      </w:r>
      <w:r w:rsidR="00DE47E2">
        <w:rPr>
          <w:rFonts w:ascii="Times New Roman" w:hAnsi="Times New Roman" w:cs="Times New Roman"/>
          <w:sz w:val="24"/>
        </w:rPr>
        <w:t xml:space="preserve"> to test for hypothesized behaviors</w:t>
      </w:r>
      <w:commentRangeEnd w:id="19"/>
      <w:r w:rsidR="009B3D66">
        <w:rPr>
          <w:rStyle w:val="CommentReference"/>
        </w:rPr>
        <w:commentReference w:id="19"/>
      </w:r>
      <w:r w:rsidR="00DE47E2">
        <w:rPr>
          <w:rFonts w:ascii="Times New Roman" w:hAnsi="Times New Roman" w:cs="Times New Roman"/>
          <w:sz w:val="24"/>
        </w:rPr>
        <w:t xml:space="preserve">. </w:t>
      </w:r>
      <w:commentRangeStart w:id="20"/>
      <w:r w:rsidR="00DE47E2">
        <w:rPr>
          <w:rFonts w:ascii="Times New Roman" w:hAnsi="Times New Roman" w:cs="Times New Roman"/>
          <w:sz w:val="24"/>
        </w:rPr>
        <w:t xml:space="preserve">As predicted in our simulation, fish exhibited DVM that exploited diel asynchrony between temperature and oxygen stressors.  </w:t>
      </w:r>
      <w:r w:rsidR="00267A04" w:rsidRPr="00267A04">
        <w:rPr>
          <w:rFonts w:ascii="Times New Roman" w:hAnsi="Times New Roman" w:cs="Times New Roman"/>
          <w:sz w:val="24"/>
        </w:rPr>
        <w:t xml:space="preserve"> </w:t>
      </w:r>
      <w:commentRangeEnd w:id="20"/>
      <w:r w:rsidR="009B3D66">
        <w:rPr>
          <w:rStyle w:val="CommentReference"/>
        </w:rPr>
        <w:commentReference w:id="20"/>
      </w:r>
    </w:p>
    <w:p w14:paraId="39FA1B35" w14:textId="77777777" w:rsidR="00C42A4C" w:rsidRPr="003C0418"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4AF282D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lastRenderedPageBreak/>
        <w:t>Overview</w:t>
      </w:r>
    </w:p>
    <w:p w14:paraId="5493447B" w14:textId="66B8FE87" w:rsidR="00C42A4C" w:rsidRPr="00025335" w:rsidRDefault="00C42A4C" w:rsidP="007F38DF">
      <w:pPr>
        <w:spacing w:line="480" w:lineRule="auto"/>
        <w:ind w:firstLine="720"/>
        <w:rPr>
          <w:rFonts w:ascii="Times New Roman" w:hAnsi="Times New Roman" w:cs="Times New Roman"/>
          <w:sz w:val="24"/>
          <w:szCs w:val="24"/>
        </w:rPr>
      </w:pPr>
      <w:commentRangeStart w:id="21"/>
      <w:commentRangeStart w:id="22"/>
      <w:r>
        <w:rPr>
          <w:rFonts w:ascii="Times New Roman" w:hAnsi="Times New Roman" w:cs="Times New Roman"/>
          <w:sz w:val="24"/>
          <w:szCs w:val="24"/>
        </w:rPr>
        <w:t>Thi</w:t>
      </w:r>
      <w:commentRangeEnd w:id="21"/>
      <w:r w:rsidR="004240B4">
        <w:rPr>
          <w:rStyle w:val="CommentReference"/>
        </w:rPr>
        <w:commentReference w:id="21"/>
      </w:r>
      <w:r>
        <w:rPr>
          <w:rFonts w:ascii="Times New Roman" w:hAnsi="Times New Roman" w:cs="Times New Roman"/>
          <w:sz w:val="24"/>
          <w:szCs w:val="24"/>
        </w:rPr>
        <w:t xml:space="preserve">s study was </w:t>
      </w:r>
      <w:commentRangeStart w:id="23"/>
      <w:r>
        <w:rPr>
          <w:rFonts w:ascii="Times New Roman" w:hAnsi="Times New Roman" w:cs="Times New Roman"/>
          <w:sz w:val="24"/>
          <w:szCs w:val="24"/>
        </w:rPr>
        <w:t xml:space="preserve">comprised of </w:t>
      </w:r>
      <w:r w:rsidR="00613A93">
        <w:rPr>
          <w:rFonts w:ascii="Times New Roman" w:hAnsi="Times New Roman" w:cs="Times New Roman"/>
          <w:sz w:val="24"/>
          <w:szCs w:val="24"/>
        </w:rPr>
        <w:t xml:space="preserve">three </w:t>
      </w:r>
      <w:r>
        <w:rPr>
          <w:rFonts w:ascii="Times New Roman" w:hAnsi="Times New Roman" w:cs="Times New Roman"/>
          <w:sz w:val="24"/>
          <w:szCs w:val="24"/>
        </w:rPr>
        <w:t xml:space="preserve">primary components. First, we </w:t>
      </w:r>
      <w:r w:rsidR="00613A93">
        <w:rPr>
          <w:rFonts w:ascii="Times New Roman" w:hAnsi="Times New Roman" w:cs="Times New Roman"/>
          <w:sz w:val="24"/>
          <w:szCs w:val="24"/>
        </w:rPr>
        <w:t xml:space="preserve">monitored vertical heterogeneity in temperature and DO </w:t>
      </w:r>
      <w:r w:rsidR="00D45DFE">
        <w:rPr>
          <w:rFonts w:ascii="Times New Roman" w:hAnsi="Times New Roman" w:cs="Times New Roman"/>
          <w:sz w:val="24"/>
          <w:szCs w:val="24"/>
        </w:rPr>
        <w:t xml:space="preserve">across time in several cold-water alcoves </w:t>
      </w:r>
      <w:r w:rsidR="00613A93">
        <w:rPr>
          <w:rFonts w:ascii="Times New Roman" w:hAnsi="Times New Roman" w:cs="Times New Roman"/>
          <w:sz w:val="24"/>
          <w:szCs w:val="24"/>
        </w:rPr>
        <w:t>to characterize</w:t>
      </w:r>
      <w:r w:rsidR="00B26726">
        <w:rPr>
          <w:rFonts w:ascii="Times New Roman" w:hAnsi="Times New Roman" w:cs="Times New Roman"/>
          <w:sz w:val="24"/>
          <w:szCs w:val="24"/>
        </w:rPr>
        <w:t xml:space="preserve"> vertical</w:t>
      </w:r>
      <w:r w:rsidR="00AA6E85">
        <w:rPr>
          <w:rFonts w:ascii="Times New Roman" w:hAnsi="Times New Roman" w:cs="Times New Roman"/>
          <w:sz w:val="24"/>
          <w:szCs w:val="24"/>
        </w:rPr>
        <w:t xml:space="preserve"> trade-offs </w:t>
      </w:r>
      <w:r w:rsidR="00B26726">
        <w:rPr>
          <w:rFonts w:ascii="Times New Roman" w:hAnsi="Times New Roman" w:cs="Times New Roman"/>
          <w:sz w:val="24"/>
          <w:szCs w:val="24"/>
        </w:rPr>
        <w:t xml:space="preserve">and how they </w:t>
      </w:r>
      <w:r w:rsidR="00AA6E85">
        <w:rPr>
          <w:rFonts w:ascii="Times New Roman" w:hAnsi="Times New Roman" w:cs="Times New Roman"/>
          <w:sz w:val="24"/>
          <w:szCs w:val="24"/>
        </w:rPr>
        <w:t xml:space="preserve">changed through the diel </w:t>
      </w:r>
      <w:commentRangeEnd w:id="23"/>
      <w:r w:rsidR="007F38DF">
        <w:rPr>
          <w:rStyle w:val="CommentReference"/>
        </w:rPr>
        <w:commentReference w:id="23"/>
      </w:r>
      <w:r w:rsidR="00AA6E85">
        <w:rPr>
          <w:rFonts w:ascii="Times New Roman" w:hAnsi="Times New Roman" w:cs="Times New Roman"/>
          <w:sz w:val="24"/>
          <w:szCs w:val="24"/>
        </w:rPr>
        <w:t>cycle.</w:t>
      </w:r>
      <w:r w:rsidR="007F38DF">
        <w:rPr>
          <w:rFonts w:ascii="Times New Roman" w:hAnsi="Times New Roman" w:cs="Times New Roman"/>
          <w:sz w:val="24"/>
          <w:szCs w:val="24"/>
        </w:rPr>
        <w:t xml:space="preserve"> </w:t>
      </w:r>
      <w:commentRangeStart w:id="24"/>
      <w:r w:rsidR="00AA6E85">
        <w:rPr>
          <w:rFonts w:ascii="Times New Roman" w:hAnsi="Times New Roman" w:cs="Times New Roman"/>
          <w:sz w:val="24"/>
          <w:szCs w:val="24"/>
        </w:rPr>
        <w:t>Second, we</w:t>
      </w:r>
      <w:r>
        <w:rPr>
          <w:rFonts w:ascii="Times New Roman" w:hAnsi="Times New Roman" w:cs="Times New Roman"/>
          <w:sz w:val="24"/>
          <w:szCs w:val="24"/>
        </w:rPr>
        <w:t xml:space="preserve"> </w:t>
      </w:r>
      <w:commentRangeEnd w:id="24"/>
      <w:r w:rsidR="007F38DF">
        <w:rPr>
          <w:rStyle w:val="CommentReference"/>
        </w:rPr>
        <w:commentReference w:id="24"/>
      </w:r>
      <w:r w:rsidR="009127CF">
        <w:rPr>
          <w:rFonts w:ascii="Times New Roman" w:hAnsi="Times New Roman" w:cs="Times New Roman"/>
          <w:sz w:val="24"/>
          <w:szCs w:val="24"/>
        </w:rPr>
        <w:t xml:space="preserve">focused on a subset of these sites </w:t>
      </w:r>
      <w:r w:rsidR="00AA6E85">
        <w:rPr>
          <w:rFonts w:ascii="Times New Roman" w:hAnsi="Times New Roman" w:cs="Times New Roman"/>
          <w:sz w:val="24"/>
          <w:szCs w:val="24"/>
        </w:rPr>
        <w:t>to explore how patterns of fish depth over time should vary under alternative responses to dynamic tradeoffs</w:t>
      </w:r>
      <w:r>
        <w:rPr>
          <w:rFonts w:ascii="Times New Roman" w:hAnsi="Times New Roman" w:cs="Times New Roman"/>
          <w:sz w:val="24"/>
          <w:szCs w:val="24"/>
        </w:rPr>
        <w:t xml:space="preserve">. </w:t>
      </w:r>
      <w:r w:rsidR="00AA6E85">
        <w:rPr>
          <w:rFonts w:ascii="Times New Roman" w:hAnsi="Times New Roman" w:cs="Times New Roman"/>
          <w:sz w:val="24"/>
          <w:szCs w:val="24"/>
        </w:rPr>
        <w:t>Third</w:t>
      </w:r>
      <w:r>
        <w:rPr>
          <w:rFonts w:ascii="Times New Roman" w:hAnsi="Times New Roman" w:cs="Times New Roman"/>
          <w:sz w:val="24"/>
          <w:szCs w:val="24"/>
        </w:rPr>
        <w:t xml:space="preserve">, we collected empirical data on fine scale vertical movement </w:t>
      </w:r>
      <w:r w:rsidR="00AA6E85">
        <w:rPr>
          <w:rFonts w:ascii="Times New Roman" w:hAnsi="Times New Roman" w:cs="Times New Roman"/>
          <w:sz w:val="24"/>
          <w:szCs w:val="24"/>
        </w:rPr>
        <w:t>to explore how fish in the wild balance dynamic trade-offs between temperature and DO.</w:t>
      </w:r>
      <w:commentRangeEnd w:id="22"/>
      <w:r w:rsidR="00B35BBE">
        <w:rPr>
          <w:rStyle w:val="CommentReference"/>
        </w:rPr>
        <w:commentReference w:id="22"/>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33C476DA" w14:textId="182C610F" w:rsidR="001A2982" w:rsidRDefault="001A2982" w:rsidP="00F56768">
      <w:pPr>
        <w:spacing w:line="480" w:lineRule="auto"/>
        <w:ind w:firstLine="720"/>
        <w:rPr>
          <w:rFonts w:ascii="Times New Roman" w:hAnsi="Times New Roman" w:cs="Times New Roman"/>
          <w:sz w:val="24"/>
          <w:szCs w:val="24"/>
        </w:rPr>
      </w:pPr>
      <w:r w:rsidRPr="001A2982">
        <w:rPr>
          <w:rFonts w:ascii="Times New Roman" w:hAnsi="Times New Roman" w:cs="Times New Roman"/>
          <w:sz w:val="24"/>
          <w:szCs w:val="24"/>
        </w:rPr>
        <w:t xml:space="preserve">The Willamette River basin lies between the Cascade and Coastal Mountain ranges of Western Oregon. Historically, the Upper Willamette River (between Eugene and Salem) was a laterally dynamic and meandering gravel-bed river with side channels, islands, and gravel beds (Wallick et al., 2013; Flitcroft et al., 2023). While these features still exist, they have been significantly reduced since Euro-American settlement (Baker et al., 2004; Gregory et al., 2019). </w:t>
      </w:r>
      <w:r w:rsidRPr="00060924">
        <w:rPr>
          <w:rFonts w:ascii="Times New Roman" w:hAnsi="Times New Roman" w:cs="Times New Roman"/>
          <w:sz w:val="24"/>
          <w:szCs w:val="24"/>
        </w:rPr>
        <w:t xml:space="preserve">This portion of the river also contains numerous alcoves, floodplain features with only a downstream connection to the mainstem river. </w:t>
      </w:r>
      <w:r w:rsidRPr="001A2982">
        <w:rPr>
          <w:rFonts w:ascii="Times New Roman" w:hAnsi="Times New Roman" w:cs="Times New Roman"/>
          <w:sz w:val="24"/>
          <w:szCs w:val="24"/>
        </w:rPr>
        <w:t>A subset of these waterbodies function as cold-water refuges, providing temperatures up to ~10℃ cooler than the adjacent mainstem river. These cold-water habitats are seasonally exploited by cold-water fishes, particularly coastal cutthroat trout (</w:t>
      </w:r>
      <w:r w:rsidRPr="001A2982">
        <w:rPr>
          <w:rFonts w:ascii="Times New Roman" w:hAnsi="Times New Roman" w:cs="Times New Roman"/>
          <w:i/>
          <w:iCs/>
          <w:sz w:val="24"/>
          <w:szCs w:val="24"/>
        </w:rPr>
        <w:t xml:space="preserve">Oncorhynchus </w:t>
      </w:r>
      <w:proofErr w:type="spellStart"/>
      <w:r w:rsidRPr="001A2982">
        <w:rPr>
          <w:rFonts w:ascii="Times New Roman" w:hAnsi="Times New Roman" w:cs="Times New Roman"/>
          <w:i/>
          <w:iCs/>
          <w:sz w:val="24"/>
          <w:szCs w:val="24"/>
        </w:rPr>
        <w:t>clarkii</w:t>
      </w:r>
      <w:proofErr w:type="spellEnd"/>
      <w:r w:rsidRPr="001A2982">
        <w:rPr>
          <w:rFonts w:ascii="Times New Roman" w:hAnsi="Times New Roman" w:cs="Times New Roman"/>
          <w:i/>
          <w:iCs/>
          <w:sz w:val="24"/>
          <w:szCs w:val="24"/>
        </w:rPr>
        <w:t xml:space="preserve"> </w:t>
      </w:r>
      <w:proofErr w:type="spellStart"/>
      <w:r w:rsidRPr="001A2982">
        <w:rPr>
          <w:rFonts w:ascii="Times New Roman" w:hAnsi="Times New Roman" w:cs="Times New Roman"/>
          <w:i/>
          <w:iCs/>
          <w:sz w:val="24"/>
          <w:szCs w:val="24"/>
        </w:rPr>
        <w:t>clarkii</w:t>
      </w:r>
      <w:proofErr w:type="spellEnd"/>
      <w:r w:rsidRPr="001A2982">
        <w:rPr>
          <w:rFonts w:ascii="Times New Roman" w:hAnsi="Times New Roman" w:cs="Times New Roman"/>
          <w:sz w:val="24"/>
          <w:szCs w:val="24"/>
        </w:rPr>
        <w:t>).</w:t>
      </w:r>
      <w:r>
        <w:rPr>
          <w:rFonts w:ascii="Times New Roman" w:hAnsi="Times New Roman" w:cs="Times New Roman"/>
          <w:sz w:val="24"/>
          <w:szCs w:val="24"/>
        </w:rPr>
        <w:t xml:space="preserve"> Cold-water alcoves</w:t>
      </w:r>
      <w:r w:rsidRPr="00060924">
        <w:rPr>
          <w:rFonts w:ascii="Times New Roman" w:hAnsi="Times New Roman" w:cs="Times New Roman"/>
          <w:sz w:val="24"/>
          <w:szCs w:val="24"/>
        </w:rPr>
        <w:t xml:space="preserve"> are often characterized by </w:t>
      </w:r>
      <w:r>
        <w:rPr>
          <w:rFonts w:ascii="Times New Roman" w:hAnsi="Times New Roman" w:cs="Times New Roman"/>
          <w:sz w:val="24"/>
          <w:szCs w:val="24"/>
        </w:rPr>
        <w:t xml:space="preserve">pronounced </w:t>
      </w:r>
      <w:r w:rsidRPr="00060924">
        <w:rPr>
          <w:rFonts w:ascii="Times New Roman" w:hAnsi="Times New Roman" w:cs="Times New Roman"/>
          <w:sz w:val="24"/>
          <w:szCs w:val="24"/>
        </w:rPr>
        <w:t xml:space="preserve">vertical stratification in dissolved oxygen (DO; </w:t>
      </w:r>
      <w:proofErr w:type="spellStart"/>
      <w:r w:rsidRPr="00060924">
        <w:rPr>
          <w:rFonts w:ascii="Times New Roman" w:hAnsi="Times New Roman" w:cs="Times New Roman"/>
          <w:sz w:val="24"/>
          <w:szCs w:val="24"/>
        </w:rPr>
        <w:t>Zarnetske</w:t>
      </w:r>
      <w:proofErr w:type="spellEnd"/>
      <w:r w:rsidRPr="00060924">
        <w:rPr>
          <w:rFonts w:ascii="Times New Roman" w:hAnsi="Times New Roman" w:cs="Times New Roman"/>
          <w:sz w:val="24"/>
          <w:szCs w:val="24"/>
        </w:rPr>
        <w:t xml:space="preserve"> et al., 2011; Gombert et al., 2022) and diel oxygen cycling (Andersen et al., 2017)</w:t>
      </w:r>
      <w:r>
        <w:rPr>
          <w:rFonts w:ascii="Times New Roman" w:hAnsi="Times New Roman" w:cs="Times New Roman"/>
          <w:sz w:val="24"/>
          <w:szCs w:val="24"/>
        </w:rPr>
        <w:t>. Su</w:t>
      </w:r>
      <w:r w:rsidRPr="007E4574">
        <w:rPr>
          <w:rFonts w:ascii="Times New Roman" w:hAnsi="Times New Roman" w:cs="Times New Roman"/>
          <w:sz w:val="24"/>
          <w:szCs w:val="24"/>
        </w:rPr>
        <w:t xml:space="preserve">rface water temperatures </w:t>
      </w:r>
      <w:r>
        <w:rPr>
          <w:rFonts w:ascii="Times New Roman" w:hAnsi="Times New Roman" w:cs="Times New Roman"/>
          <w:sz w:val="24"/>
          <w:szCs w:val="24"/>
        </w:rPr>
        <w:t xml:space="preserve">also </w:t>
      </w:r>
      <w:r w:rsidRPr="007E4574">
        <w:rPr>
          <w:rFonts w:ascii="Times New Roman" w:hAnsi="Times New Roman" w:cs="Times New Roman"/>
          <w:sz w:val="24"/>
          <w:szCs w:val="24"/>
        </w:rPr>
        <w:t xml:space="preserve">fluctuate on a diel cycle in time-lagged synchrony with </w:t>
      </w:r>
      <w:r>
        <w:rPr>
          <w:rFonts w:ascii="Times New Roman" w:hAnsi="Times New Roman" w:cs="Times New Roman"/>
          <w:sz w:val="24"/>
          <w:szCs w:val="24"/>
        </w:rPr>
        <w:t>DO</w:t>
      </w:r>
      <w:r w:rsidRPr="007E4574">
        <w:rPr>
          <w:rFonts w:ascii="Times New Roman" w:hAnsi="Times New Roman" w:cs="Times New Roman"/>
          <w:sz w:val="24"/>
          <w:szCs w:val="24"/>
        </w:rPr>
        <w:t xml:space="preserve"> saturation (e.g. oxygen saturation is highest during midday, whereas surface water temperatures reach their maximum during early </w:t>
      </w:r>
      <w:r w:rsidRPr="007E4574">
        <w:rPr>
          <w:rFonts w:ascii="Times New Roman" w:hAnsi="Times New Roman" w:cs="Times New Roman"/>
          <w:sz w:val="24"/>
          <w:szCs w:val="24"/>
        </w:rPr>
        <w:lastRenderedPageBreak/>
        <w:t>evening).</w:t>
      </w:r>
      <w:r>
        <w:rPr>
          <w:rFonts w:ascii="Times New Roman" w:hAnsi="Times New Roman" w:cs="Times New Roman"/>
          <w:sz w:val="24"/>
          <w:szCs w:val="24"/>
        </w:rPr>
        <w:t xml:space="preserve"> </w:t>
      </w:r>
      <w:r w:rsidRPr="007E4574">
        <w:rPr>
          <w:rFonts w:ascii="Times New Roman" w:hAnsi="Times New Roman" w:cs="Times New Roman"/>
          <w:sz w:val="24"/>
          <w:szCs w:val="24"/>
        </w:rPr>
        <w:t>Th</w:t>
      </w:r>
      <w:r>
        <w:rPr>
          <w:rFonts w:ascii="Times New Roman" w:hAnsi="Times New Roman" w:cs="Times New Roman"/>
          <w:sz w:val="24"/>
          <w:szCs w:val="24"/>
        </w:rPr>
        <w:t>e</w:t>
      </w:r>
      <w:r w:rsidRPr="007E4574">
        <w:rPr>
          <w:rFonts w:ascii="Times New Roman" w:hAnsi="Times New Roman" w:cs="Times New Roman"/>
          <w:sz w:val="24"/>
          <w:szCs w:val="24"/>
        </w:rPr>
        <w:t xml:space="preserve"> fluctuating conditions </w:t>
      </w:r>
      <w:r>
        <w:rPr>
          <w:rFonts w:ascii="Times New Roman" w:hAnsi="Times New Roman" w:cs="Times New Roman"/>
          <w:sz w:val="24"/>
          <w:szCs w:val="24"/>
        </w:rPr>
        <w:t xml:space="preserve">found in these alcoves </w:t>
      </w:r>
      <w:r w:rsidRPr="007E4574">
        <w:rPr>
          <w:rFonts w:ascii="Times New Roman" w:hAnsi="Times New Roman" w:cs="Times New Roman"/>
          <w:sz w:val="24"/>
          <w:szCs w:val="24"/>
        </w:rPr>
        <w:t xml:space="preserve">likely cause the zone of optimal habitat to shift over the 24-h cycle. While </w:t>
      </w:r>
      <w:r>
        <w:rPr>
          <w:rFonts w:ascii="Times New Roman" w:hAnsi="Times New Roman" w:cs="Times New Roman"/>
          <w:sz w:val="24"/>
          <w:szCs w:val="24"/>
        </w:rPr>
        <w:t>temperature and oxygen</w:t>
      </w:r>
      <w:r w:rsidRPr="007E4574">
        <w:rPr>
          <w:rFonts w:ascii="Times New Roman" w:hAnsi="Times New Roman" w:cs="Times New Roman"/>
          <w:sz w:val="24"/>
          <w:szCs w:val="24"/>
        </w:rPr>
        <w:t xml:space="preserve"> fluctuate in rough synchrony (</w:t>
      </w:r>
      <w:commentRangeStart w:id="25"/>
      <w:r>
        <w:rPr>
          <w:rFonts w:ascii="Times New Roman" w:hAnsi="Times New Roman" w:cs="Times New Roman"/>
          <w:sz w:val="24"/>
          <w:szCs w:val="24"/>
        </w:rPr>
        <w:t xml:space="preserve">both </w:t>
      </w:r>
      <w:r w:rsidRPr="007E4574">
        <w:rPr>
          <w:rFonts w:ascii="Times New Roman" w:hAnsi="Times New Roman" w:cs="Times New Roman"/>
          <w:sz w:val="24"/>
          <w:szCs w:val="24"/>
        </w:rPr>
        <w:t>increase during the day</w:t>
      </w:r>
      <w:ins w:id="26" w:author="Levi, Taal" w:date="2024-10-24T10:08:00Z" w16du:dateUtc="2024-10-24T17:08:00Z">
        <w:r w:rsidR="00B35BBE">
          <w:rPr>
            <w:rFonts w:ascii="Times New Roman" w:hAnsi="Times New Roman" w:cs="Times New Roman"/>
            <w:sz w:val="24"/>
            <w:szCs w:val="24"/>
          </w:rPr>
          <w:t xml:space="preserve"> as water warms and photosynthetic activity generates Oxygen</w:t>
        </w:r>
      </w:ins>
      <w:r w:rsidRPr="007E4574">
        <w:rPr>
          <w:rFonts w:ascii="Times New Roman" w:hAnsi="Times New Roman" w:cs="Times New Roman"/>
          <w:sz w:val="24"/>
          <w:szCs w:val="24"/>
        </w:rPr>
        <w:t xml:space="preserve"> and decrease at night</w:t>
      </w:r>
      <w:commentRangeEnd w:id="25"/>
      <w:r w:rsidR="00B35BBE">
        <w:rPr>
          <w:rStyle w:val="CommentReference"/>
        </w:rPr>
        <w:commentReference w:id="25"/>
      </w:r>
      <w:ins w:id="27" w:author="Levi, Taal" w:date="2024-10-24T10:08:00Z" w16du:dateUtc="2024-10-24T17:08:00Z">
        <w:r w:rsidR="00B35BBE">
          <w:rPr>
            <w:rFonts w:ascii="Times New Roman" w:hAnsi="Times New Roman" w:cs="Times New Roman"/>
            <w:sz w:val="24"/>
            <w:szCs w:val="24"/>
          </w:rPr>
          <w:t xml:space="preserve"> due to radiative heat loss and respiration </w:t>
        </w:r>
      </w:ins>
      <w:ins w:id="28" w:author="Levi, Taal" w:date="2024-10-24T10:09:00Z" w16du:dateUtc="2024-10-24T17:09:00Z">
        <w:r w:rsidR="00B35BBE">
          <w:rPr>
            <w:rFonts w:ascii="Times New Roman" w:hAnsi="Times New Roman" w:cs="Times New Roman"/>
            <w:sz w:val="24"/>
            <w:szCs w:val="24"/>
          </w:rPr>
          <w:t>without photosynthesis</w:t>
        </w:r>
      </w:ins>
      <w:r w:rsidRPr="007E4574">
        <w:rPr>
          <w:rFonts w:ascii="Times New Roman" w:hAnsi="Times New Roman" w:cs="Times New Roman"/>
          <w:sz w:val="24"/>
          <w:szCs w:val="24"/>
        </w:rPr>
        <w:t>), ideal conditions fluctuate asynchronously when considered through the lens of a cold</w:t>
      </w:r>
      <w:r>
        <w:rPr>
          <w:rFonts w:ascii="Times New Roman" w:hAnsi="Times New Roman" w:cs="Times New Roman"/>
          <w:sz w:val="24"/>
          <w:szCs w:val="24"/>
        </w:rPr>
        <w:t>-</w:t>
      </w:r>
      <w:r w:rsidRPr="007E4574">
        <w:rPr>
          <w:rFonts w:ascii="Times New Roman" w:hAnsi="Times New Roman" w:cs="Times New Roman"/>
          <w:sz w:val="24"/>
          <w:szCs w:val="24"/>
        </w:rPr>
        <w:t>water fish</w:t>
      </w:r>
      <w:r>
        <w:rPr>
          <w:rFonts w:ascii="Times New Roman" w:hAnsi="Times New Roman" w:cs="Times New Roman"/>
          <w:sz w:val="24"/>
          <w:szCs w:val="24"/>
        </w:rPr>
        <w:t>,</w:t>
      </w:r>
      <w:r w:rsidRPr="007E4574">
        <w:rPr>
          <w:rFonts w:ascii="Times New Roman" w:hAnsi="Times New Roman" w:cs="Times New Roman"/>
          <w:sz w:val="24"/>
          <w:szCs w:val="24"/>
        </w:rPr>
        <w:t xml:space="preserve"> where cooler temperatures coupled with higher </w:t>
      </w:r>
      <w:r>
        <w:rPr>
          <w:rFonts w:ascii="Times New Roman" w:hAnsi="Times New Roman" w:cs="Times New Roman"/>
          <w:sz w:val="24"/>
          <w:szCs w:val="24"/>
        </w:rPr>
        <w:t>DO</w:t>
      </w:r>
      <w:r w:rsidRPr="007E4574">
        <w:rPr>
          <w:rFonts w:ascii="Times New Roman" w:hAnsi="Times New Roman" w:cs="Times New Roman"/>
          <w:sz w:val="24"/>
          <w:szCs w:val="24"/>
        </w:rPr>
        <w:t xml:space="preserve"> are ideal.</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6884D365"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2020, we collected data on temperature and DO within six known cold-water alcoves on the Upper Willamette River to </w:t>
      </w:r>
      <w:r w:rsidR="00D11C16" w:rsidRPr="00D11C16">
        <w:rPr>
          <w:rFonts w:ascii="Times New Roman" w:hAnsi="Times New Roman" w:cs="Times New Roman"/>
          <w:sz w:val="24"/>
          <w:szCs w:val="24"/>
        </w:rPr>
        <w:t>characterize spatiotemporal variation in DO and temp</w:t>
      </w:r>
      <w:r w:rsidR="00D11C16">
        <w:rPr>
          <w:rFonts w:ascii="Times New Roman" w:hAnsi="Times New Roman" w:cs="Times New Roman"/>
          <w:sz w:val="24"/>
          <w:szCs w:val="24"/>
        </w:rPr>
        <w:t>erature</w:t>
      </w:r>
      <w:r w:rsidR="00D11C16" w:rsidRPr="00D11C16">
        <w:rPr>
          <w:rFonts w:ascii="Times New Roman" w:hAnsi="Times New Roman" w:cs="Times New Roman"/>
          <w:sz w:val="24"/>
          <w:szCs w:val="24"/>
        </w:rPr>
        <w:t xml:space="preserve">, and </w:t>
      </w:r>
      <w:r w:rsidR="00D11C16">
        <w:rPr>
          <w:rFonts w:ascii="Times New Roman" w:hAnsi="Times New Roman" w:cs="Times New Roman"/>
          <w:sz w:val="24"/>
          <w:szCs w:val="24"/>
        </w:rPr>
        <w:t xml:space="preserve">the </w:t>
      </w:r>
      <w:r w:rsidR="00D11C16" w:rsidRPr="00D11C16">
        <w:rPr>
          <w:rFonts w:ascii="Times New Roman" w:hAnsi="Times New Roman" w:cs="Times New Roman"/>
          <w:sz w:val="24"/>
          <w:szCs w:val="24"/>
        </w:rPr>
        <w:t>resulting trade-offs</w:t>
      </w:r>
      <w:r w:rsidR="00474446">
        <w:rPr>
          <w:rFonts w:ascii="Times New Roman" w:hAnsi="Times New Roman" w:cs="Times New Roman"/>
          <w:sz w:val="24"/>
          <w:szCs w:val="24"/>
        </w:rPr>
        <w:t xml:space="preserve"> to fish</w:t>
      </w:r>
      <w:r w:rsidR="00D11C16">
        <w:rPr>
          <w:rFonts w:ascii="Times New Roman" w:hAnsi="Times New Roman" w:cs="Times New Roman"/>
          <w:sz w:val="24"/>
          <w:szCs w:val="24"/>
        </w:rPr>
        <w:t xml:space="preserve">. </w:t>
      </w:r>
      <w:r>
        <w:rPr>
          <w:rFonts w:ascii="Times New Roman" w:hAnsi="Times New Roman" w:cs="Times New Roman"/>
          <w:sz w:val="24"/>
          <w:szCs w:val="24"/>
        </w:rPr>
        <w:t>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w:t>
      </w:r>
      <w:r w:rsidR="00944635">
        <w:rPr>
          <w:rFonts w:ascii="Times New Roman" w:hAnsi="Times New Roman" w:cs="Times New Roman"/>
          <w:sz w:val="24"/>
          <w:szCs w:val="24"/>
        </w:rPr>
        <w:t>near the end of the alcove</w:t>
      </w:r>
      <w:r>
        <w:rPr>
          <w:rFonts w:ascii="Times New Roman" w:hAnsi="Times New Roman" w:cs="Times New Roman"/>
          <w:sz w:val="24"/>
          <w:szCs w:val="24"/>
        </w:rPr>
        <w:t>.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set to record at 10-minute intervals at the surface, mid-, and bottom of the water column. Arrays were deployed in each alcove for a </w:t>
      </w:r>
      <w:commentRangeStart w:id="29"/>
      <w:r>
        <w:rPr>
          <w:rFonts w:ascii="Times New Roman" w:hAnsi="Times New Roman" w:cs="Times New Roman"/>
          <w:sz w:val="24"/>
          <w:szCs w:val="24"/>
        </w:rPr>
        <w:t xml:space="preserve">total of 3-4 days.  </w:t>
      </w:r>
      <w:commentRangeEnd w:id="29"/>
      <w:r w:rsidR="00852BAD">
        <w:rPr>
          <w:rStyle w:val="CommentReference"/>
        </w:rPr>
        <w:commentReference w:id="29"/>
      </w:r>
    </w:p>
    <w:p w14:paraId="210DED15" w14:textId="2944E91B" w:rsidR="007C5612" w:rsidRPr="00735D37" w:rsidRDefault="00A55407"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w:t>
      </w:r>
      <w:r w:rsidRPr="00A55407">
        <w:rPr>
          <w:rFonts w:ascii="Times New Roman" w:hAnsi="Times New Roman" w:cs="Times New Roman"/>
          <w:sz w:val="24"/>
          <w:szCs w:val="24"/>
        </w:rPr>
        <w:t xml:space="preserve"> </w:t>
      </w:r>
      <w:r>
        <w:rPr>
          <w:rFonts w:ascii="Times New Roman" w:hAnsi="Times New Roman" w:cs="Times New Roman"/>
          <w:sz w:val="24"/>
          <w:szCs w:val="24"/>
        </w:rPr>
        <w:t xml:space="preserve">then </w:t>
      </w:r>
      <w:r w:rsidRPr="00A55407">
        <w:rPr>
          <w:rFonts w:ascii="Times New Roman" w:hAnsi="Times New Roman" w:cs="Times New Roman"/>
          <w:sz w:val="24"/>
          <w:szCs w:val="24"/>
        </w:rPr>
        <w:t xml:space="preserve">focused </w:t>
      </w:r>
      <w:r>
        <w:rPr>
          <w:rFonts w:ascii="Times New Roman" w:hAnsi="Times New Roman" w:cs="Times New Roman"/>
          <w:sz w:val="24"/>
          <w:szCs w:val="24"/>
        </w:rPr>
        <w:t xml:space="preserve">our study </w:t>
      </w:r>
      <w:r w:rsidRPr="00A55407">
        <w:rPr>
          <w:rFonts w:ascii="Times New Roman" w:hAnsi="Times New Roman" w:cs="Times New Roman"/>
          <w:sz w:val="24"/>
          <w:szCs w:val="24"/>
        </w:rPr>
        <w:t xml:space="preserve">on a subset of these alcoves for </w:t>
      </w:r>
      <w:r>
        <w:rPr>
          <w:rFonts w:ascii="Times New Roman" w:hAnsi="Times New Roman" w:cs="Times New Roman"/>
          <w:sz w:val="24"/>
          <w:szCs w:val="24"/>
        </w:rPr>
        <w:t xml:space="preserve">more intensive monitoring to explore both simulated and observed fish behavior. </w:t>
      </w:r>
      <w:commentRangeStart w:id="30"/>
      <w:r w:rsidR="00C42A4C" w:rsidRPr="00A80419">
        <w:rPr>
          <w:rFonts w:ascii="Times New Roman" w:hAnsi="Times New Roman" w:cs="Times New Roman"/>
          <w:sz w:val="24"/>
          <w:szCs w:val="24"/>
        </w:rPr>
        <w:t xml:space="preserve">In 2021, </w:t>
      </w:r>
      <w:commentRangeStart w:id="31"/>
      <w:r w:rsidR="00C42A4C">
        <w:rPr>
          <w:rFonts w:ascii="Times New Roman" w:hAnsi="Times New Roman" w:cs="Times New Roman"/>
          <w:sz w:val="24"/>
          <w:szCs w:val="24"/>
        </w:rPr>
        <w:t xml:space="preserve">we continuously monitored </w:t>
      </w:r>
      <w:r w:rsidR="00C42A4C" w:rsidRPr="00A80419">
        <w:rPr>
          <w:rFonts w:ascii="Times New Roman" w:hAnsi="Times New Roman" w:cs="Times New Roman"/>
          <w:sz w:val="24"/>
          <w:szCs w:val="24"/>
        </w:rPr>
        <w:t>two of these alcoves</w:t>
      </w:r>
      <w:r w:rsidR="00C42A4C">
        <w:rPr>
          <w:rFonts w:ascii="Times New Roman" w:hAnsi="Times New Roman" w:cs="Times New Roman"/>
          <w:sz w:val="24"/>
          <w:szCs w:val="24"/>
        </w:rPr>
        <w:t xml:space="preserve">, </w:t>
      </w:r>
      <w:r w:rsidR="00C42A4C" w:rsidRPr="00A80419">
        <w:rPr>
          <w:rFonts w:ascii="Times New Roman" w:hAnsi="Times New Roman" w:cs="Times New Roman"/>
          <w:sz w:val="24"/>
          <w:szCs w:val="24"/>
        </w:rPr>
        <w:t>Blue Ruin and Norwood</w:t>
      </w:r>
      <w:r w:rsidR="00C42A4C">
        <w:rPr>
          <w:rFonts w:ascii="Times New Roman" w:hAnsi="Times New Roman" w:cs="Times New Roman"/>
          <w:sz w:val="24"/>
          <w:szCs w:val="24"/>
        </w:rPr>
        <w:t>,</w:t>
      </w:r>
      <w:r w:rsidR="00C42A4C" w:rsidRPr="00A80419">
        <w:rPr>
          <w:rFonts w:ascii="Times New Roman" w:hAnsi="Times New Roman" w:cs="Times New Roman"/>
          <w:sz w:val="24"/>
          <w:szCs w:val="24"/>
        </w:rPr>
        <w:t xml:space="preserve"> for </w:t>
      </w:r>
      <w:r w:rsidR="00C42A4C">
        <w:rPr>
          <w:rFonts w:ascii="Times New Roman" w:hAnsi="Times New Roman" w:cs="Times New Roman"/>
          <w:sz w:val="24"/>
          <w:szCs w:val="24"/>
        </w:rPr>
        <w:t>DO</w:t>
      </w:r>
      <w:r w:rsidR="00C42A4C" w:rsidRPr="00A80419">
        <w:rPr>
          <w:rFonts w:ascii="Times New Roman" w:hAnsi="Times New Roman" w:cs="Times New Roman"/>
          <w:sz w:val="24"/>
          <w:szCs w:val="24"/>
        </w:rPr>
        <w:t xml:space="preserve"> and temperature over a </w:t>
      </w:r>
      <w:r w:rsidR="002E3FA7">
        <w:rPr>
          <w:rFonts w:ascii="Times New Roman" w:hAnsi="Times New Roman" w:cs="Times New Roman"/>
          <w:sz w:val="24"/>
          <w:szCs w:val="24"/>
        </w:rPr>
        <w:t>~</w:t>
      </w:r>
      <w:r w:rsidR="002E3FA7" w:rsidRPr="00A80419">
        <w:rPr>
          <w:rFonts w:ascii="Times New Roman" w:hAnsi="Times New Roman" w:cs="Times New Roman"/>
          <w:sz w:val="24"/>
          <w:szCs w:val="24"/>
        </w:rPr>
        <w:t>3-</w:t>
      </w:r>
      <w:commentRangeEnd w:id="30"/>
      <w:r w:rsidR="00F60A04">
        <w:rPr>
          <w:rStyle w:val="CommentReference"/>
        </w:rPr>
        <w:commentReference w:id="30"/>
      </w:r>
      <w:r w:rsidR="002E3FA7" w:rsidRPr="00A80419">
        <w:rPr>
          <w:rFonts w:ascii="Times New Roman" w:hAnsi="Times New Roman" w:cs="Times New Roman"/>
          <w:sz w:val="24"/>
          <w:szCs w:val="24"/>
        </w:rPr>
        <w:t>week</w:t>
      </w:r>
      <w:r w:rsidR="00C42A4C" w:rsidRPr="00A80419">
        <w:rPr>
          <w:rFonts w:ascii="Times New Roman" w:hAnsi="Times New Roman" w:cs="Times New Roman"/>
          <w:sz w:val="24"/>
          <w:szCs w:val="24"/>
        </w:rPr>
        <w:t xml:space="preserve"> </w:t>
      </w:r>
      <w:r w:rsidR="00D53F0D" w:rsidRPr="00A80419">
        <w:rPr>
          <w:rFonts w:ascii="Times New Roman" w:hAnsi="Times New Roman" w:cs="Times New Roman"/>
          <w:sz w:val="24"/>
          <w:szCs w:val="24"/>
        </w:rPr>
        <w:t>period</w:t>
      </w:r>
      <w:r w:rsidR="00C42A4C">
        <w:rPr>
          <w:rFonts w:ascii="Times New Roman" w:hAnsi="Times New Roman" w:cs="Times New Roman"/>
          <w:sz w:val="24"/>
          <w:szCs w:val="24"/>
        </w:rPr>
        <w:t xml:space="preserve"> during peak summer</w:t>
      </w:r>
      <w:r w:rsidR="00D53F0D">
        <w:rPr>
          <w:rFonts w:ascii="Times New Roman" w:hAnsi="Times New Roman" w:cs="Times New Roman"/>
          <w:sz w:val="24"/>
          <w:szCs w:val="24"/>
        </w:rPr>
        <w:t xml:space="preserve"> to obtain more spatially continuous temperature-DO data</w:t>
      </w:r>
      <w:r w:rsidR="00C42A4C">
        <w:rPr>
          <w:rFonts w:ascii="Times New Roman" w:hAnsi="Times New Roman" w:cs="Times New Roman"/>
          <w:sz w:val="24"/>
          <w:szCs w:val="24"/>
        </w:rPr>
        <w:t xml:space="preserve">. </w:t>
      </w:r>
      <w:r w:rsidR="00944635">
        <w:rPr>
          <w:rFonts w:ascii="Times New Roman" w:hAnsi="Times New Roman" w:cs="Times New Roman"/>
          <w:sz w:val="24"/>
          <w:szCs w:val="24"/>
        </w:rPr>
        <w:t>T</w:t>
      </w:r>
      <w:r w:rsidR="00944635" w:rsidRPr="00944635">
        <w:rPr>
          <w:rFonts w:ascii="Times New Roman" w:hAnsi="Times New Roman" w:cs="Times New Roman"/>
          <w:sz w:val="24"/>
          <w:szCs w:val="24"/>
        </w:rPr>
        <w:t>here is likely seasonal and intra-seasonal variation not captured by this monitoring</w:t>
      </w:r>
      <w:r w:rsidR="00944635">
        <w:rPr>
          <w:rFonts w:ascii="Times New Roman" w:hAnsi="Times New Roman" w:cs="Times New Roman"/>
          <w:sz w:val="24"/>
          <w:szCs w:val="24"/>
        </w:rPr>
        <w:t>,</w:t>
      </w:r>
      <w:r w:rsidR="00944635" w:rsidRPr="00944635">
        <w:rPr>
          <w:rFonts w:ascii="Times New Roman" w:hAnsi="Times New Roman" w:cs="Times New Roman"/>
          <w:sz w:val="24"/>
          <w:szCs w:val="24"/>
        </w:rPr>
        <w:t xml:space="preserve"> but</w:t>
      </w:r>
      <w:r w:rsidR="00944635">
        <w:rPr>
          <w:rFonts w:ascii="Times New Roman" w:hAnsi="Times New Roman" w:cs="Times New Roman"/>
          <w:sz w:val="24"/>
          <w:szCs w:val="24"/>
        </w:rPr>
        <w:t xml:space="preserve"> that</w:t>
      </w:r>
      <w:r w:rsidR="00944635" w:rsidRPr="00944635">
        <w:rPr>
          <w:rFonts w:ascii="Times New Roman" w:hAnsi="Times New Roman" w:cs="Times New Roman"/>
          <w:sz w:val="24"/>
          <w:szCs w:val="24"/>
        </w:rPr>
        <w:t xml:space="preserve"> was beyond the scope of our study</w:t>
      </w:r>
      <w:r w:rsidR="00944635">
        <w:rPr>
          <w:rFonts w:ascii="Times New Roman" w:hAnsi="Times New Roman" w:cs="Times New Roman"/>
          <w:sz w:val="24"/>
          <w:szCs w:val="24"/>
        </w:rPr>
        <w:t xml:space="preserve">. </w:t>
      </w:r>
      <w:r w:rsidR="00C42A4C">
        <w:rPr>
          <w:rFonts w:ascii="Times New Roman" w:hAnsi="Times New Roman" w:cs="Times New Roman"/>
          <w:sz w:val="24"/>
          <w:szCs w:val="24"/>
        </w:rPr>
        <w:t xml:space="preserve">In </w:t>
      </w:r>
      <w:commentRangeEnd w:id="31"/>
      <w:r w:rsidR="00772861">
        <w:rPr>
          <w:rStyle w:val="CommentReference"/>
        </w:rPr>
        <w:commentReference w:id="31"/>
      </w:r>
      <w:r w:rsidR="00C42A4C">
        <w:rPr>
          <w:rFonts w:ascii="Times New Roman" w:hAnsi="Times New Roman" w:cs="Times New Roman"/>
          <w:sz w:val="24"/>
          <w:szCs w:val="24"/>
        </w:rPr>
        <w:t>Blue Ruin alcove, we deployed f</w:t>
      </w:r>
      <w:r w:rsidR="00C42A4C" w:rsidRPr="000E0C46">
        <w:rPr>
          <w:rFonts w:ascii="Times New Roman" w:hAnsi="Times New Roman" w:cs="Times New Roman"/>
          <w:sz w:val="24"/>
          <w:szCs w:val="24"/>
        </w:rPr>
        <w:t xml:space="preserve">ive </w:t>
      </w:r>
      <w:r w:rsidR="00C42A4C">
        <w:rPr>
          <w:rFonts w:ascii="Times New Roman" w:hAnsi="Times New Roman" w:cs="Times New Roman"/>
          <w:sz w:val="24"/>
          <w:szCs w:val="24"/>
        </w:rPr>
        <w:t>logger arrays</w:t>
      </w:r>
      <w:r w:rsidR="00C42A4C" w:rsidRPr="000E0C46">
        <w:rPr>
          <w:rFonts w:ascii="Times New Roman" w:hAnsi="Times New Roman" w:cs="Times New Roman"/>
          <w:sz w:val="24"/>
          <w:szCs w:val="24"/>
        </w:rPr>
        <w:t xml:space="preserve"> </w:t>
      </w:r>
      <w:r w:rsidR="00C42A4C">
        <w:rPr>
          <w:rFonts w:ascii="Times New Roman" w:hAnsi="Times New Roman" w:cs="Times New Roman"/>
          <w:sz w:val="24"/>
          <w:szCs w:val="24"/>
        </w:rPr>
        <w:t xml:space="preserve">laterally along the deepest portions of the alcove </w:t>
      </w:r>
      <w:r w:rsidR="00C42A4C" w:rsidRPr="000E0C46">
        <w:rPr>
          <w:rFonts w:ascii="Times New Roman" w:hAnsi="Times New Roman" w:cs="Times New Roman"/>
          <w:sz w:val="24"/>
          <w:szCs w:val="24"/>
        </w:rPr>
        <w:t>to characterize spatiotemporal heterogeneity in conditions</w:t>
      </w:r>
      <w:r w:rsidR="00C42A4C">
        <w:rPr>
          <w:rFonts w:ascii="Times New Roman" w:hAnsi="Times New Roman" w:cs="Times New Roman"/>
          <w:sz w:val="24"/>
          <w:szCs w:val="24"/>
        </w:rPr>
        <w:t xml:space="preserve"> (Supplemental </w:t>
      </w:r>
      <w:r w:rsidR="00C42A4C">
        <w:rPr>
          <w:rFonts w:ascii="Times New Roman" w:hAnsi="Times New Roman" w:cs="Times New Roman"/>
          <w:sz w:val="24"/>
          <w:szCs w:val="24"/>
        </w:rPr>
        <w:lastRenderedPageBreak/>
        <w:t xml:space="preserve">Figure 1). Due to limited supplies, these arrays were instrumented with fewer data loggers, however at a minimum the arrays contained at least two temperature-DO loggers set to record at the </w:t>
      </w:r>
      <w:commentRangeStart w:id="32"/>
      <w:r w:rsidR="00C42A4C">
        <w:rPr>
          <w:rFonts w:ascii="Times New Roman" w:hAnsi="Times New Roman" w:cs="Times New Roman"/>
          <w:sz w:val="24"/>
          <w:szCs w:val="24"/>
        </w:rPr>
        <w:t>epilimnion and hypolimnion</w:t>
      </w:r>
      <w:commentRangeEnd w:id="32"/>
      <w:r w:rsidR="00B35BBE">
        <w:rPr>
          <w:rStyle w:val="CommentReference"/>
        </w:rPr>
        <w:commentReference w:id="32"/>
      </w:r>
      <w:r w:rsidR="00C42A4C">
        <w:rPr>
          <w:rFonts w:ascii="Times New Roman" w:hAnsi="Times New Roman" w:cs="Times New Roman"/>
          <w:sz w:val="24"/>
          <w:szCs w:val="24"/>
        </w:rPr>
        <w:t xml:space="preserve">. 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all set to record at 5-minute intervals. </w:t>
      </w:r>
      <w:r w:rsidR="00913CE7">
        <w:rPr>
          <w:rFonts w:ascii="Times New Roman" w:hAnsi="Times New Roman" w:cs="Times New Roman"/>
          <w:sz w:val="24"/>
          <w:szCs w:val="24"/>
        </w:rPr>
        <w:t xml:space="preserve">In 2021, we </w:t>
      </w:r>
      <w:r w:rsidR="00C42A4C">
        <w:rPr>
          <w:rFonts w:ascii="Times New Roman" w:hAnsi="Times New Roman" w:cs="Times New Roman"/>
          <w:sz w:val="24"/>
          <w:szCs w:val="24"/>
        </w:rPr>
        <w:t>also recorded ve</w:t>
      </w:r>
      <w:r w:rsidR="00C42A4C" w:rsidRPr="00A80419">
        <w:rPr>
          <w:rFonts w:ascii="Times New Roman" w:hAnsi="Times New Roman" w:cs="Times New Roman"/>
          <w:sz w:val="24"/>
          <w:szCs w:val="24"/>
        </w:rPr>
        <w:t xml:space="preserve">rtical profiles </w:t>
      </w:r>
      <w:r w:rsidR="002E3FA7" w:rsidRPr="00A80419">
        <w:rPr>
          <w:rFonts w:ascii="Times New Roman" w:hAnsi="Times New Roman" w:cs="Times New Roman"/>
          <w:sz w:val="24"/>
          <w:szCs w:val="24"/>
        </w:rPr>
        <w:t xml:space="preserve">of </w:t>
      </w:r>
      <w:r w:rsidR="002E3FA7">
        <w:rPr>
          <w:rFonts w:ascii="Times New Roman" w:hAnsi="Times New Roman" w:cs="Times New Roman"/>
          <w:sz w:val="24"/>
          <w:szCs w:val="24"/>
        </w:rPr>
        <w:t>temperature</w:t>
      </w:r>
      <w:r w:rsidR="00C42A4C">
        <w:rPr>
          <w:rFonts w:ascii="Times New Roman" w:hAnsi="Times New Roman" w:cs="Times New Roman"/>
          <w:sz w:val="24"/>
          <w:szCs w:val="24"/>
        </w:rPr>
        <w:t xml:space="preserve"> and DO</w:t>
      </w:r>
      <w:r w:rsidR="00C42A4C" w:rsidRPr="00A80419">
        <w:rPr>
          <w:rFonts w:ascii="Times New Roman" w:hAnsi="Times New Roman" w:cs="Times New Roman"/>
          <w:sz w:val="24"/>
          <w:szCs w:val="24"/>
        </w:rPr>
        <w:t xml:space="preserve"> during the early morning and </w:t>
      </w:r>
      <w:r w:rsidR="00C42A4C">
        <w:rPr>
          <w:rFonts w:ascii="Times New Roman" w:hAnsi="Times New Roman" w:cs="Times New Roman"/>
          <w:sz w:val="24"/>
          <w:szCs w:val="24"/>
        </w:rPr>
        <w:t>evening</w:t>
      </w:r>
      <w:r w:rsidR="00C42A4C" w:rsidRPr="00A80419">
        <w:rPr>
          <w:rFonts w:ascii="Times New Roman" w:hAnsi="Times New Roman" w:cs="Times New Roman"/>
          <w:sz w:val="24"/>
          <w:szCs w:val="24"/>
        </w:rPr>
        <w:t xml:space="preserve"> to understand how these vertical gradients vary between low oxygen periods and peak oxygen periods</w:t>
      </w:r>
      <w:r w:rsidR="00D059F0">
        <w:rPr>
          <w:rFonts w:ascii="Times New Roman" w:hAnsi="Times New Roman" w:cs="Times New Roman"/>
          <w:sz w:val="24"/>
          <w:szCs w:val="24"/>
        </w:rPr>
        <w:t xml:space="preserve">. For 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refer to the 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day</w:t>
      </w:r>
      <w:r w:rsidR="00D059F0" w:rsidRPr="00795A38">
        <w:rPr>
          <w:rFonts w:ascii="Times New Roman" w:hAnsi="Times New Roman" w:cs="Times New Roman"/>
          <w:sz w:val="24"/>
          <w:szCs w:val="24"/>
        </w:rPr>
        <w:t>’ and</w:t>
      </w:r>
      <w:r w:rsidR="00D059F0">
        <w:rPr>
          <w:rFonts w:ascii="Times New Roman" w:hAnsi="Times New Roman" w:cs="Times New Roman"/>
          <w:sz w:val="24"/>
          <w:szCs w:val="24"/>
        </w:rPr>
        <w:t xml:space="preserv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night’</w:t>
      </w:r>
      <w:r w:rsidR="00D059F0" w:rsidRPr="00795A38">
        <w:rPr>
          <w:rFonts w:ascii="Times New Roman" w:hAnsi="Times New Roman" w:cs="Times New Roman"/>
          <w:sz w:val="24"/>
          <w:szCs w:val="24"/>
        </w:rPr>
        <w:t>.</w:t>
      </w:r>
    </w:p>
    <w:p w14:paraId="6E3C0700" w14:textId="65656BB0" w:rsidR="007C5612" w:rsidRDefault="007C5612" w:rsidP="007C5612">
      <w:pPr>
        <w:spacing w:line="480" w:lineRule="auto"/>
        <w:rPr>
          <w:rFonts w:ascii="Times New Roman" w:hAnsi="Times New Roman" w:cs="Times New Roman"/>
          <w:b/>
          <w:i/>
          <w:sz w:val="24"/>
          <w:szCs w:val="24"/>
        </w:rPr>
      </w:pPr>
      <w:r>
        <w:rPr>
          <w:rFonts w:ascii="Times New Roman" w:hAnsi="Times New Roman" w:cs="Times New Roman"/>
          <w:b/>
          <w:i/>
          <w:sz w:val="24"/>
          <w:szCs w:val="24"/>
        </w:rPr>
        <w:t>Simulating fish movements</w:t>
      </w:r>
    </w:p>
    <w:p w14:paraId="4A40CCC2" w14:textId="35C2A86D"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used the temperature and oxygen data from one of the arrays we deployed in Norwood alcove in 2021 to simulate how fish depth should change over a 24-</w:t>
      </w:r>
      <w:r w:rsidRPr="00334360">
        <w:rPr>
          <w:rFonts w:ascii="Times New Roman" w:hAnsi="Times New Roman" w:cs="Times New Roman"/>
          <w:sz w:val="24"/>
          <w:szCs w:val="24"/>
        </w:rPr>
        <w:t xml:space="preserve">hour cycle under three different </w:t>
      </w:r>
      <w:r>
        <w:rPr>
          <w:rFonts w:ascii="Times New Roman" w:hAnsi="Times New Roman" w:cs="Times New Roman"/>
          <w:sz w:val="24"/>
          <w:szCs w:val="24"/>
        </w:rPr>
        <w:t xml:space="preserve">behavioral </w:t>
      </w:r>
      <w:r w:rsidRPr="00334360">
        <w:rPr>
          <w:rFonts w:ascii="Times New Roman" w:hAnsi="Times New Roman" w:cs="Times New Roman"/>
          <w:sz w:val="24"/>
          <w:szCs w:val="24"/>
        </w:rPr>
        <w:t>strategies</w:t>
      </w:r>
      <w:r>
        <w:rPr>
          <w:rFonts w:ascii="Times New Roman" w:hAnsi="Times New Roman" w:cs="Times New Roman"/>
          <w:sz w:val="24"/>
          <w:szCs w:val="24"/>
        </w:rPr>
        <w:t>: a fish that selects habitat to maximize dissolved oxygen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a fish that selects habitat to minimize temperature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and a fish that selects habitat to maximize a water quality index that includes both temperature and dissolved oxygen (</w:t>
      </w:r>
      <w:proofErr w:type="spellStart"/>
      <w:r>
        <w:rPr>
          <w:rFonts w:ascii="Times New Roman" w:hAnsi="Times New Roman" w:cs="Times New Roman"/>
          <w:sz w:val="24"/>
          <w:szCs w:val="24"/>
        </w:rPr>
        <w:t>TDO</w:t>
      </w:r>
      <w:r w:rsidRPr="00A57C90">
        <w:rPr>
          <w:rFonts w:ascii="Times New Roman" w:hAnsi="Times New Roman" w:cs="Times New Roman"/>
          <w:sz w:val="24"/>
          <w:szCs w:val="24"/>
          <w:vertAlign w:val="subscript"/>
        </w:rPr>
        <w:t>opt</w:t>
      </w:r>
      <w:proofErr w:type="spellEnd"/>
      <w:r>
        <w:rPr>
          <w:rFonts w:ascii="Times New Roman" w:hAnsi="Times New Roman" w:cs="Times New Roman"/>
          <w:sz w:val="24"/>
          <w:szCs w:val="24"/>
          <w:vertAlign w:val="subscript"/>
        </w:rPr>
        <w:t xml:space="preserve">, </w:t>
      </w:r>
      <w:r w:rsidRPr="005B7213">
        <w:rPr>
          <w:rFonts w:ascii="Times New Roman" w:hAnsi="Times New Roman" w:cs="Times New Roman"/>
          <w:sz w:val="24"/>
          <w:szCs w:val="24"/>
        </w:rPr>
        <w:t>described below</w:t>
      </w:r>
      <w:r>
        <w:rPr>
          <w:rFonts w:ascii="Times New Roman" w:hAnsi="Times New Roman" w:cs="Times New Roman"/>
          <w:sz w:val="24"/>
          <w:szCs w:val="24"/>
        </w:rPr>
        <w:t>). We first selected a 24-hour period (July 29) that was representative of typical summertime conditions at this location. 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temperatures set at every 0.1m 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 (see Barrett et al. 2023).</w:t>
      </w:r>
    </w:p>
    <w:p w14:paraId="32FC06BE" w14:textId="213B90DB"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produce simulated responses to these habitat conditions, we first created habitat indices for the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strategies</w:t>
      </w:r>
      <w:ins w:id="33" w:author="Levi, Taal" w:date="2024-10-24T10:16:00Z" w16du:dateUtc="2024-10-24T17:16:00Z">
        <w:r w:rsidR="00B35BBE">
          <w:rPr>
            <w:rFonts w:ascii="Times New Roman" w:hAnsi="Times New Roman" w:cs="Times New Roman"/>
            <w:sz w:val="24"/>
            <w:szCs w:val="24"/>
          </w:rPr>
          <w:t xml:space="preserve">. </w:t>
        </w:r>
      </w:ins>
      <w:del w:id="34" w:author="Levi, Taal" w:date="2024-10-24T10:16:00Z" w16du:dateUtc="2024-10-24T17:16:00Z">
        <w:r w:rsidDel="00B35BBE">
          <w:rPr>
            <w:rFonts w:ascii="Times New Roman" w:hAnsi="Times New Roman" w:cs="Times New Roman"/>
            <w:sz w:val="24"/>
            <w:szCs w:val="24"/>
          </w:rPr>
          <w:delText>, o</w:delText>
        </w:r>
      </w:del>
      <w:ins w:id="35" w:author="Levi, Taal" w:date="2024-10-24T10:16:00Z" w16du:dateUtc="2024-10-24T17:16:00Z">
        <w:r w:rsidR="00B35BBE">
          <w:rPr>
            <w:rFonts w:ascii="Times New Roman" w:hAnsi="Times New Roman" w:cs="Times New Roman"/>
            <w:sz w:val="24"/>
            <w:szCs w:val="24"/>
          </w:rPr>
          <w:t>O</w:t>
        </w:r>
      </w:ins>
      <w:r>
        <w:rPr>
          <w:rFonts w:ascii="Times New Roman" w:hAnsi="Times New Roman" w:cs="Times New Roman"/>
          <w:sz w:val="24"/>
          <w:szCs w:val="24"/>
        </w:rPr>
        <w:t xml:space="preserve">ur approach loosely follows methods detailed in </w:t>
      </w:r>
      <w:sdt>
        <w:sdtPr>
          <w:rPr>
            <w:rFonts w:ascii="Times New Roman" w:hAnsi="Times New Roman" w:cs="Times New Roman"/>
            <w:color w:val="000000"/>
            <w:sz w:val="24"/>
            <w:szCs w:val="24"/>
          </w:rPr>
          <w:tag w:val="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
          <w:id w:val="1057813908"/>
          <w:placeholder>
            <w:docPart w:val="5CCA2D5383A94C38986AF016F7D49161"/>
          </w:placeholder>
        </w:sdtPr>
        <w:sdtContent>
          <w:r w:rsidRPr="00223C12">
            <w:rPr>
              <w:rFonts w:ascii="Times New Roman" w:hAnsi="Times New Roman" w:cs="Times New Roman"/>
              <w:color w:val="000000"/>
              <w:sz w:val="24"/>
              <w:szCs w:val="24"/>
            </w:rPr>
            <w:t>Sullivan et al. (2003)</w:t>
          </w:r>
        </w:sdtContent>
      </w:sdt>
      <w:r>
        <w:rPr>
          <w:rFonts w:ascii="Times New Roman" w:hAnsi="Times New Roman" w:cs="Times New Roman"/>
          <w:sz w:val="24"/>
          <w:szCs w:val="24"/>
        </w:rPr>
        <w:t>.</w:t>
      </w:r>
      <w:r w:rsidRPr="00FC0D5C">
        <w:rPr>
          <w:rFonts w:ascii="Times New Roman" w:hAnsi="Times New Roman" w:cs="Times New Roman"/>
          <w:sz w:val="24"/>
          <w:szCs w:val="24"/>
        </w:rPr>
        <w:t xml:space="preserve"> </w:t>
      </w:r>
      <w:r>
        <w:rPr>
          <w:rFonts w:ascii="Times New Roman" w:hAnsi="Times New Roman" w:cs="Times New Roman"/>
          <w:sz w:val="24"/>
          <w:szCs w:val="24"/>
        </w:rPr>
        <w:t>First, the highest and lowest DO concentrations recorded over the 24-hour period were ranked as most optimal (1) and least optimal (0), respectively. The lowest and highest recorded temperatures were similarly ranked (with the lowest temperature as most optimal). We then used linear regression to calculate the slope and intercept values between these two indices to determine the index values for the full range of temperature and oxygen recorded over this 24-hour timeframe.</w:t>
      </w:r>
    </w:p>
    <w:p w14:paraId="099B7FD1" w14:textId="77777777"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then combined the temperature and oxygen indices into a </w:t>
      </w:r>
      <w:proofErr w:type="spellStart"/>
      <w:r>
        <w:rPr>
          <w:rFonts w:ascii="Times New Roman" w:hAnsi="Times New Roman" w:cs="Times New Roman"/>
          <w:sz w:val="24"/>
          <w:szCs w:val="24"/>
        </w:rPr>
        <w:t>TDO</w:t>
      </w:r>
      <w:r w:rsidRPr="00F86B12">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index that weighted these two variables equally using the equation:</w:t>
      </w:r>
    </w:p>
    <w:p w14:paraId="2D8331C5" w14:textId="77777777" w:rsidR="00A12807" w:rsidRDefault="00A12807" w:rsidP="00A1280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1D1918ED" w14:textId="77777777" w:rsidR="00A12807" w:rsidRDefault="00A12807" w:rsidP="00A12807">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three indexes were then used to predict fish depth over the 24-hour period. For each strategy, we determined the highest index value at each time step and found its correlated depth. We then plotted these depths, per strategy, over a 24-hour timeframe. </w:t>
      </w:r>
    </w:p>
    <w:p w14:paraId="66DE0513" w14:textId="77777777" w:rsidR="00A12807" w:rsidRPr="00334360"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Next, we ran this simulation across the 7-day study window that we observed fish in enclosures, so that we could compare predicted to observed patterns of habitat use. Here we performed two separate analyses using the net pen array data from both cold-water alcoves. Once </w:t>
      </w:r>
      <w:proofErr w:type="gramStart"/>
      <w:r>
        <w:rPr>
          <w:rFonts w:ascii="Times New Roman" w:hAnsi="Times New Roman" w:cs="Times New Roman"/>
          <w:sz w:val="24"/>
          <w:szCs w:val="24"/>
        </w:rPr>
        <w:t>again</w:t>
      </w:r>
      <w:proofErr w:type="gramEnd"/>
      <w:r>
        <w:rPr>
          <w:rFonts w:ascii="Times New Roman" w:hAnsi="Times New Roman" w:cs="Times New Roman"/>
          <w:sz w:val="24"/>
          <w:szCs w:val="24"/>
        </w:rPr>
        <w:t xml:space="preserve"> we interpolated between logger depths to create a more fine-resolution prediction of temperature and DO across the full depth of the water column. Two of the temperature-DO loggers at the Blue Ruin site-4 net pen array (loggers at 1.55m and 0.5m depth) were fouled with algae during the study and frequently recorded excessively high and low DO concentrations (despite weekly cleaning of the sensors). The site-5 logger array (closest to the terminus of the alcove; Supplemental Figure 1), however, was within 10m of the site-4 net pen array and comparison of logger data between these two sites, as well as profile data from both locations, </w:t>
      </w:r>
      <w:r>
        <w:rPr>
          <w:rFonts w:ascii="Times New Roman" w:hAnsi="Times New Roman" w:cs="Times New Roman"/>
          <w:sz w:val="24"/>
          <w:szCs w:val="24"/>
        </w:rPr>
        <w:lastRenderedPageBreak/>
        <w:t>showed that recordings of temperature and oxygen were quite comparable throughout the vertical profile (depth and time-matched DO measurements were within ≤ 0.3</w:t>
      </w:r>
      <w:r w:rsidRPr="0045197F">
        <w:rPr>
          <w:rFonts w:ascii="Times New Roman" w:hAnsi="Times New Roman" w:cs="Times New Roman"/>
          <w:sz w:val="24"/>
          <w:szCs w:val="24"/>
        </w:rPr>
        <w:t xml:space="preserve"> </w:t>
      </w:r>
      <w:r>
        <w:rPr>
          <w:rFonts w:ascii="Times New Roman" w:hAnsi="Times New Roman" w:cs="Times New Roman"/>
          <w:sz w:val="24"/>
          <w:szCs w:val="24"/>
        </w:rPr>
        <w:t>mg•L</w:t>
      </w:r>
      <w:r>
        <w:rPr>
          <w:rFonts w:ascii="Times New Roman" w:hAnsi="Times New Roman" w:cs="Times New Roman"/>
          <w:sz w:val="24"/>
          <w:szCs w:val="24"/>
          <w:vertAlign w:val="superscript"/>
        </w:rPr>
        <w:t>-1</w:t>
      </w:r>
      <w:r>
        <w:rPr>
          <w:rFonts w:ascii="Times New Roman" w:hAnsi="Times New Roman" w:cs="Times New Roman"/>
          <w:sz w:val="24"/>
          <w:szCs w:val="24"/>
        </w:rPr>
        <w:t>). We opted to remove the DO recordings from the two fouled loggers at the site-4 net pen array and to incorporate the DO data from the site-5 array recorded by the loggers at the closest aligning depths (loggers at 1.35 and 0.4m depth respectively). This new dataset was used for the depth selection simulation, to quantify fish DO selection from our enclosure study, and for the habitat selection function, described in further detail below. We also used these data to determine the maximum daily temperature and minimum daily DO encountered by simulated fish under the three different behavioral strategies, which we plotted using boxplots.</w:t>
      </w:r>
    </w:p>
    <w:p w14:paraId="4AB21CF9" w14:textId="1B917B19"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w:t>
      </w:r>
      <w:r w:rsidR="007C5612" w:rsidRPr="00A12807">
        <w:rPr>
          <w:rFonts w:ascii="Times New Roman" w:hAnsi="Times New Roman" w:cs="Times New Roman"/>
          <w:b/>
          <w:i/>
          <w:sz w:val="24"/>
          <w:szCs w:val="24"/>
        </w:rPr>
        <w:t>in situ</w:t>
      </w:r>
    </w:p>
    <w:p w14:paraId="78DD5E96" w14:textId="4820DD5E" w:rsidR="00C42A4C" w:rsidRPr="002703D6" w:rsidRDefault="00F60A04" w:rsidP="002103C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D53F0D">
        <w:rPr>
          <w:rFonts w:ascii="Times New Roman" w:hAnsi="Times New Roman" w:cs="Times New Roman"/>
          <w:sz w:val="24"/>
          <w:szCs w:val="24"/>
        </w:rPr>
        <w:t>sought</w:t>
      </w:r>
      <w:r>
        <w:rPr>
          <w:rFonts w:ascii="Times New Roman" w:hAnsi="Times New Roman" w:cs="Times New Roman"/>
          <w:sz w:val="24"/>
          <w:szCs w:val="24"/>
        </w:rPr>
        <w:t xml:space="preserve"> to quantify the depths and associated </w:t>
      </w:r>
      <w:proofErr w:type="gramStart"/>
      <w:r>
        <w:rPr>
          <w:rFonts w:ascii="Times New Roman" w:hAnsi="Times New Roman" w:cs="Times New Roman"/>
          <w:sz w:val="24"/>
          <w:szCs w:val="24"/>
        </w:rPr>
        <w:t>temperature</w:t>
      </w:r>
      <w:proofErr w:type="gramEnd"/>
      <w:r>
        <w:rPr>
          <w:rFonts w:ascii="Times New Roman" w:hAnsi="Times New Roman" w:cs="Times New Roman"/>
          <w:sz w:val="24"/>
          <w:szCs w:val="24"/>
        </w:rPr>
        <w:t xml:space="preserve"> and oxygen conditions selected by fish in the wild. </w:t>
      </w:r>
      <w:r w:rsidR="0008366E">
        <w:rPr>
          <w:rFonts w:ascii="Times New Roman" w:hAnsi="Times New Roman" w:cs="Times New Roman"/>
          <w:sz w:val="24"/>
          <w:szCs w:val="24"/>
        </w:rPr>
        <w:t>While pressure sensors on tags can estimate depth, they lack the accuracy needed for detecting sub-meter changes. We instead tagged fish with temperature loggers and inferred depth</w:t>
      </w:r>
      <w:r w:rsidR="002103C3">
        <w:rPr>
          <w:rFonts w:ascii="Times New Roman" w:hAnsi="Times New Roman" w:cs="Times New Roman"/>
          <w:sz w:val="24"/>
          <w:szCs w:val="24"/>
        </w:rPr>
        <w:t xml:space="preserve"> and oxygen from vertical profiles, following the approach of </w:t>
      </w:r>
      <w:r w:rsidR="0008366E">
        <w:rPr>
          <w:rFonts w:ascii="Times New Roman" w:hAnsi="Times New Roman" w:cs="Times New Roman"/>
          <w:sz w:val="24"/>
          <w:szCs w:val="24"/>
        </w:rPr>
        <w:t xml:space="preserve">Barret et al. </w:t>
      </w:r>
      <w:r w:rsidR="00D53F0D">
        <w:rPr>
          <w:rFonts w:ascii="Times New Roman" w:hAnsi="Times New Roman" w:cs="Times New Roman"/>
          <w:sz w:val="24"/>
          <w:szCs w:val="24"/>
        </w:rPr>
        <w:t>(</w:t>
      </w:r>
      <w:r w:rsidR="0008366E">
        <w:rPr>
          <w:rFonts w:ascii="Times New Roman" w:hAnsi="Times New Roman" w:cs="Times New Roman"/>
          <w:sz w:val="24"/>
          <w:szCs w:val="24"/>
        </w:rPr>
        <w:t>2024</w:t>
      </w:r>
      <w:r w:rsidR="00D53F0D">
        <w:rPr>
          <w:rFonts w:ascii="Times New Roman" w:hAnsi="Times New Roman" w:cs="Times New Roman"/>
          <w:sz w:val="24"/>
          <w:szCs w:val="24"/>
        </w:rPr>
        <w:t>)</w:t>
      </w:r>
      <w:r w:rsidR="0008366E">
        <w:rPr>
          <w:rFonts w:ascii="Times New Roman" w:hAnsi="Times New Roman" w:cs="Times New Roman"/>
          <w:sz w:val="24"/>
          <w:szCs w:val="24"/>
        </w:rPr>
        <w:t xml:space="preserve">. </w:t>
      </w:r>
      <w:r w:rsidR="00C42A4C" w:rsidRPr="002703D6">
        <w:rPr>
          <w:rFonts w:ascii="Times New Roman" w:hAnsi="Times New Roman" w:cs="Times New Roman"/>
          <w:sz w:val="24"/>
          <w:szCs w:val="24"/>
        </w:rPr>
        <w:t>In the summer o</w:t>
      </w:r>
      <w:r w:rsidR="00C42A4C">
        <w:rPr>
          <w:rFonts w:ascii="Times New Roman" w:hAnsi="Times New Roman" w:cs="Times New Roman"/>
          <w:sz w:val="24"/>
          <w:szCs w:val="24"/>
        </w:rPr>
        <w:t>f 2022, we externally tagged 31-</w:t>
      </w:r>
      <w:r w:rsidR="00C42A4C" w:rsidRPr="002703D6">
        <w:rPr>
          <w:rFonts w:ascii="Times New Roman" w:hAnsi="Times New Roman" w:cs="Times New Roman"/>
          <w:sz w:val="24"/>
          <w:szCs w:val="24"/>
        </w:rPr>
        <w:t xml:space="preserve">cutthroat trout with waterproofed </w:t>
      </w:r>
      <w:proofErr w:type="spellStart"/>
      <w:r w:rsidR="00C42A4C" w:rsidRPr="002703D6">
        <w:rPr>
          <w:rFonts w:ascii="Times New Roman" w:hAnsi="Times New Roman" w:cs="Times New Roman"/>
          <w:sz w:val="24"/>
          <w:szCs w:val="24"/>
        </w:rPr>
        <w:t>Thermocron</w:t>
      </w:r>
      <w:proofErr w:type="spellEnd"/>
      <w:r w:rsidR="00C42A4C" w:rsidRPr="002703D6">
        <w:rPr>
          <w:rFonts w:ascii="Times New Roman" w:hAnsi="Times New Roman" w:cs="Times New Roman"/>
          <w:sz w:val="24"/>
          <w:szCs w:val="24"/>
        </w:rPr>
        <w:t xml:space="preserve"> high-resolution </w:t>
      </w:r>
      <w:proofErr w:type="spellStart"/>
      <w:r w:rsidR="00C42A4C" w:rsidRPr="002703D6">
        <w:rPr>
          <w:rFonts w:ascii="Times New Roman" w:hAnsi="Times New Roman" w:cs="Times New Roman"/>
          <w:sz w:val="24"/>
          <w:szCs w:val="24"/>
        </w:rPr>
        <w:t>iButtons</w:t>
      </w:r>
      <w:proofErr w:type="spellEnd"/>
      <w:r w:rsidR="00C42A4C" w:rsidRPr="002703D6">
        <w:rPr>
          <w:rFonts w:ascii="Times New Roman" w:hAnsi="Times New Roman" w:cs="Times New Roman"/>
          <w:sz w:val="24"/>
          <w:szCs w:val="24"/>
        </w:rPr>
        <w:t xml:space="preserve"> (DS1922L-F5#, temperature accuracy ±</w:t>
      </w:r>
      <w:r w:rsidR="00C42A4C">
        <w:rPr>
          <w:rFonts w:ascii="Times New Roman" w:hAnsi="Times New Roman" w:cs="Times New Roman"/>
          <w:sz w:val="24"/>
          <w:szCs w:val="24"/>
        </w:rPr>
        <w:t xml:space="preserve"> </w:t>
      </w:r>
      <w:r w:rsidR="00C42A4C" w:rsidRPr="002703D6">
        <w:rPr>
          <w:rFonts w:ascii="Times New Roman" w:hAnsi="Times New Roman" w:cs="Times New Roman"/>
          <w:sz w:val="24"/>
          <w:szCs w:val="24"/>
        </w:rPr>
        <w:t xml:space="preserve">0.5°C). </w:t>
      </w:r>
      <w:proofErr w:type="spellStart"/>
      <w:r w:rsidR="00C42A4C" w:rsidRPr="002703D6">
        <w:rPr>
          <w:rFonts w:ascii="Times New Roman" w:hAnsi="Times New Roman" w:cs="Times New Roman"/>
          <w:sz w:val="24"/>
          <w:szCs w:val="24"/>
        </w:rPr>
        <w:t>iButtons</w:t>
      </w:r>
      <w:proofErr w:type="spellEnd"/>
      <w:r w:rsidR="00C42A4C" w:rsidRPr="002703D6">
        <w:rPr>
          <w:rFonts w:ascii="Times New Roman" w:hAnsi="Times New Roman" w:cs="Times New Roman"/>
          <w:sz w:val="24"/>
          <w:szCs w:val="24"/>
        </w:rPr>
        <w:t xml:space="preserve"> were modified to reduce weight following methods outlined by </w:t>
      </w:r>
      <w:sdt>
        <w:sdtPr>
          <w:rPr>
            <w:rFonts w:ascii="Times New Roman" w:hAnsi="Times New Roman" w:cs="Times New Roman"/>
            <w:color w:val="000000"/>
            <w:sz w:val="24"/>
            <w:szCs w:val="24"/>
          </w:rPr>
          <w:tag w:val="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
          <w:id w:val="-623002131"/>
          <w:placeholder>
            <w:docPart w:val="DefaultPlaceholder_-1854013440"/>
          </w:placeholder>
        </w:sdtPr>
        <w:sdtContent>
          <w:r w:rsidR="00223C12" w:rsidRPr="00223C12">
            <w:rPr>
              <w:rFonts w:ascii="Times New Roman" w:hAnsi="Times New Roman" w:cs="Times New Roman"/>
              <w:color w:val="000000"/>
              <w:sz w:val="24"/>
              <w:szCs w:val="24"/>
            </w:rPr>
            <w:t>Lovegrove (2009)</w:t>
          </w:r>
        </w:sdtContent>
      </w:sdt>
      <w:r w:rsidR="00C42A4C">
        <w:rPr>
          <w:rFonts w:ascii="Times New Roman" w:hAnsi="Times New Roman" w:cs="Times New Roman"/>
          <w:sz w:val="24"/>
          <w:szCs w:val="24"/>
        </w:rPr>
        <w:t xml:space="preserve"> and </w:t>
      </w:r>
      <w:r w:rsidR="00C42A4C" w:rsidRPr="002703D6">
        <w:rPr>
          <w:rFonts w:ascii="Times New Roman" w:hAnsi="Times New Roman" w:cs="Times New Roman"/>
          <w:sz w:val="24"/>
          <w:szCs w:val="24"/>
        </w:rPr>
        <w:t xml:space="preserve">were set to record temperature at 12-minute intervals to maximize data resolution while also ensuring adequate battery life and data storage capacity. Each modified </w:t>
      </w:r>
      <w:proofErr w:type="spellStart"/>
      <w:r w:rsidR="00C42A4C" w:rsidRPr="002703D6">
        <w:rPr>
          <w:rFonts w:ascii="Times New Roman" w:hAnsi="Times New Roman" w:cs="Times New Roman"/>
          <w:sz w:val="24"/>
          <w:szCs w:val="24"/>
        </w:rPr>
        <w:t>iButton</w:t>
      </w:r>
      <w:proofErr w:type="spellEnd"/>
      <w:r w:rsidR="00C42A4C" w:rsidRPr="002703D6">
        <w:rPr>
          <w:rFonts w:ascii="Times New Roman" w:hAnsi="Times New Roman" w:cs="Times New Roman"/>
          <w:sz w:val="24"/>
          <w:szCs w:val="24"/>
        </w:rPr>
        <w:t xml:space="preserve"> was mounted to a dark green 2.5cm Peterson disc using marine grade epoxy (JB </w:t>
      </w:r>
      <w:proofErr w:type="spellStart"/>
      <w:r w:rsidR="00C42A4C" w:rsidRPr="002703D6">
        <w:rPr>
          <w:rFonts w:ascii="Times New Roman" w:hAnsi="Times New Roman" w:cs="Times New Roman"/>
          <w:sz w:val="24"/>
          <w:szCs w:val="24"/>
        </w:rPr>
        <w:t>MarineWeld</w:t>
      </w:r>
      <w:proofErr w:type="spellEnd"/>
      <w:r w:rsidR="00C42A4C" w:rsidRPr="002703D6">
        <w:rPr>
          <w:rFonts w:ascii="Times New Roman" w:hAnsi="Times New Roman" w:cs="Times New Roman"/>
          <w:sz w:val="24"/>
          <w:szCs w:val="24"/>
        </w:rPr>
        <w:t xml:space="preserve">™ syringe </w:t>
      </w:r>
      <w:r w:rsidR="002E3FA7" w:rsidRPr="002703D6">
        <w:rPr>
          <w:rFonts w:ascii="Times New Roman" w:hAnsi="Times New Roman" w:cs="Times New Roman"/>
          <w:sz w:val="24"/>
          <w:szCs w:val="24"/>
        </w:rPr>
        <w:t>two-part</w:t>
      </w:r>
      <w:r w:rsidR="00C42A4C" w:rsidRPr="002703D6">
        <w:rPr>
          <w:rFonts w:ascii="Times New Roman" w:hAnsi="Times New Roman" w:cs="Times New Roman"/>
          <w:sz w:val="24"/>
          <w:szCs w:val="24"/>
        </w:rPr>
        <w:t xml:space="preserve"> adhesive). The Peterson discs had two small gauge holes drilled 3mm apart and 3mm in from t</w:t>
      </w:r>
      <w:r w:rsidR="00C42A4C">
        <w:rPr>
          <w:rFonts w:ascii="Times New Roman" w:hAnsi="Times New Roman" w:cs="Times New Roman"/>
          <w:sz w:val="24"/>
          <w:szCs w:val="24"/>
        </w:rPr>
        <w:t>he disk’s outer margin</w:t>
      </w:r>
      <w:r w:rsidR="00C42A4C" w:rsidRPr="002703D6">
        <w:rPr>
          <w:rFonts w:ascii="Times New Roman" w:hAnsi="Times New Roman" w:cs="Times New Roman"/>
          <w:sz w:val="24"/>
          <w:szCs w:val="24"/>
        </w:rPr>
        <w:t xml:space="preserve">, which were used to suture the mounted </w:t>
      </w:r>
      <w:proofErr w:type="spellStart"/>
      <w:r w:rsidR="00C42A4C" w:rsidRPr="002703D6">
        <w:rPr>
          <w:rFonts w:ascii="Times New Roman" w:hAnsi="Times New Roman" w:cs="Times New Roman"/>
          <w:sz w:val="24"/>
          <w:szCs w:val="24"/>
        </w:rPr>
        <w:t>iButton</w:t>
      </w:r>
      <w:proofErr w:type="spellEnd"/>
      <w:r w:rsidR="00C42A4C" w:rsidRPr="002703D6">
        <w:rPr>
          <w:rFonts w:ascii="Times New Roman" w:hAnsi="Times New Roman" w:cs="Times New Roman"/>
          <w:sz w:val="24"/>
          <w:szCs w:val="24"/>
        </w:rPr>
        <w:t xml:space="preserve"> to each fish through the</w:t>
      </w:r>
      <w:r w:rsidR="00C42A4C">
        <w:rPr>
          <w:rFonts w:ascii="Times New Roman" w:hAnsi="Times New Roman" w:cs="Times New Roman"/>
          <w:sz w:val="24"/>
          <w:szCs w:val="24"/>
        </w:rPr>
        <w:t>ir anterior dorsal musculature</w:t>
      </w:r>
      <w:r w:rsidR="00C42A4C" w:rsidRPr="002703D6">
        <w:rPr>
          <w:rFonts w:ascii="Times New Roman" w:hAnsi="Times New Roman" w:cs="Times New Roman"/>
          <w:sz w:val="24"/>
          <w:szCs w:val="24"/>
        </w:rPr>
        <w:t xml:space="preserve">. Tag weights spanned from 3.4g to 5.3g (4.1g ± 0.4, mean ± SD) and </w:t>
      </w:r>
      <w:r w:rsidR="00C42A4C" w:rsidRPr="002703D6">
        <w:rPr>
          <w:rFonts w:ascii="Times New Roman" w:hAnsi="Times New Roman" w:cs="Times New Roman"/>
          <w:sz w:val="24"/>
          <w:szCs w:val="24"/>
        </w:rPr>
        <w:lastRenderedPageBreak/>
        <w:t>did not exceed 3.8% of fish body mass</w:t>
      </w:r>
      <w:r w:rsidR="00C42A4C">
        <w:rPr>
          <w:rFonts w:ascii="Times New Roman" w:hAnsi="Times New Roman" w:cs="Times New Roman"/>
          <w:sz w:val="24"/>
          <w:szCs w:val="24"/>
        </w:rPr>
        <w:t xml:space="preserve"> (</w:t>
      </w:r>
      <w:r w:rsidR="005B7213">
        <w:rPr>
          <w:rFonts w:ascii="Times New Roman" w:hAnsi="Times New Roman" w:cs="Times New Roman"/>
          <w:sz w:val="24"/>
          <w:szCs w:val="24"/>
        </w:rPr>
        <w:t>empirical studies have shown tag burdens ≤6.7% do not negatively impact fish; Brown et al. 2010).</w:t>
      </w:r>
    </w:p>
    <w:p w14:paraId="5F82990D" w14:textId="26192C0E" w:rsidR="00C42A4C" w:rsidRPr="002703D6" w:rsidRDefault="00C42A4C" w:rsidP="00F56768">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We deployed </w:t>
      </w:r>
      <w:r>
        <w:rPr>
          <w:rFonts w:ascii="Times New Roman" w:hAnsi="Times New Roman" w:cs="Times New Roman"/>
          <w:sz w:val="24"/>
          <w:szCs w:val="24"/>
        </w:rPr>
        <w:t>three net pen</w:t>
      </w:r>
      <w:r w:rsidR="00FB2F47">
        <w:rPr>
          <w:rFonts w:ascii="Times New Roman" w:hAnsi="Times New Roman" w:cs="Times New Roman"/>
          <w:sz w:val="24"/>
          <w:szCs w:val="24"/>
        </w:rPr>
        <w:t xml:space="preserve"> enclosures</w:t>
      </w:r>
      <w:r w:rsidRPr="002703D6">
        <w:rPr>
          <w:rFonts w:ascii="Times New Roman" w:hAnsi="Times New Roman" w:cs="Times New Roman"/>
          <w:sz w:val="24"/>
          <w:szCs w:val="24"/>
        </w:rPr>
        <w:t>, two in</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Blue Ruin </w:t>
      </w:r>
      <w:r>
        <w:rPr>
          <w:rFonts w:ascii="Times New Roman" w:hAnsi="Times New Roman" w:cs="Times New Roman"/>
          <w:sz w:val="24"/>
          <w:szCs w:val="24"/>
        </w:rPr>
        <w:t xml:space="preserve">alcove </w:t>
      </w:r>
      <w:r w:rsidRPr="002703D6">
        <w:rPr>
          <w:rFonts w:ascii="Times New Roman" w:hAnsi="Times New Roman" w:cs="Times New Roman"/>
          <w:sz w:val="24"/>
          <w:szCs w:val="24"/>
        </w:rPr>
        <w:t xml:space="preserve">and one in </w:t>
      </w:r>
      <w:r>
        <w:rPr>
          <w:rFonts w:ascii="Times New Roman" w:hAnsi="Times New Roman" w:cs="Times New Roman"/>
          <w:sz w:val="24"/>
          <w:szCs w:val="24"/>
        </w:rPr>
        <w:t>Norwood alcove</w:t>
      </w:r>
      <w:r w:rsidRPr="002703D6">
        <w:rPr>
          <w:rFonts w:ascii="Times New Roman" w:hAnsi="Times New Roman" w:cs="Times New Roman"/>
          <w:sz w:val="24"/>
          <w:szCs w:val="24"/>
        </w:rPr>
        <w:t xml:space="preserve">. Net pens were comprised of </w:t>
      </w:r>
      <w:r>
        <w:rPr>
          <w:rFonts w:ascii="Times New Roman" w:hAnsi="Times New Roman" w:cs="Times New Roman"/>
          <w:sz w:val="24"/>
          <w:szCs w:val="24"/>
        </w:rPr>
        <w:t>plastic mesh (1.27cm x 1.27cm</w:t>
      </w:r>
      <w:r w:rsidRPr="002703D6">
        <w:rPr>
          <w:rFonts w:ascii="Times New Roman" w:hAnsi="Times New Roman" w:cs="Times New Roman"/>
          <w:sz w:val="24"/>
          <w:szCs w:val="24"/>
        </w:rPr>
        <w:t>) formed into a 1.68m diameter cylinder that extended the full length of the water column</w:t>
      </w:r>
      <w:r w:rsidR="00FB2F47">
        <w:rPr>
          <w:rFonts w:ascii="Times New Roman" w:hAnsi="Times New Roman" w:cs="Times New Roman"/>
          <w:sz w:val="24"/>
          <w:szCs w:val="24"/>
        </w:rPr>
        <w:t xml:space="preserve"> (~1.8-2.5 m)</w:t>
      </w:r>
      <w:r w:rsidRPr="002703D6">
        <w:rPr>
          <w:rFonts w:ascii="Times New Roman" w:hAnsi="Times New Roman" w:cs="Times New Roman"/>
          <w:sz w:val="24"/>
          <w:szCs w:val="24"/>
        </w:rPr>
        <w:t>. The bottom of the pen was weighted to the benthos and sewn closed with a panel of mesh. The surface of the pen extended ~0.45m above the water’s surface and was also capped with mesh. Floats were attached around the upper margins of the pen. This design allowed for a semi-rigid and secured cylindrical pen that extended the full depth of the water column.</w:t>
      </w:r>
    </w:p>
    <w:p w14:paraId="30366B9A" w14:textId="491D1C5C" w:rsidR="00C42A4C" w:rsidRPr="002703D6" w:rsidRDefault="00C42A4C"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FB2F47">
        <w:rPr>
          <w:rFonts w:ascii="Times New Roman" w:hAnsi="Times New Roman" w:cs="Times New Roman"/>
          <w:sz w:val="24"/>
          <w:szCs w:val="24"/>
        </w:rPr>
        <w:t>placed</w:t>
      </w:r>
      <w:r>
        <w:rPr>
          <w:rFonts w:ascii="Times New Roman" w:hAnsi="Times New Roman" w:cs="Times New Roman"/>
          <w:sz w:val="24"/>
          <w:szCs w:val="24"/>
        </w:rPr>
        <w:t xml:space="preserve"> 11</w:t>
      </w:r>
      <w:r w:rsidR="00FB2F47">
        <w:rPr>
          <w:rFonts w:ascii="Times New Roman" w:hAnsi="Times New Roman" w:cs="Times New Roman"/>
          <w:sz w:val="24"/>
          <w:szCs w:val="24"/>
        </w:rPr>
        <w:t xml:space="preserve"> tagged fish</w:t>
      </w:r>
      <w:r w:rsidRPr="002703D6">
        <w:rPr>
          <w:rFonts w:ascii="Times New Roman" w:hAnsi="Times New Roman" w:cs="Times New Roman"/>
          <w:sz w:val="24"/>
          <w:szCs w:val="24"/>
        </w:rPr>
        <w:t xml:space="preserve"> in Norwood alcove, and 20 in Blue Ruin. Cutthroat were captured via electrofishing on July 22 and 23, 2021. Anesthetization, handling, and recovery procedures followed </w:t>
      </w:r>
      <w:sdt>
        <w:sdtPr>
          <w:rPr>
            <w:rFonts w:ascii="Times New Roman" w:hAnsi="Times New Roman" w:cs="Times New Roman"/>
            <w:color w:val="000000"/>
            <w:sz w:val="24"/>
            <w:szCs w:val="24"/>
          </w:rPr>
          <w:tag w:val="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
          <w:id w:val="-701085209"/>
          <w:placeholder>
            <w:docPart w:val="DefaultPlaceholder_-1854013440"/>
          </w:placeholder>
        </w:sdtPr>
        <w:sdtContent>
          <w:r w:rsidR="00223C12" w:rsidRPr="00223C12">
            <w:rPr>
              <w:rFonts w:ascii="Times New Roman" w:hAnsi="Times New Roman" w:cs="Times New Roman"/>
              <w:color w:val="000000"/>
              <w:sz w:val="24"/>
              <w:szCs w:val="24"/>
            </w:rPr>
            <w:t>Liedtke et al. (2012)</w:t>
          </w:r>
        </w:sdtContent>
      </w:sdt>
      <w:r w:rsidRPr="002703D6">
        <w:rPr>
          <w:rFonts w:ascii="Times New Roman" w:hAnsi="Times New Roman" w:cs="Times New Roman"/>
          <w:sz w:val="24"/>
          <w:szCs w:val="24"/>
        </w:rPr>
        <w:t>. Tags were attached through the anterior dorsal musculature of each fish approximately 5mm ventral and 5mm posterior of the first fin ray using a PDS® Plus 4-0 violet-dyed suture with a ½ circle 26</w:t>
      </w:r>
      <w:r>
        <w:rPr>
          <w:rFonts w:ascii="Times New Roman" w:hAnsi="Times New Roman" w:cs="Times New Roman"/>
          <w:sz w:val="24"/>
          <w:szCs w:val="24"/>
        </w:rPr>
        <w:t>-</w:t>
      </w:r>
      <w:r w:rsidRPr="002703D6">
        <w:rPr>
          <w:rFonts w:ascii="Times New Roman" w:hAnsi="Times New Roman" w:cs="Times New Roman"/>
          <w:sz w:val="24"/>
          <w:szCs w:val="24"/>
        </w:rPr>
        <w:t xml:space="preserve">mm needle. After fish were recovered </w:t>
      </w:r>
      <w:proofErr w:type="gramStart"/>
      <w:r w:rsidRPr="002703D6">
        <w:rPr>
          <w:rFonts w:ascii="Times New Roman" w:hAnsi="Times New Roman" w:cs="Times New Roman"/>
          <w:sz w:val="24"/>
          <w:szCs w:val="24"/>
        </w:rPr>
        <w:t>fully</w:t>
      </w:r>
      <w:proofErr w:type="gramEnd"/>
      <w:r w:rsidRPr="002703D6">
        <w:rPr>
          <w:rFonts w:ascii="Times New Roman" w:hAnsi="Times New Roman" w:cs="Times New Roman"/>
          <w:sz w:val="24"/>
          <w:szCs w:val="24"/>
        </w:rPr>
        <w:t xml:space="preserve"> they were transferred to net pens</w:t>
      </w:r>
      <w:r>
        <w:rPr>
          <w:rFonts w:ascii="Times New Roman" w:hAnsi="Times New Roman" w:cs="Times New Roman"/>
          <w:sz w:val="24"/>
          <w:szCs w:val="24"/>
        </w:rPr>
        <w:t xml:space="preserve"> </w:t>
      </w:r>
      <w:r w:rsidRPr="002703D6">
        <w:rPr>
          <w:rFonts w:ascii="Times New Roman" w:hAnsi="Times New Roman" w:cs="Times New Roman"/>
          <w:sz w:val="24"/>
          <w:szCs w:val="24"/>
        </w:rPr>
        <w:t>(fish in Blue Ruin were evenly distributed between t</w:t>
      </w:r>
      <w:r>
        <w:rPr>
          <w:rFonts w:ascii="Times New Roman" w:hAnsi="Times New Roman" w:cs="Times New Roman"/>
          <w:sz w:val="24"/>
          <w:szCs w:val="24"/>
        </w:rPr>
        <w:t>he t</w:t>
      </w:r>
      <w:r w:rsidRPr="002703D6">
        <w:rPr>
          <w:rFonts w:ascii="Times New Roman" w:hAnsi="Times New Roman" w:cs="Times New Roman"/>
          <w:sz w:val="24"/>
          <w:szCs w:val="24"/>
        </w:rPr>
        <w:t>wo pens). Stocking den</w:t>
      </w:r>
      <w:r>
        <w:rPr>
          <w:rFonts w:ascii="Times New Roman" w:hAnsi="Times New Roman" w:cs="Times New Roman"/>
          <w:sz w:val="24"/>
          <w:szCs w:val="24"/>
        </w:rPr>
        <w:t>sities ranged from 0.8 – 0.87kg/m</w:t>
      </w:r>
      <w:r w:rsidRPr="006E1922">
        <w:rPr>
          <w:rFonts w:ascii="Times New Roman" w:hAnsi="Times New Roman" w:cs="Times New Roman"/>
          <w:sz w:val="24"/>
          <w:szCs w:val="24"/>
          <w:vertAlign w:val="superscript"/>
        </w:rPr>
        <w:t>3</w:t>
      </w:r>
      <w:r w:rsidRPr="002703D6">
        <w:rPr>
          <w:rFonts w:ascii="Times New Roman" w:hAnsi="Times New Roman" w:cs="Times New Roman"/>
          <w:sz w:val="24"/>
          <w:szCs w:val="24"/>
        </w:rPr>
        <w:t xml:space="preserve"> to reduce fish stress and maintain welfare – research on stocking densities in caged Atlantic salmon (</w:t>
      </w:r>
      <w:r w:rsidRPr="00723004">
        <w:rPr>
          <w:rFonts w:ascii="Times New Roman" w:hAnsi="Times New Roman" w:cs="Times New Roman"/>
          <w:i/>
          <w:sz w:val="24"/>
          <w:szCs w:val="24"/>
        </w:rPr>
        <w:t xml:space="preserve">Salmo </w:t>
      </w:r>
      <w:proofErr w:type="spellStart"/>
      <w:r w:rsidRPr="00723004">
        <w:rPr>
          <w:rFonts w:ascii="Times New Roman" w:hAnsi="Times New Roman" w:cs="Times New Roman"/>
          <w:i/>
          <w:sz w:val="24"/>
          <w:szCs w:val="24"/>
        </w:rPr>
        <w:t>salar</w:t>
      </w:r>
      <w:proofErr w:type="spellEnd"/>
      <w:r w:rsidRPr="002703D6">
        <w:rPr>
          <w:rFonts w:ascii="Times New Roman" w:hAnsi="Times New Roman" w:cs="Times New Roman"/>
          <w:sz w:val="24"/>
          <w:szCs w:val="24"/>
        </w:rPr>
        <w:t>) found that fish welfare (determined by blood glucose, cortisol, and body condition) began to d</w:t>
      </w:r>
      <w:r>
        <w:rPr>
          <w:rFonts w:ascii="Times New Roman" w:hAnsi="Times New Roman" w:cs="Times New Roman"/>
          <w:sz w:val="24"/>
          <w:szCs w:val="24"/>
        </w:rPr>
        <w:t>ecrease at densities above 22kg•m</w:t>
      </w:r>
      <w:r>
        <w:rPr>
          <w:rFonts w:ascii="Times New Roman" w:hAnsi="Times New Roman" w:cs="Times New Roman"/>
          <w:sz w:val="24"/>
          <w:szCs w:val="24"/>
          <w:vertAlign w:val="superscript"/>
        </w:rPr>
        <w:t>-3</w:t>
      </w:r>
      <w:r w:rsidRPr="006E1922">
        <w:rPr>
          <w:rFonts w:ascii="Times New Roman" w:hAnsi="Times New Roman" w:cs="Times New Roman"/>
          <w:sz w:val="24"/>
          <w:szCs w:val="24"/>
          <w:vertAlign w:val="superscript"/>
        </w:rPr>
        <w:t xml:space="preserve"> </w:t>
      </w:r>
      <w:sdt>
        <w:sdtPr>
          <w:rPr>
            <w:rFonts w:ascii="Times New Roman" w:hAnsi="Times New Roman" w:cs="Times New Roman"/>
            <w:color w:val="000000"/>
            <w:sz w:val="24"/>
            <w:szCs w:val="24"/>
          </w:rPr>
          <w:tag w:val="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
          <w:id w:val="-561025421"/>
          <w:placeholder>
            <w:docPart w:val="DefaultPlaceholder_-1854013440"/>
          </w:placeholder>
        </w:sdtPr>
        <w:sdtContent>
          <w:r w:rsidR="00223C12" w:rsidRPr="00223C12">
            <w:rPr>
              <w:rFonts w:ascii="Times New Roman" w:hAnsi="Times New Roman" w:cs="Times New Roman"/>
              <w:color w:val="000000"/>
              <w:sz w:val="24"/>
              <w:szCs w:val="24"/>
            </w:rPr>
            <w:t>(Turnbull et al., 2008)</w:t>
          </w:r>
        </w:sdtContent>
      </w:sdt>
      <w:r w:rsidRPr="002703D6">
        <w:rPr>
          <w:rFonts w:ascii="Times New Roman" w:hAnsi="Times New Roman" w:cs="Times New Roman"/>
          <w:sz w:val="24"/>
          <w:szCs w:val="24"/>
        </w:rPr>
        <w:t>.</w:t>
      </w:r>
      <w:r w:rsidR="00A24D79">
        <w:rPr>
          <w:rFonts w:ascii="Times New Roman" w:hAnsi="Times New Roman" w:cs="Times New Roman"/>
          <w:sz w:val="24"/>
          <w:szCs w:val="24"/>
        </w:rPr>
        <w:t xml:space="preserve">  In total, we collected data from 13-fish in Blue Ruin alcove, and 8-fish in Norwood alcove; 9-fish escaped the net pens during the study, and two of the </w:t>
      </w:r>
      <w:proofErr w:type="spellStart"/>
      <w:r w:rsidR="00A24D79">
        <w:rPr>
          <w:rFonts w:ascii="Times New Roman" w:hAnsi="Times New Roman" w:cs="Times New Roman"/>
          <w:sz w:val="24"/>
          <w:szCs w:val="24"/>
        </w:rPr>
        <w:t>iButtons</w:t>
      </w:r>
      <w:proofErr w:type="spellEnd"/>
      <w:r w:rsidR="00A24D79">
        <w:rPr>
          <w:rFonts w:ascii="Times New Roman" w:hAnsi="Times New Roman" w:cs="Times New Roman"/>
          <w:sz w:val="24"/>
          <w:szCs w:val="24"/>
        </w:rPr>
        <w:t xml:space="preserve"> recovered from Blue Ruin were corrupted. </w:t>
      </w:r>
    </w:p>
    <w:p w14:paraId="7C32FE84" w14:textId="5334BCA0"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outside of the net pen, within 1-meter. </w:t>
      </w:r>
      <w:r>
        <w:rPr>
          <w:rFonts w:ascii="Times New Roman" w:hAnsi="Times New Roman" w:cs="Times New Roman"/>
          <w:sz w:val="24"/>
          <w:szCs w:val="24"/>
        </w:rPr>
        <w:lastRenderedPageBreak/>
        <w:t>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w:t>
      </w:r>
      <w:proofErr w:type="spellStart"/>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w:t>
      </w:r>
      <w:proofErr w:type="spellEnd"/>
      <w:r>
        <w:rPr>
          <w:rFonts w:ascii="Times New Roman" w:hAnsi="Times New Roman" w:cs="Times New Roman"/>
          <w:sz w:val="24"/>
          <w:szCs w:val="24"/>
        </w:rPr>
        <w:t xml:space="preserve">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xml:space="preserve">®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Pr>
          <w:rFonts w:ascii="Times New Roman" w:hAnsi="Times New Roman" w:cs="Times New Roman"/>
          <w:sz w:val="24"/>
          <w:szCs w:val="24"/>
        </w:rPr>
        <w:t>-</w:t>
      </w:r>
      <w:r w:rsidRPr="002703D6">
        <w:rPr>
          <w:rFonts w:ascii="Times New Roman" w:hAnsi="Times New Roman" w:cs="Times New Roman"/>
          <w:sz w:val="24"/>
          <w:szCs w:val="24"/>
        </w:rPr>
        <w:t xml:space="preserve">cm 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or buildup twice </w:t>
      </w:r>
      <w:r w:rsidR="002E3FA7" w:rsidRPr="002703D6">
        <w:rPr>
          <w:rFonts w:ascii="Times New Roman" w:hAnsi="Times New Roman" w:cs="Times New Roman"/>
          <w:sz w:val="24"/>
          <w:szCs w:val="24"/>
        </w:rPr>
        <w:t>weekly but</w:t>
      </w:r>
      <w:r w:rsidRPr="002703D6">
        <w:rPr>
          <w:rFonts w:ascii="Times New Roman" w:hAnsi="Times New Roman" w:cs="Times New Roman"/>
          <w:sz w:val="24"/>
          <w:szCs w:val="24"/>
        </w:rPr>
        <w:t xml:space="preserve">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4A3FF543"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414BA">
        <w:rPr>
          <w:rFonts w:ascii="Times New Roman" w:hAnsi="Times New Roman" w:cs="Times New Roman"/>
          <w:i/>
          <w:sz w:val="24"/>
          <w:szCs w:val="24"/>
        </w:rPr>
        <w:t>diel changes</w:t>
      </w:r>
      <w:r>
        <w:rPr>
          <w:rFonts w:ascii="Times New Roman" w:hAnsi="Times New Roman" w:cs="Times New Roman"/>
          <w:i/>
          <w:sz w:val="24"/>
          <w:szCs w:val="24"/>
        </w:rPr>
        <w:t xml:space="preserve"> in temperature and oxygen</w:t>
      </w:r>
      <w:r w:rsidR="006414BA">
        <w:rPr>
          <w:rFonts w:ascii="Times New Roman" w:hAnsi="Times New Roman" w:cs="Times New Roman"/>
          <w:i/>
          <w:sz w:val="24"/>
          <w:szCs w:val="24"/>
        </w:rPr>
        <w:t xml:space="preserve"> trade-offs</w:t>
      </w:r>
    </w:p>
    <w:p w14:paraId="502BA0B4" w14:textId="1AA5D486"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pooled all array data from the summers of 2020 and 2021. </w:t>
      </w:r>
      <w:r w:rsidR="005B7213">
        <w:rPr>
          <w:rFonts w:ascii="Times New Roman" w:hAnsi="Times New Roman" w:cs="Times New Roman"/>
          <w:sz w:val="24"/>
          <w:szCs w:val="24"/>
        </w:rPr>
        <w:t>B</w:t>
      </w:r>
      <w:r w:rsidR="005B7213" w:rsidRPr="005B7213">
        <w:rPr>
          <w:rFonts w:ascii="Times New Roman" w:hAnsi="Times New Roman" w:cs="Times New Roman"/>
          <w:sz w:val="24"/>
          <w:szCs w:val="24"/>
        </w:rPr>
        <w:t xml:space="preserve">ased on </w:t>
      </w:r>
      <w:r w:rsidR="005B7213">
        <w:rPr>
          <w:rFonts w:ascii="Times New Roman" w:hAnsi="Times New Roman" w:cs="Times New Roman"/>
          <w:sz w:val="24"/>
          <w:szCs w:val="24"/>
        </w:rPr>
        <w:t xml:space="preserve">time series </w:t>
      </w:r>
      <w:r w:rsidR="005B7213" w:rsidRPr="005B7213">
        <w:rPr>
          <w:rFonts w:ascii="Times New Roman" w:hAnsi="Times New Roman" w:cs="Times New Roman"/>
          <w:sz w:val="24"/>
          <w:szCs w:val="24"/>
        </w:rPr>
        <w:t xml:space="preserve">plots of the </w:t>
      </w:r>
      <w:r w:rsidR="005B7213">
        <w:rPr>
          <w:rFonts w:ascii="Times New Roman" w:hAnsi="Times New Roman" w:cs="Times New Roman"/>
          <w:sz w:val="24"/>
          <w:szCs w:val="24"/>
        </w:rPr>
        <w:t>data</w:t>
      </w:r>
      <w:r w:rsidR="005B7213" w:rsidRPr="005B7213">
        <w:rPr>
          <w:rFonts w:ascii="Times New Roman" w:hAnsi="Times New Roman" w:cs="Times New Roman"/>
          <w:sz w:val="24"/>
          <w:szCs w:val="24"/>
        </w:rPr>
        <w:t xml:space="preserve">, </w:t>
      </w:r>
      <w:r w:rsidR="005B7213">
        <w:rPr>
          <w:rFonts w:ascii="Times New Roman" w:hAnsi="Times New Roman" w:cs="Times New Roman"/>
          <w:sz w:val="24"/>
          <w:szCs w:val="24"/>
        </w:rPr>
        <w:t>we</w:t>
      </w:r>
      <w:r w:rsidR="005B7213" w:rsidRPr="005B7213">
        <w:rPr>
          <w:rFonts w:ascii="Times New Roman" w:hAnsi="Times New Roman" w:cs="Times New Roman"/>
          <w:sz w:val="24"/>
          <w:szCs w:val="24"/>
        </w:rPr>
        <w:t xml:space="preserve"> identified </w:t>
      </w:r>
      <w:r w:rsidR="00441BD4">
        <w:rPr>
          <w:rFonts w:ascii="Times New Roman" w:hAnsi="Times New Roman" w:cs="Times New Roman"/>
          <w:sz w:val="24"/>
          <w:szCs w:val="24"/>
        </w:rPr>
        <w:t xml:space="preserve">6:00-8:00 as the best overlapping 2-hour </w:t>
      </w:r>
      <w:r w:rsidR="005B7213" w:rsidRPr="005B7213">
        <w:rPr>
          <w:rFonts w:ascii="Times New Roman" w:hAnsi="Times New Roman" w:cs="Times New Roman"/>
          <w:sz w:val="24"/>
          <w:szCs w:val="24"/>
        </w:rPr>
        <w:t>window of</w:t>
      </w:r>
      <w:r w:rsidR="00441BD4">
        <w:rPr>
          <w:rFonts w:ascii="Times New Roman" w:hAnsi="Times New Roman" w:cs="Times New Roman"/>
          <w:sz w:val="24"/>
          <w:szCs w:val="24"/>
        </w:rPr>
        <w:t xml:space="preserve"> minimum</w:t>
      </w:r>
      <w:r w:rsidR="005B7213" w:rsidRPr="005B7213">
        <w:rPr>
          <w:rFonts w:ascii="Times New Roman" w:hAnsi="Times New Roman" w:cs="Times New Roman"/>
          <w:sz w:val="24"/>
          <w:szCs w:val="24"/>
        </w:rPr>
        <w:t xml:space="preserve"> DO, </w:t>
      </w:r>
      <w:r w:rsidR="00441BD4">
        <w:rPr>
          <w:rFonts w:ascii="Times New Roman" w:hAnsi="Times New Roman" w:cs="Times New Roman"/>
          <w:sz w:val="24"/>
          <w:szCs w:val="24"/>
        </w:rPr>
        <w:t xml:space="preserve">and </w:t>
      </w:r>
      <w:r w:rsidR="005B7213" w:rsidRPr="005B7213">
        <w:rPr>
          <w:rFonts w:ascii="Times New Roman" w:hAnsi="Times New Roman" w:cs="Times New Roman"/>
          <w:sz w:val="24"/>
          <w:szCs w:val="24"/>
        </w:rPr>
        <w:t>18</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-20</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 xml:space="preserve"> as </w:t>
      </w:r>
      <w:r w:rsidR="00441BD4">
        <w:rPr>
          <w:rFonts w:ascii="Times New Roman" w:hAnsi="Times New Roman" w:cs="Times New Roman"/>
          <w:sz w:val="24"/>
          <w:szCs w:val="24"/>
        </w:rPr>
        <w:t>the best overlapping 2-hour window of maximum DO</w:t>
      </w:r>
      <w:r w:rsidR="007A752C">
        <w:rPr>
          <w:rFonts w:ascii="Times New Roman" w:hAnsi="Times New Roman" w:cs="Times New Roman"/>
          <w:sz w:val="24"/>
          <w:szCs w:val="24"/>
        </w:rPr>
        <w:t>,</w:t>
      </w:r>
      <w:r w:rsidR="00441BD4">
        <w:rPr>
          <w:rFonts w:ascii="Times New Roman" w:hAnsi="Times New Roman" w:cs="Times New Roman"/>
          <w:sz w:val="24"/>
          <w:szCs w:val="24"/>
        </w:rPr>
        <w:t xml:space="preserve"> across all alcoves</w:t>
      </w:r>
      <w:r w:rsidR="005B7213" w:rsidRPr="005B7213">
        <w:rPr>
          <w:rFonts w:ascii="Times New Roman" w:hAnsi="Times New Roman" w:cs="Times New Roman"/>
          <w:sz w:val="24"/>
          <w:szCs w:val="24"/>
        </w:rPr>
        <w:t xml:space="preserve">. </w:t>
      </w:r>
      <w:commentRangeStart w:id="36"/>
      <w:r w:rsidRPr="00D66F3D">
        <w:rPr>
          <w:rFonts w:ascii="Times New Roman" w:hAnsi="Times New Roman" w:cs="Times New Roman"/>
          <w:sz w:val="24"/>
          <w:szCs w:val="24"/>
        </w:rPr>
        <w:t xml:space="preserve">To characterize trade-offs 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w:t>
      </w:r>
      <w:r w:rsidR="00FB2F47">
        <w:rPr>
          <w:rFonts w:ascii="Times New Roman" w:hAnsi="Times New Roman" w:cs="Times New Roman"/>
          <w:sz w:val="24"/>
          <w:szCs w:val="24"/>
        </w:rPr>
        <w:t xml:space="preserve"> following Barrett et al. </w:t>
      </w:r>
      <w:r w:rsidR="007A752C">
        <w:rPr>
          <w:rFonts w:ascii="Times New Roman" w:hAnsi="Times New Roman" w:cs="Times New Roman"/>
          <w:sz w:val="24"/>
          <w:szCs w:val="24"/>
        </w:rPr>
        <w:t>(</w:t>
      </w:r>
      <w:r w:rsidR="00FB2F47">
        <w:rPr>
          <w:rFonts w:ascii="Times New Roman" w:hAnsi="Times New Roman" w:cs="Times New Roman"/>
          <w:sz w:val="24"/>
          <w:szCs w:val="24"/>
        </w:rPr>
        <w:t>2024</w:t>
      </w:r>
      <w:r w:rsidR="007A752C">
        <w:rPr>
          <w:rFonts w:ascii="Times New Roman" w:hAnsi="Times New Roman" w:cs="Times New Roman"/>
          <w:sz w:val="24"/>
          <w:szCs w:val="24"/>
        </w:rPr>
        <w:t>)</w:t>
      </w:r>
      <w:r w:rsidRPr="00D66F3D">
        <w:rPr>
          <w:rFonts w:ascii="Times New Roman" w:hAnsi="Times New Roman" w:cs="Times New Roman"/>
          <w:sz w:val="24"/>
          <w:szCs w:val="24"/>
        </w:rPr>
        <w:t>.</w:t>
      </w:r>
      <w:commentRangeEnd w:id="36"/>
      <w:r w:rsidR="00B35BBE">
        <w:rPr>
          <w:rStyle w:val="CommentReference"/>
        </w:rPr>
        <w:commentReference w:id="36"/>
      </w:r>
      <w:r w:rsidRPr="00D66F3D">
        <w:rPr>
          <w:rFonts w:ascii="Times New Roman" w:hAnsi="Times New Roman" w:cs="Times New Roman"/>
          <w:sz w:val="24"/>
          <w:szCs w:val="24"/>
        </w:rPr>
        <w:t xml:space="preserve"> To account for </w:t>
      </w:r>
      <w:commentRangeStart w:id="37"/>
      <w:r w:rsidRPr="00D66F3D">
        <w:rPr>
          <w:rFonts w:ascii="Times New Roman" w:hAnsi="Times New Roman" w:cs="Times New Roman"/>
          <w:sz w:val="24"/>
          <w:szCs w:val="24"/>
        </w:rPr>
        <w:t>ra</w:t>
      </w:r>
      <w:r>
        <w:rPr>
          <w:rFonts w:ascii="Times New Roman" w:hAnsi="Times New Roman" w:cs="Times New Roman"/>
          <w:sz w:val="24"/>
          <w:szCs w:val="24"/>
        </w:rPr>
        <w:t xml:space="preserve">ndom variation </w:t>
      </w:r>
      <w:commentRangeEnd w:id="37"/>
      <w:r w:rsidR="00B35BBE">
        <w:rPr>
          <w:rStyle w:val="CommentReference"/>
        </w:rPr>
        <w:commentReference w:id="37"/>
      </w:r>
      <w:r>
        <w:rPr>
          <w:rFonts w:ascii="Times New Roman" w:hAnsi="Times New Roman" w:cs="Times New Roman"/>
          <w:sz w:val="24"/>
          <w:szCs w:val="24"/>
        </w:rPr>
        <w:t xml:space="preserve">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 xml:space="preserve">random intercept. </w:t>
      </w:r>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(Bates et al. 2014).</w:t>
      </w:r>
      <w:r>
        <w:rPr>
          <w:rFonts w:ascii="Times New Roman" w:hAnsi="Times New Roman" w:cs="Times New Roman"/>
          <w:sz w:val="24"/>
          <w:szCs w:val="24"/>
        </w:rPr>
        <w:t xml:space="preserve"> </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lastRenderedPageBreak/>
        <w:t>Quantifying movement patterns</w:t>
      </w:r>
    </w:p>
    <w:p w14:paraId="2D97B221" w14:textId="4A185BFE" w:rsidR="00D059F0" w:rsidRDefault="00C42A4C" w:rsidP="00D059F0">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Fish with externally mounted </w:t>
      </w:r>
      <w:proofErr w:type="spellStart"/>
      <w:r>
        <w:rPr>
          <w:rFonts w:ascii="Times New Roman" w:hAnsi="Times New Roman" w:cs="Times New Roman"/>
          <w:sz w:val="24"/>
          <w:szCs w:val="24"/>
        </w:rPr>
        <w:t>iButtons</w:t>
      </w:r>
      <w:proofErr w:type="spellEnd"/>
      <w:r>
        <w:rPr>
          <w:rFonts w:ascii="Times New Roman" w:hAnsi="Times New Roman" w:cs="Times New Roman"/>
          <w:sz w:val="24"/>
          <w:szCs w:val="24"/>
        </w:rPr>
        <w:t xml:space="preserve"> often</w:t>
      </w:r>
      <w:r w:rsidRPr="00961210">
        <w:rPr>
          <w:rFonts w:ascii="Times New Roman" w:hAnsi="Times New Roman" w:cs="Times New Roman"/>
          <w:sz w:val="24"/>
          <w:szCs w:val="24"/>
        </w:rPr>
        <w:t xml:space="preserve"> exhibited temperatures that fell in between </w:t>
      </w:r>
      <w:r>
        <w:rPr>
          <w:rFonts w:ascii="Times New Roman" w:hAnsi="Times New Roman" w:cs="Times New Roman"/>
          <w:sz w:val="24"/>
          <w:szCs w:val="24"/>
        </w:rPr>
        <w:t xml:space="preserve">the temperatures recorded at the net pen associated logger arrays. </w:t>
      </w:r>
      <w:del w:id="38" w:author="Levi, Taal" w:date="2024-10-24T10:31:00Z" w16du:dateUtc="2024-10-24T17:31:00Z">
        <w:r w:rsidDel="00B35BBE">
          <w:rPr>
            <w:rFonts w:ascii="Times New Roman" w:hAnsi="Times New Roman" w:cs="Times New Roman"/>
            <w:sz w:val="24"/>
            <w:szCs w:val="24"/>
          </w:rPr>
          <w:delText xml:space="preserve">Here, </w:delText>
        </w:r>
        <w:r w:rsidR="007A2E0B" w:rsidDel="00B35BBE">
          <w:rPr>
            <w:rFonts w:ascii="Times New Roman" w:hAnsi="Times New Roman" w:cs="Times New Roman"/>
            <w:sz w:val="24"/>
            <w:szCs w:val="24"/>
          </w:rPr>
          <w:delText>we again</w:delText>
        </w:r>
      </w:del>
      <w:ins w:id="39" w:author="Levi, Taal" w:date="2024-10-24T10:31:00Z" w16du:dateUtc="2024-10-24T17:31:00Z">
        <w:r w:rsidR="00B35BBE">
          <w:rPr>
            <w:rFonts w:ascii="Times New Roman" w:hAnsi="Times New Roman" w:cs="Times New Roman"/>
            <w:sz w:val="24"/>
            <w:szCs w:val="24"/>
          </w:rPr>
          <w:t>We</w:t>
        </w:r>
      </w:ins>
      <w:r w:rsidR="007A1134">
        <w:rPr>
          <w:rFonts w:ascii="Times New Roman" w:hAnsi="Times New Roman" w:cs="Times New Roman"/>
          <w:sz w:val="24"/>
          <w:szCs w:val="24"/>
        </w:rPr>
        <w:t xml:space="preserve"> </w:t>
      </w:r>
      <w:r>
        <w:rPr>
          <w:rFonts w:ascii="Times New Roman" w:hAnsi="Times New Roman" w:cs="Times New Roman"/>
          <w:sz w:val="24"/>
          <w:szCs w:val="24"/>
        </w:rPr>
        <w:t xml:space="preserve">used linear interpolation to create a </w:t>
      </w:r>
      <w:del w:id="40" w:author="Levi, Taal" w:date="2024-10-24T10:31:00Z" w16du:dateUtc="2024-10-24T17:31:00Z">
        <w:r w:rsidDel="00B35BBE">
          <w:rPr>
            <w:rFonts w:ascii="Times New Roman" w:hAnsi="Times New Roman" w:cs="Times New Roman"/>
            <w:sz w:val="24"/>
            <w:szCs w:val="24"/>
          </w:rPr>
          <w:delText xml:space="preserve">more </w:delText>
        </w:r>
      </w:del>
      <w:r>
        <w:rPr>
          <w:rFonts w:ascii="Times New Roman" w:hAnsi="Times New Roman" w:cs="Times New Roman"/>
          <w:sz w:val="24"/>
          <w:szCs w:val="24"/>
        </w:rPr>
        <w:t xml:space="preserve">continuous estimation of temperature and DO (0.2m increments) for both net </w:t>
      </w:r>
      <w:proofErr w:type="gramStart"/>
      <w:r>
        <w:rPr>
          <w:rFonts w:ascii="Times New Roman" w:hAnsi="Times New Roman" w:cs="Times New Roman"/>
          <w:sz w:val="24"/>
          <w:szCs w:val="24"/>
        </w:rPr>
        <w:t>pen</w:t>
      </w:r>
      <w:proofErr w:type="gramEnd"/>
      <w:r>
        <w:rPr>
          <w:rFonts w:ascii="Times New Roman" w:hAnsi="Times New Roman" w:cs="Times New Roman"/>
          <w:sz w:val="24"/>
          <w:szCs w:val="24"/>
        </w:rPr>
        <w:t xml:space="preserve"> 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w:t>
      </w:r>
      <w:proofErr w:type="spellStart"/>
      <w:r w:rsidRPr="006A576C">
        <w:rPr>
          <w:rFonts w:ascii="Times New Roman" w:hAnsi="Times New Roman" w:cs="Times New Roman"/>
          <w:sz w:val="24"/>
          <w:szCs w:val="24"/>
        </w:rPr>
        <w:t>i</w:t>
      </w:r>
      <w:r>
        <w:rPr>
          <w:rFonts w:ascii="Times New Roman" w:hAnsi="Times New Roman" w:cs="Times New Roman"/>
          <w:sz w:val="24"/>
          <w:szCs w:val="24"/>
        </w:rPr>
        <w:t>Button</w:t>
      </w:r>
      <w:proofErr w:type="spellEnd"/>
      <w:r w:rsidRPr="006A576C">
        <w:rPr>
          <w:rFonts w:ascii="Times New Roman" w:hAnsi="Times New Roman" w:cs="Times New Roman"/>
          <w:sz w:val="24"/>
          <w:szCs w:val="24"/>
        </w:rPr>
        <w:t xml:space="preserve"> temperatures to the closest bounding</w:t>
      </w:r>
      <w:r>
        <w:rPr>
          <w:rFonts w:ascii="Times New Roman" w:hAnsi="Times New Roman" w:cs="Times New Roman"/>
          <w:sz w:val="24"/>
          <w:szCs w:val="24"/>
        </w:rPr>
        <w:t xml:space="preserve"> 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(Barrett et al. </w:t>
      </w:r>
      <w:r w:rsidR="00387593" w:rsidRPr="00750AF8">
        <w:rPr>
          <w:rFonts w:ascii="Times New Roman" w:hAnsi="Times New Roman" w:cs="Times New Roman"/>
          <w:iCs/>
          <w:sz w:val="24"/>
          <w:szCs w:val="24"/>
        </w:rPr>
        <w:t>2024</w:t>
      </w:r>
      <w:r w:rsidRPr="00387593">
        <w:rPr>
          <w:rFonts w:ascii="Times New Roman" w:hAnsi="Times New Roman" w:cs="Times New Roman"/>
          <w:iCs/>
          <w:sz w:val="24"/>
          <w:szCs w:val="24"/>
        </w:rPr>
        <w:t>).</w: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We used this same </w:t>
      </w:r>
      <w:del w:id="41" w:author="Levi, Taal" w:date="2024-10-24T10:32:00Z" w16du:dateUtc="2024-10-24T17:32:00Z">
        <w:r w:rsidDel="00B35BBE">
          <w:rPr>
            <w:rFonts w:ascii="Times New Roman" w:eastAsiaTheme="minorEastAsia" w:hAnsi="Times New Roman" w:cs="Times New Roman"/>
            <w:sz w:val="24"/>
            <w:szCs w:val="24"/>
          </w:rPr>
          <w:delText xml:space="preserve">equation </w:delText>
        </w:r>
      </w:del>
      <w:ins w:id="42" w:author="Levi, Taal" w:date="2024-10-24T10:32:00Z" w16du:dateUtc="2024-10-24T17:32:00Z">
        <w:r w:rsidR="00B35BBE">
          <w:rPr>
            <w:rFonts w:ascii="Times New Roman" w:eastAsiaTheme="minorEastAsia" w:hAnsi="Times New Roman" w:cs="Times New Roman"/>
            <w:sz w:val="24"/>
            <w:szCs w:val="24"/>
          </w:rPr>
          <w:t>approach</w:t>
        </w:r>
        <w:r w:rsidR="00B35BBE">
          <w:rPr>
            <w:rFonts w:ascii="Times New Roman" w:eastAsiaTheme="minorEastAsia" w:hAnsi="Times New Roman" w:cs="Times New Roman"/>
            <w:sz w:val="24"/>
            <w:szCs w:val="24"/>
          </w:rPr>
          <w:t xml:space="preserve"> </w:t>
        </w:r>
      </w:ins>
      <w:r>
        <w:rPr>
          <w:rFonts w:ascii="Times New Roman" w:eastAsiaTheme="minorEastAsia" w:hAnsi="Times New Roman" w:cs="Times New Roman"/>
          <w:sz w:val="24"/>
          <w:szCs w:val="24"/>
        </w:rPr>
        <w:t xml:space="preserve">to estimate the DO concentration for each calculated fish depth. </w:t>
      </w:r>
      <w:r w:rsidR="009E5788">
        <w:rPr>
          <w:rFonts w:ascii="Times New Roman" w:eastAsiaTheme="minorEastAsia" w:hAnsi="Times New Roman" w:cs="Times New Roman"/>
          <w:sz w:val="24"/>
          <w:szCs w:val="24"/>
        </w:rPr>
        <w:t>We used these data to</w:t>
      </w:r>
      <w:r w:rsidR="00811080">
        <w:rPr>
          <w:rFonts w:ascii="Times New Roman" w:eastAsiaTheme="minorEastAsia" w:hAnsi="Times New Roman" w:cs="Times New Roman"/>
          <w:sz w:val="24"/>
          <w:szCs w:val="24"/>
        </w:rPr>
        <w:t xml:space="preserve"> determine the maximum daily temperature and minimum daily DO encountered by tagged fish in each cold-water alcove habitat</w:t>
      </w:r>
      <w:r w:rsidR="00F8728F">
        <w:rPr>
          <w:rFonts w:ascii="Times New Roman" w:eastAsiaTheme="minorEastAsia" w:hAnsi="Times New Roman" w:cs="Times New Roman"/>
          <w:sz w:val="24"/>
          <w:szCs w:val="24"/>
        </w:rPr>
        <w:t>, which were plotted using boxplots</w:t>
      </w:r>
      <w:r w:rsidR="00811080">
        <w:rPr>
          <w:rFonts w:ascii="Times New Roman" w:eastAsiaTheme="minorEastAsia" w:hAnsi="Times New Roman" w:cs="Times New Roman"/>
          <w:sz w:val="24"/>
          <w:szCs w:val="24"/>
        </w:rPr>
        <w:t xml:space="preserve">. </w:t>
      </w:r>
      <w:r w:rsidR="00D059F0">
        <w:rPr>
          <w:rFonts w:ascii="Times New Roman" w:eastAsiaTheme="minorEastAsia" w:hAnsi="Times New Roman" w:cs="Times New Roman"/>
          <w:sz w:val="24"/>
          <w:szCs w:val="24"/>
        </w:rPr>
        <w:t>Our analysis was limited to</w:t>
      </w:r>
      <w:r w:rsidR="00D059F0" w:rsidRPr="00CD437D">
        <w:rPr>
          <w:rFonts w:ascii="Times New Roman" w:eastAsiaTheme="minorEastAsia" w:hAnsi="Times New Roman" w:cs="Times New Roman"/>
          <w:sz w:val="24"/>
          <w:szCs w:val="24"/>
        </w:rPr>
        <w:t xml:space="preserve"> data collected 5-days post fish capture to ensure cortisol levels and swimming behavior had returned to normal </w:t>
      </w:r>
      <w:sdt>
        <w:sdtPr>
          <w:rPr>
            <w:rFonts w:ascii="Times New Roman" w:eastAsiaTheme="minorEastAsia" w:hAnsi="Times New Roman" w:cs="Times New Roman"/>
            <w:color w:val="000000"/>
            <w:sz w:val="24"/>
            <w:szCs w:val="24"/>
          </w:rPr>
          <w:tag w:val="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
          <w:id w:val="2057118107"/>
          <w:placeholder>
            <w:docPart w:val="DefaultPlaceholder_-1854013440"/>
          </w:placeholder>
        </w:sdtPr>
        <w:sdtContent>
          <w:r w:rsidR="00223C12" w:rsidRPr="00223C12">
            <w:rPr>
              <w:rFonts w:ascii="Times New Roman" w:eastAsiaTheme="minorEastAsia" w:hAnsi="Times New Roman" w:cs="Times New Roman"/>
              <w:color w:val="000000"/>
              <w:sz w:val="24"/>
              <w:szCs w:val="24"/>
            </w:rPr>
            <w:t>(Jepsen et al., 2005)</w:t>
          </w:r>
        </w:sdtContent>
      </w:sdt>
      <w:r w:rsidR="00D059F0" w:rsidRPr="00CD437D">
        <w:rPr>
          <w:rFonts w:ascii="Times New Roman" w:eastAsiaTheme="minorEastAsia" w:hAnsi="Times New Roman" w:cs="Times New Roman"/>
          <w:sz w:val="24"/>
          <w:szCs w:val="24"/>
        </w:rPr>
        <w:t xml:space="preserve">.  </w:t>
      </w:r>
    </w:p>
    <w:p w14:paraId="664E9817" w14:textId="77777777" w:rsidR="00C42A4C" w:rsidRDefault="00C42A4C" w:rsidP="00C42A4C">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Pr>
          <w:rFonts w:ascii="Times New Roman" w:hAnsi="Times New Roman" w:cs="Times New Roman"/>
          <w:i/>
          <w:sz w:val="24"/>
          <w:szCs w:val="24"/>
        </w:rPr>
        <w:t>function</w:t>
      </w:r>
    </w:p>
    <w:p w14:paraId="702D8F6E" w14:textId="3B6D9946" w:rsidR="00C42A4C" w:rsidRDefault="00C42A4C" w:rsidP="00F56768">
      <w:pPr>
        <w:spacing w:line="480" w:lineRule="auto"/>
        <w:ind w:firstLine="720"/>
        <w:rPr>
          <w:rFonts w:ascii="Times New Roman" w:hAnsi="Times New Roman" w:cs="Times New Roman"/>
          <w:sz w:val="24"/>
          <w:szCs w:val="24"/>
        </w:rPr>
      </w:pPr>
      <w:commentRangeStart w:id="43"/>
      <w:r>
        <w:rPr>
          <w:rFonts w:ascii="Times New Roman" w:hAnsi="Times New Roman" w:cs="Times New Roman"/>
          <w:sz w:val="24"/>
          <w:szCs w:val="24"/>
        </w:rPr>
        <w:t xml:space="preserve">We </w:t>
      </w:r>
      <w:r w:rsidR="009E5788">
        <w:rPr>
          <w:rFonts w:ascii="Times New Roman" w:hAnsi="Times New Roman" w:cs="Times New Roman"/>
          <w:sz w:val="24"/>
          <w:szCs w:val="24"/>
        </w:rPr>
        <w:t xml:space="preserve">then </w:t>
      </w:r>
      <w:r>
        <w:rPr>
          <w:rFonts w:ascii="Times New Roman" w:hAnsi="Times New Roman" w:cs="Times New Roman"/>
          <w:sz w:val="24"/>
          <w:szCs w:val="24"/>
        </w:rPr>
        <w:t xml:space="preserve">used </w:t>
      </w:r>
      <w:r w:rsidR="00D137F0">
        <w:rPr>
          <w:rFonts w:ascii="Times New Roman" w:hAnsi="Times New Roman" w:cs="Times New Roman"/>
          <w:sz w:val="24"/>
          <w:szCs w:val="24"/>
        </w:rPr>
        <w:t xml:space="preserve">Cox proportional hazards models to </w:t>
      </w:r>
      <w:r>
        <w:rPr>
          <w:rFonts w:ascii="Times New Roman" w:hAnsi="Times New Roman" w:cs="Times New Roman"/>
          <w:sz w:val="24"/>
          <w:szCs w:val="24"/>
        </w:rPr>
        <w:t>test for temporal patterns in fish habitat selection.</w:t>
      </w:r>
      <w:commentRangeEnd w:id="43"/>
      <w:r w:rsidR="00B35BBE">
        <w:rPr>
          <w:rStyle w:val="CommentReference"/>
        </w:rPr>
        <w:commentReference w:id="43"/>
      </w:r>
      <w:r>
        <w:rPr>
          <w:rFonts w:ascii="Times New Roman" w:hAnsi="Times New Roman" w:cs="Times New Roman"/>
          <w:sz w:val="24"/>
          <w:szCs w:val="24"/>
        </w:rPr>
        <w:t xml:space="preserve"> Analyses were performed </w:t>
      </w:r>
      <w:r w:rsidR="00596A91">
        <w:rPr>
          <w:rFonts w:ascii="Times New Roman" w:hAnsi="Times New Roman" w:cs="Times New Roman"/>
          <w:sz w:val="24"/>
          <w:szCs w:val="24"/>
        </w:rPr>
        <w:t xml:space="preserve">for </w:t>
      </w:r>
      <w:r>
        <w:rPr>
          <w:rFonts w:ascii="Times New Roman" w:hAnsi="Times New Roman" w:cs="Times New Roman"/>
          <w:sz w:val="24"/>
          <w:szCs w:val="24"/>
        </w:rPr>
        <w:t xml:space="preserve">the two-hour periods of lowest and highest DO in Blue Ruin and Norwood </w:t>
      </w:r>
      <w:r w:rsidR="00387593">
        <w:rPr>
          <w:rFonts w:ascii="Times New Roman" w:hAnsi="Times New Roman" w:cs="Times New Roman"/>
          <w:sz w:val="24"/>
          <w:szCs w:val="24"/>
        </w:rPr>
        <w:t>alcoves and</w:t>
      </w:r>
      <w:r>
        <w:rPr>
          <w:rFonts w:ascii="Times New Roman" w:hAnsi="Times New Roman" w:cs="Times New Roman"/>
          <w:sz w:val="24"/>
          <w:szCs w:val="24"/>
        </w:rPr>
        <w:t xml:space="preserve"> comprised 1-week of data (July 30 to August 6, commencing 5-days after fish were released into net pens). </w:t>
      </w:r>
      <w:commentRangeStart w:id="44"/>
      <w:r>
        <w:rPr>
          <w:rFonts w:ascii="Times New Roman" w:hAnsi="Times New Roman" w:cs="Times New Roman"/>
          <w:sz w:val="24"/>
          <w:szCs w:val="24"/>
        </w:rPr>
        <w:t>First, we used linear interpolation to estimate temperature and DO at a finer vertical resolution.</w:t>
      </w:r>
      <w:commentRangeEnd w:id="44"/>
      <w:r w:rsidR="00B35BBE">
        <w:rPr>
          <w:rStyle w:val="CommentReference"/>
        </w:rPr>
        <w:commentReference w:id="44"/>
      </w:r>
      <w:r>
        <w:rPr>
          <w:rFonts w:ascii="Times New Roman" w:hAnsi="Times New Roman" w:cs="Times New Roman"/>
          <w:sz w:val="24"/>
          <w:szCs w:val="24"/>
        </w:rPr>
        <w:t xml:space="preserve"> For each time-step, 10-depths were randomly selected from a uniform distribution that spanned the full depth of the water column (0.1m precision), and temperature and DO were estimated for each depth. Temperature and DO measurements were standardized </w:t>
      </w:r>
      <w:ins w:id="45" w:author="Levi, Taal" w:date="2024-10-24T10:35:00Z" w16du:dateUtc="2024-10-24T17:35:00Z">
        <w:r w:rsidR="00B35BBE">
          <w:rPr>
            <w:rFonts w:ascii="Times New Roman" w:hAnsi="Times New Roman" w:cs="Times New Roman"/>
            <w:sz w:val="24"/>
            <w:szCs w:val="24"/>
          </w:rPr>
          <w:t xml:space="preserve">with a mean of 0 and standard deviation of 1 </w:t>
        </w:r>
      </w:ins>
      <w:r>
        <w:rPr>
          <w:rFonts w:ascii="Times New Roman" w:hAnsi="Times New Roman" w:cs="Times New Roman"/>
          <w:sz w:val="24"/>
          <w:szCs w:val="24"/>
        </w:rPr>
        <w:t xml:space="preserve">to facilitate comparison and to improve model fit. We used these temperature-DO profile sets to calculate the relative probability of selection, given the range of temperature and DO available. As described </w:t>
      </w:r>
      <w:r>
        <w:rPr>
          <w:rFonts w:ascii="Times New Roman" w:hAnsi="Times New Roman" w:cs="Times New Roman"/>
          <w:sz w:val="24"/>
          <w:szCs w:val="24"/>
        </w:rPr>
        <w:lastRenderedPageBreak/>
        <w:t>by</w:t>
      </w:r>
      <w:r w:rsidRPr="00116A8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
          <w:id w:val="-2017060842"/>
          <w:placeholder>
            <w:docPart w:val="DefaultPlaceholder_-1854013440"/>
          </w:placeholder>
        </w:sdtPr>
        <w:sdtContent>
          <w:r w:rsidR="00223C12" w:rsidRPr="00223C12">
            <w:rPr>
              <w:rFonts w:ascii="Times New Roman" w:hAnsi="Times New Roman" w:cs="Times New Roman"/>
              <w:color w:val="000000"/>
              <w:sz w:val="24"/>
              <w:szCs w:val="24"/>
            </w:rPr>
            <w:t>Manly et al. (2012)</w:t>
          </w:r>
        </w:sdtContent>
      </w:sdt>
      <w:r>
        <w:rPr>
          <w:rFonts w:ascii="Times New Roman" w:hAnsi="Times New Roman" w:cs="Times New Roman"/>
          <w:sz w:val="24"/>
          <w:szCs w:val="24"/>
        </w:rPr>
        <w:t xml:space="preserve">, we estimated </w:t>
      </w:r>
      <w:r w:rsidRPr="00116A86">
        <w:rPr>
          <w:rFonts w:ascii="Times New Roman" w:hAnsi="Times New Roman" w:cs="Times New Roman"/>
          <w:i/>
          <w:sz w:val="24"/>
          <w:szCs w:val="24"/>
        </w:rPr>
        <w:t>C(i)</w:t>
      </w:r>
      <w:r>
        <w:rPr>
          <w:rFonts w:ascii="Times New Roman" w:hAnsi="Times New Roman" w:cs="Times New Roman"/>
          <w:sz w:val="24"/>
          <w:szCs w:val="24"/>
        </w:rPr>
        <w:t xml:space="preserve">, the relative probability of selection for resource unit </w:t>
      </w:r>
      <w:r>
        <w:rPr>
          <w:rFonts w:ascii="Times New Roman" w:hAnsi="Times New Roman" w:cs="Times New Roman"/>
          <w:i/>
          <w:sz w:val="24"/>
          <w:szCs w:val="24"/>
        </w:rPr>
        <w:t>i</w:t>
      </w:r>
      <w:r>
        <w:rPr>
          <w:rFonts w:ascii="Times New Roman" w:hAnsi="Times New Roman" w:cs="Times New Roman"/>
          <w:sz w:val="24"/>
          <w:szCs w:val="24"/>
        </w:rPr>
        <w:t xml:space="preserve">, as </w:t>
      </w:r>
    </w:p>
    <w:p w14:paraId="1EE47070" w14:textId="25104E89" w:rsidR="00C42A4C" w:rsidRDefault="00C42A4C" w:rsidP="00C42A4C">
      <w:pPr>
        <w:rPr>
          <w:rFonts w:ascii="Times New Roman" w:hAnsi="Times New Roman" w:cs="Times New Roman"/>
          <w:sz w:val="24"/>
          <w:szCs w:val="24"/>
          <w:lang w:eastAsia="ja-JP"/>
        </w:rPr>
      </w:pPr>
      <m:oMathPara>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i</m:t>
              </m:r>
            </m:e>
          </m:d>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num>
            <m:den>
              <m:nary>
                <m:naryPr>
                  <m:chr m:val="∑"/>
                  <m:limLoc m:val="subSup"/>
                  <m:supHide m:val="1"/>
                  <m:ctrlPr>
                    <w:rPr>
                      <w:rFonts w:ascii="Cambria Math" w:hAnsi="Cambria Math" w:cs="Times New Roman"/>
                      <w:sz w:val="24"/>
                      <w:szCs w:val="24"/>
                    </w:rPr>
                  </m:ctrlPr>
                </m:naryPr>
                <m:sub>
                  <m:r>
                    <w:rPr>
                      <w:rFonts w:ascii="Cambria Math" w:hAnsi="Cambria Math" w:cs="Times New Roman"/>
                      <w:sz w:val="24"/>
                      <w:szCs w:val="24"/>
                    </w:rPr>
                    <m:t>k∈(</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m:t>
                      </m:r>
                    </m:sup>
                  </m:sSup>
                  <m:r>
                    <w:rPr>
                      <w:rFonts w:ascii="Cambria Math" w:hAnsi="Cambria Math" w:cs="Times New Roman"/>
                      <w:sz w:val="24"/>
                      <w:szCs w:val="24"/>
                    </w:rPr>
                    <m:t>∪A)</m:t>
                  </m:r>
                </m:sub>
                <m:sup/>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e>
              </m:nary>
            </m:den>
          </m:f>
          <m:r>
            <m:rPr>
              <m:sty m:val="p"/>
            </m:rPr>
            <w:rPr>
              <w:rFonts w:ascii="Times New Roman" w:eastAsiaTheme="minorEastAsia" w:hAnsi="Times New Roman" w:cs="Times New Roman"/>
              <w:sz w:val="24"/>
              <w:szCs w:val="24"/>
            </w:rPr>
            <w:br/>
          </m:r>
        </m:oMath>
      </m:oMathPara>
    </w:p>
    <w:p w14:paraId="3CBA4DBB" w14:textId="5CCC7ACF" w:rsidR="00C42A4C" w:rsidRDefault="00C42A4C" w:rsidP="00C42A4C">
      <w:pPr>
        <w:spacing w:line="480" w:lineRule="auto"/>
        <w:rPr>
          <w:rFonts w:ascii="Times New Roman" w:hAnsi="Times New Roman" w:cs="Times New Roman"/>
          <w:sz w:val="24"/>
          <w:szCs w:val="24"/>
          <w:lang w:eastAsia="ja-JP"/>
        </w:rPr>
      </w:pPr>
      <w:r>
        <w:rPr>
          <w:rFonts w:ascii="Times New Roman" w:hAnsi="Times New Roman" w:cs="Times New Roman"/>
          <w:sz w:val="24"/>
          <w:szCs w:val="24"/>
          <w:lang w:eastAsia="ja-JP"/>
        </w:rPr>
        <w:t xml:space="preserve">where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i1</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 xml:space="preserve">and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i2</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 xml:space="preserve">were the temperature and DO values, </w:t>
      </w:r>
      <w:commentRangeStart w:id="46"/>
      <w:r>
        <w:rPr>
          <w:rFonts w:ascii="Times New Roman" w:hAnsi="Times New Roman" w:cs="Times New Roman"/>
          <w:sz w:val="24"/>
          <w:szCs w:val="24"/>
          <w:lang w:eastAsia="ja-JP"/>
        </w:rPr>
        <w:t>β</w:t>
      </w:r>
      <w:r>
        <w:rPr>
          <w:rFonts w:ascii="Times New Roman" w:hAnsi="Times New Roman" w:cs="Times New Roman"/>
          <w:sz w:val="24"/>
          <w:szCs w:val="24"/>
          <w:vertAlign w:val="subscript"/>
          <w:lang w:eastAsia="ja-JP"/>
        </w:rPr>
        <w:t xml:space="preserve">1 </w:t>
      </w:r>
      <w:r>
        <w:rPr>
          <w:rFonts w:ascii="Times New Roman" w:hAnsi="Times New Roman" w:cs="Times New Roman"/>
          <w:sz w:val="24"/>
          <w:szCs w:val="24"/>
          <w:lang w:eastAsia="ja-JP"/>
        </w:rPr>
        <w:t>– β</w:t>
      </w:r>
      <w:r>
        <w:rPr>
          <w:rFonts w:ascii="Times New Roman" w:hAnsi="Times New Roman" w:cs="Times New Roman"/>
          <w:sz w:val="24"/>
          <w:szCs w:val="24"/>
          <w:vertAlign w:val="subscript"/>
          <w:lang w:eastAsia="ja-JP"/>
        </w:rPr>
        <w:t xml:space="preserve">3 </w:t>
      </w:r>
      <w:commentRangeEnd w:id="46"/>
      <w:r w:rsidR="00B35BBE">
        <w:rPr>
          <w:rStyle w:val="CommentReference"/>
        </w:rPr>
        <w:commentReference w:id="46"/>
      </w:r>
      <w:r>
        <w:rPr>
          <w:rFonts w:ascii="Times New Roman" w:hAnsi="Times New Roman" w:cs="Times New Roman"/>
          <w:sz w:val="24"/>
          <w:szCs w:val="24"/>
          <w:lang w:eastAsia="ja-JP"/>
        </w:rPr>
        <w:t xml:space="preserve">were the coefficients associated with these values, and </w:t>
      </w:r>
      <w:r>
        <w:rPr>
          <w:rFonts w:ascii="Times New Roman" w:hAnsi="Times New Roman" w:cs="Times New Roman"/>
          <w:i/>
          <w:sz w:val="24"/>
          <w:szCs w:val="24"/>
          <w:lang w:eastAsia="ja-JP"/>
        </w:rPr>
        <w:t xml:space="preserve">k </w:t>
      </w:r>
      <w:r>
        <w:rPr>
          <w:rFonts w:ascii="Times New Roman" w:hAnsi="Times New Roman" w:cs="Times New Roman"/>
          <w:sz w:val="24"/>
          <w:szCs w:val="24"/>
          <w:lang w:eastAsia="ja-JP"/>
        </w:rPr>
        <w:t xml:space="preserve">included the indices for all units in the set (i.e. </w:t>
      </w:r>
      <w:proofErr w:type="spellStart"/>
      <w:r>
        <w:rPr>
          <w:rFonts w:ascii="Times New Roman" w:hAnsi="Times New Roman" w:cs="Times New Roman"/>
          <w:sz w:val="24"/>
          <w:szCs w:val="24"/>
          <w:lang w:eastAsia="ja-JP"/>
        </w:rPr>
        <w:t>the</w:t>
      </w:r>
      <w:proofErr w:type="spellEnd"/>
      <w:r>
        <w:rPr>
          <w:rFonts w:ascii="Times New Roman" w:hAnsi="Times New Roman" w:cs="Times New Roman"/>
          <w:sz w:val="24"/>
          <w:szCs w:val="24"/>
          <w:lang w:eastAsia="ja-JP"/>
        </w:rPr>
        <w:t xml:space="preserve"> used units, </w:t>
      </w:r>
      <w:r>
        <w:rPr>
          <w:rFonts w:ascii="Times New Roman" w:hAnsi="Times New Roman" w:cs="Times New Roman"/>
          <w:i/>
          <w:sz w:val="24"/>
          <w:szCs w:val="24"/>
          <w:lang w:eastAsia="ja-JP"/>
        </w:rPr>
        <w:t>U’</w:t>
      </w:r>
      <w:r>
        <w:rPr>
          <w:rFonts w:ascii="Times New Roman" w:hAnsi="Times New Roman" w:cs="Times New Roman"/>
          <w:sz w:val="24"/>
          <w:szCs w:val="24"/>
          <w:lang w:eastAsia="ja-JP"/>
        </w:rPr>
        <w:t xml:space="preserve">, and all available units, </w:t>
      </w:r>
      <w:r>
        <w:rPr>
          <w:rFonts w:ascii="Times New Roman" w:hAnsi="Times New Roman" w:cs="Times New Roman"/>
          <w:i/>
          <w:sz w:val="24"/>
          <w:szCs w:val="24"/>
          <w:lang w:eastAsia="ja-JP"/>
        </w:rPr>
        <w:t>A</w:t>
      </w:r>
      <w:r>
        <w:rPr>
          <w:rFonts w:ascii="Times New Roman" w:hAnsi="Times New Roman" w:cs="Times New Roman"/>
          <w:sz w:val="24"/>
          <w:szCs w:val="24"/>
          <w:lang w:eastAsia="ja-JP"/>
        </w:rPr>
        <w:t xml:space="preserve">). </w:t>
      </w:r>
      <w:r>
        <w:rPr>
          <w:rFonts w:ascii="Times New Roman" w:hAnsi="Times New Roman" w:cs="Times New Roman"/>
          <w:sz w:val="24"/>
          <w:szCs w:val="24"/>
        </w:rPr>
        <w:t xml:space="preserve">The result was four model sets, one for each data subset. </w:t>
      </w:r>
      <w:commentRangeStart w:id="47"/>
      <w:r w:rsidR="00811080">
        <w:rPr>
          <w:rFonts w:ascii="Times New Roman" w:hAnsi="Times New Roman" w:cs="Times New Roman"/>
          <w:sz w:val="24"/>
          <w:szCs w:val="24"/>
        </w:rPr>
        <w:t xml:space="preserve">Models were fit using the </w:t>
      </w:r>
      <w:proofErr w:type="spellStart"/>
      <w:r w:rsidR="00811080">
        <w:rPr>
          <w:rFonts w:ascii="Times New Roman" w:hAnsi="Times New Roman" w:cs="Times New Roman"/>
          <w:sz w:val="24"/>
          <w:szCs w:val="24"/>
        </w:rPr>
        <w:t>mgcv</w:t>
      </w:r>
      <w:proofErr w:type="spellEnd"/>
      <w:r w:rsidR="00811080">
        <w:rPr>
          <w:rFonts w:ascii="Times New Roman" w:hAnsi="Times New Roman" w:cs="Times New Roman"/>
          <w:sz w:val="24"/>
          <w:szCs w:val="24"/>
        </w:rPr>
        <w:t xml:space="preserve"> package </w:t>
      </w:r>
      <w:sdt>
        <w:sdtPr>
          <w:rPr>
            <w:rFonts w:ascii="Times New Roman" w:hAnsi="Times New Roman" w:cs="Times New Roman"/>
            <w:color w:val="000000"/>
            <w:sz w:val="24"/>
            <w:szCs w:val="24"/>
          </w:rPr>
          <w:tag w:val="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
          <w:id w:val="-1595003219"/>
          <w:placeholder>
            <w:docPart w:val="DefaultPlaceholder_-1854013440"/>
          </w:placeholder>
        </w:sdtPr>
        <w:sdtContent>
          <w:r w:rsidR="0028590D" w:rsidRPr="0028590D">
            <w:rPr>
              <w:rFonts w:ascii="Times New Roman" w:hAnsi="Times New Roman" w:cs="Times New Roman"/>
              <w:color w:val="000000"/>
              <w:sz w:val="24"/>
              <w:szCs w:val="24"/>
            </w:rPr>
            <w:t>(Wood, 2015)</w:t>
          </w:r>
        </w:sdtContent>
      </w:sdt>
      <w:r w:rsidR="0028590D">
        <w:rPr>
          <w:rFonts w:ascii="Times New Roman" w:hAnsi="Times New Roman" w:cs="Times New Roman"/>
          <w:color w:val="000000"/>
          <w:sz w:val="24"/>
          <w:szCs w:val="24"/>
        </w:rPr>
        <w:t xml:space="preserve"> </w:t>
      </w:r>
      <w:r w:rsidR="00D137F0">
        <w:rPr>
          <w:rFonts w:ascii="Times New Roman" w:hAnsi="Times New Roman" w:cs="Times New Roman"/>
          <w:sz w:val="24"/>
          <w:szCs w:val="24"/>
        </w:rPr>
        <w:t xml:space="preserve">using REML estimated smoothing parameters </w:t>
      </w:r>
      <w:sdt>
        <w:sdtPr>
          <w:rPr>
            <w:rFonts w:ascii="Times New Roman" w:hAnsi="Times New Roman" w:cs="Times New Roman"/>
            <w:color w:val="000000"/>
            <w:sz w:val="24"/>
            <w:szCs w:val="24"/>
          </w:rPr>
          <w:tag w:val="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
          <w:id w:val="40796824"/>
          <w:placeholder>
            <w:docPart w:val="DefaultPlaceholder_-1854013440"/>
          </w:placeholder>
        </w:sdtPr>
        <w:sdtContent>
          <w:r w:rsidR="00AB3B4C" w:rsidRPr="00AB3B4C">
            <w:rPr>
              <w:rFonts w:ascii="Times New Roman" w:hAnsi="Times New Roman" w:cs="Times New Roman"/>
              <w:color w:val="000000"/>
              <w:sz w:val="24"/>
              <w:szCs w:val="24"/>
            </w:rPr>
            <w:t>(Wood, 2004)</w:t>
          </w:r>
        </w:sdtContent>
      </w:sdt>
      <w:r w:rsidR="00D137F0">
        <w:rPr>
          <w:rFonts w:ascii="Times New Roman" w:hAnsi="Times New Roman" w:cs="Times New Roman"/>
          <w:sz w:val="24"/>
          <w:szCs w:val="24"/>
        </w:rPr>
        <w:t xml:space="preserve">. </w:t>
      </w:r>
      <w:commentRangeEnd w:id="47"/>
      <w:r w:rsidR="00B35BBE">
        <w:rPr>
          <w:rStyle w:val="CommentReference"/>
        </w:rPr>
        <w:commentReference w:id="47"/>
      </w:r>
    </w:p>
    <w:p w14:paraId="12C5CCF2" w14:textId="6BFF8543" w:rsidR="00267A04" w:rsidRDefault="00C42A4C" w:rsidP="00F56768">
      <w:pPr>
        <w:spacing w:line="480" w:lineRule="auto"/>
        <w:ind w:firstLine="720"/>
      </w:pPr>
      <w:r>
        <w:rPr>
          <w:rFonts w:ascii="Times New Roman" w:hAnsi="Times New Roman" w:cs="Times New Roman"/>
          <w:sz w:val="24"/>
          <w:szCs w:val="24"/>
        </w:rPr>
        <w:t xml:space="preserve">We then created prediction data frames where temperature was allowed to vary across the full range of values recorded, while DO was held constant at </w:t>
      </w:r>
      <w:r w:rsidR="0012206B" w:rsidRPr="0012206B">
        <w:rPr>
          <w:rFonts w:ascii="Times New Roman" w:hAnsi="Times New Roman" w:cs="Times New Roman"/>
          <w:sz w:val="24"/>
          <w:szCs w:val="24"/>
        </w:rPr>
        <w:t>4</w:t>
      </w:r>
      <w:r w:rsidR="0012206B">
        <w:rPr>
          <w:rFonts w:ascii="Times New Roman" w:hAnsi="Times New Roman" w:cs="Times New Roman"/>
          <w:sz w:val="24"/>
          <w:szCs w:val="24"/>
        </w:rPr>
        <w:t>mg•L</w:t>
      </w:r>
      <w:r w:rsidR="0012206B">
        <w:rPr>
          <w:rFonts w:ascii="Times New Roman" w:hAnsi="Times New Roman" w:cs="Times New Roman"/>
          <w:sz w:val="24"/>
          <w:szCs w:val="24"/>
          <w:vertAlign w:val="superscript"/>
        </w:rPr>
        <w:t>-1</w:t>
      </w:r>
      <w:r w:rsidR="0012206B" w:rsidRPr="0012206B">
        <w:rPr>
          <w:rFonts w:ascii="Times New Roman" w:hAnsi="Times New Roman" w:cs="Times New Roman"/>
          <w:sz w:val="24"/>
          <w:szCs w:val="24"/>
        </w:rPr>
        <w:t xml:space="preserve">, a cutoff representing the EPA 24-hour minimum DO criteria for cold water fish (DO below this </w:t>
      </w:r>
      <w:r w:rsidR="009E5788">
        <w:rPr>
          <w:rFonts w:ascii="Times New Roman" w:hAnsi="Times New Roman" w:cs="Times New Roman"/>
          <w:sz w:val="24"/>
          <w:szCs w:val="24"/>
        </w:rPr>
        <w:t xml:space="preserve">threshold </w:t>
      </w:r>
      <w:r w:rsidR="0012206B" w:rsidRPr="0012206B">
        <w:rPr>
          <w:rFonts w:ascii="Times New Roman" w:hAnsi="Times New Roman" w:cs="Times New Roman"/>
          <w:sz w:val="24"/>
          <w:szCs w:val="24"/>
        </w:rPr>
        <w:t>becomes stressful</w:t>
      </w:r>
      <w:r w:rsidR="007A113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
          <w:id w:val="-1238089627"/>
          <w:placeholder>
            <w:docPart w:val="DefaultPlaceholder_-1854013440"/>
          </w:placeholder>
        </w:sdtPr>
        <w:sdtContent>
          <w:r w:rsidR="003E226A" w:rsidRPr="003E226A">
            <w:rPr>
              <w:rFonts w:ascii="Times New Roman" w:hAnsi="Times New Roman" w:cs="Times New Roman"/>
              <w:color w:val="000000"/>
              <w:sz w:val="24"/>
              <w:szCs w:val="24"/>
            </w:rPr>
            <w:t>USEPA, 1987)</w:t>
          </w:r>
        </w:sdtContent>
      </w:sdt>
      <w:r>
        <w:rPr>
          <w:rFonts w:ascii="Times New Roman" w:hAnsi="Times New Roman" w:cs="Times New Roman"/>
          <w:sz w:val="24"/>
          <w:szCs w:val="24"/>
        </w:rPr>
        <w:t>. Finally, we plotted selection predictions and their 95% confidence intervals</w:t>
      </w:r>
      <w:r w:rsidR="007A1134">
        <w:rPr>
          <w:rFonts w:ascii="Times New Roman" w:hAnsi="Times New Roman" w:cs="Times New Roman"/>
          <w:sz w:val="24"/>
          <w:szCs w:val="24"/>
        </w:rPr>
        <w:t xml:space="preserve"> </w:t>
      </w:r>
      <w:r w:rsidR="0020159F">
        <w:rPr>
          <w:rFonts w:ascii="Times New Roman" w:hAnsi="Times New Roman" w:cs="Times New Roman"/>
          <w:sz w:val="24"/>
          <w:szCs w:val="24"/>
        </w:rPr>
        <w:t>across the s</w:t>
      </w:r>
      <w:r>
        <w:rPr>
          <w:rFonts w:ascii="Times New Roman" w:hAnsi="Times New Roman" w:cs="Times New Roman"/>
          <w:sz w:val="24"/>
          <w:szCs w:val="24"/>
        </w:rPr>
        <w:t>pan of temperature-DO combinations</w:t>
      </w:r>
      <w:r w:rsidR="0020159F">
        <w:rPr>
          <w:rFonts w:ascii="Times New Roman" w:hAnsi="Times New Roman" w:cs="Times New Roman"/>
          <w:sz w:val="24"/>
          <w:szCs w:val="24"/>
        </w:rPr>
        <w:t xml:space="preserve"> selected by tagged fish.</w:t>
      </w:r>
      <w:r>
        <w:rPr>
          <w:rFonts w:ascii="Times New Roman" w:hAnsi="Times New Roman" w:cs="Times New Roman"/>
          <w:sz w:val="24"/>
          <w:szCs w:val="24"/>
        </w:rPr>
        <w:t xml:space="preserve"> </w:t>
      </w:r>
    </w:p>
    <w:p w14:paraId="64372F8B" w14:textId="5429E651" w:rsidR="00C42A4C"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46022629" w14:textId="3540D9AB" w:rsidR="000072FE" w:rsidRDefault="000072FE" w:rsidP="000072FE">
      <w:pPr>
        <w:spacing w:line="480" w:lineRule="auto"/>
        <w:rPr>
          <w:rFonts w:ascii="Times New Roman" w:hAnsi="Times New Roman" w:cs="Times New Roman"/>
          <w:i/>
          <w:sz w:val="24"/>
          <w:szCs w:val="24"/>
        </w:rPr>
      </w:pPr>
      <w:r>
        <w:rPr>
          <w:rFonts w:ascii="Times New Roman" w:hAnsi="Times New Roman" w:cs="Times New Roman"/>
          <w:i/>
          <w:sz w:val="24"/>
          <w:szCs w:val="24"/>
        </w:rPr>
        <w:t>Vertical and diel variation in temperature and DO</w:t>
      </w:r>
    </w:p>
    <w:p w14:paraId="6675887E" w14:textId="0D3616CF" w:rsidR="000072FE" w:rsidRPr="00A24D79" w:rsidRDefault="00A77F12" w:rsidP="00FB3FAB">
      <w:pPr>
        <w:pStyle w:val="CommentText"/>
        <w:spacing w:line="480" w:lineRule="auto"/>
        <w:ind w:firstLine="720"/>
      </w:pPr>
      <w:r>
        <w:rPr>
          <w:rFonts w:ascii="Times New Roman" w:hAnsi="Times New Roman" w:cs="Times New Roman"/>
          <w:sz w:val="24"/>
          <w:szCs w:val="24"/>
        </w:rPr>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0501C4">
        <w:rPr>
          <w:rStyle w:val="CommentReference"/>
        </w:rPr>
        <w:annotationRef/>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5B7213">
        <w:rPr>
          <w:rFonts w:ascii="Times New Roman" w:hAnsi="Times New Roman" w:cs="Times New Roman"/>
          <w:sz w:val="24"/>
          <w:szCs w:val="24"/>
        </w:rPr>
        <w:t xml:space="preserve">bottom </w:t>
      </w:r>
      <w:r w:rsidR="00AE6379">
        <w:rPr>
          <w:rFonts w:ascii="Times New Roman" w:hAnsi="Times New Roman" w:cs="Times New Roman"/>
          <w:sz w:val="24"/>
          <w:szCs w:val="24"/>
        </w:rPr>
        <w:t xml:space="preserve">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 xml:space="preserve">ached levels </w:t>
      </w:r>
      <w:proofErr w:type="gramStart"/>
      <w:r w:rsidR="00AE6379">
        <w:rPr>
          <w:rFonts w:ascii="Times New Roman" w:hAnsi="Times New Roman" w:cs="Times New Roman"/>
          <w:sz w:val="24"/>
          <w:szCs w:val="24"/>
        </w:rPr>
        <w:t>similar to</w:t>
      </w:r>
      <w:proofErr w:type="gramEnd"/>
      <w:r w:rsidR="00AE6379">
        <w:rPr>
          <w:rFonts w:ascii="Times New Roman" w:hAnsi="Times New Roman" w:cs="Times New Roman"/>
          <w:sz w:val="24"/>
          <w:szCs w:val="24"/>
        </w:rPr>
        <w:t xml:space="preserve"> </w:t>
      </w:r>
      <w:r w:rsidR="007A752C">
        <w:rPr>
          <w:rFonts w:ascii="Times New Roman" w:hAnsi="Times New Roman" w:cs="Times New Roman"/>
          <w:sz w:val="24"/>
          <w:szCs w:val="24"/>
        </w:rPr>
        <w:t xml:space="preserve">or slightly warmer than </w:t>
      </w:r>
      <w:r w:rsidR="00AE6379">
        <w:rPr>
          <w:rFonts w:ascii="Times New Roman" w:hAnsi="Times New Roman" w:cs="Times New Roman"/>
          <w:sz w:val="24"/>
          <w:szCs w:val="24"/>
        </w:rPr>
        <w:t>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w:t>
      </w:r>
      <w:commentRangeStart w:id="48"/>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commentRangeEnd w:id="48"/>
      <w:r w:rsidR="00456C18">
        <w:rPr>
          <w:rStyle w:val="CommentReference"/>
        </w:rPr>
        <w:commentReference w:id="48"/>
      </w:r>
      <w:r w:rsidR="00602E6F" w:rsidRPr="00602E6F">
        <w:rPr>
          <w:sz w:val="22"/>
          <w:szCs w:val="22"/>
        </w:rPr>
        <w:t xml:space="preserve"> </w:t>
      </w:r>
      <w:r w:rsidR="00602E6F" w:rsidRPr="00602E6F">
        <w:rPr>
          <w:rFonts w:ascii="Times New Roman" w:hAnsi="Times New Roman" w:cs="Times New Roman"/>
          <w:sz w:val="24"/>
          <w:szCs w:val="24"/>
        </w:rPr>
        <w:t xml:space="preserve">The vertical range of DO </w:t>
      </w:r>
      <w:proofErr w:type="gramStart"/>
      <w:r w:rsidR="00602E6F" w:rsidRPr="00602E6F">
        <w:rPr>
          <w:rFonts w:ascii="Times New Roman" w:hAnsi="Times New Roman" w:cs="Times New Roman"/>
          <w:sz w:val="24"/>
          <w:szCs w:val="24"/>
        </w:rPr>
        <w:t>differed</w:t>
      </w:r>
      <w:proofErr w:type="gramEnd"/>
      <w:r w:rsidR="00602E6F" w:rsidRPr="00602E6F">
        <w:rPr>
          <w:rFonts w:ascii="Times New Roman" w:hAnsi="Times New Roman" w:cs="Times New Roman"/>
          <w:sz w:val="24"/>
          <w:szCs w:val="24"/>
        </w:rPr>
        <w:t xml:space="preserve"> between sites. At night in Blue Ruin, DO ranged from ~2.5 </w:t>
      </w:r>
      <w:r w:rsidR="00602E6F" w:rsidRPr="00602E6F">
        <w:rPr>
          <w:rFonts w:ascii="Times New Roman" w:hAnsi="Times New Roman" w:cs="Times New Roman"/>
          <w:sz w:val="24"/>
          <w:szCs w:val="24"/>
        </w:rPr>
        <w:lastRenderedPageBreak/>
        <w:t>mg•L⁻¹ at the bottom to 3.5 mg•L⁻¹ at the surface. At night in Norwood, DO was more vertically variable, ranging from 0.79 mg•L⁻¹ at the bottom to 7.0 mg•L⁻¹ at the surface.</w:t>
      </w:r>
      <w:r w:rsidR="00602E6F">
        <w:rPr>
          <w:rFonts w:ascii="Times New Roman" w:hAnsi="Times New Roman" w:cs="Times New Roman"/>
          <w:sz w:val="24"/>
          <w:szCs w:val="24"/>
        </w:rPr>
        <w:t xml:space="preserve"> </w:t>
      </w:r>
      <w:r w:rsidR="00131C77">
        <w:rPr>
          <w:rFonts w:ascii="Times New Roman" w:hAnsi="Times New Roman" w:cs="Times New Roman"/>
          <w:sz w:val="24"/>
          <w:szCs w:val="24"/>
        </w:rPr>
        <w:t>During</w:t>
      </w:r>
      <w:r w:rsidR="002E6ADE">
        <w:rPr>
          <w:rFonts w:ascii="Times New Roman" w:hAnsi="Times New Roman" w:cs="Times New Roman"/>
          <w:sz w:val="24"/>
          <w:szCs w:val="24"/>
        </w:rPr>
        <w:t xml:space="preserve"> the day </w:t>
      </w:r>
      <w:r w:rsidR="00131C77">
        <w:rPr>
          <w:rFonts w:ascii="Times New Roman" w:hAnsi="Times New Roman" w:cs="Times New Roman"/>
          <w:sz w:val="24"/>
          <w:szCs w:val="24"/>
        </w:rPr>
        <w:t xml:space="preserve">DO </w:t>
      </w:r>
      <w:proofErr w:type="gramStart"/>
      <w:r w:rsidR="00131C77">
        <w:rPr>
          <w:rFonts w:ascii="Times New Roman" w:hAnsi="Times New Roman" w:cs="Times New Roman"/>
          <w:sz w:val="24"/>
          <w:szCs w:val="24"/>
        </w:rPr>
        <w:t>spanned</w:t>
      </w:r>
      <w:proofErr w:type="gramEnd"/>
      <w:r w:rsidR="00131C77">
        <w:rPr>
          <w:rFonts w:ascii="Times New Roman" w:hAnsi="Times New Roman" w:cs="Times New Roman"/>
          <w:sz w:val="24"/>
          <w:szCs w:val="24"/>
        </w:rPr>
        <w:t xml:space="preserve"> </w:t>
      </w:r>
      <w:r w:rsidR="002E6ADE">
        <w:rPr>
          <w:rFonts w:ascii="Times New Roman" w:hAnsi="Times New Roman" w:cs="Times New Roman"/>
          <w:sz w:val="24"/>
          <w:szCs w:val="24"/>
        </w:rPr>
        <w:t xml:space="preserve">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602E6F" w:rsidRPr="00602E6F">
        <w:rPr>
          <w:rFonts w:ascii="Times New Roman" w:hAnsi="Times New Roman" w:cs="Times New Roman"/>
          <w:sz w:val="24"/>
          <w:szCs w:val="24"/>
        </w:rPr>
        <w:t xml:space="preserve">Vertical temperature profiles taken along the Blue Ruin alcove thalweg were consistently similar, but the DO profiles varied more across the alcove. For instance, at night, maximum </w:t>
      </w:r>
      <w:proofErr w:type="spellStart"/>
      <w:r w:rsidR="00602E6F" w:rsidRPr="00602E6F">
        <w:rPr>
          <w:rFonts w:ascii="Times New Roman" w:hAnsi="Times New Roman" w:cs="Times New Roman"/>
          <w:sz w:val="24"/>
          <w:szCs w:val="24"/>
        </w:rPr>
        <w:t>epilimnetic</w:t>
      </w:r>
      <w:proofErr w:type="spellEnd"/>
      <w:r w:rsidR="00602E6F" w:rsidRPr="00602E6F">
        <w:rPr>
          <w:rFonts w:ascii="Times New Roman" w:hAnsi="Times New Roman" w:cs="Times New Roman"/>
          <w:sz w:val="24"/>
          <w:szCs w:val="24"/>
        </w:rPr>
        <w:t xml:space="preserve"> DO ranged from 3.7 to 6.7 mg•L⁻¹, while minimum hypolimnetic DO dropped as low as 0.3 mg•L⁻¹ in certain areas.</w:t>
      </w:r>
    </w:p>
    <w:p w14:paraId="6C0C5BD4" w14:textId="5BB582C7"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1, Supplemental Figure 2 &amp; 3). In both alcoves, a DO minima and maxima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(‘night’)</w:t>
      </w:r>
      <w:r>
        <w:rPr>
          <w:rFonts w:ascii="Times New Roman" w:hAnsi="Times New Roman" w:cs="Times New Roman"/>
          <w:sz w:val="24"/>
          <w:szCs w:val="24"/>
        </w:rPr>
        <w:t xml:space="preserve"> 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567789">
        <w:rPr>
          <w:rFonts w:ascii="Times New Roman" w:hAnsi="Times New Roman" w:cs="Times New Roman"/>
          <w:sz w:val="24"/>
          <w:szCs w:val="24"/>
        </w:rPr>
        <w:t xml:space="preserve"> (‘day’)</w:t>
      </w:r>
      <w:r>
        <w:rPr>
          <w:rFonts w:ascii="Times New Roman" w:hAnsi="Times New Roman" w:cs="Times New Roman"/>
          <w:sz w:val="24"/>
          <w:szCs w:val="24"/>
        </w:rPr>
        <w:t xml:space="preserve">, respectively. However, the </w:t>
      </w:r>
      <w:r w:rsidRPr="00B07D79">
        <w:rPr>
          <w:rFonts w:ascii="Times New Roman" w:hAnsi="Times New Roman" w:cs="Times New Roman"/>
          <w:sz w:val="24"/>
          <w:szCs w:val="24"/>
        </w:rPr>
        <w:t>2-hour periods of high and low DO occurred at slightly shifted windows of time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7810ED0F"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2). However, the shape of the trade-off differed between day and night. In all alcoves, the intercept was lower at night, indicating all temperatures expressed lower DO, and there was a contracted range of temperatures, meaning fish had reduced potential to trade-off cool temperature for higher DO. At five of the six alcoves, the slope was also more positive at night, meaning that a given level of 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at night, was more homogenously low in </w:t>
      </w:r>
      <w:r>
        <w:rPr>
          <w:rFonts w:ascii="Times New Roman" w:hAnsi="Times New Roman" w:cs="Times New Roman"/>
          <w:sz w:val="24"/>
          <w:szCs w:val="24"/>
        </w:rPr>
        <w:lastRenderedPageBreak/>
        <w:t xml:space="preserve">temperature and DO. This meant that fish had limited potential to trade off temperature for oxygen during the period of DO minimum.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t>Diel patterns of fish depth predicted by alternative behavioral responses</w:t>
      </w:r>
    </w:p>
    <w:p w14:paraId="3E4D064C" w14:textId="4444727A"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depth</w:t>
      </w:r>
      <w:r w:rsidR="00B75519">
        <w:rPr>
          <w:rFonts w:ascii="Times New Roman" w:hAnsi="Times New Roman" w:cs="Times New Roman"/>
          <w:sz w:val="24"/>
          <w:szCs w:val="24"/>
        </w:rPr>
        <w:t xml:space="preserve"> use</w:t>
      </w:r>
      <w:r>
        <w:rPr>
          <w:rFonts w:ascii="Times New Roman" w:hAnsi="Times New Roman" w:cs="Times New Roman"/>
          <w:sz w:val="24"/>
          <w:szCs w:val="24"/>
        </w:rPr>
        <w:t xml:space="preserve">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4a). </w:t>
      </w:r>
      <w:r w:rsidRPr="00334360">
        <w:rPr>
          <w:rFonts w:ascii="Times New Roman" w:hAnsi="Times New Roman" w:cs="Times New Roman"/>
          <w:sz w:val="24"/>
          <w:szCs w:val="24"/>
        </w:rPr>
        <w:t xml:space="preserve">A fish that </w:t>
      </w:r>
      <w:r>
        <w:rPr>
          <w:rFonts w:ascii="Times New Roman" w:hAnsi="Times New Roman" w:cs="Times New Roman"/>
          <w:sz w:val="24"/>
          <w:szCs w:val="24"/>
        </w:rPr>
        <w:t>maximized</w:t>
      </w:r>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that minimized</w:t>
      </w:r>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 (</w:t>
      </w:r>
      <w:r w:rsidR="00EA4047">
        <w:rPr>
          <w:rFonts w:ascii="Times New Roman" w:hAnsi="Times New Roman" w:cs="Times New Roman"/>
          <w:sz w:val="24"/>
          <w:szCs w:val="24"/>
        </w:rPr>
        <w:t>Figure</w:t>
      </w:r>
      <w:r w:rsidR="00154085">
        <w:rPr>
          <w:rFonts w:ascii="Times New Roman" w:hAnsi="Times New Roman" w:cs="Times New Roman"/>
          <w:sz w:val="24"/>
          <w:szCs w:val="24"/>
        </w:rPr>
        <w:t xml:space="preserve"> 4). In contrast to these stationary behaviors, a</w:t>
      </w:r>
      <w:r>
        <w:rPr>
          <w:rFonts w:ascii="Times New Roman" w:hAnsi="Times New Roman" w:cs="Times New Roman"/>
          <w:sz w:val="24"/>
          <w:szCs w:val="24"/>
        </w:rPr>
        <w:t xml:space="preserve"> fish that considered both temperature and oxygen (</w:t>
      </w:r>
      <w:proofErr w:type="spellStart"/>
      <w:r>
        <w:rPr>
          <w:rFonts w:ascii="Times New Roman" w:hAnsi="Times New Roman" w:cs="Times New Roman"/>
          <w:sz w:val="24"/>
          <w:szCs w:val="24"/>
        </w:rPr>
        <w:t>TDO</w:t>
      </w:r>
      <w:r w:rsidRPr="003173CB">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 xml:space="preserve">and </w:t>
      </w:r>
      <w:r>
        <w:rPr>
          <w:rFonts w:ascii="Times New Roman" w:hAnsi="Times New Roman" w:cs="Times New Roman"/>
          <w:sz w:val="24"/>
          <w:szCs w:val="24"/>
        </w:rPr>
        <w:t>then moving deeper during the day when surface temperatures were warm</w:t>
      </w:r>
      <w:r w:rsidR="00B75519">
        <w:rPr>
          <w:rFonts w:ascii="Times New Roman" w:hAnsi="Times New Roman" w:cs="Times New Roman"/>
          <w:sz w:val="24"/>
          <w:szCs w:val="24"/>
        </w:rPr>
        <w:t>er and deeper habitats became more oxygenated</w:t>
      </w:r>
      <w:r>
        <w:rPr>
          <w:rFonts w:ascii="Times New Roman" w:hAnsi="Times New Roman" w:cs="Times New Roman"/>
          <w:sz w:val="24"/>
          <w:szCs w:val="24"/>
        </w:rPr>
        <w:t>.</w:t>
      </w:r>
      <w:r w:rsidR="00154085">
        <w:rPr>
          <w:rFonts w:ascii="Times New Roman" w:hAnsi="Times New Roman" w:cs="Times New Roman"/>
          <w:sz w:val="24"/>
          <w:szCs w:val="24"/>
        </w:rPr>
        <w:t xml:space="preserve"> Thus, our simple simulation demonstrated how DVM is an emergent property in systems where temperature and DO present spatial trade-offs that vary over the diel cycle (i.e., due to solar absorption</w:t>
      </w:r>
      <w:r w:rsidR="00B75519">
        <w:rPr>
          <w:rFonts w:ascii="Times New Roman" w:hAnsi="Times New Roman" w:cs="Times New Roman"/>
          <w:sz w:val="24"/>
          <w:szCs w:val="24"/>
        </w:rPr>
        <w:t>,</w:t>
      </w:r>
      <w:r w:rsidR="00154085">
        <w:rPr>
          <w:rFonts w:ascii="Times New Roman" w:hAnsi="Times New Roman" w:cs="Times New Roman"/>
          <w:sz w:val="24"/>
          <w:szCs w:val="24"/>
        </w:rPr>
        <w:t xml:space="preserve"> photosynthesis</w:t>
      </w:r>
      <w:r w:rsidR="00B75519">
        <w:rPr>
          <w:rFonts w:ascii="Times New Roman" w:hAnsi="Times New Roman" w:cs="Times New Roman"/>
          <w:sz w:val="24"/>
          <w:szCs w:val="24"/>
        </w:rPr>
        <w:t>, and respiration</w:t>
      </w:r>
      <w:r w:rsidR="00154085">
        <w:rPr>
          <w:rFonts w:ascii="Times New Roman" w:hAnsi="Times New Roman" w:cs="Times New Roman"/>
          <w:sz w:val="24"/>
          <w:szCs w:val="24"/>
        </w:rPr>
        <w:t xml:space="preserve">).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7549BED4" w14:textId="79933954" w:rsidR="00F27282" w:rsidRDefault="00CA4870" w:rsidP="007156B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Cutthroat trout monitored </w:t>
      </w:r>
      <w:r w:rsidRPr="00A8767D">
        <w:rPr>
          <w:rFonts w:ascii="Times New Roman" w:hAnsi="Times New Roman" w:cs="Times New Roman"/>
          <w:i/>
          <w:iCs/>
          <w:sz w:val="24"/>
          <w:szCs w:val="24"/>
        </w:rPr>
        <w:t>in situ</w:t>
      </w:r>
      <w:r>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depth, but instead </w:t>
      </w:r>
      <w:r>
        <w:rPr>
          <w:rFonts w:ascii="Times New Roman" w:hAnsi="Times New Roman" w:cs="Times New Roman"/>
          <w:sz w:val="24"/>
          <w:szCs w:val="24"/>
        </w:rPr>
        <w:t>exhibited diel</w:t>
      </w:r>
      <w:r w:rsidRPr="00314932">
        <w:rPr>
          <w:rFonts w:ascii="Times New Roman" w:hAnsi="Times New Roman" w:cs="Times New Roman"/>
          <w:sz w:val="24"/>
          <w:szCs w:val="24"/>
        </w:rPr>
        <w:t xml:space="preserve"> vertical m</w:t>
      </w:r>
      <w:r>
        <w:rPr>
          <w:rFonts w:ascii="Times New Roman" w:hAnsi="Times New Roman" w:cs="Times New Roman"/>
          <w:sz w:val="24"/>
          <w:szCs w:val="24"/>
        </w:rPr>
        <w:t>ovement</w:t>
      </w:r>
      <w:r w:rsidRPr="00314932">
        <w:rPr>
          <w:rFonts w:ascii="Times New Roman" w:hAnsi="Times New Roman" w:cs="Times New Roman"/>
          <w:sz w:val="24"/>
          <w:szCs w:val="24"/>
        </w:rPr>
        <w:t xml:space="preserve"> </w:t>
      </w:r>
      <w:r w:rsidR="00620E5F">
        <w:rPr>
          <w:rFonts w:ascii="Times New Roman" w:hAnsi="Times New Roman" w:cs="Times New Roman"/>
          <w:sz w:val="24"/>
          <w:szCs w:val="24"/>
        </w:rPr>
        <w:t xml:space="preserve">analogous </w:t>
      </w:r>
      <w:r>
        <w:rPr>
          <w:rFonts w:ascii="Times New Roman" w:hAnsi="Times New Roman" w:cs="Times New Roman"/>
          <w:sz w:val="24"/>
          <w:szCs w:val="24"/>
        </w:rPr>
        <w:t xml:space="preserve">to that </w:t>
      </w:r>
      <w:r w:rsidR="00620E5F">
        <w:rPr>
          <w:rFonts w:ascii="Times New Roman" w:hAnsi="Times New Roman" w:cs="Times New Roman"/>
          <w:sz w:val="24"/>
          <w:szCs w:val="24"/>
        </w:rPr>
        <w:t>predicted in our simulation</w:t>
      </w:r>
      <w:r>
        <w:rPr>
          <w:rFonts w:ascii="Times New Roman" w:hAnsi="Times New Roman" w:cs="Times New Roman"/>
          <w:sz w:val="24"/>
          <w:szCs w:val="24"/>
        </w:rPr>
        <w:t xml:space="preserve"> (Figure 4b).</w:t>
      </w:r>
      <w:r w:rsidR="00F33AC1">
        <w:rPr>
          <w:rFonts w:ascii="Times New Roman" w:hAnsi="Times New Roman" w:cs="Times New Roman"/>
          <w:sz w:val="24"/>
          <w:szCs w:val="24"/>
        </w:rPr>
        <w:t xml:space="preserve"> </w:t>
      </w:r>
      <w:r w:rsidR="00D059F0" w:rsidRPr="00D059F0">
        <w:rPr>
          <w:rFonts w:ascii="Times New Roman" w:hAnsi="Times New Roman" w:cs="Times New Roman"/>
          <w:sz w:val="24"/>
          <w:szCs w:val="24"/>
        </w:rPr>
        <w:t xml:space="preserve">All individuals expressed DVM, </w:t>
      </w:r>
      <w:r w:rsidR="00BF7E1A">
        <w:rPr>
          <w:rFonts w:ascii="Times New Roman" w:hAnsi="Times New Roman" w:cs="Times New Roman"/>
          <w:sz w:val="24"/>
          <w:szCs w:val="24"/>
        </w:rPr>
        <w:t>shifting</w:t>
      </w:r>
      <w:r w:rsidR="00D059F0" w:rsidRPr="00D059F0">
        <w:rPr>
          <w:rFonts w:ascii="Times New Roman" w:hAnsi="Times New Roman" w:cs="Times New Roman"/>
          <w:sz w:val="24"/>
          <w:szCs w:val="24"/>
        </w:rPr>
        <w:t xml:space="preserve"> 0.2</w:t>
      </w:r>
      <w:r w:rsidR="00B75519">
        <w:rPr>
          <w:rFonts w:ascii="Times New Roman" w:hAnsi="Times New Roman" w:cs="Times New Roman"/>
          <w:sz w:val="24"/>
          <w:szCs w:val="24"/>
        </w:rPr>
        <w:t>-1</w:t>
      </w:r>
      <w:r w:rsidR="00D059F0" w:rsidRPr="00D059F0">
        <w:rPr>
          <w:rFonts w:ascii="Times New Roman" w:hAnsi="Times New Roman" w:cs="Times New Roman"/>
          <w:sz w:val="24"/>
          <w:szCs w:val="24"/>
        </w:rPr>
        <w:t xml:space="preserve">.3m </w:t>
      </w:r>
      <w:r w:rsidR="00BF7E1A">
        <w:rPr>
          <w:rFonts w:ascii="Times New Roman" w:hAnsi="Times New Roman" w:cs="Times New Roman"/>
          <w:sz w:val="24"/>
          <w:szCs w:val="24"/>
        </w:rPr>
        <w:t>shallower during the night</w:t>
      </w:r>
      <w:r w:rsidR="00D059F0" w:rsidRPr="00D059F0">
        <w:rPr>
          <w:rFonts w:ascii="Times New Roman" w:hAnsi="Times New Roman" w:cs="Times New Roman"/>
          <w:sz w:val="24"/>
          <w:szCs w:val="24"/>
        </w:rPr>
        <w:t xml:space="preserve">. </w:t>
      </w:r>
      <w:r w:rsidR="00F33AC1">
        <w:rPr>
          <w:rFonts w:ascii="Times New Roman" w:hAnsi="Times New Roman" w:cs="Times New Roman"/>
          <w:sz w:val="24"/>
          <w:szCs w:val="24"/>
        </w:rPr>
        <w:t>A</w:t>
      </w:r>
      <w:r>
        <w:rPr>
          <w:rFonts w:ascii="Times New Roman" w:hAnsi="Times New Roman" w:cs="Times New Roman"/>
          <w:sz w:val="24"/>
          <w:szCs w:val="24"/>
        </w:rPr>
        <w:t xml:space="preserve"> </w:t>
      </w:r>
      <w:r w:rsidRPr="00540265">
        <w:rPr>
          <w:rFonts w:ascii="Times New Roman" w:hAnsi="Times New Roman" w:cs="Times New Roman"/>
          <w:sz w:val="24"/>
          <w:szCs w:val="24"/>
        </w:rPr>
        <w:t>smoothed fit of fis</w:t>
      </w:r>
      <w:r>
        <w:rPr>
          <w:rFonts w:ascii="Times New Roman" w:hAnsi="Times New Roman" w:cs="Times New Roman"/>
          <w:sz w:val="24"/>
          <w:szCs w:val="24"/>
        </w:rPr>
        <w:t xml:space="preserve">h depth versus time-of-day, pooled across all </w:t>
      </w:r>
      <w:r w:rsidRPr="00540265">
        <w:rPr>
          <w:rFonts w:ascii="Times New Roman" w:hAnsi="Times New Roman" w:cs="Times New Roman"/>
          <w:sz w:val="24"/>
          <w:szCs w:val="24"/>
        </w:rPr>
        <w:t>individuals</w:t>
      </w:r>
      <w:r>
        <w:rPr>
          <w:rFonts w:ascii="Times New Roman" w:hAnsi="Times New Roman" w:cs="Times New Roman"/>
          <w:sz w:val="24"/>
          <w:szCs w:val="24"/>
        </w:rPr>
        <w:t>,</w:t>
      </w:r>
      <w:r w:rsidRPr="00540265">
        <w:rPr>
          <w:rFonts w:ascii="Times New Roman" w:hAnsi="Times New Roman" w:cs="Times New Roman"/>
          <w:sz w:val="24"/>
          <w:szCs w:val="24"/>
        </w:rPr>
        <w:t xml:space="preserve"> </w:t>
      </w:r>
      <w:r>
        <w:rPr>
          <w:rFonts w:ascii="Times New Roman" w:hAnsi="Times New Roman" w:cs="Times New Roman"/>
          <w:sz w:val="24"/>
          <w:szCs w:val="24"/>
        </w:rPr>
        <w:t>yielded a distinct vertical movement pattern (Figure 4c)</w:t>
      </w:r>
      <w:r w:rsidR="00F33AC1">
        <w:rPr>
          <w:rFonts w:ascii="Times New Roman" w:hAnsi="Times New Roman" w:cs="Times New Roman"/>
          <w:sz w:val="24"/>
          <w:szCs w:val="24"/>
        </w:rPr>
        <w:t>.</w:t>
      </w:r>
      <w:r>
        <w:rPr>
          <w:rFonts w:ascii="Times New Roman" w:hAnsi="Times New Roman" w:cs="Times New Roman"/>
          <w:sz w:val="24"/>
          <w:szCs w:val="24"/>
        </w:rPr>
        <w:t xml:space="preserve"> Fish shifted deeper in the water column </w:t>
      </w:r>
      <w:r w:rsidR="00D059F0">
        <w:rPr>
          <w:rFonts w:ascii="Times New Roman" w:hAnsi="Times New Roman" w:cs="Times New Roman"/>
          <w:sz w:val="24"/>
          <w:szCs w:val="24"/>
        </w:rPr>
        <w:t>during the morning</w:t>
      </w:r>
      <w:r>
        <w:rPr>
          <w:rFonts w:ascii="Times New Roman" w:hAnsi="Times New Roman" w:cs="Times New Roman"/>
          <w:sz w:val="24"/>
          <w:szCs w:val="24"/>
        </w:rPr>
        <w:t xml:space="preserve"> (~6:00</w:t>
      </w:r>
      <w:r w:rsidR="00387593">
        <w:rPr>
          <w:rFonts w:ascii="Times New Roman" w:hAnsi="Times New Roman" w:cs="Times New Roman"/>
          <w:sz w:val="24"/>
          <w:szCs w:val="24"/>
        </w:rPr>
        <w:t>) and</w:t>
      </w:r>
      <w:r>
        <w:rPr>
          <w:rFonts w:ascii="Times New Roman" w:hAnsi="Times New Roman" w:cs="Times New Roman"/>
          <w:sz w:val="24"/>
          <w:szCs w:val="24"/>
        </w:rPr>
        <w:t xml:space="preserve"> held at depth until early evening (~18:00). </w:t>
      </w:r>
      <w:r w:rsidR="00620E5F">
        <w:rPr>
          <w:rFonts w:ascii="Times New Roman" w:hAnsi="Times New Roman" w:cs="Times New Roman"/>
          <w:sz w:val="24"/>
          <w:szCs w:val="24"/>
        </w:rPr>
        <w:t>Interestingly, t</w:t>
      </w:r>
      <w:r w:rsidR="00F8728F">
        <w:rPr>
          <w:rFonts w:ascii="Times New Roman" w:hAnsi="Times New Roman" w:cs="Times New Roman"/>
          <w:sz w:val="24"/>
          <w:szCs w:val="24"/>
        </w:rPr>
        <w:t xml:space="preserve">hese vertical movements did not </w:t>
      </w:r>
      <w:r w:rsidR="00620E5F">
        <w:rPr>
          <w:rFonts w:ascii="Times New Roman" w:hAnsi="Times New Roman" w:cs="Times New Roman"/>
          <w:sz w:val="24"/>
          <w:szCs w:val="24"/>
        </w:rPr>
        <w:t xml:space="preserve">span </w:t>
      </w:r>
      <w:r w:rsidR="00F8728F">
        <w:rPr>
          <w:rFonts w:ascii="Times New Roman" w:hAnsi="Times New Roman" w:cs="Times New Roman"/>
          <w:sz w:val="24"/>
          <w:szCs w:val="24"/>
        </w:rPr>
        <w:t xml:space="preserve">the entire water </w:t>
      </w:r>
      <w:r w:rsidR="00387593">
        <w:rPr>
          <w:rFonts w:ascii="Times New Roman" w:hAnsi="Times New Roman" w:cs="Times New Roman"/>
          <w:sz w:val="24"/>
          <w:szCs w:val="24"/>
        </w:rPr>
        <w:t>column and</w:t>
      </w:r>
      <w:r w:rsidR="00F8728F">
        <w:rPr>
          <w:rFonts w:ascii="Times New Roman" w:hAnsi="Times New Roman" w:cs="Times New Roman"/>
          <w:sz w:val="24"/>
          <w:szCs w:val="24"/>
        </w:rPr>
        <w:t xml:space="preserve"> were constrained roughly to the hypo- and metalimnion</w:t>
      </w:r>
      <w:r w:rsidR="007156B0">
        <w:rPr>
          <w:rFonts w:ascii="Times New Roman" w:hAnsi="Times New Roman" w:cs="Times New Roman"/>
          <w:sz w:val="24"/>
          <w:szCs w:val="24"/>
        </w:rPr>
        <w:t xml:space="preserve">. </w:t>
      </w:r>
      <w:r w:rsidR="004C1E6A">
        <w:rPr>
          <w:rFonts w:ascii="Times New Roman" w:hAnsi="Times New Roman" w:cs="Times New Roman"/>
          <w:sz w:val="24"/>
          <w:szCs w:val="24"/>
        </w:rPr>
        <w:t xml:space="preserve">By avoiding </w:t>
      </w:r>
      <w:r w:rsidR="004C1E6A">
        <w:rPr>
          <w:rFonts w:ascii="Times New Roman" w:hAnsi="Times New Roman" w:cs="Times New Roman"/>
          <w:sz w:val="24"/>
          <w:szCs w:val="24"/>
        </w:rPr>
        <w:lastRenderedPageBreak/>
        <w:t xml:space="preserve">the warmer epilimnion, tagged fish encountered </w:t>
      </w:r>
      <w:r w:rsidR="00F27282">
        <w:rPr>
          <w:rFonts w:ascii="Times New Roman" w:hAnsi="Times New Roman" w:cs="Times New Roman"/>
          <w:sz w:val="24"/>
          <w:szCs w:val="24"/>
        </w:rPr>
        <w:t>maximum daily temperature</w:t>
      </w:r>
      <w:r w:rsidR="004C1E6A">
        <w:rPr>
          <w:rFonts w:ascii="Times New Roman" w:hAnsi="Times New Roman" w:cs="Times New Roman"/>
          <w:sz w:val="24"/>
          <w:szCs w:val="24"/>
        </w:rPr>
        <w:t>s</w:t>
      </w:r>
      <w:r w:rsidR="00F27282">
        <w:rPr>
          <w:rFonts w:ascii="Times New Roman" w:hAnsi="Times New Roman" w:cs="Times New Roman"/>
          <w:sz w:val="24"/>
          <w:szCs w:val="24"/>
        </w:rPr>
        <w:t xml:space="preserve"> and minimum daily DO</w:t>
      </w:r>
      <w:r w:rsidR="00620E5F">
        <w:rPr>
          <w:rFonts w:ascii="Times New Roman" w:hAnsi="Times New Roman" w:cs="Times New Roman"/>
          <w:sz w:val="24"/>
          <w:szCs w:val="24"/>
        </w:rPr>
        <w:t xml:space="preserve"> that fell between those</w:t>
      </w:r>
      <w:r w:rsidR="00F27282">
        <w:rPr>
          <w:rFonts w:ascii="Times New Roman" w:hAnsi="Times New Roman" w:cs="Times New Roman"/>
          <w:sz w:val="24"/>
          <w:szCs w:val="24"/>
        </w:rPr>
        <w:t xml:space="preserve"> selected by </w:t>
      </w:r>
      <w:proofErr w:type="spellStart"/>
      <w:proofErr w:type="gramStart"/>
      <w:r w:rsidR="00F27282">
        <w:rPr>
          <w:rFonts w:ascii="Times New Roman" w:hAnsi="Times New Roman" w:cs="Times New Roman"/>
          <w:sz w:val="24"/>
          <w:szCs w:val="24"/>
        </w:rPr>
        <w:t>TDO</w:t>
      </w:r>
      <w:r w:rsidR="00F27282" w:rsidRPr="007156B0">
        <w:rPr>
          <w:rFonts w:ascii="Times New Roman" w:hAnsi="Times New Roman" w:cs="Times New Roman"/>
          <w:sz w:val="24"/>
          <w:szCs w:val="24"/>
          <w:vertAlign w:val="subscript"/>
        </w:rPr>
        <w:t>opt</w:t>
      </w:r>
      <w:proofErr w:type="spellEnd"/>
      <w:r w:rsidR="00F27282" w:rsidRPr="007156B0">
        <w:rPr>
          <w:rFonts w:ascii="Times New Roman" w:hAnsi="Times New Roman" w:cs="Times New Roman"/>
          <w:sz w:val="24"/>
          <w:szCs w:val="24"/>
          <w:vertAlign w:val="subscript"/>
        </w:rPr>
        <w:t xml:space="preserve"> </w:t>
      </w:r>
      <w:r w:rsidR="00223C12">
        <w:rPr>
          <w:rFonts w:ascii="Times New Roman" w:hAnsi="Times New Roman" w:cs="Times New Roman"/>
          <w:sz w:val="24"/>
          <w:szCs w:val="24"/>
          <w:vertAlign w:val="subscript"/>
        </w:rPr>
        <w:t xml:space="preserve"> </w:t>
      </w:r>
      <w:r w:rsidR="00F27282">
        <w:rPr>
          <w:rFonts w:ascii="Times New Roman" w:hAnsi="Times New Roman" w:cs="Times New Roman"/>
          <w:sz w:val="24"/>
          <w:szCs w:val="24"/>
        </w:rPr>
        <w:t>and</w:t>
      </w:r>
      <w:proofErr w:type="gramEnd"/>
      <w:r w:rsidR="00F27282">
        <w:rPr>
          <w:rFonts w:ascii="Times New Roman" w:hAnsi="Times New Roman" w:cs="Times New Roman"/>
          <w:sz w:val="24"/>
          <w:szCs w:val="24"/>
        </w:rPr>
        <w:t xml:space="preserve"> </w:t>
      </w:r>
      <w:proofErr w:type="spellStart"/>
      <w:r w:rsidR="00F27282">
        <w:rPr>
          <w:rFonts w:ascii="Times New Roman" w:hAnsi="Times New Roman" w:cs="Times New Roman"/>
          <w:sz w:val="24"/>
          <w:szCs w:val="24"/>
        </w:rPr>
        <w:t>T</w:t>
      </w:r>
      <w:r w:rsidR="00F27282" w:rsidRPr="007156B0">
        <w:rPr>
          <w:rFonts w:ascii="Times New Roman" w:hAnsi="Times New Roman" w:cs="Times New Roman"/>
          <w:sz w:val="24"/>
          <w:szCs w:val="24"/>
          <w:vertAlign w:val="subscript"/>
        </w:rPr>
        <w:t>min</w:t>
      </w:r>
      <w:proofErr w:type="spellEnd"/>
      <w:r w:rsidR="00F27282">
        <w:rPr>
          <w:rFonts w:ascii="Times New Roman" w:hAnsi="Times New Roman" w:cs="Times New Roman"/>
          <w:sz w:val="24"/>
          <w:szCs w:val="24"/>
        </w:rPr>
        <w:t xml:space="preserve"> simulated fish (Figure 5).  </w:t>
      </w:r>
    </w:p>
    <w:p w14:paraId="4C22FC45" w14:textId="77777777" w:rsidR="00C42A4C" w:rsidRPr="00373A56"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Shifting selection probability as temperature and oxygen fluctuate</w:t>
      </w:r>
    </w:p>
    <w:p w14:paraId="3AB4E6C6" w14:textId="0EAC86A8" w:rsidR="00267A04" w:rsidRDefault="00C42A4C" w:rsidP="00F56768">
      <w:pPr>
        <w:spacing w:line="480" w:lineRule="auto"/>
        <w:ind w:firstLine="720"/>
      </w:pPr>
      <w:r>
        <w:rPr>
          <w:rFonts w:ascii="Times New Roman" w:hAnsi="Times New Roman" w:cs="Times New Roman"/>
          <w:sz w:val="24"/>
          <w:szCs w:val="24"/>
        </w:rPr>
        <w:t xml:space="preserve">Our </w:t>
      </w:r>
      <w:del w:id="49" w:author="Levi, Taal" w:date="2024-10-24T10:52:00Z" w16du:dateUtc="2024-10-24T17:52:00Z">
        <w:r w:rsidR="0012206B" w:rsidDel="00B35BBE">
          <w:rPr>
            <w:rFonts w:ascii="Times New Roman" w:hAnsi="Times New Roman" w:cs="Times New Roman"/>
            <w:sz w:val="24"/>
            <w:szCs w:val="24"/>
          </w:rPr>
          <w:delText>Cox proportional hazards regression</w:delText>
        </w:r>
      </w:del>
      <w:ins w:id="50" w:author="Levi, Taal" w:date="2024-10-24T10:52:00Z" w16du:dateUtc="2024-10-24T17:52:00Z">
        <w:r w:rsidR="00B35BBE">
          <w:rPr>
            <w:rFonts w:ascii="Times New Roman" w:hAnsi="Times New Roman" w:cs="Times New Roman"/>
            <w:sz w:val="24"/>
            <w:szCs w:val="24"/>
          </w:rPr>
          <w:t>resource selection</w:t>
        </w:r>
      </w:ins>
      <w:r w:rsidR="0012206B">
        <w:rPr>
          <w:rFonts w:ascii="Times New Roman" w:hAnsi="Times New Roman" w:cs="Times New Roman"/>
          <w:sz w:val="24"/>
          <w:szCs w:val="24"/>
        </w:rPr>
        <w:t xml:space="preserve"> models </w:t>
      </w:r>
      <w:r>
        <w:rPr>
          <w:rFonts w:ascii="Times New Roman" w:hAnsi="Times New Roman" w:cs="Times New Roman"/>
          <w:sz w:val="24"/>
          <w:szCs w:val="24"/>
        </w:rPr>
        <w:t xml:space="preserve">supported shifting habitat selection between the windows of maximum and minimum DO. </w:t>
      </w:r>
      <w:r w:rsidR="00AD001A">
        <w:rPr>
          <w:rFonts w:ascii="Times New Roman" w:hAnsi="Times New Roman" w:cs="Times New Roman"/>
          <w:sz w:val="24"/>
          <w:szCs w:val="24"/>
        </w:rPr>
        <w:t xml:space="preserve">In </w:t>
      </w:r>
      <w:r w:rsidR="0012206B">
        <w:rPr>
          <w:rFonts w:ascii="Times New Roman" w:hAnsi="Times New Roman" w:cs="Times New Roman"/>
          <w:sz w:val="24"/>
          <w:szCs w:val="24"/>
        </w:rPr>
        <w:t>both cold-water</w:t>
      </w:r>
      <w:r w:rsidR="00AD001A">
        <w:rPr>
          <w:rFonts w:ascii="Times New Roman" w:hAnsi="Times New Roman" w:cs="Times New Roman"/>
          <w:sz w:val="24"/>
          <w:szCs w:val="24"/>
        </w:rPr>
        <w:t xml:space="preserve"> alcove</w:t>
      </w:r>
      <w:r w:rsidR="0012206B">
        <w:rPr>
          <w:rFonts w:ascii="Times New Roman" w:hAnsi="Times New Roman" w:cs="Times New Roman"/>
          <w:sz w:val="24"/>
          <w:szCs w:val="24"/>
        </w:rPr>
        <w:t>s</w:t>
      </w:r>
      <w:r w:rsidR="00AD001A">
        <w:rPr>
          <w:rFonts w:ascii="Times New Roman" w:hAnsi="Times New Roman" w:cs="Times New Roman"/>
          <w:sz w:val="24"/>
          <w:szCs w:val="24"/>
        </w:rPr>
        <w:t xml:space="preserve">, </w:t>
      </w:r>
      <w:commentRangeStart w:id="51"/>
      <w:r w:rsidR="00AD001A">
        <w:rPr>
          <w:rFonts w:ascii="Times New Roman" w:hAnsi="Times New Roman" w:cs="Times New Roman"/>
          <w:sz w:val="24"/>
          <w:szCs w:val="24"/>
        </w:rPr>
        <w:t>t</w:t>
      </w:r>
      <w:r>
        <w:rPr>
          <w:rFonts w:ascii="Times New Roman" w:hAnsi="Times New Roman" w:cs="Times New Roman"/>
          <w:sz w:val="24"/>
          <w:szCs w:val="24"/>
        </w:rPr>
        <w:t>agged fish</w:t>
      </w:r>
      <w:r w:rsidR="005C7418">
        <w:rPr>
          <w:rFonts w:ascii="Times New Roman" w:hAnsi="Times New Roman" w:cs="Times New Roman"/>
          <w:sz w:val="24"/>
          <w:szCs w:val="24"/>
        </w:rPr>
        <w:t xml:space="preserve"> selected warmer temperatures during the night and cooler temperatures during the day</w:t>
      </w:r>
      <w:r>
        <w:rPr>
          <w:rFonts w:ascii="Times New Roman" w:hAnsi="Times New Roman" w:cs="Times New Roman"/>
          <w:sz w:val="24"/>
          <w:szCs w:val="24"/>
        </w:rPr>
        <w:t xml:space="preserve"> (Figur</w:t>
      </w:r>
      <w:commentRangeEnd w:id="51"/>
      <w:r w:rsidR="003C1EEF">
        <w:rPr>
          <w:rStyle w:val="CommentReference"/>
        </w:rPr>
        <w:commentReference w:id="51"/>
      </w:r>
      <w:r>
        <w:rPr>
          <w:rFonts w:ascii="Times New Roman" w:hAnsi="Times New Roman" w:cs="Times New Roman"/>
          <w:sz w:val="24"/>
          <w:szCs w:val="24"/>
        </w:rPr>
        <w:t>e 6</w:t>
      </w:r>
      <w:r w:rsidR="0012206B">
        <w:rPr>
          <w:rFonts w:ascii="Times New Roman" w:hAnsi="Times New Roman" w:cs="Times New Roman"/>
          <w:sz w:val="24"/>
          <w:szCs w:val="24"/>
        </w:rPr>
        <w:t>).</w:t>
      </w:r>
      <w:r>
        <w:rPr>
          <w:rFonts w:ascii="Times New Roman" w:hAnsi="Times New Roman" w:cs="Times New Roman"/>
          <w:sz w:val="24"/>
          <w:szCs w:val="24"/>
        </w:rPr>
        <w:t xml:space="preserve"> </w:t>
      </w:r>
      <w:r w:rsidR="00BC500E">
        <w:rPr>
          <w:rFonts w:ascii="Times New Roman" w:hAnsi="Times New Roman" w:cs="Times New Roman"/>
          <w:sz w:val="24"/>
          <w:szCs w:val="24"/>
        </w:rPr>
        <w:t xml:space="preserve">These results </w:t>
      </w:r>
      <w:r w:rsidR="00183EAC">
        <w:rPr>
          <w:rFonts w:ascii="Times New Roman" w:hAnsi="Times New Roman" w:cs="Times New Roman"/>
          <w:sz w:val="24"/>
          <w:szCs w:val="24"/>
        </w:rPr>
        <w:t xml:space="preserve">provide additional evidence </w:t>
      </w:r>
      <w:r w:rsidR="00BC500E">
        <w:rPr>
          <w:rFonts w:ascii="Times New Roman" w:hAnsi="Times New Roman" w:cs="Times New Roman"/>
          <w:sz w:val="24"/>
          <w:szCs w:val="24"/>
        </w:rPr>
        <w:t xml:space="preserve">that fish </w:t>
      </w:r>
      <w:r w:rsidR="00183EAC">
        <w:rPr>
          <w:rFonts w:ascii="Times New Roman" w:hAnsi="Times New Roman" w:cs="Times New Roman"/>
          <w:sz w:val="24"/>
          <w:szCs w:val="24"/>
        </w:rPr>
        <w:t xml:space="preserve">exhibited </w:t>
      </w:r>
      <w:r w:rsidR="00BC500E">
        <w:rPr>
          <w:rFonts w:ascii="Times New Roman" w:hAnsi="Times New Roman" w:cs="Times New Roman"/>
          <w:sz w:val="24"/>
          <w:szCs w:val="24"/>
        </w:rPr>
        <w:t xml:space="preserve">DVM </w:t>
      </w:r>
      <w:r w:rsidR="00FB3FAB">
        <w:rPr>
          <w:rFonts w:ascii="Times New Roman" w:hAnsi="Times New Roman" w:cs="Times New Roman"/>
          <w:sz w:val="24"/>
          <w:szCs w:val="24"/>
        </w:rPr>
        <w:t xml:space="preserve">to </w:t>
      </w:r>
      <w:r w:rsidR="00183EAC">
        <w:rPr>
          <w:rFonts w:ascii="Times New Roman" w:hAnsi="Times New Roman" w:cs="Times New Roman"/>
          <w:sz w:val="24"/>
          <w:szCs w:val="24"/>
        </w:rPr>
        <w:t>exploit asynchrony between temperature maximums and DO minimums</w:t>
      </w:r>
      <w:r w:rsidR="00BC500E">
        <w:rPr>
          <w:rFonts w:ascii="Times New Roman" w:hAnsi="Times New Roman" w:cs="Times New Roman"/>
          <w:sz w:val="24"/>
          <w:szCs w:val="24"/>
        </w:rPr>
        <w:t xml:space="preserve">. </w:t>
      </w:r>
      <w:r w:rsidR="00A24D79">
        <w:t xml:space="preserve"> </w:t>
      </w:r>
      <w:r>
        <w:rPr>
          <w:rFonts w:ascii="Times New Roman" w:hAnsi="Times New Roman" w:cs="Times New Roman"/>
          <w:sz w:val="24"/>
          <w:szCs w:val="24"/>
        </w:rPr>
        <w:t>There was high correlation between the temperature and DO covariates (≥ 0.8), however this level of correlation was unavoidable as these two variables fluctuate in rough synchrony</w:t>
      </w:r>
      <w:ins w:id="52" w:author="Levi, Taal" w:date="2024-10-24T10:58:00Z" w16du:dateUtc="2024-10-24T17:58:00Z">
        <w:r w:rsidR="00B35BBE">
          <w:rPr>
            <w:rFonts w:ascii="Times New Roman" w:hAnsi="Times New Roman" w:cs="Times New Roman"/>
            <w:sz w:val="24"/>
            <w:szCs w:val="24"/>
          </w:rPr>
          <w:t xml:space="preserve"> and are the cause of the tradeoffs (Fig. </w:t>
        </w:r>
      </w:ins>
      <w:ins w:id="53" w:author="Levi, Taal" w:date="2024-10-24T10:59:00Z" w16du:dateUtc="2024-10-24T17:59:00Z">
        <w:r w:rsidR="00B35BBE">
          <w:rPr>
            <w:rFonts w:ascii="Times New Roman" w:hAnsi="Times New Roman" w:cs="Times New Roman"/>
            <w:sz w:val="24"/>
            <w:szCs w:val="24"/>
          </w:rPr>
          <w:t>3</w:t>
        </w:r>
      </w:ins>
      <w:ins w:id="54" w:author="Levi, Taal" w:date="2024-10-24T10:58:00Z" w16du:dateUtc="2024-10-24T17:58:00Z">
        <w:r w:rsidR="00B35BBE">
          <w:rPr>
            <w:rFonts w:ascii="Times New Roman" w:hAnsi="Times New Roman" w:cs="Times New Roman"/>
            <w:sz w:val="24"/>
            <w:szCs w:val="24"/>
          </w:rPr>
          <w:t>)</w:t>
        </w:r>
      </w:ins>
      <w:r>
        <w:rPr>
          <w:rFonts w:ascii="Times New Roman" w:hAnsi="Times New Roman" w:cs="Times New Roman"/>
          <w:sz w:val="24"/>
          <w:szCs w:val="24"/>
        </w:rPr>
        <w:t>.</w:t>
      </w:r>
      <w:ins w:id="55" w:author="Levi, Taal" w:date="2024-10-24T10:59:00Z" w16du:dateUtc="2024-10-24T17:59:00Z">
        <w:r w:rsidR="00B35BBE">
          <w:rPr>
            <w:rFonts w:ascii="Times New Roman" w:hAnsi="Times New Roman" w:cs="Times New Roman"/>
            <w:sz w:val="24"/>
            <w:szCs w:val="24"/>
          </w:rPr>
          <w:t xml:space="preserve"> We mitigated this correlation structure by focusing our inference on model predictions usin</w:t>
        </w:r>
      </w:ins>
      <w:ins w:id="56" w:author="Levi, Taal" w:date="2024-10-24T11:00:00Z" w16du:dateUtc="2024-10-24T18:00:00Z">
        <w:r w:rsidR="00B35BBE">
          <w:rPr>
            <w:rFonts w:ascii="Times New Roman" w:hAnsi="Times New Roman" w:cs="Times New Roman"/>
            <w:sz w:val="24"/>
            <w:szCs w:val="24"/>
          </w:rPr>
          <w:t>g marginal plots (Fig. 6).</w:t>
        </w:r>
      </w:ins>
    </w:p>
    <w:p w14:paraId="2BB8FE77" w14:textId="77777777" w:rsidR="005B0834" w:rsidRPr="005B0834" w:rsidRDefault="005B0834" w:rsidP="005B0834">
      <w:pPr>
        <w:pStyle w:val="Default"/>
        <w:spacing w:line="480" w:lineRule="auto"/>
        <w:rPr>
          <w:b/>
        </w:rPr>
      </w:pPr>
      <w:r w:rsidRPr="005B0834">
        <w:rPr>
          <w:b/>
        </w:rPr>
        <w:t>Discussion</w:t>
      </w:r>
    </w:p>
    <w:p w14:paraId="7E0EE89D" w14:textId="5A411CC0" w:rsidR="00A97F6B" w:rsidRDefault="00160B1A" w:rsidP="004B55FC">
      <w:pPr>
        <w:pStyle w:val="Default"/>
        <w:spacing w:line="480" w:lineRule="auto"/>
        <w:ind w:firstLine="720"/>
      </w:pPr>
      <w:r w:rsidRPr="00160B1A">
        <w:t>There is growing interest in how animals track spatio</w:t>
      </w:r>
      <w:del w:id="57" w:author="Levi, Taal" w:date="2024-10-24T11:00:00Z" w16du:dateUtc="2024-10-24T18:00:00Z">
        <w:r w:rsidRPr="00160B1A" w:rsidDel="006C3760">
          <w:delText>-</w:delText>
        </w:r>
      </w:del>
      <w:r w:rsidRPr="00160B1A">
        <w:t xml:space="preserve">temporal variation in ecological resources </w:t>
      </w:r>
      <w:r w:rsidR="00F03EDC">
        <w:t>(Abrams and Ginzburg, 2000)</w:t>
      </w:r>
      <w:r w:rsidRPr="00160B1A">
        <w:t>, but much of this research typically focuses on individual resources in isolation.</w:t>
      </w:r>
      <w:r>
        <w:t xml:space="preserve"> </w:t>
      </w:r>
      <w:commentRangeStart w:id="58"/>
      <w:r w:rsidR="0092140B">
        <w:t>For example, f</w:t>
      </w:r>
      <w:r w:rsidR="00364634">
        <w:t xml:space="preserve">ish </w:t>
      </w:r>
      <w:commentRangeEnd w:id="58"/>
      <w:r w:rsidR="002F0029">
        <w:rPr>
          <w:rStyle w:val="CommentReference"/>
          <w:rFonts w:asciiTheme="minorHAnsi" w:hAnsiTheme="minorHAnsi" w:cstheme="minorBidi"/>
          <w:color w:val="auto"/>
        </w:rPr>
        <w:commentReference w:id="58"/>
      </w:r>
      <w:r w:rsidR="00364634">
        <w:t>have been shown to track favorable temperatures across space as habitat mosaics shift at timescales of days, months, and years</w:t>
      </w:r>
      <w:r w:rsidR="00223C12">
        <w:t xml:space="preserve"> </w:t>
      </w:r>
      <w:sdt>
        <w:sdtPr>
          <w:tag w:val="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
          <w:id w:val="-499975783"/>
          <w:placeholder>
            <w:docPart w:val="DefaultPlaceholder_-1854013440"/>
          </w:placeholder>
        </w:sdtPr>
        <w:sdtContent>
          <w:r w:rsidR="003E226A">
            <w:rPr>
              <w:rFonts w:eastAsia="Times New Roman"/>
            </w:rPr>
            <w:t>(Armstrong &amp; Schindler, 2013; Frechette et al., 2018; Ivanova et al., 2021)</w:t>
          </w:r>
        </w:sdtContent>
      </w:sdt>
      <w:r w:rsidR="00364634">
        <w:t xml:space="preserve">. However, </w:t>
      </w:r>
      <w:r w:rsidR="00336332">
        <w:t>less</w:t>
      </w:r>
      <w:r w:rsidR="00364634">
        <w:t xml:space="preserve"> is known about how fish respond </w:t>
      </w:r>
      <w:r w:rsidR="002814CA">
        <w:t xml:space="preserve">to </w:t>
      </w:r>
      <w:commentRangeStart w:id="59"/>
      <w:commentRangeStart w:id="60"/>
      <w:r w:rsidR="002814CA">
        <w:t>the combined heterogeneity of</w:t>
      </w:r>
      <w:r w:rsidR="00364634">
        <w:t xml:space="preserve"> temperature and oxygen</w:t>
      </w:r>
      <w:commentRangeEnd w:id="59"/>
      <w:r w:rsidR="00336332">
        <w:rPr>
          <w:rStyle w:val="CommentReference"/>
          <w:rFonts w:asciiTheme="minorHAnsi" w:hAnsiTheme="minorHAnsi" w:cstheme="minorBidi"/>
          <w:color w:val="auto"/>
        </w:rPr>
        <w:commentReference w:id="59"/>
      </w:r>
      <w:commentRangeEnd w:id="60"/>
      <w:r w:rsidR="003668A0">
        <w:rPr>
          <w:rStyle w:val="CommentReference"/>
          <w:rFonts w:asciiTheme="minorHAnsi" w:hAnsiTheme="minorHAnsi" w:cstheme="minorBidi"/>
          <w:color w:val="auto"/>
        </w:rPr>
        <w:commentReference w:id="60"/>
      </w:r>
      <w:r w:rsidR="003668A0">
        <w:t xml:space="preserve">, </w:t>
      </w:r>
      <w:r w:rsidR="00336332">
        <w:t>two of the most important variables affected by climate change</w:t>
      </w:r>
      <w:r w:rsidR="00A97F6B">
        <w:t xml:space="preserve"> </w:t>
      </w:r>
      <w:sdt>
        <w:sdtPr>
          <w:tag w:val="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
          <w:id w:val="-1875371346"/>
          <w:placeholder>
            <w:docPart w:val="DefaultPlaceholder_-1854013440"/>
          </w:placeholder>
        </w:sdtPr>
        <w:sdtContent>
          <w:r w:rsidR="003E226A">
            <w:rPr>
              <w:rFonts w:eastAsia="Times New Roman"/>
            </w:rPr>
            <w:t>(</w:t>
          </w:r>
          <w:proofErr w:type="spellStart"/>
          <w:r w:rsidR="003E226A">
            <w:rPr>
              <w:rFonts w:eastAsia="Times New Roman"/>
            </w:rPr>
            <w:t>Pörtner</w:t>
          </w:r>
          <w:proofErr w:type="spellEnd"/>
          <w:r w:rsidR="003E226A">
            <w:rPr>
              <w:rFonts w:eastAsia="Times New Roman"/>
            </w:rPr>
            <w:t>, 2001; Rajesh &amp; Rehana, 2022)</w:t>
          </w:r>
        </w:sdtContent>
      </w:sdt>
      <w:r w:rsidR="00336332">
        <w:t xml:space="preserve">. Here we characterized diel variation in trade-offs between temperature and </w:t>
      </w:r>
      <w:r w:rsidR="00FB3FAB">
        <w:t>DO</w:t>
      </w:r>
      <w:r w:rsidR="00336332">
        <w:t xml:space="preserve"> across six floodplain thermal refuges on a seasonally warm river. During the day, when temperature increased </w:t>
      </w:r>
      <w:commentRangeStart w:id="61"/>
      <w:commentRangeStart w:id="62"/>
      <w:r w:rsidR="00336332">
        <w:t xml:space="preserve">toward its maximum and photosynthesis </w:t>
      </w:r>
      <w:r w:rsidR="00E940C2">
        <w:t>increased DO concentrations</w:t>
      </w:r>
      <w:r w:rsidR="00336332">
        <w:t xml:space="preserve">, the </w:t>
      </w:r>
      <w:r w:rsidR="00336332">
        <w:lastRenderedPageBreak/>
        <w:t xml:space="preserve">temperature-DO trade-off was flatter and there was more oxygen overall. During the night, temperatures were cooler </w:t>
      </w:r>
      <w:commentRangeEnd w:id="61"/>
      <w:r w:rsidR="007B16A6">
        <w:rPr>
          <w:rStyle w:val="CommentReference"/>
          <w:rFonts w:asciiTheme="minorHAnsi" w:hAnsiTheme="minorHAnsi" w:cstheme="minorBidi"/>
          <w:color w:val="auto"/>
        </w:rPr>
        <w:commentReference w:id="61"/>
      </w:r>
      <w:commentRangeEnd w:id="62"/>
      <w:r w:rsidR="002F0029">
        <w:rPr>
          <w:rStyle w:val="CommentReference"/>
          <w:rFonts w:asciiTheme="minorHAnsi" w:hAnsiTheme="minorHAnsi" w:cstheme="minorBidi"/>
          <w:color w:val="auto"/>
        </w:rPr>
        <w:commentReference w:id="62"/>
      </w:r>
      <w:r w:rsidR="00336332">
        <w:t xml:space="preserve">but respiration continually decreased DO, generating a steeper </w:t>
      </w:r>
      <w:r w:rsidR="004315B5">
        <w:t>temperature</w:t>
      </w:r>
      <w:r w:rsidR="00A97F6B">
        <w:t>-</w:t>
      </w:r>
      <w:commentRangeStart w:id="63"/>
      <w:r w:rsidR="00A97F6B">
        <w:t xml:space="preserve">DO </w:t>
      </w:r>
      <w:r w:rsidR="00336332">
        <w:t xml:space="preserve">trade-off </w:t>
      </w:r>
      <w:commentRangeEnd w:id="63"/>
      <w:r w:rsidR="002F0029">
        <w:rPr>
          <w:rStyle w:val="CommentReference"/>
          <w:rFonts w:asciiTheme="minorHAnsi" w:hAnsiTheme="minorHAnsi" w:cstheme="minorBidi"/>
          <w:color w:val="auto"/>
        </w:rPr>
        <w:commentReference w:id="63"/>
      </w:r>
      <w:r w:rsidR="004315B5">
        <w:t xml:space="preserve">with </w:t>
      </w:r>
      <w:r w:rsidR="00336332">
        <w:t xml:space="preserve">less oxygen </w:t>
      </w:r>
      <w:commentRangeStart w:id="64"/>
      <w:r w:rsidR="00336332">
        <w:t>overall</w:t>
      </w:r>
      <w:commentRangeEnd w:id="64"/>
      <w:r w:rsidR="002F0029">
        <w:rPr>
          <w:rStyle w:val="CommentReference"/>
          <w:rFonts w:asciiTheme="minorHAnsi" w:hAnsiTheme="minorHAnsi" w:cstheme="minorBidi"/>
          <w:color w:val="auto"/>
        </w:rPr>
        <w:commentReference w:id="64"/>
      </w:r>
      <w:r w:rsidR="00336332">
        <w:t>.</w:t>
      </w:r>
      <w:r w:rsidR="00A97F6B">
        <w:t xml:space="preserve"> Thus</w:t>
      </w:r>
      <w:r w:rsidR="00430B7C">
        <w:t>,</w:t>
      </w:r>
      <w:r w:rsidR="00A97F6B">
        <w:t xml:space="preserve"> the threats of hypoxia and heat stress were asynchronous.</w:t>
      </w:r>
      <w:r w:rsidR="00336332">
        <w:t xml:space="preserve"> </w:t>
      </w:r>
      <w:r w:rsidR="00A97F6B">
        <w:t>By simulating fish behavior under alternative rules, w</w:t>
      </w:r>
      <w:r w:rsidR="00336332">
        <w:t xml:space="preserve">e showed </w:t>
      </w:r>
      <w:r w:rsidR="00A97F6B">
        <w:t xml:space="preserve">that </w:t>
      </w:r>
      <w:r w:rsidR="00336332">
        <w:t xml:space="preserve">DVM </w:t>
      </w:r>
      <w:r w:rsidR="00A97F6B">
        <w:t xml:space="preserve">is an </w:t>
      </w:r>
      <w:r w:rsidR="00336332">
        <w:t xml:space="preserve">emergent property for fish balancing dynamic trade-offs in which heat stress and hypoxia occur asynchronously. We empirically corroborated this hypothesis in wild cutthroat trout held </w:t>
      </w:r>
      <w:r w:rsidR="00336332" w:rsidRPr="00E940C2">
        <w:rPr>
          <w:i/>
          <w:iCs/>
        </w:rPr>
        <w:t>in situ</w:t>
      </w:r>
      <w:r w:rsidR="00336332">
        <w:t>. Fish exhibited fine-scale DVM</w:t>
      </w:r>
      <w:r w:rsidR="00E940C2">
        <w:t>,</w:t>
      </w:r>
      <w:r w:rsidR="00336332">
        <w:t xml:space="preserve"> moving shallower during the day and deeper at night. Statistical modeling confirmed that fish in these thermal refuges were avoiding cooler temperatures at night, when hypoxia was most severe, </w:t>
      </w:r>
      <w:r w:rsidR="00A97F6B">
        <w:t>but were selecting cooler temperatures during the day, when DO was higher. Thus, diel variation, and adaptive fish behavior</w:t>
      </w:r>
      <w:r w:rsidR="003C1EEF">
        <w:t xml:space="preserve"> (DVM)</w:t>
      </w:r>
      <w:r w:rsidR="00A97F6B">
        <w:t xml:space="preserve"> soften the constraints of </w:t>
      </w:r>
      <w:r w:rsidR="00FB3FAB">
        <w:t xml:space="preserve">DO </w:t>
      </w:r>
      <w:r w:rsidR="00A97F6B">
        <w:t xml:space="preserve">on thermal refuge use, also known as the ‘temperature-oxygen squeeze’. Temperature-DO trade-offs are common in freshwater ecosystems and our results are supported by first principles, so they are likely generalizable to other aquatic ecosystems. </w:t>
      </w:r>
    </w:p>
    <w:p w14:paraId="4B0A015A" w14:textId="18873444" w:rsidR="00430B7C" w:rsidRDefault="0057388B" w:rsidP="00C56B0A">
      <w:pPr>
        <w:pStyle w:val="Default"/>
        <w:spacing w:line="480" w:lineRule="auto"/>
      </w:pPr>
      <w:r>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found that fish held at constant depth if considering</w:t>
      </w:r>
      <w:r w:rsidR="00470B5B">
        <w:t xml:space="preserve"> temperature</w:t>
      </w:r>
      <w:r w:rsidR="00430B7C">
        <w:t xml:space="preserve"> or</w:t>
      </w:r>
      <w:r w:rsidR="00470B5B">
        <w:t xml:space="preserve"> </w:t>
      </w:r>
      <w:r w:rsidR="00BD7F9A">
        <w:t>DO</w:t>
      </w:r>
      <w:r w:rsidR="00430B7C">
        <w:t xml:space="preserve"> in </w:t>
      </w:r>
      <w:r w:rsidR="00387593">
        <w:t>isolation but</w:t>
      </w:r>
      <w:r w:rsidR="00430B7C">
        <w:t xml:space="preserve"> switched to diel vertical movement when considering temperature and DO together (</w:t>
      </w:r>
      <w:r w:rsidR="00E55F00">
        <w:t>Figure 4a</w:t>
      </w:r>
      <w:r w:rsidR="00430B7C">
        <w:t xml:space="preserve">). Tagged fish held </w:t>
      </w:r>
      <w:r w:rsidR="00430B7C" w:rsidRPr="00894FD6">
        <w:rPr>
          <w:i/>
          <w:iCs/>
        </w:rPr>
        <w:t>in situ</w:t>
      </w:r>
      <w:r w:rsidR="00430B7C">
        <w:t xml:space="preserve"> exhibited analogous DVM with similar timing, </w:t>
      </w:r>
      <w:r w:rsidR="009E5AF1">
        <w:t xml:space="preserve">but </w:t>
      </w:r>
      <w:r w:rsidR="00413F74">
        <w:t xml:space="preserve">at </w:t>
      </w:r>
      <w:r w:rsidR="00430B7C">
        <w:t>a smaller</w:t>
      </w:r>
      <w:r w:rsidR="009E5AF1">
        <w:t xml:space="preserve"> amplitud</w:t>
      </w:r>
      <w:r w:rsidR="00430B7C">
        <w:t xml:space="preserve">e than in our simulation. We did not expect our simulation to accurately predict fish depths in the wild, because the </w:t>
      </w:r>
      <w:r w:rsidR="00430B7C">
        <w:rPr>
          <w:noProof/>
        </w:rPr>
        <w:t>TDO</w:t>
      </w:r>
      <w:r w:rsidR="00430B7C" w:rsidRPr="00F91A6A">
        <w:rPr>
          <w:noProof/>
          <w:vertAlign w:val="subscript"/>
        </w:rPr>
        <w:t>opt</w:t>
      </w:r>
      <w:r w:rsidR="00430B7C">
        <w:rPr>
          <w:noProof/>
          <w:vertAlign w:val="subscript"/>
        </w:rPr>
        <w:t xml:space="preserve"> </w:t>
      </w:r>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intraspecific variation in </w:t>
      </w:r>
      <w:r w:rsidR="004E549D">
        <w:rPr>
          <w:noProof/>
        </w:rPr>
        <w:t xml:space="preserve">hypoxia tolerance </w:t>
      </w:r>
      <w:sdt>
        <w:sdtPr>
          <w:rPr>
            <w:noProof/>
          </w:rPr>
          <w:tag w:val="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
          <w:id w:val="188501602"/>
          <w:placeholder>
            <w:docPart w:val="DefaultPlaceholder_-1854013440"/>
          </w:placeholder>
        </w:sdtPr>
        <w:sdtContent>
          <w:r w:rsidR="003E226A" w:rsidRPr="003E226A">
            <w:rPr>
              <w:noProof/>
            </w:rPr>
            <w:t>(Faust et al., 2004; Metcalfe et al., 2016)</w:t>
          </w:r>
        </w:sdtContent>
      </w:sdt>
      <w:r w:rsidR="004E549D">
        <w:rPr>
          <w:noProof/>
        </w:rPr>
        <w:t>.</w:t>
      </w:r>
      <w:r w:rsidR="00AD57CC">
        <w:rPr>
          <w:noProof/>
        </w:rPr>
        <w:t xml:space="preserve"> </w:t>
      </w:r>
      <w:r w:rsidR="00430B7C">
        <w:rPr>
          <w:noProof/>
        </w:rPr>
        <w:t>H</w:t>
      </w:r>
      <w:commentRangeStart w:id="65"/>
      <w:commentRangeStart w:id="66"/>
      <w:r w:rsidR="00430B7C">
        <w:rPr>
          <w:noProof/>
        </w:rPr>
        <w:t xml:space="preserve">owever, the fish in our study appear to be relatively tolerant of tempory exposure to low DO. Though they avoided the lowest DO levels in the water column, they could have experienced higher DO minimums by moving </w:t>
      </w:r>
      <w:r w:rsidR="00430B7C">
        <w:rPr>
          <w:noProof/>
        </w:rPr>
        <w:lastRenderedPageBreak/>
        <w:t>farther above the thermocline. For example, the EPA criteria for absolute minimum DO leve</w:t>
      </w:r>
      <w:r w:rsidR="00387593">
        <w:rPr>
          <w:noProof/>
        </w:rPr>
        <w:t>l</w:t>
      </w:r>
      <w:r w:rsidR="00430B7C">
        <w:rPr>
          <w:noProof/>
        </w:rPr>
        <w:t xml:space="preserve">s for coldwater fish is </w:t>
      </w:r>
      <w:r w:rsidR="003668A0">
        <w:t>4</w:t>
      </w:r>
      <w:r w:rsidR="003668A0" w:rsidRPr="002E6ADE">
        <w:t xml:space="preserve"> </w:t>
      </w:r>
      <w:r w:rsidR="003668A0">
        <w:t>mg•L</w:t>
      </w:r>
      <w:r w:rsidR="003668A0">
        <w:rPr>
          <w:vertAlign w:val="superscript"/>
        </w:rPr>
        <w:t>-1</w:t>
      </w:r>
      <w:r w:rsidR="00D66F44">
        <w:rPr>
          <w:vertAlign w:val="superscript"/>
        </w:rPr>
        <w:t xml:space="preserve"> </w:t>
      </w:r>
      <w:sdt>
        <w:sdtPr>
          <w:tag w:val="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
          <w:id w:val="430089022"/>
          <w:placeholder>
            <w:docPart w:val="AF080BE83284469F88ECCEBAFEF3D6B0"/>
          </w:placeholder>
        </w:sdtPr>
        <w:sdtContent>
          <w:r w:rsidR="00D66F44">
            <w:t>(</w:t>
          </w:r>
          <w:r w:rsidR="00D66F44" w:rsidRPr="003E226A">
            <w:t>USEPA, 1987)</w:t>
          </w:r>
        </w:sdtContent>
      </w:sdt>
      <w:r w:rsidR="00430B7C">
        <w:rPr>
          <w:noProof/>
        </w:rPr>
        <w:t xml:space="preserve">, the cutthroat </w:t>
      </w:r>
      <w:commentRangeEnd w:id="65"/>
      <w:r w:rsidR="009964FA">
        <w:rPr>
          <w:rStyle w:val="CommentReference"/>
          <w:rFonts w:asciiTheme="minorHAnsi" w:hAnsiTheme="minorHAnsi" w:cstheme="minorBidi"/>
          <w:color w:val="auto"/>
        </w:rPr>
        <w:commentReference w:id="65"/>
      </w:r>
      <w:commentRangeEnd w:id="66"/>
      <w:r w:rsidR="009964FA">
        <w:rPr>
          <w:rStyle w:val="CommentReference"/>
          <w:rFonts w:asciiTheme="minorHAnsi" w:hAnsiTheme="minorHAnsi" w:cstheme="minorBidi"/>
          <w:color w:val="auto"/>
        </w:rPr>
        <w:commentReference w:id="66"/>
      </w:r>
      <w:r w:rsidR="00430B7C">
        <w:rPr>
          <w:noProof/>
        </w:rPr>
        <w:t>in our study could have stayed above this level by selecting</w:t>
      </w:r>
      <w:r w:rsidR="00406E37">
        <w:rPr>
          <w:noProof/>
        </w:rPr>
        <w:t xml:space="preserve"> ~2-3</w:t>
      </w:r>
      <w:r w:rsidR="00430B7C">
        <w:rPr>
          <w:noProof/>
        </w:rPr>
        <w:sym w:font="Symbol" w:char="F0B0"/>
      </w:r>
      <w:r w:rsidR="00430B7C">
        <w:rPr>
          <w:noProof/>
        </w:rPr>
        <w:t xml:space="preserve"> C warmer water, but they did not. </w:t>
      </w:r>
      <w:ins w:id="67" w:author="Barrett, Hannah" w:date="2024-10-24T01:42:00Z">
        <w:r w:rsidR="00F3507F" w:rsidRPr="00F3507F">
          <w:rPr>
            <w:noProof/>
          </w:rPr>
          <w:t>Matthews and Berg (1997) found similar patterns where rainbow trout aggregated near groundwater seeps, which provided cooler water with lower DO in stratified pools. Despite the availability of warmer surface waters with higher DO, the trout preferred cooler, oxygen-poor refugia</w:t>
        </w:r>
      </w:ins>
      <w:ins w:id="68" w:author="Barrett, Hannah" w:date="2024-10-24T01:44:00Z" w16du:dateUtc="2024-10-24T08:44:00Z">
        <w:r w:rsidR="00F3507F">
          <w:rPr>
            <w:noProof/>
          </w:rPr>
          <w:t>.</w:t>
        </w:r>
      </w:ins>
    </w:p>
    <w:p w14:paraId="70F1D7AF" w14:textId="22E72270" w:rsidR="00146C88" w:rsidRDefault="00146C88" w:rsidP="00146C88">
      <w:pPr>
        <w:pStyle w:val="Default"/>
        <w:spacing w:line="480" w:lineRule="auto"/>
        <w:rPr>
          <w:noProof/>
        </w:rPr>
      </w:pPr>
      <w:r>
        <w:tab/>
        <w:t>We were surprised that fish did not select for warmer temperatures in favor of higher DO, because recent physiological work on our focal species found that temperatures up to 19</w:t>
      </w:r>
      <w:r>
        <w:sym w:font="Symbol" w:char="F0B0"/>
      </w:r>
      <w:r>
        <w:t xml:space="preserve">C did not decrease aerobic scope </w:t>
      </w:r>
      <w:sdt>
        <w:sdtPr>
          <w:tag w:val="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
          <w:id w:val="-793362926"/>
          <w:placeholder>
            <w:docPart w:val="DefaultPlaceholder_-1854013440"/>
          </w:placeholder>
        </w:sdtPr>
        <w:sdtContent>
          <w:r w:rsidR="003E226A" w:rsidRPr="003E226A">
            <w:t>(Anlauf-Dunn et al., 2022)</w:t>
          </w:r>
        </w:sdtContent>
      </w:sdt>
      <w:r>
        <w:t xml:space="preserve">. While short-term </w:t>
      </w:r>
      <w:commentRangeStart w:id="69"/>
      <w:commentRangeStart w:id="70"/>
      <w:r w:rsidR="009964FA">
        <w:t xml:space="preserve">thermal </w:t>
      </w:r>
      <w:r>
        <w:t xml:space="preserve">stress does not </w:t>
      </w:r>
      <w:r w:rsidR="009964FA">
        <w:t xml:space="preserve">appear to </w:t>
      </w:r>
      <w:r>
        <w:t xml:space="preserve">explain the observed behavior in our fish, we believe cumulative effects on energetics </w:t>
      </w:r>
      <w:commentRangeEnd w:id="69"/>
      <w:r w:rsidR="002F0029">
        <w:rPr>
          <w:rStyle w:val="CommentReference"/>
          <w:rFonts w:asciiTheme="minorHAnsi" w:hAnsiTheme="minorHAnsi" w:cstheme="minorBidi"/>
          <w:color w:val="auto"/>
        </w:rPr>
        <w:commentReference w:id="69"/>
      </w:r>
      <w:commentRangeEnd w:id="70"/>
      <w:r w:rsidR="002F0029">
        <w:rPr>
          <w:rStyle w:val="CommentReference"/>
          <w:rFonts w:asciiTheme="minorHAnsi" w:hAnsiTheme="minorHAnsi" w:cstheme="minorBidi"/>
          <w:color w:val="auto"/>
        </w:rPr>
        <w:commentReference w:id="70"/>
      </w:r>
      <w:r>
        <w:t>do</w:t>
      </w:r>
      <w:r>
        <w:rPr>
          <w:noProof/>
        </w:rPr>
        <w:t xml:space="preserve">. While sampling fish on cold-water alcoves as part of a separate study, we observed high densities of fish with small ration sizes </w:t>
      </w:r>
      <w:r w:rsidR="009037B5">
        <w:rPr>
          <w:noProof/>
        </w:rPr>
        <w:t xml:space="preserve">comprised </w:t>
      </w:r>
      <w:r>
        <w:rPr>
          <w:noProof/>
        </w:rPr>
        <w:t>of low energy density prey items (Barrett unpublished data). When fish are starving, cooler temperatures reduce rates of energy loss (by reducing metabolic costs) and increase the duration over which fish can survive without foraging</w:t>
      </w:r>
      <w:r w:rsidR="009964FA">
        <w:rPr>
          <w:noProof/>
        </w:rPr>
        <w:t xml:space="preserve"> (ref, classic fry paper)</w:t>
      </w:r>
      <w:r>
        <w:rPr>
          <w:noProof/>
        </w:rPr>
        <w:t xml:space="preserve">. Thus, when fish balance temperature-DO trade-offs on thermal refuges, where negative energy budgets are typical </w:t>
      </w:r>
      <w:sdt>
        <w:sdtPr>
          <w:rPr>
            <w:noProof/>
          </w:rPr>
          <w:tag w:val="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
          <w:id w:val="1905411701"/>
          <w:placeholder>
            <w:docPart w:val="DefaultPlaceholder_-1854013440"/>
          </w:placeholder>
        </w:sdtPr>
        <w:sdtContent>
          <w:r w:rsidR="003E226A" w:rsidRPr="003E226A">
            <w:rPr>
              <w:noProof/>
            </w:rPr>
            <w:t>(Hahlbeck et al., 2022)</w:t>
          </w:r>
        </w:sdtContent>
      </w:sdt>
      <w:r>
        <w:rPr>
          <w:noProof/>
        </w:rPr>
        <w:t xml:space="preserve">, incurring some level of hypoxia may reduce the risk of starving to death before the end of summer. Rainbow trout can display metabolic depression in response to diel hypoxia cycling </w:t>
      </w:r>
      <w:sdt>
        <w:sdtPr>
          <w:rPr>
            <w:noProof/>
          </w:rPr>
          <w:tag w:val="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
          <w:id w:val="2024120567"/>
          <w:placeholder>
            <w:docPart w:val="DefaultPlaceholder_-1854013440"/>
          </w:placeholder>
        </w:sdtPr>
        <w:sdtContent>
          <w:r w:rsidR="003E226A" w:rsidRPr="003E226A">
            <w:rPr>
              <w:noProof/>
            </w:rPr>
            <w:t>(Williams et al., 2019)</w:t>
          </w:r>
        </w:sdtContent>
      </w:sdt>
      <w:r>
        <w:rPr>
          <w:noProof/>
        </w:rPr>
        <w:t xml:space="preserve">, and repeated exposure to thermal cycling can alter fish metabolic phenotype and increase energy sequestration in the liver </w:t>
      </w:r>
      <w:sdt>
        <w:sdtPr>
          <w:rPr>
            <w:noProof/>
          </w:rPr>
          <w:tag w:val="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
          <w:id w:val="1451441340"/>
          <w:placeholder>
            <w:docPart w:val="DefaultPlaceholder_-1854013440"/>
          </w:placeholder>
        </w:sdtPr>
        <w:sdtContent>
          <w:r w:rsidR="003E226A" w:rsidRPr="003E226A">
            <w:rPr>
              <w:noProof/>
            </w:rPr>
            <w:t>(Callaghan et al., 2016)</w:t>
          </w:r>
        </w:sdtContent>
      </w:sdt>
      <w:r>
        <w:rPr>
          <w:noProof/>
        </w:rPr>
        <w:t xml:space="preserve">. </w:t>
      </w:r>
      <w:r w:rsidR="003C1EEF">
        <w:rPr>
          <w:noProof/>
        </w:rPr>
        <w:t>These physiological tactics may further reduce energy loss</w:t>
      </w:r>
      <w:r w:rsidR="00136FB1">
        <w:rPr>
          <w:noProof/>
        </w:rPr>
        <w:t>, but more work on the energetics of refuge use is needed.</w:t>
      </w:r>
      <w:r>
        <w:rPr>
          <w:noProof/>
        </w:rPr>
        <w:t xml:space="preserve"> </w:t>
      </w:r>
    </w:p>
    <w:p w14:paraId="14788945" w14:textId="5E5C9022" w:rsidR="00284B74" w:rsidRDefault="005C7858" w:rsidP="005C7858">
      <w:pPr>
        <w:pStyle w:val="Default"/>
        <w:spacing w:line="480" w:lineRule="auto"/>
        <w:ind w:firstLine="720"/>
        <w:rPr>
          <w:noProof/>
        </w:rPr>
      </w:pPr>
      <w:r>
        <w:t xml:space="preserve">Tagged fish displayed high individual and intra-individual variation in their vertical movements, however the central tendency was consistent with a vertically cycling movement </w:t>
      </w:r>
      <w:r>
        <w:lastRenderedPageBreak/>
        <w:t xml:space="preserve">pattern constrained to ~20% of the water column, ranging between the metalimnion and upper hypolimnion (Figure 4c). This behavioral variation </w:t>
      </w:r>
      <w:r w:rsidR="00136FB1">
        <w:t xml:space="preserve">could reflect variation in genetics </w:t>
      </w:r>
      <w:sdt>
        <w:sdtPr>
          <w:tag w:val="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
          <w:id w:val="2093744468"/>
          <w:placeholder>
            <w:docPart w:val="DefaultPlaceholder_-1854013440"/>
          </w:placeholder>
        </w:sdtPr>
        <w:sdtContent>
          <w:r w:rsidR="003E226A" w:rsidRPr="003E226A">
            <w:t>(Alonzo, 2015)</w:t>
          </w:r>
        </w:sdtContent>
      </w:sdt>
      <w:r>
        <w:t xml:space="preserve">, individual thermal tolerance </w:t>
      </w:r>
      <w:sdt>
        <w:sdtPr>
          <w:tag w:val="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
          <w:id w:val="1920442209"/>
          <w:placeholder>
            <w:docPart w:val="DefaultPlaceholder_-1854013440"/>
          </w:placeholder>
        </w:sdtPr>
        <w:sdtContent>
          <w:r w:rsidR="003E226A" w:rsidRPr="003E226A">
            <w:t>(Anlauf-Dunn et al., 2022)</w:t>
          </w:r>
        </w:sdtContent>
      </w:sdt>
      <w:r>
        <w:t xml:space="preserve"> or energy reserves </w:t>
      </w:r>
      <w:sdt>
        <w:sdtPr>
          <w:tag w:val="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
          <w:id w:val="1626430035"/>
          <w:placeholder>
            <w:docPart w:val="DefaultPlaceholder_-1854013440"/>
          </w:placeholder>
        </w:sdtPr>
        <w:sdtContent>
          <w:r w:rsidR="003E226A" w:rsidRPr="003E226A">
            <w:t>(Moran et al., 2021)</w:t>
          </w:r>
        </w:sdtContent>
      </w:sdt>
      <w:r>
        <w:t xml:space="preserve">. Fish ration size affects </w:t>
      </w:r>
      <w:r w:rsidR="00DA0F16">
        <w:t xml:space="preserve">the </w:t>
      </w:r>
      <w:r>
        <w:t xml:space="preserve">optimal temperature for growth and could influence habitat selection by fish </w:t>
      </w:r>
      <w:sdt>
        <w:sdtPr>
          <w:tag w:val="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
          <w:id w:val="435029525"/>
          <w:placeholder>
            <w:docPart w:val="DefaultPlaceholder_-1854013440"/>
          </w:placeholder>
        </w:sdtPr>
        <w:sdtContent>
          <w:r w:rsidR="003E226A">
            <w:rPr>
              <w:rFonts w:eastAsia="Times New Roman"/>
            </w:rPr>
            <w:t>(Mac, 1985; Sogard &amp; Olla, 1996)</w:t>
          </w:r>
        </w:sdtContent>
      </w:sdt>
      <w:r>
        <w:t xml:space="preserve">. However, previous data collected in these alcoves suggest that fish in alcoves barely feed and do not meet energetic demands (Barrett unpublished data), so captive fish (which likely had reduced access to food or may cease feeding due to captivity) likely did not have substantially lower energy intake compared to fish in the wild, and thus should have similar thermal habitat selection in the context of ration. </w:t>
      </w:r>
    </w:p>
    <w:p w14:paraId="1D2F9338" w14:textId="74BD8214" w:rsidR="00430B7C" w:rsidRDefault="00CC56E6" w:rsidP="006708B1">
      <w:pPr>
        <w:pStyle w:val="Default"/>
        <w:spacing w:line="480" w:lineRule="auto"/>
        <w:ind w:firstLine="720"/>
      </w:pPr>
      <w:r w:rsidRPr="00CC56E6">
        <w:t xml:space="preserve">In lotic systems, spatiotemporal variation in temperature and DO is driven by both external drivers like atmospheric conditions (Caissie, 2006), and internal structures like hydrologic connectivity (Poole &amp; Berman, 2001; Palmer &amp; Ruhi, 2019), topography (Isaak &amp; Hubert, 2001), and vegetation (Beschta, 1997). In cold-water alcoves, the patterns of DO and temperature can vary both within </w:t>
      </w:r>
      <w:r w:rsidR="00D36937">
        <w:t xml:space="preserve">and among </w:t>
      </w:r>
      <w:r w:rsidRPr="00CC56E6">
        <w:t xml:space="preserve">habitats. While diel variation and vertical stratification were common to all sites, there was variation in both the maximum and minimum values of temperature and oxygen. </w:t>
      </w:r>
      <w:commentRangeStart w:id="71"/>
      <w:commentRangeStart w:id="72"/>
      <w:r w:rsidRPr="00CC56E6">
        <w:t xml:space="preserve">For example, 15 of our 22 logger arrays recorded average minimum hypolimnetic DO of &lt;2 mg•L⁻¹ at night, whereas during the day, average maximum hypolimnetic DO levels at those same sites ranged from 3.9 mg•L⁻¹ to 12.4 mg•L⁻¹. This variability indicates that fish may encounter severely hypoxic conditions at night, while daytime conditions offer a wider range of oxygen levels. </w:t>
      </w:r>
      <w:r w:rsidR="000D5DC8">
        <w:t>However, t</w:t>
      </w:r>
      <w:r w:rsidR="00D36937" w:rsidRPr="00D36937">
        <w:t xml:space="preserve">he magnitude and nature of these trade-offs </w:t>
      </w:r>
      <w:r w:rsidR="000D5DC8">
        <w:t xml:space="preserve">also </w:t>
      </w:r>
      <w:r w:rsidR="00D36937" w:rsidRPr="00D36937">
        <w:t xml:space="preserve">differed </w:t>
      </w:r>
      <w:r w:rsidR="00D36937">
        <w:t xml:space="preserve">substantially </w:t>
      </w:r>
      <w:r w:rsidR="00D36937" w:rsidRPr="00D36937">
        <w:t>between sites</w:t>
      </w:r>
      <w:r w:rsidR="00D36937">
        <w:t>. Indeed, there was notable variation in the severity of these trade-offs among our two primary study sites, Norwood and Blue Ruin.</w:t>
      </w:r>
      <w:commentRangeEnd w:id="71"/>
      <w:r w:rsidR="000D5DC8">
        <w:rPr>
          <w:rStyle w:val="CommentReference"/>
          <w:rFonts w:asciiTheme="minorHAnsi" w:hAnsiTheme="minorHAnsi" w:cstheme="minorBidi"/>
          <w:color w:val="auto"/>
        </w:rPr>
        <w:commentReference w:id="71"/>
      </w:r>
      <w:commentRangeEnd w:id="72"/>
      <w:r w:rsidR="002F0029">
        <w:rPr>
          <w:rStyle w:val="CommentReference"/>
          <w:rFonts w:asciiTheme="minorHAnsi" w:hAnsiTheme="minorHAnsi" w:cstheme="minorBidi"/>
          <w:color w:val="auto"/>
        </w:rPr>
        <w:commentReference w:id="72"/>
      </w:r>
    </w:p>
    <w:p w14:paraId="377C4110" w14:textId="660ADBB0" w:rsidR="0057388B" w:rsidRDefault="005C7858" w:rsidP="005C7858">
      <w:pPr>
        <w:pStyle w:val="Default"/>
        <w:spacing w:line="480" w:lineRule="auto"/>
        <w:ind w:firstLine="720"/>
      </w:pPr>
      <w:r>
        <w:lastRenderedPageBreak/>
        <w:t xml:space="preserve">In both Norwood and Blue Ruin </w:t>
      </w:r>
      <w:r w:rsidR="000632A6">
        <w:t>alcove</w:t>
      </w:r>
      <w:r w:rsidR="0057388B" w:rsidRPr="00D3471B">
        <w:t xml:space="preserve">, </w:t>
      </w:r>
      <w:r w:rsidR="0057388B">
        <w:t xml:space="preserve">there was a </w:t>
      </w:r>
      <w:r w:rsidR="0057388B" w:rsidRPr="00D3471B">
        <w:t xml:space="preserve">high probability of </w:t>
      </w:r>
      <w:r w:rsidR="0057388B">
        <w:t xml:space="preserve">fish </w:t>
      </w:r>
      <w:r w:rsidR="0057388B" w:rsidRPr="00D3471B">
        <w:t xml:space="preserve">selecting </w:t>
      </w:r>
      <w:r w:rsidR="0057388B">
        <w:t xml:space="preserve">the </w:t>
      </w:r>
      <w:r w:rsidR="0057388B" w:rsidRPr="00D3471B">
        <w:t xml:space="preserve">coolest temperatures (at </w:t>
      </w:r>
      <w:r w:rsidR="0057388B">
        <w:t xml:space="preserve">the </w:t>
      </w:r>
      <w:r w:rsidR="0057388B" w:rsidRPr="00D3471B">
        <w:t>greatest depth</w:t>
      </w:r>
      <w:r w:rsidR="0057388B">
        <w:t>s</w:t>
      </w:r>
      <w:r w:rsidR="0057388B" w:rsidRPr="00D3471B">
        <w:t xml:space="preserve">) </w:t>
      </w:r>
      <w:r w:rsidR="00284B74">
        <w:t xml:space="preserve">during the day, </w:t>
      </w:r>
      <w:r w:rsidR="0057388B" w:rsidRPr="00D3471B">
        <w:t xml:space="preserve">when DO </w:t>
      </w:r>
      <w:r w:rsidR="0057388B">
        <w:t>was</w:t>
      </w:r>
      <w:r w:rsidR="0057388B" w:rsidRPr="00D3471B">
        <w:t xml:space="preserve"> </w:t>
      </w:r>
      <w:r w:rsidR="0057388B">
        <w:t>high (Figure 6)</w:t>
      </w:r>
      <w:r w:rsidR="0057388B" w:rsidRPr="00D3471B">
        <w:t xml:space="preserve">. </w:t>
      </w:r>
      <w:r w:rsidR="00284B74">
        <w:t>At night, during the</w:t>
      </w:r>
      <w:r w:rsidR="0057388B" w:rsidRPr="00D3471B">
        <w:t xml:space="preserve"> DO minima, the probability of selection switche</w:t>
      </w:r>
      <w:r w:rsidR="0057388B">
        <w:t>d</w:t>
      </w:r>
      <w:r w:rsidR="0057388B" w:rsidRPr="00D3471B">
        <w:t xml:space="preserve"> to </w:t>
      </w:r>
      <w:commentRangeStart w:id="73"/>
      <w:r w:rsidR="0057388B" w:rsidRPr="00D3471B">
        <w:t>warm</w:t>
      </w:r>
      <w:r w:rsidR="0057388B">
        <w:t>er</w:t>
      </w:r>
      <w:r w:rsidR="0057388B" w:rsidRPr="00D3471B">
        <w:t xml:space="preserve"> water </w:t>
      </w:r>
      <w:commentRangeEnd w:id="73"/>
      <w:r w:rsidR="002F0029">
        <w:rPr>
          <w:rStyle w:val="CommentReference"/>
          <w:rFonts w:asciiTheme="minorHAnsi" w:hAnsiTheme="minorHAnsi" w:cstheme="minorBidi"/>
          <w:color w:val="auto"/>
        </w:rPr>
        <w:commentReference w:id="73"/>
      </w:r>
      <w:r w:rsidR="0057388B" w:rsidRPr="00D3471B">
        <w:t>(</w:t>
      </w:r>
      <w:r w:rsidR="0057388B">
        <w:t>towards</w:t>
      </w:r>
      <w:r w:rsidR="0057388B" w:rsidRPr="00D3471B">
        <w:t xml:space="preserve"> the surface)</w:t>
      </w:r>
      <w:r w:rsidR="0057388B">
        <w:t xml:space="preserve"> where DO was also higher</w:t>
      </w:r>
      <w:r w:rsidR="0057388B" w:rsidRPr="00D3471B">
        <w:t>.</w:t>
      </w:r>
      <w:r w:rsidR="0057388B">
        <w:t xml:space="preserve"> Site-specific variation in temperature and DO may explain the varied </w:t>
      </w:r>
      <w:commentRangeStart w:id="74"/>
      <w:r w:rsidR="0057388B">
        <w:t xml:space="preserve">strength (slope) of </w:t>
      </w:r>
      <w:commentRangeEnd w:id="74"/>
      <w:r w:rsidR="00B35DF1">
        <w:rPr>
          <w:rStyle w:val="CommentReference"/>
          <w:rFonts w:asciiTheme="minorHAnsi" w:hAnsiTheme="minorHAnsi" w:cstheme="minorBidi"/>
          <w:color w:val="auto"/>
        </w:rPr>
        <w:commentReference w:id="74"/>
      </w:r>
      <w:r w:rsidR="0057388B">
        <w:t>selection probability. For example, the diel amplitude of h</w:t>
      </w:r>
      <w:r w:rsidR="0057388B" w:rsidRPr="00D3471B">
        <w:t>ypolim</w:t>
      </w:r>
      <w:r w:rsidR="0057388B">
        <w:t>netic</w:t>
      </w:r>
      <w:r w:rsidR="0057388B" w:rsidRPr="00D3471B">
        <w:t xml:space="preserve"> DO </w:t>
      </w:r>
      <w:r w:rsidR="0057388B">
        <w:t xml:space="preserve">was much </w:t>
      </w:r>
      <w:r w:rsidR="00430B7C">
        <w:t>higher</w:t>
      </w:r>
      <w:r w:rsidR="00430B7C" w:rsidRPr="00D3471B">
        <w:t xml:space="preserve"> </w:t>
      </w:r>
      <w:r w:rsidR="0057388B" w:rsidRPr="00D3471B">
        <w:t xml:space="preserve">in </w:t>
      </w:r>
      <w:r w:rsidR="00430B7C">
        <w:t xml:space="preserve">the </w:t>
      </w:r>
      <w:r w:rsidR="0057388B" w:rsidRPr="00D3471B">
        <w:t>Norwood</w:t>
      </w:r>
      <w:r w:rsidR="0057388B">
        <w:t xml:space="preserve"> alcove, while </w:t>
      </w:r>
      <w:proofErr w:type="spellStart"/>
      <w:r w:rsidR="0057388B">
        <w:t>epilimnetic</w:t>
      </w:r>
      <w:proofErr w:type="spellEnd"/>
      <w:r w:rsidR="0057388B">
        <w:t xml:space="preserve"> DO stayed relatively high across that timeframe (</w:t>
      </w:r>
      <w:r w:rsidR="00783E76">
        <w:t xml:space="preserve">Supplemental </w:t>
      </w:r>
      <w:r w:rsidR="0057388B">
        <w:t xml:space="preserve">Table 1, Supplemental Figure 2). However, </w:t>
      </w:r>
      <w:r w:rsidR="000F558D">
        <w:t>surface</w:t>
      </w:r>
      <w:r w:rsidR="0057388B">
        <w:t xml:space="preserve"> temperatures in Norwood remained high even at night. These surface temperatures may have been suboptimally warm to fish, thereby reducing the strength of selection towards</w:t>
      </w:r>
      <w:r w:rsidR="00991472">
        <w:t xml:space="preserve"> the</w:t>
      </w:r>
      <w:r w:rsidR="0057388B">
        <w:t xml:space="preserve"> warmer </w:t>
      </w:r>
      <w:r w:rsidR="00991472">
        <w:t xml:space="preserve">and more oxygenated </w:t>
      </w:r>
      <w:r w:rsidR="0057388B">
        <w:t>surface temperatures (Figure 6b). I</w:t>
      </w:r>
      <w:r w:rsidR="0057388B" w:rsidRPr="00D3471B">
        <w:t>n Blue Ruin</w:t>
      </w:r>
      <w:r w:rsidR="0057388B">
        <w:t>,</w:t>
      </w:r>
      <w:r w:rsidR="0057388B" w:rsidRPr="00D3471B">
        <w:t xml:space="preserve"> </w:t>
      </w:r>
      <w:r w:rsidR="0057388B">
        <w:t xml:space="preserve">temperatures in the epilimnion were much lower at night (and DO </w:t>
      </w:r>
      <w:proofErr w:type="gramStart"/>
      <w:r w:rsidR="0057388B">
        <w:t>remained</w:t>
      </w:r>
      <w:proofErr w:type="gramEnd"/>
      <w:r w:rsidR="0057388B">
        <w:t xml:space="preserve"> adequate; </w:t>
      </w:r>
      <w:r w:rsidR="00783E76">
        <w:t xml:space="preserve">Supplemental </w:t>
      </w:r>
      <w:r w:rsidR="0057388B">
        <w:t xml:space="preserve">Table 1), which may explain the greater selection strength towards warmer (and shallower) temperatures when compared to Norwood (Figure 6b, 6d). </w:t>
      </w:r>
      <w:r w:rsidR="002C7D03">
        <w:t xml:space="preserve">Thus, </w:t>
      </w:r>
      <w:r w:rsidR="008F703A">
        <w:t xml:space="preserve">not only did our fish display DVM, but they also exhibited flexibility in their movement patterns based on site-specific combinations of temperature and oxygen. </w:t>
      </w:r>
    </w:p>
    <w:p w14:paraId="47493CF3" w14:textId="2014F676" w:rsidR="00AB3B4C" w:rsidRDefault="003A59E8" w:rsidP="00D36937">
      <w:pPr>
        <w:pStyle w:val="Default"/>
        <w:spacing w:line="480" w:lineRule="auto"/>
        <w:ind w:firstLine="720"/>
        <w:rPr>
          <w:noProof/>
        </w:rPr>
      </w:pPr>
      <w:r w:rsidRPr="003A59E8">
        <w:rPr>
          <w:noProof/>
        </w:rPr>
        <w:t xml:space="preserve">Here, we show that DO availability in floodplain thermal refuge habitats constrains habitat use by a cold-water fish. In marine habitats, the combined effects of temperature and oxygen are projected to both latitudinally shift and vertically contract species distributions (Deutsch et al., 2023). Fish response to vertical habitat compression has also been documented in lakes and reservoirs (Coutant, 1985; McLaren et al., 2023; Swales, 2006), and in lentic habitats on a river floodplain (Barrett et al., 2024). However, studies often overlook how diel variation in temperature and DO, and in fish behavior, could potentially mitigate these synergistic constraints. For example, DVM may help reduce the severity of this habitat compression. Here, </w:t>
      </w:r>
      <w:r w:rsidRPr="003A59E8">
        <w:rPr>
          <w:noProof/>
        </w:rPr>
        <w:lastRenderedPageBreak/>
        <w:t>we used a novel continuous monitoring approach to determine how diel variability in habitat conditions can cause trade-offs that drive cyclical habitat use in floodplain thermal refuge habitats. Our study directly addresses key questions about the temporal dynamics of vertical habitat compression, and emphasizes the importance of considering how fine-scale diel fluctuation may impact the viability of thermal refuges in the face of climate change.</w:t>
      </w:r>
    </w:p>
    <w:p w14:paraId="10C20695" w14:textId="77777777" w:rsidR="00DE3A9C" w:rsidRDefault="00DE3A9C" w:rsidP="00750AF8">
      <w:pPr>
        <w:pStyle w:val="Default"/>
        <w:spacing w:line="480" w:lineRule="auto"/>
        <w:rPr>
          <w:noProof/>
        </w:rPr>
      </w:pPr>
    </w:p>
    <w:p w14:paraId="3B7E0582" w14:textId="40EB86AB" w:rsidR="00AB3B4C" w:rsidRDefault="00AB3B4C" w:rsidP="00132F8D">
      <w:pPr>
        <w:pStyle w:val="Default"/>
        <w:spacing w:line="480" w:lineRule="auto"/>
        <w:rPr>
          <w:b/>
        </w:rPr>
      </w:pPr>
      <w:r>
        <w:rPr>
          <w:b/>
        </w:rPr>
        <w:t>Citations</w:t>
      </w:r>
    </w:p>
    <w:p w14:paraId="6F3CDB12" w14:textId="77777777" w:rsidR="00F03EDC" w:rsidRPr="00F03EDC" w:rsidRDefault="00F03EDC" w:rsidP="000D5DC8">
      <w:pPr>
        <w:pStyle w:val="Default"/>
        <w:tabs>
          <w:tab w:val="left" w:pos="540"/>
        </w:tabs>
        <w:rPr>
          <w:bCs/>
        </w:rPr>
      </w:pPr>
    </w:p>
    <w:sdt>
      <w:sdtPr>
        <w:rPr>
          <w:rFonts w:ascii="Times New Roman" w:hAnsi="Times New Roman" w:cs="Times New Roman"/>
          <w:color w:val="000000"/>
          <w:sz w:val="24"/>
          <w:szCs w:val="24"/>
        </w:rPr>
        <w:tag w:val="MENDELEY_BIBLIOGRAPHY"/>
        <w:id w:val="-1619438605"/>
        <w:placeholder>
          <w:docPart w:val="DefaultPlaceholder_-1854013440"/>
        </w:placeholder>
      </w:sdtPr>
      <w:sdtContent>
        <w:p w14:paraId="5A837A73" w14:textId="065F029F" w:rsidR="00DE3A9C" w:rsidRDefault="00DE3A9C">
          <w:pPr>
            <w:autoSpaceDE w:val="0"/>
            <w:autoSpaceDN w:val="0"/>
            <w:ind w:hanging="480"/>
            <w:divId w:val="96869661"/>
            <w:rPr>
              <w:rFonts w:ascii="Times New Roman" w:hAnsi="Times New Roman" w:cs="Times New Roman"/>
              <w:color w:val="000000"/>
              <w:sz w:val="24"/>
              <w:szCs w:val="24"/>
            </w:rPr>
          </w:pPr>
          <w:r w:rsidRPr="00DE3A9C">
            <w:rPr>
              <w:rFonts w:ascii="Times New Roman" w:hAnsi="Times New Roman" w:cs="Times New Roman"/>
              <w:color w:val="000000"/>
              <w:sz w:val="24"/>
              <w:szCs w:val="24"/>
            </w:rPr>
            <w:t xml:space="preserve">Abrams, P. A., &amp; Ginzburg, L. R. (2000). The nature of predation: prey dependent, ratio dependent or </w:t>
          </w:r>
          <w:proofErr w:type="gramStart"/>
          <w:r w:rsidRPr="00DE3A9C">
            <w:rPr>
              <w:rFonts w:ascii="Times New Roman" w:hAnsi="Times New Roman" w:cs="Times New Roman"/>
              <w:color w:val="000000"/>
              <w:sz w:val="24"/>
              <w:szCs w:val="24"/>
            </w:rPr>
            <w:t>neither?.</w:t>
          </w:r>
          <w:proofErr w:type="gramEnd"/>
          <w:r w:rsidRPr="00DE3A9C">
            <w:rPr>
              <w:rFonts w:ascii="Times New Roman" w:hAnsi="Times New Roman" w:cs="Times New Roman"/>
              <w:color w:val="000000"/>
              <w:sz w:val="24"/>
              <w:szCs w:val="24"/>
            </w:rPr>
            <w:t xml:space="preserve"> Trends in Ecology &amp; Evolution, 15(8), 337-341.</w:t>
          </w:r>
        </w:p>
        <w:p w14:paraId="3DB8FE94" w14:textId="5B0E9BFF" w:rsidR="00AB3B4C" w:rsidRPr="00132F8D" w:rsidRDefault="00AB3B4C">
          <w:pPr>
            <w:autoSpaceDE w:val="0"/>
            <w:autoSpaceDN w:val="0"/>
            <w:ind w:hanging="480"/>
            <w:divId w:val="9686966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Alonzo, S. H. (2015). Integrating the how and why of within-individual and among-individual variation and plasticity in behavior. </w:t>
          </w:r>
          <w:r w:rsidRPr="00132F8D">
            <w:rPr>
              <w:rFonts w:ascii="Times New Roman" w:eastAsia="Times New Roman" w:hAnsi="Times New Roman" w:cs="Times New Roman"/>
              <w:i/>
              <w:iCs/>
              <w:sz w:val="24"/>
              <w:szCs w:val="24"/>
            </w:rPr>
            <w:t>Current Opinion in Behavioral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w:t>
          </w:r>
          <w:r w:rsidRPr="00132F8D">
            <w:rPr>
              <w:rFonts w:ascii="Times New Roman" w:eastAsia="Times New Roman" w:hAnsi="Times New Roman" w:cs="Times New Roman"/>
              <w:sz w:val="24"/>
              <w:szCs w:val="24"/>
            </w:rPr>
            <w:t>, 69–75. https://doi.org/10.1016/J.COBEHA.2015.09.008</w:t>
          </w:r>
        </w:p>
        <w:p w14:paraId="7D0B5937" w14:textId="77777777" w:rsidR="00AB3B4C" w:rsidRPr="00132F8D" w:rsidRDefault="00AB3B4C">
          <w:pPr>
            <w:autoSpaceDE w:val="0"/>
            <w:autoSpaceDN w:val="0"/>
            <w:ind w:hanging="480"/>
            <w:divId w:val="191223579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Andersen, M. R., Kragh, T., &amp; Sand-Jensen, K. (2017). Extreme diel dissolved oxygen and carbon cycles in shallow vegetated lakes. </w:t>
          </w:r>
          <w:r w:rsidRPr="00132F8D">
            <w:rPr>
              <w:rFonts w:ascii="Times New Roman" w:eastAsia="Times New Roman" w:hAnsi="Times New Roman" w:cs="Times New Roman"/>
              <w:i/>
              <w:iCs/>
              <w:sz w:val="24"/>
              <w:szCs w:val="24"/>
            </w:rPr>
            <w:t>Proceedings of the Royal Society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284</w:t>
          </w:r>
          <w:r w:rsidRPr="00132F8D">
            <w:rPr>
              <w:rFonts w:ascii="Times New Roman" w:eastAsia="Times New Roman" w:hAnsi="Times New Roman" w:cs="Times New Roman"/>
              <w:sz w:val="24"/>
              <w:szCs w:val="24"/>
            </w:rPr>
            <w:t>(1862). https://doi.org/10.1098/RSPB.2017.1427</w:t>
          </w:r>
        </w:p>
        <w:p w14:paraId="376A90F0" w14:textId="77777777" w:rsidR="00AB3B4C" w:rsidRPr="00132F8D" w:rsidRDefault="00AB3B4C">
          <w:pPr>
            <w:autoSpaceDE w:val="0"/>
            <w:autoSpaceDN w:val="0"/>
            <w:ind w:hanging="480"/>
            <w:divId w:val="129875338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Anlauf-Dunn, K., </w:t>
          </w:r>
          <w:proofErr w:type="spellStart"/>
          <w:r w:rsidRPr="00132F8D">
            <w:rPr>
              <w:rFonts w:ascii="Times New Roman" w:eastAsia="Times New Roman" w:hAnsi="Times New Roman" w:cs="Times New Roman"/>
              <w:sz w:val="24"/>
              <w:szCs w:val="24"/>
            </w:rPr>
            <w:t>Kraskura</w:t>
          </w:r>
          <w:proofErr w:type="spellEnd"/>
          <w:r w:rsidRPr="00132F8D">
            <w:rPr>
              <w:rFonts w:ascii="Times New Roman" w:eastAsia="Times New Roman" w:hAnsi="Times New Roman" w:cs="Times New Roman"/>
              <w:sz w:val="24"/>
              <w:szCs w:val="24"/>
            </w:rPr>
            <w:t xml:space="preserve">, K., &amp; Eliason, E. J. (2022). Intraspecific variability in thermal tolerance: a case study with coastal cutthroat trout. </w:t>
          </w:r>
          <w:r w:rsidRPr="00132F8D">
            <w:rPr>
              <w:rFonts w:ascii="Times New Roman" w:eastAsia="Times New Roman" w:hAnsi="Times New Roman" w:cs="Times New Roman"/>
              <w:i/>
              <w:iCs/>
              <w:sz w:val="24"/>
              <w:szCs w:val="24"/>
            </w:rPr>
            <w:t>Conservation Physiology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10</w:t>
          </w:r>
          <w:r w:rsidRPr="00132F8D">
            <w:rPr>
              <w:rFonts w:ascii="Times New Roman" w:eastAsia="Times New Roman" w:hAnsi="Times New Roman" w:cs="Times New Roman"/>
              <w:sz w:val="24"/>
              <w:szCs w:val="24"/>
            </w:rPr>
            <w:t>(1). https://doi.org/10.1093/conphys/coac029</w:t>
          </w:r>
        </w:p>
        <w:p w14:paraId="0E4707B4" w14:textId="77777777" w:rsidR="00AB3B4C" w:rsidRPr="00132F8D" w:rsidRDefault="00AB3B4C">
          <w:pPr>
            <w:autoSpaceDE w:val="0"/>
            <w:autoSpaceDN w:val="0"/>
            <w:ind w:hanging="480"/>
            <w:divId w:val="19796023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Armstrong, J. B., &amp; Schindler, D. E. (2013). Going with the Flow: Spatial Distributions of Juvenile Coho Salmon Track an Annually Shifting Mosaic of Water Temperature. </w:t>
          </w:r>
          <w:r w:rsidRPr="00132F8D">
            <w:rPr>
              <w:rFonts w:ascii="Times New Roman" w:eastAsia="Times New Roman" w:hAnsi="Times New Roman" w:cs="Times New Roman"/>
              <w:i/>
              <w:iCs/>
              <w:sz w:val="24"/>
              <w:szCs w:val="24"/>
            </w:rPr>
            <w:t>Ecosystems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w:t>
          </w:r>
          <w:r w:rsidRPr="00132F8D">
            <w:rPr>
              <w:rFonts w:ascii="Times New Roman" w:eastAsia="Times New Roman" w:hAnsi="Times New Roman" w:cs="Times New Roman"/>
              <w:sz w:val="24"/>
              <w:szCs w:val="24"/>
            </w:rPr>
            <w:t>(8), 1429–1441. https://doi.org/10.1007/s10021-013-9693-9</w:t>
          </w:r>
        </w:p>
        <w:p w14:paraId="55FF46ED" w14:textId="77777777" w:rsidR="00AB3B4C" w:rsidRPr="00132F8D" w:rsidRDefault="00AB3B4C">
          <w:pPr>
            <w:autoSpaceDE w:val="0"/>
            <w:autoSpaceDN w:val="0"/>
            <w:ind w:hanging="480"/>
            <w:divId w:val="4114387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Baker, J. P., Hulse, D. W., Gregory, S. V, White, D., Van Sickle, J., Berger, P. A., Dole, D., &amp; Schumaker, N. H. (2004). Alternative futures for the Willamette River Basin, Oregon. </w:t>
          </w:r>
          <w:r w:rsidRPr="00132F8D">
            <w:rPr>
              <w:rFonts w:ascii="Times New Roman" w:eastAsia="Times New Roman" w:hAnsi="Times New Roman" w:cs="Times New Roman"/>
              <w:i/>
              <w:iCs/>
              <w:sz w:val="24"/>
              <w:szCs w:val="24"/>
            </w:rPr>
            <w:t>Ecological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14</w:t>
          </w:r>
          <w:r w:rsidRPr="00132F8D">
            <w:rPr>
              <w:rFonts w:ascii="Times New Roman" w:eastAsia="Times New Roman" w:hAnsi="Times New Roman" w:cs="Times New Roman"/>
              <w:sz w:val="24"/>
              <w:szCs w:val="24"/>
            </w:rPr>
            <w:t>(2), 313–324. https://doi.org/10.1890/02-5011</w:t>
          </w:r>
        </w:p>
        <w:p w14:paraId="3D50D754" w14:textId="77777777" w:rsidR="00AB3B4C" w:rsidRPr="00132F8D" w:rsidRDefault="00AB3B4C">
          <w:pPr>
            <w:autoSpaceDE w:val="0"/>
            <w:autoSpaceDN w:val="0"/>
            <w:ind w:hanging="480"/>
            <w:divId w:val="128738974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Beechie, T., </w:t>
          </w:r>
          <w:proofErr w:type="spellStart"/>
          <w:r w:rsidRPr="00132F8D">
            <w:rPr>
              <w:rFonts w:ascii="Times New Roman" w:eastAsia="Times New Roman" w:hAnsi="Times New Roman" w:cs="Times New Roman"/>
              <w:sz w:val="24"/>
              <w:szCs w:val="24"/>
            </w:rPr>
            <w:t>Imaki</w:t>
          </w:r>
          <w:proofErr w:type="spellEnd"/>
          <w:r w:rsidRPr="00132F8D">
            <w:rPr>
              <w:rFonts w:ascii="Times New Roman" w:eastAsia="Times New Roman" w:hAnsi="Times New Roman" w:cs="Times New Roman"/>
              <w:sz w:val="24"/>
              <w:szCs w:val="24"/>
            </w:rPr>
            <w:t xml:space="preserve">, H., Greene, J., Wade, A., Wu, H., Pess, G., Roni, P., Kimball, J., Stanford, J., </w:t>
          </w:r>
          <w:proofErr w:type="spellStart"/>
          <w:r w:rsidRPr="00132F8D">
            <w:rPr>
              <w:rFonts w:ascii="Times New Roman" w:eastAsia="Times New Roman" w:hAnsi="Times New Roman" w:cs="Times New Roman"/>
              <w:sz w:val="24"/>
              <w:szCs w:val="24"/>
            </w:rPr>
            <w:t>Kiffney</w:t>
          </w:r>
          <w:proofErr w:type="spellEnd"/>
          <w:r w:rsidRPr="00132F8D">
            <w:rPr>
              <w:rFonts w:ascii="Times New Roman" w:eastAsia="Times New Roman" w:hAnsi="Times New Roman" w:cs="Times New Roman"/>
              <w:sz w:val="24"/>
              <w:szCs w:val="24"/>
            </w:rPr>
            <w:t xml:space="preserve">, P., &amp; Mantua, N. (2013). Restoring salmon habitat for a changing climate. </w:t>
          </w:r>
          <w:r w:rsidRPr="00132F8D">
            <w:rPr>
              <w:rFonts w:ascii="Times New Roman" w:eastAsia="Times New Roman" w:hAnsi="Times New Roman" w:cs="Times New Roman"/>
              <w:i/>
              <w:iCs/>
              <w:sz w:val="24"/>
              <w:szCs w:val="24"/>
            </w:rPr>
            <w:t>River Research and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29</w:t>
          </w:r>
          <w:r w:rsidRPr="00132F8D">
            <w:rPr>
              <w:rFonts w:ascii="Times New Roman" w:eastAsia="Times New Roman" w:hAnsi="Times New Roman" w:cs="Times New Roman"/>
              <w:sz w:val="24"/>
              <w:szCs w:val="24"/>
            </w:rPr>
            <w:t>(8), 939–960. https://doi.org/10.1002/RRA.2590</w:t>
          </w:r>
        </w:p>
        <w:p w14:paraId="61617433" w14:textId="77777777" w:rsidR="00AB3B4C" w:rsidRPr="00132F8D" w:rsidRDefault="00AB3B4C">
          <w:pPr>
            <w:autoSpaceDE w:val="0"/>
            <w:autoSpaceDN w:val="0"/>
            <w:ind w:hanging="480"/>
            <w:divId w:val="76141861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Berman, C. H., &amp; Quinn, T. P. (1991). Behavioral thermoregulation and homing by spring chinook salmon, Oncorhynchus tshawytscha (Walbaum), in the Yakama River. </w:t>
          </w:r>
          <w:r w:rsidRPr="00132F8D">
            <w:rPr>
              <w:rFonts w:ascii="Times New Roman" w:eastAsia="Times New Roman" w:hAnsi="Times New Roman" w:cs="Times New Roman"/>
              <w:i/>
              <w:iCs/>
              <w:sz w:val="24"/>
              <w:szCs w:val="24"/>
            </w:rPr>
            <w:t>Journal of Fish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39</w:t>
          </w:r>
          <w:r w:rsidRPr="00132F8D">
            <w:rPr>
              <w:rFonts w:ascii="Times New Roman" w:eastAsia="Times New Roman" w:hAnsi="Times New Roman" w:cs="Times New Roman"/>
              <w:sz w:val="24"/>
              <w:szCs w:val="24"/>
            </w:rPr>
            <w:t>, 301–312.</w:t>
          </w:r>
        </w:p>
        <w:p w14:paraId="72B3BBB0" w14:textId="77777777" w:rsidR="00AB3B4C" w:rsidRPr="00132F8D" w:rsidRDefault="00AB3B4C">
          <w:pPr>
            <w:autoSpaceDE w:val="0"/>
            <w:autoSpaceDN w:val="0"/>
            <w:ind w:hanging="480"/>
            <w:divId w:val="16470976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Beschta, R. L. (1997). Riparian Shade and Stream Temperature: An Alternative Perspective. </w:t>
          </w:r>
          <w:r w:rsidRPr="00132F8D">
            <w:rPr>
              <w:rFonts w:ascii="Times New Roman" w:eastAsia="Times New Roman" w:hAnsi="Times New Roman" w:cs="Times New Roman"/>
              <w:i/>
              <w:iCs/>
              <w:sz w:val="24"/>
              <w:szCs w:val="24"/>
            </w:rPr>
            <w:t>Rangelands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19</w:t>
          </w:r>
          <w:r w:rsidRPr="00132F8D">
            <w:rPr>
              <w:rFonts w:ascii="Times New Roman" w:eastAsia="Times New Roman" w:hAnsi="Times New Roman" w:cs="Times New Roman"/>
              <w:sz w:val="24"/>
              <w:szCs w:val="24"/>
            </w:rPr>
            <w:t>(2), 25.</w:t>
          </w:r>
        </w:p>
        <w:p w14:paraId="7434561B" w14:textId="77777777" w:rsidR="00AB3B4C" w:rsidRPr="00132F8D" w:rsidRDefault="00AB3B4C">
          <w:pPr>
            <w:autoSpaceDE w:val="0"/>
            <w:autoSpaceDN w:val="0"/>
            <w:ind w:hanging="480"/>
            <w:divId w:val="17479957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Brewitt, K. S., Danner, E. M., &amp; Moore, J. W. (2017). Hot eats and cool creeks: Juvenile pacific Salmonids use mainstem prey while in thermal refuges. </w:t>
          </w:r>
          <w:r w:rsidRPr="00132F8D">
            <w:rPr>
              <w:rFonts w:ascii="Times New Roman" w:eastAsia="Times New Roman" w:hAnsi="Times New Roman" w:cs="Times New Roman"/>
              <w:i/>
              <w:iCs/>
              <w:sz w:val="24"/>
              <w:szCs w:val="24"/>
            </w:rPr>
            <w:t>Canadian Journal of Fisheries and Aquatic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74</w:t>
          </w:r>
          <w:r w:rsidRPr="00132F8D">
            <w:rPr>
              <w:rFonts w:ascii="Times New Roman" w:eastAsia="Times New Roman" w:hAnsi="Times New Roman" w:cs="Times New Roman"/>
              <w:sz w:val="24"/>
              <w:szCs w:val="24"/>
            </w:rPr>
            <w:t>(10), 1588–1602. https://doi.org/10.1139/cjfas-2016-0395</w:t>
          </w:r>
        </w:p>
        <w:p w14:paraId="16D83DBA" w14:textId="77777777" w:rsidR="00AB3B4C" w:rsidRPr="00132F8D" w:rsidRDefault="00AB3B4C">
          <w:pPr>
            <w:autoSpaceDE w:val="0"/>
            <w:autoSpaceDN w:val="0"/>
            <w:ind w:hanging="480"/>
            <w:divId w:val="104290619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Brill, R. W., Block, B. A., Boggs, C. H., Bigelow, K. A., Freund, E. V., &amp; Marcinek, D. J. (1999). Horizontal movements and depth distribution of large adult yellowfin tuna (Thunnus </w:t>
          </w:r>
          <w:proofErr w:type="spellStart"/>
          <w:r w:rsidRPr="00132F8D">
            <w:rPr>
              <w:rFonts w:ascii="Times New Roman" w:eastAsia="Times New Roman" w:hAnsi="Times New Roman" w:cs="Times New Roman"/>
              <w:sz w:val="24"/>
              <w:szCs w:val="24"/>
            </w:rPr>
            <w:t>albacares</w:t>
          </w:r>
          <w:proofErr w:type="spellEnd"/>
          <w:r w:rsidRPr="00132F8D">
            <w:rPr>
              <w:rFonts w:ascii="Times New Roman" w:eastAsia="Times New Roman" w:hAnsi="Times New Roman" w:cs="Times New Roman"/>
              <w:sz w:val="24"/>
              <w:szCs w:val="24"/>
            </w:rPr>
            <w:t xml:space="preserve">) near the Hawaiian Islands, recorded using ultrasonic telemetry: Implications for the physiological ecology of pelagic fishes. </w:t>
          </w:r>
          <w:r w:rsidRPr="00132F8D">
            <w:rPr>
              <w:rFonts w:ascii="Times New Roman" w:eastAsia="Times New Roman" w:hAnsi="Times New Roman" w:cs="Times New Roman"/>
              <w:i/>
              <w:iCs/>
              <w:sz w:val="24"/>
              <w:szCs w:val="24"/>
            </w:rPr>
            <w:t>Marine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133</w:t>
          </w:r>
          <w:r w:rsidRPr="00132F8D">
            <w:rPr>
              <w:rFonts w:ascii="Times New Roman" w:eastAsia="Times New Roman" w:hAnsi="Times New Roman" w:cs="Times New Roman"/>
              <w:sz w:val="24"/>
              <w:szCs w:val="24"/>
            </w:rPr>
            <w:t>(3), 395–408. https://doi.org/10.1007/S002270050478/METRICS</w:t>
          </w:r>
        </w:p>
        <w:p w14:paraId="00C4BC0D" w14:textId="77777777" w:rsidR="00AB3B4C" w:rsidRPr="00132F8D" w:rsidRDefault="00AB3B4C">
          <w:pPr>
            <w:autoSpaceDE w:val="0"/>
            <w:autoSpaceDN w:val="0"/>
            <w:ind w:hanging="480"/>
            <w:divId w:val="201866872"/>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Brownscombe</w:t>
          </w:r>
          <w:proofErr w:type="spellEnd"/>
          <w:r w:rsidRPr="00132F8D">
            <w:rPr>
              <w:rFonts w:ascii="Times New Roman" w:eastAsia="Times New Roman" w:hAnsi="Times New Roman" w:cs="Times New Roman"/>
              <w:sz w:val="24"/>
              <w:szCs w:val="24"/>
            </w:rPr>
            <w:t xml:space="preserve">, J. W., </w:t>
          </w:r>
          <w:proofErr w:type="spellStart"/>
          <w:r w:rsidRPr="00132F8D">
            <w:rPr>
              <w:rFonts w:ascii="Times New Roman" w:eastAsia="Times New Roman" w:hAnsi="Times New Roman" w:cs="Times New Roman"/>
              <w:sz w:val="24"/>
              <w:szCs w:val="24"/>
            </w:rPr>
            <w:t>Lédée</w:t>
          </w:r>
          <w:proofErr w:type="spellEnd"/>
          <w:r w:rsidRPr="00132F8D">
            <w:rPr>
              <w:rFonts w:ascii="Times New Roman" w:eastAsia="Times New Roman" w:hAnsi="Times New Roman" w:cs="Times New Roman"/>
              <w:sz w:val="24"/>
              <w:szCs w:val="24"/>
            </w:rPr>
            <w:t xml:space="preserve">, E. J. I., Raby, G. D., Struthers, D. P., Gutowsky, L. F. G., Nguyen, V. M., Young, N., </w:t>
          </w:r>
          <w:proofErr w:type="spellStart"/>
          <w:r w:rsidRPr="00132F8D">
            <w:rPr>
              <w:rFonts w:ascii="Times New Roman" w:eastAsia="Times New Roman" w:hAnsi="Times New Roman" w:cs="Times New Roman"/>
              <w:sz w:val="24"/>
              <w:szCs w:val="24"/>
            </w:rPr>
            <w:t>Stokesbury</w:t>
          </w:r>
          <w:proofErr w:type="spellEnd"/>
          <w:r w:rsidRPr="00132F8D">
            <w:rPr>
              <w:rFonts w:ascii="Times New Roman" w:eastAsia="Times New Roman" w:hAnsi="Times New Roman" w:cs="Times New Roman"/>
              <w:sz w:val="24"/>
              <w:szCs w:val="24"/>
            </w:rPr>
            <w:t xml:space="preserve">, M. J. W., Holbrook, C. M., Brenden, T. O., </w:t>
          </w:r>
          <w:proofErr w:type="spellStart"/>
          <w:r w:rsidRPr="00132F8D">
            <w:rPr>
              <w:rFonts w:ascii="Times New Roman" w:eastAsia="Times New Roman" w:hAnsi="Times New Roman" w:cs="Times New Roman"/>
              <w:sz w:val="24"/>
              <w:szCs w:val="24"/>
            </w:rPr>
            <w:t>Vandergoot</w:t>
          </w:r>
          <w:proofErr w:type="spellEnd"/>
          <w:r w:rsidRPr="00132F8D">
            <w:rPr>
              <w:rFonts w:ascii="Times New Roman" w:eastAsia="Times New Roman" w:hAnsi="Times New Roman" w:cs="Times New Roman"/>
              <w:sz w:val="24"/>
              <w:szCs w:val="24"/>
            </w:rPr>
            <w:t xml:space="preserve">, C. S., Murchie, K. J., Whoriskey, K., Mills Flemming, J., Kessel, S. T., Krueger, C. C., &amp; Cooke, S. J. (2019). Conducting and interpreting fish telemetry studies: considerations for researchers and resource managers. In </w:t>
          </w:r>
          <w:r w:rsidRPr="00132F8D">
            <w:rPr>
              <w:rFonts w:ascii="Times New Roman" w:eastAsia="Times New Roman" w:hAnsi="Times New Roman" w:cs="Times New Roman"/>
              <w:i/>
              <w:iCs/>
              <w:sz w:val="24"/>
              <w:szCs w:val="24"/>
            </w:rPr>
            <w:t>Reviews in Fish Biology and Fisheries</w:t>
          </w:r>
          <w:r w:rsidRPr="00132F8D">
            <w:rPr>
              <w:rFonts w:ascii="Times New Roman" w:eastAsia="Times New Roman" w:hAnsi="Times New Roman" w:cs="Times New Roman"/>
              <w:sz w:val="24"/>
              <w:szCs w:val="24"/>
            </w:rPr>
            <w:t xml:space="preserve"> (Vol. 29, Issue 2). https://doi.org/10.1007/s11160-019-09560-4</w:t>
          </w:r>
        </w:p>
        <w:p w14:paraId="166EEA09" w14:textId="77777777" w:rsidR="00AB3B4C" w:rsidRPr="00132F8D" w:rsidRDefault="00AB3B4C">
          <w:pPr>
            <w:autoSpaceDE w:val="0"/>
            <w:autoSpaceDN w:val="0"/>
            <w:ind w:hanging="480"/>
            <w:divId w:val="26319282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Caissie, D. (2006). The thermal regime of rivers: A review. </w:t>
          </w:r>
          <w:r w:rsidRPr="00132F8D">
            <w:rPr>
              <w:rFonts w:ascii="Times New Roman" w:eastAsia="Times New Roman" w:hAnsi="Times New Roman" w:cs="Times New Roman"/>
              <w:i/>
              <w:iCs/>
              <w:sz w:val="24"/>
              <w:szCs w:val="24"/>
            </w:rPr>
            <w:t>Freshwater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51</w:t>
          </w:r>
          <w:r w:rsidRPr="00132F8D">
            <w:rPr>
              <w:rFonts w:ascii="Times New Roman" w:eastAsia="Times New Roman" w:hAnsi="Times New Roman" w:cs="Times New Roman"/>
              <w:sz w:val="24"/>
              <w:szCs w:val="24"/>
            </w:rPr>
            <w:t>(8), 1389–1406. https://doi.org/10.1111/j.1365-2427.2006.01597.x</w:t>
          </w:r>
        </w:p>
        <w:p w14:paraId="38150E4C" w14:textId="77777777" w:rsidR="00AB3B4C" w:rsidRPr="00132F8D" w:rsidRDefault="00AB3B4C">
          <w:pPr>
            <w:autoSpaceDE w:val="0"/>
            <w:autoSpaceDN w:val="0"/>
            <w:ind w:hanging="480"/>
            <w:divId w:val="74010500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Callaghan, N. I., Tunnah, L., Currie, S., &amp; MacCormack, T. J. (2016). Metabolic adjustments to short-term diurnal temperature fluctuation in the rainbow trout (Oncorhynchus mykiss). </w:t>
          </w:r>
          <w:r w:rsidRPr="00132F8D">
            <w:rPr>
              <w:rFonts w:ascii="Times New Roman" w:eastAsia="Times New Roman" w:hAnsi="Times New Roman" w:cs="Times New Roman"/>
              <w:i/>
              <w:iCs/>
              <w:sz w:val="24"/>
              <w:szCs w:val="24"/>
            </w:rPr>
            <w:t>Physiological and Biochemical Zoology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89</w:t>
          </w:r>
          <w:r w:rsidRPr="00132F8D">
            <w:rPr>
              <w:rFonts w:ascii="Times New Roman" w:eastAsia="Times New Roman" w:hAnsi="Times New Roman" w:cs="Times New Roman"/>
              <w:sz w:val="24"/>
              <w:szCs w:val="24"/>
            </w:rPr>
            <w:t>(6), 498–510. https://doi.org/10.1086/688680</w:t>
          </w:r>
        </w:p>
        <w:p w14:paraId="1AD25357" w14:textId="77777777" w:rsidR="00AB3B4C" w:rsidRPr="00132F8D" w:rsidRDefault="00AB3B4C">
          <w:pPr>
            <w:autoSpaceDE w:val="0"/>
            <w:autoSpaceDN w:val="0"/>
            <w:ind w:hanging="480"/>
            <w:divId w:val="204147132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Clark, C. W., &amp; Levy, D. A. (1988). Diel vertical migrations by juvenile sockeye salmon and the antipredation window. </w:t>
          </w:r>
          <w:r w:rsidRPr="00132F8D">
            <w:rPr>
              <w:rFonts w:ascii="Times New Roman" w:eastAsia="Times New Roman" w:hAnsi="Times New Roman" w:cs="Times New Roman"/>
              <w:i/>
              <w:iCs/>
              <w:sz w:val="24"/>
              <w:szCs w:val="24"/>
            </w:rPr>
            <w:t>Nat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131</w:t>
          </w:r>
          <w:r w:rsidRPr="00132F8D">
            <w:rPr>
              <w:rFonts w:ascii="Times New Roman" w:eastAsia="Times New Roman" w:hAnsi="Times New Roman" w:cs="Times New Roman"/>
              <w:sz w:val="24"/>
              <w:szCs w:val="24"/>
            </w:rPr>
            <w:t>(2Am), 271–290.</w:t>
          </w:r>
        </w:p>
        <w:p w14:paraId="11D3E49C" w14:textId="77777777" w:rsidR="00AB3B4C" w:rsidRPr="00132F8D" w:rsidRDefault="00AB3B4C">
          <w:pPr>
            <w:autoSpaceDE w:val="0"/>
            <w:autoSpaceDN w:val="0"/>
            <w:ind w:hanging="480"/>
            <w:divId w:val="200685804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Coutant, C. C. (1985). Striped Bass, Temperature, and Dissolved Oxygen: A Speculative Hypothesis for Environmental Risk. </w:t>
          </w:r>
          <w:r w:rsidRPr="00132F8D">
            <w:rPr>
              <w:rFonts w:ascii="Times New Roman" w:eastAsia="Times New Roman" w:hAnsi="Times New Roman" w:cs="Times New Roman"/>
              <w:i/>
              <w:iCs/>
              <w:sz w:val="24"/>
              <w:szCs w:val="24"/>
            </w:rPr>
            <w:t>Transactions of the American Fisheries Society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114</w:t>
          </w:r>
          <w:r w:rsidRPr="00132F8D">
            <w:rPr>
              <w:rFonts w:ascii="Times New Roman" w:eastAsia="Times New Roman" w:hAnsi="Times New Roman" w:cs="Times New Roman"/>
              <w:sz w:val="24"/>
              <w:szCs w:val="24"/>
            </w:rPr>
            <w:t>(1), 31–61. https://doi.org/10.1577/1548-8659(1985)114&lt;</w:t>
          </w:r>
          <w:proofErr w:type="gramStart"/>
          <w:r w:rsidRPr="00132F8D">
            <w:rPr>
              <w:rFonts w:ascii="Times New Roman" w:eastAsia="Times New Roman" w:hAnsi="Times New Roman" w:cs="Times New Roman"/>
              <w:sz w:val="24"/>
              <w:szCs w:val="24"/>
            </w:rPr>
            <w:t>31:SBTADO</w:t>
          </w:r>
          <w:proofErr w:type="gramEnd"/>
          <w:r w:rsidRPr="00132F8D">
            <w:rPr>
              <w:rFonts w:ascii="Times New Roman" w:eastAsia="Times New Roman" w:hAnsi="Times New Roman" w:cs="Times New Roman"/>
              <w:sz w:val="24"/>
              <w:szCs w:val="24"/>
            </w:rPr>
            <w:t>&gt;2.0.CO;2</w:t>
          </w:r>
        </w:p>
        <w:p w14:paraId="08F5EA66" w14:textId="77777777" w:rsidR="00AB3B4C" w:rsidRPr="00132F8D" w:rsidRDefault="00AB3B4C">
          <w:pPr>
            <w:autoSpaceDE w:val="0"/>
            <w:autoSpaceDN w:val="0"/>
            <w:ind w:hanging="480"/>
            <w:divId w:val="129397496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Deutsch, C., Penn, J. L., &amp; Lucey, N. (2023). Climate, Oxygen, and the Future of Marine Biodiversity. </w:t>
          </w:r>
          <w:r w:rsidRPr="00132F8D">
            <w:rPr>
              <w:rFonts w:ascii="Times New Roman" w:eastAsia="Times New Roman" w:hAnsi="Times New Roman" w:cs="Times New Roman"/>
              <w:i/>
              <w:iCs/>
              <w:sz w:val="24"/>
              <w:szCs w:val="24"/>
            </w:rPr>
            <w:t>Annual Review of Marine Science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w:t>
          </w:r>
          <w:r w:rsidRPr="00132F8D">
            <w:rPr>
              <w:rFonts w:ascii="Times New Roman" w:eastAsia="Times New Roman" w:hAnsi="Times New Roman" w:cs="Times New Roman"/>
              <w:sz w:val="24"/>
              <w:szCs w:val="24"/>
            </w:rPr>
            <w:t>. https://doi.org/10.1146/annurev-marine-040323</w:t>
          </w:r>
        </w:p>
        <w:p w14:paraId="5D2E0798" w14:textId="77777777" w:rsidR="00AB3B4C" w:rsidRPr="00132F8D" w:rsidRDefault="00AB3B4C">
          <w:pPr>
            <w:autoSpaceDE w:val="0"/>
            <w:autoSpaceDN w:val="0"/>
            <w:ind w:hanging="480"/>
            <w:divId w:val="91824782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Eckmann, M., Dunham, J., Connor, E. J., &amp; Welch, C. A. (2016). Bioenergetic evaluation of diel vertical migration by bull trout (Salvelinus </w:t>
          </w:r>
          <w:proofErr w:type="spellStart"/>
          <w:r w:rsidRPr="00132F8D">
            <w:rPr>
              <w:rFonts w:ascii="Times New Roman" w:eastAsia="Times New Roman" w:hAnsi="Times New Roman" w:cs="Times New Roman"/>
              <w:sz w:val="24"/>
              <w:szCs w:val="24"/>
            </w:rPr>
            <w:t>confluentus</w:t>
          </w:r>
          <w:proofErr w:type="spellEnd"/>
          <w:r w:rsidRPr="00132F8D">
            <w:rPr>
              <w:rFonts w:ascii="Times New Roman" w:eastAsia="Times New Roman" w:hAnsi="Times New Roman" w:cs="Times New Roman"/>
              <w:sz w:val="24"/>
              <w:szCs w:val="24"/>
            </w:rPr>
            <w:t xml:space="preserve">) in a thermally stratified reservoir.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27</w:t>
          </w:r>
          <w:r w:rsidRPr="00132F8D">
            <w:rPr>
              <w:rFonts w:ascii="Times New Roman" w:eastAsia="Times New Roman" w:hAnsi="Times New Roman" w:cs="Times New Roman"/>
              <w:sz w:val="24"/>
              <w:szCs w:val="24"/>
            </w:rPr>
            <w:t>(1), 30–43. https://doi.org/10.1111/eff.12321</w:t>
          </w:r>
        </w:p>
        <w:p w14:paraId="49E6496E" w14:textId="77777777" w:rsidR="00AB3B4C" w:rsidRPr="00132F8D" w:rsidRDefault="00AB3B4C">
          <w:pPr>
            <w:autoSpaceDE w:val="0"/>
            <w:autoSpaceDN w:val="0"/>
            <w:ind w:hanging="480"/>
            <w:divId w:val="209027385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Faust, H. A., Kurt Gamperl, A., &amp; </w:t>
          </w:r>
          <w:proofErr w:type="spellStart"/>
          <w:r w:rsidRPr="00132F8D">
            <w:rPr>
              <w:rFonts w:ascii="Times New Roman" w:eastAsia="Times New Roman" w:hAnsi="Times New Roman" w:cs="Times New Roman"/>
              <w:sz w:val="24"/>
              <w:szCs w:val="24"/>
            </w:rPr>
            <w:t>Rodnick</w:t>
          </w:r>
          <w:proofErr w:type="spellEnd"/>
          <w:r w:rsidRPr="00132F8D">
            <w:rPr>
              <w:rFonts w:ascii="Times New Roman" w:eastAsia="Times New Roman" w:hAnsi="Times New Roman" w:cs="Times New Roman"/>
              <w:sz w:val="24"/>
              <w:szCs w:val="24"/>
            </w:rPr>
            <w:t xml:space="preserve">, K. J. (2004). All rainbow trout (Oncorhynchus mykiss) are not created </w:t>
          </w:r>
          <w:proofErr w:type="spellStart"/>
          <w:proofErr w:type="gramStart"/>
          <w:r w:rsidRPr="00132F8D">
            <w:rPr>
              <w:rFonts w:ascii="Times New Roman" w:eastAsia="Times New Roman" w:hAnsi="Times New Roman" w:cs="Times New Roman"/>
              <w:sz w:val="24"/>
              <w:szCs w:val="24"/>
            </w:rPr>
            <w:t>equal:intra</w:t>
          </w:r>
          <w:proofErr w:type="gramEnd"/>
          <w:r w:rsidRPr="00132F8D">
            <w:rPr>
              <w:rFonts w:ascii="Times New Roman" w:eastAsia="Times New Roman" w:hAnsi="Times New Roman" w:cs="Times New Roman"/>
              <w:sz w:val="24"/>
              <w:szCs w:val="24"/>
            </w:rPr>
            <w:t>-specific</w:t>
          </w:r>
          <w:proofErr w:type="spellEnd"/>
          <w:r w:rsidRPr="00132F8D">
            <w:rPr>
              <w:rFonts w:ascii="Times New Roman" w:eastAsia="Times New Roman" w:hAnsi="Times New Roman" w:cs="Times New Roman"/>
              <w:sz w:val="24"/>
              <w:szCs w:val="24"/>
            </w:rPr>
            <w:t xml:space="preserve"> variation in cardiac hypoxia tolerance. </w:t>
          </w:r>
          <w:r w:rsidRPr="00132F8D">
            <w:rPr>
              <w:rFonts w:ascii="Times New Roman" w:eastAsia="Times New Roman" w:hAnsi="Times New Roman" w:cs="Times New Roman"/>
              <w:i/>
              <w:iCs/>
              <w:sz w:val="24"/>
              <w:szCs w:val="24"/>
            </w:rPr>
            <w:t>Journal of Experimental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207</w:t>
          </w:r>
          <w:r w:rsidRPr="00132F8D">
            <w:rPr>
              <w:rFonts w:ascii="Times New Roman" w:eastAsia="Times New Roman" w:hAnsi="Times New Roman" w:cs="Times New Roman"/>
              <w:sz w:val="24"/>
              <w:szCs w:val="24"/>
            </w:rPr>
            <w:t>(6), 1005–1015. https://doi.org/10.1242/JEB.00824</w:t>
          </w:r>
        </w:p>
        <w:p w14:paraId="229BDA6D" w14:textId="77777777" w:rsidR="00AB3B4C" w:rsidRPr="00132F8D" w:rsidRDefault="00AB3B4C">
          <w:pPr>
            <w:autoSpaceDE w:val="0"/>
            <w:autoSpaceDN w:val="0"/>
            <w:ind w:hanging="480"/>
            <w:divId w:val="156960615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Flitcroft, R., Whitman, L., White, J., Wallick, R., Stratton Garvin, L., Smith, C., </w:t>
          </w:r>
          <w:proofErr w:type="spellStart"/>
          <w:r w:rsidRPr="00132F8D">
            <w:rPr>
              <w:rFonts w:ascii="Times New Roman" w:eastAsia="Times New Roman" w:hAnsi="Times New Roman" w:cs="Times New Roman"/>
              <w:sz w:val="24"/>
              <w:szCs w:val="24"/>
            </w:rPr>
            <w:t>Plotnikoff</w:t>
          </w:r>
          <w:proofErr w:type="spellEnd"/>
          <w:r w:rsidRPr="00132F8D">
            <w:rPr>
              <w:rFonts w:ascii="Times New Roman" w:eastAsia="Times New Roman" w:hAnsi="Times New Roman" w:cs="Times New Roman"/>
              <w:sz w:val="24"/>
              <w:szCs w:val="24"/>
            </w:rPr>
            <w:t xml:space="preserve">, R., Mulvey, M., Kock, T., Jones, K., </w:t>
          </w:r>
          <w:proofErr w:type="spellStart"/>
          <w:r w:rsidRPr="00132F8D">
            <w:rPr>
              <w:rFonts w:ascii="Times New Roman" w:eastAsia="Times New Roman" w:hAnsi="Times New Roman" w:cs="Times New Roman"/>
              <w:sz w:val="24"/>
              <w:szCs w:val="24"/>
            </w:rPr>
            <w:t>Gruendike</w:t>
          </w:r>
          <w:proofErr w:type="spellEnd"/>
          <w:r w:rsidRPr="00132F8D">
            <w:rPr>
              <w:rFonts w:ascii="Times New Roman" w:eastAsia="Times New Roman" w:hAnsi="Times New Roman" w:cs="Times New Roman"/>
              <w:sz w:val="24"/>
              <w:szCs w:val="24"/>
            </w:rPr>
            <w:t xml:space="preserve">, P., Gombert, C., Giannico, G., Dutterer, A., Brown, D., Barrett, H., Bangs, B., &amp; Hughes, R. M. (2023). Science to support conservation action in a large river system: The Willamette River, Oregon, USA. </w:t>
          </w:r>
          <w:r w:rsidRPr="00132F8D">
            <w:rPr>
              <w:rFonts w:ascii="Times New Roman" w:eastAsia="Times New Roman" w:hAnsi="Times New Roman" w:cs="Times New Roman"/>
              <w:i/>
              <w:iCs/>
              <w:sz w:val="24"/>
              <w:szCs w:val="24"/>
            </w:rPr>
            <w:t>Water Biology and Security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w:t>
          </w:r>
          <w:r w:rsidRPr="00132F8D">
            <w:rPr>
              <w:rFonts w:ascii="Times New Roman" w:eastAsia="Times New Roman" w:hAnsi="Times New Roman" w:cs="Times New Roman"/>
              <w:sz w:val="24"/>
              <w:szCs w:val="24"/>
            </w:rPr>
            <w:t>(4), 100203. https://doi.org/10.1016/J.WATBS.2023.100203</w:t>
          </w:r>
        </w:p>
        <w:p w14:paraId="50175CCA" w14:textId="77777777" w:rsidR="00AB3B4C" w:rsidRPr="00132F8D" w:rsidRDefault="00AB3B4C">
          <w:pPr>
            <w:autoSpaceDE w:val="0"/>
            <w:autoSpaceDN w:val="0"/>
            <w:ind w:hanging="480"/>
            <w:divId w:val="19487332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Frechette, D. M., Dugdale, S. J., Dodson, J. J., &amp; Bergeron, N. E. (2018). Understanding summertime thermal refuge use by adult Atlantic salmon using remote sensing, river temperature monitoring, and acoustic telemetry1. </w:t>
          </w:r>
          <w:r w:rsidRPr="00132F8D">
            <w:rPr>
              <w:rFonts w:ascii="Times New Roman" w:eastAsia="Times New Roman" w:hAnsi="Times New Roman" w:cs="Times New Roman"/>
              <w:i/>
              <w:iCs/>
              <w:sz w:val="24"/>
              <w:szCs w:val="24"/>
            </w:rPr>
            <w:t>Canadian Journal of Fisheries and Aquatic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75</w:t>
          </w:r>
          <w:r w:rsidRPr="00132F8D">
            <w:rPr>
              <w:rFonts w:ascii="Times New Roman" w:eastAsia="Times New Roman" w:hAnsi="Times New Roman" w:cs="Times New Roman"/>
              <w:sz w:val="24"/>
              <w:szCs w:val="24"/>
            </w:rPr>
            <w:t>(11), 1999–2010. https://doi.org/10.1139/cjfas-2017-0422</w:t>
          </w:r>
        </w:p>
        <w:p w14:paraId="2B4F9F61" w14:textId="77777777" w:rsidR="00AB3B4C" w:rsidRPr="00132F8D" w:rsidRDefault="00AB3B4C">
          <w:pPr>
            <w:autoSpaceDE w:val="0"/>
            <w:autoSpaceDN w:val="0"/>
            <w:ind w:hanging="480"/>
            <w:divId w:val="106615063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Gombert, C. E., Lancaster, S. T., Grant, G. E., &amp; Flitcroft, R. L. (2022). Novel dimensionless index for physically based assessment of thermal refugia characterizes off-channel habitat on gravel bed river. </w:t>
          </w:r>
          <w:r w:rsidRPr="00132F8D">
            <w:rPr>
              <w:rFonts w:ascii="Times New Roman" w:eastAsia="Times New Roman" w:hAnsi="Times New Roman" w:cs="Times New Roman"/>
              <w:i/>
              <w:iCs/>
              <w:sz w:val="24"/>
              <w:szCs w:val="24"/>
            </w:rPr>
            <w:t>JARWA Journal of the American Water Resources Association</w:t>
          </w:r>
          <w:r w:rsidRPr="00132F8D">
            <w:rPr>
              <w:rFonts w:ascii="Times New Roman" w:eastAsia="Times New Roman" w:hAnsi="Times New Roman" w:cs="Times New Roman"/>
              <w:sz w:val="24"/>
              <w:szCs w:val="24"/>
            </w:rPr>
            <w:t>. https://doi.org/10.1111/1752-1688.13096</w:t>
          </w:r>
        </w:p>
        <w:p w14:paraId="28A21898" w14:textId="77777777" w:rsidR="00AB3B4C" w:rsidRPr="00132F8D" w:rsidRDefault="00AB3B4C">
          <w:pPr>
            <w:autoSpaceDE w:val="0"/>
            <w:autoSpaceDN w:val="0"/>
            <w:ind w:hanging="480"/>
            <w:divId w:val="4586479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Gregory, S., Wildman, R., Hulse, D., </w:t>
          </w:r>
          <w:proofErr w:type="spellStart"/>
          <w:r w:rsidRPr="00132F8D">
            <w:rPr>
              <w:rFonts w:ascii="Times New Roman" w:eastAsia="Times New Roman" w:hAnsi="Times New Roman" w:cs="Times New Roman"/>
              <w:sz w:val="24"/>
              <w:szCs w:val="24"/>
            </w:rPr>
            <w:t>Ashkenas</w:t>
          </w:r>
          <w:proofErr w:type="spellEnd"/>
          <w:r w:rsidRPr="00132F8D">
            <w:rPr>
              <w:rFonts w:ascii="Times New Roman" w:eastAsia="Times New Roman" w:hAnsi="Times New Roman" w:cs="Times New Roman"/>
              <w:sz w:val="24"/>
              <w:szCs w:val="24"/>
            </w:rPr>
            <w:t xml:space="preserve">, L., &amp; Boyer, K. (2019). Historical changes in hydrology, geomorphology, and floodplain vegetation of the Willamette River, Oregon. </w:t>
          </w:r>
          <w:r w:rsidRPr="00132F8D">
            <w:rPr>
              <w:rFonts w:ascii="Times New Roman" w:eastAsia="Times New Roman" w:hAnsi="Times New Roman" w:cs="Times New Roman"/>
              <w:i/>
              <w:iCs/>
              <w:sz w:val="24"/>
              <w:szCs w:val="24"/>
            </w:rPr>
            <w:t>River Research and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35</w:t>
          </w:r>
          <w:r w:rsidRPr="00132F8D">
            <w:rPr>
              <w:rFonts w:ascii="Times New Roman" w:eastAsia="Times New Roman" w:hAnsi="Times New Roman" w:cs="Times New Roman"/>
              <w:sz w:val="24"/>
              <w:szCs w:val="24"/>
            </w:rPr>
            <w:t>(8), 1279–1290. https://doi.org/10.1002/RRA.3495</w:t>
          </w:r>
        </w:p>
        <w:p w14:paraId="6D963637" w14:textId="77777777" w:rsidR="00AB3B4C" w:rsidRPr="00132F8D" w:rsidRDefault="00AB3B4C">
          <w:pPr>
            <w:autoSpaceDE w:val="0"/>
            <w:autoSpaceDN w:val="0"/>
            <w:ind w:hanging="480"/>
            <w:divId w:val="19393081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Hahlbeck, N., Tinniswood, W. R., Sloat, M. R., Ortega, J. D., Wyatt, M. A., Hereford, M. E., Ramirez, B. S., Crook, D. A., Anlauf-Dunn, K. J., &amp; Armstrong, J. B. (2022). Contribution of warm habitat to cold-water fisheries. </w:t>
          </w:r>
          <w:r w:rsidRPr="00132F8D">
            <w:rPr>
              <w:rFonts w:ascii="Times New Roman" w:eastAsia="Times New Roman" w:hAnsi="Times New Roman" w:cs="Times New Roman"/>
              <w:i/>
              <w:iCs/>
              <w:sz w:val="24"/>
              <w:szCs w:val="24"/>
            </w:rPr>
            <w:t>Conservation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36</w:t>
          </w:r>
          <w:r w:rsidRPr="00132F8D">
            <w:rPr>
              <w:rFonts w:ascii="Times New Roman" w:eastAsia="Times New Roman" w:hAnsi="Times New Roman" w:cs="Times New Roman"/>
              <w:sz w:val="24"/>
              <w:szCs w:val="24"/>
            </w:rPr>
            <w:t>(3), e13857. https://doi.org/10.1111/cobi.13857</w:t>
          </w:r>
        </w:p>
        <w:p w14:paraId="36AAC242" w14:textId="77777777" w:rsidR="00AB3B4C" w:rsidRPr="00132F8D" w:rsidRDefault="00AB3B4C">
          <w:pPr>
            <w:autoSpaceDE w:val="0"/>
            <w:autoSpaceDN w:val="0"/>
            <w:ind w:hanging="480"/>
            <w:divId w:val="19445279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Houston, A. I., </w:t>
          </w:r>
          <w:proofErr w:type="spellStart"/>
          <w:r w:rsidRPr="00132F8D">
            <w:rPr>
              <w:rFonts w:ascii="Times New Roman" w:eastAsia="Times New Roman" w:hAnsi="Times New Roman" w:cs="Times New Roman"/>
              <w:sz w:val="24"/>
              <w:szCs w:val="24"/>
            </w:rPr>
            <w:t>Mcnamara</w:t>
          </w:r>
          <w:proofErr w:type="spellEnd"/>
          <w:r w:rsidRPr="00132F8D">
            <w:rPr>
              <w:rFonts w:ascii="Times New Roman" w:eastAsia="Times New Roman" w:hAnsi="Times New Roman" w:cs="Times New Roman"/>
              <w:sz w:val="24"/>
              <w:szCs w:val="24"/>
            </w:rPr>
            <w:t xml:space="preserve">, J. M., &amp; Hutchinson, J. M. C. (1993). General results concerning the trade-off between gaining energy and avoiding predation. </w:t>
          </w:r>
          <w:r w:rsidRPr="00132F8D">
            <w:rPr>
              <w:rFonts w:ascii="Times New Roman" w:eastAsia="Times New Roman" w:hAnsi="Times New Roman" w:cs="Times New Roman"/>
              <w:i/>
              <w:iCs/>
              <w:sz w:val="24"/>
              <w:szCs w:val="24"/>
            </w:rPr>
            <w:t>Philosophical Transactions of the Royal Society of London. Series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341</w:t>
          </w:r>
          <w:r w:rsidRPr="00132F8D">
            <w:rPr>
              <w:rFonts w:ascii="Times New Roman" w:eastAsia="Times New Roman" w:hAnsi="Times New Roman" w:cs="Times New Roman"/>
              <w:sz w:val="24"/>
              <w:szCs w:val="24"/>
            </w:rPr>
            <w:t>(1298), 375–397. https://doi.org/10.1098/RSTB.1993.0123</w:t>
          </w:r>
        </w:p>
        <w:p w14:paraId="4FEB3591" w14:textId="77777777" w:rsidR="00AB3B4C" w:rsidRPr="00132F8D" w:rsidRDefault="00AB3B4C">
          <w:pPr>
            <w:autoSpaceDE w:val="0"/>
            <w:autoSpaceDN w:val="0"/>
            <w:ind w:hanging="480"/>
            <w:divId w:val="49912622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Isaak, D. J., &amp; Hubert, W. A. (2001). A hypothesis about factors that affect maximum summer stream temperatures across montane landscapes. </w:t>
          </w:r>
          <w:r w:rsidRPr="00132F8D">
            <w:rPr>
              <w:rFonts w:ascii="Times New Roman" w:eastAsia="Times New Roman" w:hAnsi="Times New Roman" w:cs="Times New Roman"/>
              <w:i/>
              <w:iCs/>
              <w:sz w:val="24"/>
              <w:szCs w:val="24"/>
            </w:rPr>
            <w:t>JAWRA Journal of the American Water Resources Association</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37</w:t>
          </w:r>
          <w:r w:rsidRPr="00132F8D">
            <w:rPr>
              <w:rFonts w:ascii="Times New Roman" w:eastAsia="Times New Roman" w:hAnsi="Times New Roman" w:cs="Times New Roman"/>
              <w:sz w:val="24"/>
              <w:szCs w:val="24"/>
            </w:rPr>
            <w:t>(2), 351–366. https://doi.org/10.1111/J.1752-1688.2001.TB00974.X</w:t>
          </w:r>
        </w:p>
        <w:p w14:paraId="0D72E27B" w14:textId="77777777" w:rsidR="00AB3B4C" w:rsidRPr="00132F8D" w:rsidRDefault="00AB3B4C">
          <w:pPr>
            <w:autoSpaceDE w:val="0"/>
            <w:autoSpaceDN w:val="0"/>
            <w:ind w:hanging="480"/>
            <w:divId w:val="88895743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Ivanova, Y. M., </w:t>
          </w:r>
          <w:proofErr w:type="spellStart"/>
          <w:r w:rsidRPr="00132F8D">
            <w:rPr>
              <w:rFonts w:ascii="Times New Roman" w:eastAsia="Times New Roman" w:hAnsi="Times New Roman" w:cs="Times New Roman"/>
              <w:sz w:val="24"/>
              <w:szCs w:val="24"/>
            </w:rPr>
            <w:t>Pallubinsky</w:t>
          </w:r>
          <w:proofErr w:type="spellEnd"/>
          <w:r w:rsidRPr="00132F8D">
            <w:rPr>
              <w:rFonts w:ascii="Times New Roman" w:eastAsia="Times New Roman" w:hAnsi="Times New Roman" w:cs="Times New Roman"/>
              <w:sz w:val="24"/>
              <w:szCs w:val="24"/>
            </w:rPr>
            <w:t xml:space="preserve">, H., Kramer, R., &amp; van </w:t>
          </w:r>
          <w:proofErr w:type="spellStart"/>
          <w:r w:rsidRPr="00132F8D">
            <w:rPr>
              <w:rFonts w:ascii="Times New Roman" w:eastAsia="Times New Roman" w:hAnsi="Times New Roman" w:cs="Times New Roman"/>
              <w:sz w:val="24"/>
              <w:szCs w:val="24"/>
            </w:rPr>
            <w:t>Marken</w:t>
          </w:r>
          <w:proofErr w:type="spellEnd"/>
          <w:r w:rsidRPr="00132F8D">
            <w:rPr>
              <w:rFonts w:ascii="Times New Roman" w:eastAsia="Times New Roman" w:hAnsi="Times New Roman" w:cs="Times New Roman"/>
              <w:sz w:val="24"/>
              <w:szCs w:val="24"/>
            </w:rPr>
            <w:t xml:space="preserve"> </w:t>
          </w:r>
          <w:proofErr w:type="spellStart"/>
          <w:r w:rsidRPr="00132F8D">
            <w:rPr>
              <w:rFonts w:ascii="Times New Roman" w:eastAsia="Times New Roman" w:hAnsi="Times New Roman" w:cs="Times New Roman"/>
              <w:sz w:val="24"/>
              <w:szCs w:val="24"/>
            </w:rPr>
            <w:t>Lichtenbelt</w:t>
          </w:r>
          <w:proofErr w:type="spellEnd"/>
          <w:r w:rsidRPr="00132F8D">
            <w:rPr>
              <w:rFonts w:ascii="Times New Roman" w:eastAsia="Times New Roman" w:hAnsi="Times New Roman" w:cs="Times New Roman"/>
              <w:sz w:val="24"/>
              <w:szCs w:val="24"/>
            </w:rPr>
            <w:t xml:space="preserve">, W. (2021). The influence of a moderate temperature drift on thermal physiology and perception. </w:t>
          </w:r>
          <w:r w:rsidRPr="00132F8D">
            <w:rPr>
              <w:rFonts w:ascii="Times New Roman" w:eastAsia="Times New Roman" w:hAnsi="Times New Roman" w:cs="Times New Roman"/>
              <w:i/>
              <w:iCs/>
              <w:sz w:val="24"/>
              <w:szCs w:val="24"/>
            </w:rPr>
            <w:t>Physiology &amp; Behavior</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229</w:t>
          </w:r>
          <w:r w:rsidRPr="00132F8D">
            <w:rPr>
              <w:rFonts w:ascii="Times New Roman" w:eastAsia="Times New Roman" w:hAnsi="Times New Roman" w:cs="Times New Roman"/>
              <w:sz w:val="24"/>
              <w:szCs w:val="24"/>
            </w:rPr>
            <w:t>, 113257. https://doi.org/10.1016/J.PHYSBEH.2020.113257</w:t>
          </w:r>
        </w:p>
        <w:p w14:paraId="0B674441" w14:textId="77777777" w:rsidR="00AB3B4C" w:rsidRPr="00132F8D" w:rsidRDefault="00AB3B4C">
          <w:pPr>
            <w:autoSpaceDE w:val="0"/>
            <w:autoSpaceDN w:val="0"/>
            <w:ind w:hanging="480"/>
            <w:divId w:val="36969437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Jepsen, N., Schreck, C., Clements S., &amp; Thorstad, E. B. (2005). A brief discussion of the 2% tag/</w:t>
          </w:r>
          <w:proofErr w:type="spellStart"/>
          <w:r w:rsidRPr="00132F8D">
            <w:rPr>
              <w:rFonts w:ascii="Times New Roman" w:eastAsia="Times New Roman" w:hAnsi="Times New Roman" w:cs="Times New Roman"/>
              <w:sz w:val="24"/>
              <w:szCs w:val="24"/>
            </w:rPr>
            <w:t>bodymass</w:t>
          </w:r>
          <w:proofErr w:type="spellEnd"/>
          <w:r w:rsidRPr="00132F8D">
            <w:rPr>
              <w:rFonts w:ascii="Times New Roman" w:eastAsia="Times New Roman" w:hAnsi="Times New Roman" w:cs="Times New Roman"/>
              <w:sz w:val="24"/>
              <w:szCs w:val="24"/>
            </w:rPr>
            <w:t xml:space="preserve"> rule of thumb. </w:t>
          </w:r>
          <w:r w:rsidRPr="00132F8D">
            <w:rPr>
              <w:rFonts w:ascii="Times New Roman" w:eastAsia="Times New Roman" w:hAnsi="Times New Roman" w:cs="Times New Roman"/>
              <w:i/>
              <w:iCs/>
              <w:sz w:val="24"/>
              <w:szCs w:val="24"/>
            </w:rPr>
            <w:t>Aquatic Telemetry: Advances and Applications</w:t>
          </w:r>
          <w:r w:rsidRPr="00132F8D">
            <w:rPr>
              <w:rFonts w:ascii="Times New Roman" w:eastAsia="Times New Roman" w:hAnsi="Times New Roman" w:cs="Times New Roman"/>
              <w:sz w:val="24"/>
              <w:szCs w:val="24"/>
            </w:rPr>
            <w:t>, 255–259. https://www.researchgate.net/publication/259573199</w:t>
          </w:r>
        </w:p>
        <w:p w14:paraId="13B2349A" w14:textId="77777777" w:rsidR="00AB3B4C" w:rsidRPr="00132F8D" w:rsidRDefault="00AB3B4C">
          <w:pPr>
            <w:autoSpaceDE w:val="0"/>
            <w:autoSpaceDN w:val="0"/>
            <w:ind w:hanging="480"/>
            <w:divId w:val="81737983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Kaya, C. M., Kaeding, L. R., &amp; Burkhalter, D. E. (1977). Use of a Cold-Water Refuge by Rainbow and Brown Trout in a Geothermally Heated Stream. </w:t>
          </w:r>
          <w:r w:rsidRPr="00132F8D">
            <w:rPr>
              <w:rFonts w:ascii="Times New Roman" w:eastAsia="Times New Roman" w:hAnsi="Times New Roman" w:cs="Times New Roman"/>
              <w:i/>
              <w:iCs/>
              <w:sz w:val="24"/>
              <w:szCs w:val="24"/>
            </w:rPr>
            <w:t>The Progressive Fish-Culturist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39</w:t>
          </w:r>
          <w:r w:rsidRPr="00132F8D">
            <w:rPr>
              <w:rFonts w:ascii="Times New Roman" w:eastAsia="Times New Roman" w:hAnsi="Times New Roman" w:cs="Times New Roman"/>
              <w:sz w:val="24"/>
              <w:szCs w:val="24"/>
            </w:rPr>
            <w:t>, 37–39.</w:t>
          </w:r>
        </w:p>
        <w:p w14:paraId="3698BA42" w14:textId="77777777" w:rsidR="00AB3B4C" w:rsidRPr="00132F8D" w:rsidRDefault="00AB3B4C">
          <w:pPr>
            <w:autoSpaceDE w:val="0"/>
            <w:autoSpaceDN w:val="0"/>
            <w:ind w:hanging="480"/>
            <w:divId w:val="118281858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Krause, J., Loader, S. P., </w:t>
          </w:r>
          <w:proofErr w:type="spellStart"/>
          <w:r w:rsidRPr="00132F8D">
            <w:rPr>
              <w:rFonts w:ascii="Times New Roman" w:eastAsia="Times New Roman" w:hAnsi="Times New Roman" w:cs="Times New Roman"/>
              <w:sz w:val="24"/>
              <w:szCs w:val="24"/>
            </w:rPr>
            <w:t>Mcdermott</w:t>
          </w:r>
          <w:proofErr w:type="spellEnd"/>
          <w:r w:rsidRPr="00132F8D">
            <w:rPr>
              <w:rFonts w:ascii="Times New Roman" w:eastAsia="Times New Roman" w:hAnsi="Times New Roman" w:cs="Times New Roman"/>
              <w:sz w:val="24"/>
              <w:szCs w:val="24"/>
            </w:rPr>
            <w:t xml:space="preserve">, J., &amp; Ruxton, G. D. (1998). Refuge use by fish as a function of body length-related metabolic expenditure and predation risks. </w:t>
          </w:r>
          <w:r w:rsidRPr="00132F8D">
            <w:rPr>
              <w:rFonts w:ascii="Times New Roman" w:eastAsia="Times New Roman" w:hAnsi="Times New Roman" w:cs="Times New Roman"/>
              <w:i/>
              <w:iCs/>
              <w:sz w:val="24"/>
              <w:szCs w:val="24"/>
            </w:rPr>
            <w:t>Proceedings of the Royal Society of London. Series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265</w:t>
          </w:r>
          <w:r w:rsidRPr="00132F8D">
            <w:rPr>
              <w:rFonts w:ascii="Times New Roman" w:eastAsia="Times New Roman" w:hAnsi="Times New Roman" w:cs="Times New Roman"/>
              <w:sz w:val="24"/>
              <w:szCs w:val="24"/>
            </w:rPr>
            <w:t>(1413), 2373–2379. https://royalsocietypublishing.org/</w:t>
          </w:r>
        </w:p>
        <w:p w14:paraId="1C2E464D" w14:textId="77777777" w:rsidR="00AB3B4C" w:rsidRPr="00132F8D" w:rsidRDefault="00AB3B4C">
          <w:pPr>
            <w:autoSpaceDE w:val="0"/>
            <w:autoSpaceDN w:val="0"/>
            <w:ind w:hanging="480"/>
            <w:divId w:val="1974209302"/>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Kurylyk</w:t>
          </w:r>
          <w:proofErr w:type="spellEnd"/>
          <w:r w:rsidRPr="00132F8D">
            <w:rPr>
              <w:rFonts w:ascii="Times New Roman" w:eastAsia="Times New Roman" w:hAnsi="Times New Roman" w:cs="Times New Roman"/>
              <w:sz w:val="24"/>
              <w:szCs w:val="24"/>
            </w:rPr>
            <w:t xml:space="preserve">, B. L., </w:t>
          </w:r>
          <w:proofErr w:type="spellStart"/>
          <w:r w:rsidRPr="00132F8D">
            <w:rPr>
              <w:rFonts w:ascii="Times New Roman" w:eastAsia="Times New Roman" w:hAnsi="Times New Roman" w:cs="Times New Roman"/>
              <w:sz w:val="24"/>
              <w:szCs w:val="24"/>
            </w:rPr>
            <w:t>Macquarrie</w:t>
          </w:r>
          <w:proofErr w:type="spellEnd"/>
          <w:r w:rsidRPr="00132F8D">
            <w:rPr>
              <w:rFonts w:ascii="Times New Roman" w:eastAsia="Times New Roman" w:hAnsi="Times New Roman" w:cs="Times New Roman"/>
              <w:sz w:val="24"/>
              <w:szCs w:val="24"/>
            </w:rPr>
            <w:t xml:space="preserve">, K. T. B., </w:t>
          </w:r>
          <w:proofErr w:type="spellStart"/>
          <w:r w:rsidRPr="00132F8D">
            <w:rPr>
              <w:rFonts w:ascii="Times New Roman" w:eastAsia="Times New Roman" w:hAnsi="Times New Roman" w:cs="Times New Roman"/>
              <w:sz w:val="24"/>
              <w:szCs w:val="24"/>
            </w:rPr>
            <w:t>Linnansaari</w:t>
          </w:r>
          <w:proofErr w:type="spellEnd"/>
          <w:r w:rsidRPr="00132F8D">
            <w:rPr>
              <w:rFonts w:ascii="Times New Roman" w:eastAsia="Times New Roman" w:hAnsi="Times New Roman" w:cs="Times New Roman"/>
              <w:sz w:val="24"/>
              <w:szCs w:val="24"/>
            </w:rPr>
            <w:t xml:space="preserve">, T., </w:t>
          </w:r>
          <w:proofErr w:type="spellStart"/>
          <w:r w:rsidRPr="00132F8D">
            <w:rPr>
              <w:rFonts w:ascii="Times New Roman" w:eastAsia="Times New Roman" w:hAnsi="Times New Roman" w:cs="Times New Roman"/>
              <w:sz w:val="24"/>
              <w:szCs w:val="24"/>
            </w:rPr>
            <w:t>Cunjak</w:t>
          </w:r>
          <w:proofErr w:type="spellEnd"/>
          <w:r w:rsidRPr="00132F8D">
            <w:rPr>
              <w:rFonts w:ascii="Times New Roman" w:eastAsia="Times New Roman" w:hAnsi="Times New Roman" w:cs="Times New Roman"/>
              <w:sz w:val="24"/>
              <w:szCs w:val="24"/>
            </w:rPr>
            <w:t xml:space="preserve">, R. A., &amp; Curry, R. A. (2015). Preserving, augmenting, and creating cold-water thermal refugia in rivers: concepts derived </w:t>
          </w:r>
          <w:r w:rsidRPr="00132F8D">
            <w:rPr>
              <w:rFonts w:ascii="Times New Roman" w:eastAsia="Times New Roman" w:hAnsi="Times New Roman" w:cs="Times New Roman"/>
              <w:sz w:val="24"/>
              <w:szCs w:val="24"/>
            </w:rPr>
            <w:lastRenderedPageBreak/>
            <w:t xml:space="preserve">from research on the Miramichi River, New Brunswick (Canada). </w:t>
          </w:r>
          <w:r w:rsidRPr="00132F8D">
            <w:rPr>
              <w:rFonts w:ascii="Times New Roman" w:eastAsia="Times New Roman" w:hAnsi="Times New Roman" w:cs="Times New Roman"/>
              <w:i/>
              <w:iCs/>
              <w:sz w:val="24"/>
              <w:szCs w:val="24"/>
            </w:rPr>
            <w:t>Ecohydrology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w:t>
          </w:r>
          <w:r w:rsidRPr="00132F8D">
            <w:rPr>
              <w:rFonts w:ascii="Times New Roman" w:eastAsia="Times New Roman" w:hAnsi="Times New Roman" w:cs="Times New Roman"/>
              <w:sz w:val="24"/>
              <w:szCs w:val="24"/>
            </w:rPr>
            <w:t>(6), 1095–1108. https://doi.org/10.1002/ECO.1566</w:t>
          </w:r>
        </w:p>
        <w:p w14:paraId="364BC706" w14:textId="77777777" w:rsidR="00AB3B4C" w:rsidRPr="00132F8D" w:rsidRDefault="00AB3B4C">
          <w:pPr>
            <w:autoSpaceDE w:val="0"/>
            <w:autoSpaceDN w:val="0"/>
            <w:ind w:hanging="480"/>
            <w:divId w:val="133503711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Liedtke, T. L., Beeman, J. W., &amp; Gee, L. P. (2012). A standard operating procedure for the surgical implantation of transmitters in juvenile salmonids. US Geological Survey Open-File Report 2012-1267. </w:t>
          </w:r>
          <w:r w:rsidRPr="00132F8D">
            <w:rPr>
              <w:rFonts w:ascii="Times New Roman" w:eastAsia="Times New Roman" w:hAnsi="Times New Roman" w:cs="Times New Roman"/>
              <w:i/>
              <w:iCs/>
              <w:sz w:val="24"/>
              <w:szCs w:val="24"/>
            </w:rPr>
            <w:t>Open-File Report</w:t>
          </w:r>
          <w:r w:rsidRPr="00132F8D">
            <w:rPr>
              <w:rFonts w:ascii="Times New Roman" w:eastAsia="Times New Roman" w:hAnsi="Times New Roman" w:cs="Times New Roman"/>
              <w:sz w:val="24"/>
              <w:szCs w:val="24"/>
            </w:rPr>
            <w:t>. https://doi.org/10.3133/ofr20121267</w:t>
          </w:r>
        </w:p>
        <w:p w14:paraId="141EFCDC" w14:textId="77777777" w:rsidR="00AB3B4C" w:rsidRPr="00132F8D" w:rsidRDefault="00AB3B4C">
          <w:pPr>
            <w:autoSpaceDE w:val="0"/>
            <w:autoSpaceDN w:val="0"/>
            <w:ind w:hanging="480"/>
            <w:divId w:val="159096111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Logan, R. K., Vaudo, J. J., Wetherbee, B. M., &amp; Shivji, M. S. (2023). Patrolling the border: Billfish exploit the hypoxic boundary created by the world’s largest oxygen minimum zone. </w:t>
          </w:r>
          <w:r w:rsidRPr="00132F8D">
            <w:rPr>
              <w:rFonts w:ascii="Times New Roman" w:eastAsia="Times New Roman" w:hAnsi="Times New Roman" w:cs="Times New Roman"/>
              <w:i/>
              <w:iCs/>
              <w:sz w:val="24"/>
              <w:szCs w:val="24"/>
            </w:rPr>
            <w:t>Journal of Animal 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92</w:t>
          </w:r>
          <w:r w:rsidRPr="00132F8D">
            <w:rPr>
              <w:rFonts w:ascii="Times New Roman" w:eastAsia="Times New Roman" w:hAnsi="Times New Roman" w:cs="Times New Roman"/>
              <w:sz w:val="24"/>
              <w:szCs w:val="24"/>
            </w:rPr>
            <w:t>(8), 1658–1671. https://doi.org/10.1111/1365-2656.13940</w:t>
          </w:r>
        </w:p>
        <w:p w14:paraId="03D748EF" w14:textId="77777777" w:rsidR="00AB3B4C" w:rsidRPr="00132F8D" w:rsidRDefault="00AB3B4C">
          <w:pPr>
            <w:autoSpaceDE w:val="0"/>
            <w:autoSpaceDN w:val="0"/>
            <w:ind w:hanging="480"/>
            <w:divId w:val="154089477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Lovegrove, B. G. (2009). Modification and miniaturization of </w:t>
          </w:r>
          <w:proofErr w:type="spellStart"/>
          <w:r w:rsidRPr="00132F8D">
            <w:rPr>
              <w:rFonts w:ascii="Times New Roman" w:eastAsia="Times New Roman" w:hAnsi="Times New Roman" w:cs="Times New Roman"/>
              <w:sz w:val="24"/>
              <w:szCs w:val="24"/>
            </w:rPr>
            <w:t>Thermochron</w:t>
          </w:r>
          <w:proofErr w:type="spellEnd"/>
          <w:r w:rsidRPr="00132F8D">
            <w:rPr>
              <w:rFonts w:ascii="Times New Roman" w:eastAsia="Times New Roman" w:hAnsi="Times New Roman" w:cs="Times New Roman"/>
              <w:sz w:val="24"/>
              <w:szCs w:val="24"/>
            </w:rPr>
            <w:t xml:space="preserve"> </w:t>
          </w:r>
          <w:proofErr w:type="spellStart"/>
          <w:r w:rsidRPr="00132F8D">
            <w:rPr>
              <w:rFonts w:ascii="Times New Roman" w:eastAsia="Times New Roman" w:hAnsi="Times New Roman" w:cs="Times New Roman"/>
              <w:sz w:val="24"/>
              <w:szCs w:val="24"/>
            </w:rPr>
            <w:t>iButtons</w:t>
          </w:r>
          <w:proofErr w:type="spellEnd"/>
          <w:r w:rsidRPr="00132F8D">
            <w:rPr>
              <w:rFonts w:ascii="Times New Roman" w:eastAsia="Times New Roman" w:hAnsi="Times New Roman" w:cs="Times New Roman"/>
              <w:sz w:val="24"/>
              <w:szCs w:val="24"/>
            </w:rPr>
            <w:t xml:space="preserve"> for surgical implantation into small animals. </w:t>
          </w:r>
          <w:r w:rsidRPr="00132F8D">
            <w:rPr>
              <w:rFonts w:ascii="Times New Roman" w:eastAsia="Times New Roman" w:hAnsi="Times New Roman" w:cs="Times New Roman"/>
              <w:i/>
              <w:iCs/>
              <w:sz w:val="24"/>
              <w:szCs w:val="24"/>
            </w:rPr>
            <w:t>Journal of Comparative Physiology B: Biochemical, Systemic, and Environmental Physiology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179</w:t>
          </w:r>
          <w:r w:rsidRPr="00132F8D">
            <w:rPr>
              <w:rFonts w:ascii="Times New Roman" w:eastAsia="Times New Roman" w:hAnsi="Times New Roman" w:cs="Times New Roman"/>
              <w:sz w:val="24"/>
              <w:szCs w:val="24"/>
            </w:rPr>
            <w:t>(4), 451–458. https://doi.org/10.1007/s00360-008-0329-x</w:t>
          </w:r>
        </w:p>
        <w:p w14:paraId="7515B776" w14:textId="77777777" w:rsidR="00AB3B4C" w:rsidRPr="00132F8D" w:rsidRDefault="00AB3B4C">
          <w:pPr>
            <w:autoSpaceDE w:val="0"/>
            <w:autoSpaceDN w:val="0"/>
            <w:ind w:hanging="480"/>
            <w:divId w:val="115464235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Mac, M. J. (1985). Effects of ration size on preferred temperature of lake charr Salvelinus </w:t>
          </w:r>
          <w:proofErr w:type="spellStart"/>
          <w:r w:rsidRPr="00132F8D">
            <w:rPr>
              <w:rFonts w:ascii="Times New Roman" w:eastAsia="Times New Roman" w:hAnsi="Times New Roman" w:cs="Times New Roman"/>
              <w:sz w:val="24"/>
              <w:szCs w:val="24"/>
            </w:rPr>
            <w:t>namaycush</w:t>
          </w:r>
          <w:proofErr w:type="spellEnd"/>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Environmental Biology of Fishes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14</w:t>
          </w:r>
          <w:r w:rsidRPr="00132F8D">
            <w:rPr>
              <w:rFonts w:ascii="Times New Roman" w:eastAsia="Times New Roman" w:hAnsi="Times New Roman" w:cs="Times New Roman"/>
              <w:sz w:val="24"/>
              <w:szCs w:val="24"/>
            </w:rPr>
            <w:t>, 227–231. https://doi.org/10.1007/BF00000830/METRICS</w:t>
          </w:r>
        </w:p>
        <w:p w14:paraId="5D2C2460" w14:textId="77777777" w:rsidR="00AB3B4C" w:rsidRDefault="00AB3B4C">
          <w:pPr>
            <w:autoSpaceDE w:val="0"/>
            <w:autoSpaceDN w:val="0"/>
            <w:ind w:hanging="480"/>
            <w:divId w:val="56263788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Manly, B. F. J., McDonald, L. L., Thomas, D. L., McDonald, T. L., &amp; Erickson, W. P. (2012). Introduction to resource selection studies. </w:t>
          </w:r>
          <w:r w:rsidRPr="00132F8D">
            <w:rPr>
              <w:rFonts w:ascii="Times New Roman" w:eastAsia="Times New Roman" w:hAnsi="Times New Roman" w:cs="Times New Roman"/>
              <w:i/>
              <w:iCs/>
              <w:sz w:val="24"/>
              <w:szCs w:val="24"/>
            </w:rPr>
            <w:t>Resource Selection by Animals: Statistical Design and Analysis for Field Studies</w:t>
          </w:r>
          <w:r w:rsidRPr="00132F8D">
            <w:rPr>
              <w:rFonts w:ascii="Times New Roman" w:eastAsia="Times New Roman" w:hAnsi="Times New Roman" w:cs="Times New Roman"/>
              <w:sz w:val="24"/>
              <w:szCs w:val="24"/>
            </w:rPr>
            <w:t>, 1–15.</w:t>
          </w:r>
        </w:p>
        <w:p w14:paraId="1A807FDA" w14:textId="77A8093D" w:rsidR="00F3507F" w:rsidRPr="00132F8D" w:rsidRDefault="00F3507F">
          <w:pPr>
            <w:autoSpaceDE w:val="0"/>
            <w:autoSpaceDN w:val="0"/>
            <w:ind w:hanging="480"/>
            <w:divId w:val="562637881"/>
            <w:rPr>
              <w:rFonts w:ascii="Times New Roman" w:eastAsia="Times New Roman" w:hAnsi="Times New Roman" w:cs="Times New Roman"/>
              <w:sz w:val="24"/>
              <w:szCs w:val="24"/>
            </w:rPr>
          </w:pPr>
          <w:r w:rsidRPr="00F3507F">
            <w:rPr>
              <w:rFonts w:ascii="Times New Roman" w:eastAsia="Times New Roman" w:hAnsi="Times New Roman" w:cs="Times New Roman"/>
              <w:sz w:val="24"/>
              <w:szCs w:val="24"/>
            </w:rPr>
            <w:t>Matthews, K. R., &amp; Berg, N. H. (1997). Rainbow trout responses to water temperature and dissolved oxygen stress in two southern California stream pools. </w:t>
          </w:r>
          <w:r w:rsidRPr="00F3507F">
            <w:rPr>
              <w:rFonts w:ascii="Times New Roman" w:eastAsia="Times New Roman" w:hAnsi="Times New Roman" w:cs="Times New Roman"/>
              <w:i/>
              <w:iCs/>
              <w:sz w:val="24"/>
              <w:szCs w:val="24"/>
            </w:rPr>
            <w:t>Journal of Fish Biology</w:t>
          </w:r>
          <w:r w:rsidRPr="00F3507F">
            <w:rPr>
              <w:rFonts w:ascii="Times New Roman" w:eastAsia="Times New Roman" w:hAnsi="Times New Roman" w:cs="Times New Roman"/>
              <w:sz w:val="24"/>
              <w:szCs w:val="24"/>
            </w:rPr>
            <w:t>, </w:t>
          </w:r>
          <w:r w:rsidRPr="00F3507F">
            <w:rPr>
              <w:rFonts w:ascii="Times New Roman" w:eastAsia="Times New Roman" w:hAnsi="Times New Roman" w:cs="Times New Roman"/>
              <w:i/>
              <w:iCs/>
              <w:sz w:val="24"/>
              <w:szCs w:val="24"/>
            </w:rPr>
            <w:t>50</w:t>
          </w:r>
          <w:r w:rsidRPr="00F3507F">
            <w:rPr>
              <w:rFonts w:ascii="Times New Roman" w:eastAsia="Times New Roman" w:hAnsi="Times New Roman" w:cs="Times New Roman"/>
              <w:sz w:val="24"/>
              <w:szCs w:val="24"/>
            </w:rPr>
            <w:t>(1), 50-67.</w:t>
          </w:r>
        </w:p>
        <w:p w14:paraId="017C501E" w14:textId="77777777" w:rsidR="00AB3B4C" w:rsidRPr="00132F8D" w:rsidRDefault="00AB3B4C">
          <w:pPr>
            <w:autoSpaceDE w:val="0"/>
            <w:autoSpaceDN w:val="0"/>
            <w:ind w:hanging="480"/>
            <w:divId w:val="2740951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McLaren, J. S., Van Kirk, R. W., </w:t>
          </w:r>
          <w:proofErr w:type="spellStart"/>
          <w:r w:rsidRPr="00132F8D">
            <w:rPr>
              <w:rFonts w:ascii="Times New Roman" w:eastAsia="Times New Roman" w:hAnsi="Times New Roman" w:cs="Times New Roman"/>
              <w:sz w:val="24"/>
              <w:szCs w:val="24"/>
            </w:rPr>
            <w:t>Mabaka</w:t>
          </w:r>
          <w:proofErr w:type="spellEnd"/>
          <w:r w:rsidRPr="00132F8D">
            <w:rPr>
              <w:rFonts w:ascii="Times New Roman" w:eastAsia="Times New Roman" w:hAnsi="Times New Roman" w:cs="Times New Roman"/>
              <w:sz w:val="24"/>
              <w:szCs w:val="24"/>
            </w:rPr>
            <w:t xml:space="preserve">, A. J., Brothers, S., &amp; Budy, P. (2023). Drawdown, Habitat, and Kokanee Populations in a Western U.S. Reservoir. </w:t>
          </w:r>
          <w:r w:rsidRPr="00132F8D">
            <w:rPr>
              <w:rFonts w:ascii="Times New Roman" w:eastAsia="Times New Roman" w:hAnsi="Times New Roman" w:cs="Times New Roman"/>
              <w:i/>
              <w:iCs/>
              <w:sz w:val="24"/>
              <w:szCs w:val="24"/>
            </w:rPr>
            <w:t>North American Journal of Fisheries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43</w:t>
          </w:r>
          <w:r w:rsidRPr="00132F8D">
            <w:rPr>
              <w:rFonts w:ascii="Times New Roman" w:eastAsia="Times New Roman" w:hAnsi="Times New Roman" w:cs="Times New Roman"/>
              <w:sz w:val="24"/>
              <w:szCs w:val="24"/>
            </w:rPr>
            <w:t>(2), 339–351. https://doi.org/10.1002/NAFM.10879</w:t>
          </w:r>
        </w:p>
        <w:p w14:paraId="191A4F31" w14:textId="77777777" w:rsidR="00AB3B4C" w:rsidRPr="00132F8D" w:rsidRDefault="00AB3B4C">
          <w:pPr>
            <w:autoSpaceDE w:val="0"/>
            <w:autoSpaceDN w:val="0"/>
            <w:ind w:hanging="480"/>
            <w:divId w:val="109316550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Metcalfe, N. B., Van Leeuwen, T. E., &amp; Killen, S. S. (2016). Does individual variation in metabolic phenotype predict fish </w:t>
          </w:r>
          <w:proofErr w:type="spellStart"/>
          <w:r w:rsidRPr="00132F8D">
            <w:rPr>
              <w:rFonts w:ascii="Times New Roman" w:eastAsia="Times New Roman" w:hAnsi="Times New Roman" w:cs="Times New Roman"/>
              <w:sz w:val="24"/>
              <w:szCs w:val="24"/>
            </w:rPr>
            <w:t>behaviour</w:t>
          </w:r>
          <w:proofErr w:type="spellEnd"/>
          <w:r w:rsidRPr="00132F8D">
            <w:rPr>
              <w:rFonts w:ascii="Times New Roman" w:eastAsia="Times New Roman" w:hAnsi="Times New Roman" w:cs="Times New Roman"/>
              <w:sz w:val="24"/>
              <w:szCs w:val="24"/>
            </w:rPr>
            <w:t xml:space="preserve"> and performance? </w:t>
          </w:r>
          <w:r w:rsidRPr="00132F8D">
            <w:rPr>
              <w:rFonts w:ascii="Times New Roman" w:eastAsia="Times New Roman" w:hAnsi="Times New Roman" w:cs="Times New Roman"/>
              <w:i/>
              <w:iCs/>
              <w:sz w:val="24"/>
              <w:szCs w:val="24"/>
            </w:rPr>
            <w:t>Journal of Fish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88</w:t>
          </w:r>
          <w:r w:rsidRPr="00132F8D">
            <w:rPr>
              <w:rFonts w:ascii="Times New Roman" w:eastAsia="Times New Roman" w:hAnsi="Times New Roman" w:cs="Times New Roman"/>
              <w:sz w:val="24"/>
              <w:szCs w:val="24"/>
            </w:rPr>
            <w:t>(1), 298–321. https://doi.org/10.1111/JFB.12699</w:t>
          </w:r>
        </w:p>
        <w:p w14:paraId="215CB86F" w14:textId="77777777" w:rsidR="00AB3B4C" w:rsidRPr="00132F8D" w:rsidRDefault="00AB3B4C">
          <w:pPr>
            <w:autoSpaceDE w:val="0"/>
            <w:autoSpaceDN w:val="0"/>
            <w:ind w:hanging="480"/>
            <w:divId w:val="129035456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Moran, N. P., Sánchez-</w:t>
          </w:r>
          <w:proofErr w:type="spellStart"/>
          <w:r w:rsidRPr="00132F8D">
            <w:rPr>
              <w:rFonts w:ascii="Times New Roman" w:eastAsia="Times New Roman" w:hAnsi="Times New Roman" w:cs="Times New Roman"/>
              <w:sz w:val="24"/>
              <w:szCs w:val="24"/>
            </w:rPr>
            <w:t>Tójar</w:t>
          </w:r>
          <w:proofErr w:type="spellEnd"/>
          <w:r w:rsidRPr="00132F8D">
            <w:rPr>
              <w:rFonts w:ascii="Times New Roman" w:eastAsia="Times New Roman" w:hAnsi="Times New Roman" w:cs="Times New Roman"/>
              <w:sz w:val="24"/>
              <w:szCs w:val="24"/>
            </w:rPr>
            <w:t xml:space="preserve">, A., </w:t>
          </w:r>
          <w:proofErr w:type="spellStart"/>
          <w:r w:rsidRPr="00132F8D">
            <w:rPr>
              <w:rFonts w:ascii="Times New Roman" w:eastAsia="Times New Roman" w:hAnsi="Times New Roman" w:cs="Times New Roman"/>
              <w:sz w:val="24"/>
              <w:szCs w:val="24"/>
            </w:rPr>
            <w:t>Schielzeth</w:t>
          </w:r>
          <w:proofErr w:type="spellEnd"/>
          <w:r w:rsidRPr="00132F8D">
            <w:rPr>
              <w:rFonts w:ascii="Times New Roman" w:eastAsia="Times New Roman" w:hAnsi="Times New Roman" w:cs="Times New Roman"/>
              <w:sz w:val="24"/>
              <w:szCs w:val="24"/>
            </w:rPr>
            <w:t xml:space="preserve">, H., &amp; Reinhold, K. (2021). Poor nutritional condition promotes high-risk </w:t>
          </w:r>
          <w:proofErr w:type="spellStart"/>
          <w:r w:rsidRPr="00132F8D">
            <w:rPr>
              <w:rFonts w:ascii="Times New Roman" w:eastAsia="Times New Roman" w:hAnsi="Times New Roman" w:cs="Times New Roman"/>
              <w:sz w:val="24"/>
              <w:szCs w:val="24"/>
            </w:rPr>
            <w:t>behaviours</w:t>
          </w:r>
          <w:proofErr w:type="spellEnd"/>
          <w:r w:rsidRPr="00132F8D">
            <w:rPr>
              <w:rFonts w:ascii="Times New Roman" w:eastAsia="Times New Roman" w:hAnsi="Times New Roman" w:cs="Times New Roman"/>
              <w:sz w:val="24"/>
              <w:szCs w:val="24"/>
            </w:rPr>
            <w:t xml:space="preserve">: a systematic review and meta-analysis. </w:t>
          </w:r>
          <w:r w:rsidRPr="00132F8D">
            <w:rPr>
              <w:rFonts w:ascii="Times New Roman" w:eastAsia="Times New Roman" w:hAnsi="Times New Roman" w:cs="Times New Roman"/>
              <w:i/>
              <w:iCs/>
              <w:sz w:val="24"/>
              <w:szCs w:val="24"/>
            </w:rPr>
            <w:t>Biological Reviews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96</w:t>
          </w:r>
          <w:r w:rsidRPr="00132F8D">
            <w:rPr>
              <w:rFonts w:ascii="Times New Roman" w:eastAsia="Times New Roman" w:hAnsi="Times New Roman" w:cs="Times New Roman"/>
              <w:sz w:val="24"/>
              <w:szCs w:val="24"/>
            </w:rPr>
            <w:t>(1), 269–288. https://doi.org/10.1111/brv.12655</w:t>
          </w:r>
        </w:p>
        <w:p w14:paraId="7D1C510D" w14:textId="77777777" w:rsidR="00AB3B4C" w:rsidRPr="00132F8D" w:rsidRDefault="00AB3B4C">
          <w:pPr>
            <w:autoSpaceDE w:val="0"/>
            <w:autoSpaceDN w:val="0"/>
            <w:ind w:hanging="480"/>
            <w:divId w:val="29479592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Moss, J. L. (1985). Summer selection of thermal refuges by striped bass in Alabama reservoirs and tailwaters. </w:t>
          </w:r>
          <w:r w:rsidRPr="00132F8D">
            <w:rPr>
              <w:rFonts w:ascii="Times New Roman" w:eastAsia="Times New Roman" w:hAnsi="Times New Roman" w:cs="Times New Roman"/>
              <w:i/>
              <w:iCs/>
              <w:sz w:val="24"/>
              <w:szCs w:val="24"/>
            </w:rPr>
            <w:t>Transactions of the American Fisheries Society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114</w:t>
          </w:r>
          <w:r w:rsidRPr="00132F8D">
            <w:rPr>
              <w:rFonts w:ascii="Times New Roman" w:eastAsia="Times New Roman" w:hAnsi="Times New Roman" w:cs="Times New Roman"/>
              <w:sz w:val="24"/>
              <w:szCs w:val="24"/>
            </w:rPr>
            <w:t>(1), 77–83. https://doi.org/10.1577/1548-8659(1985)114&lt;</w:t>
          </w:r>
          <w:proofErr w:type="gramStart"/>
          <w:r w:rsidRPr="00132F8D">
            <w:rPr>
              <w:rFonts w:ascii="Times New Roman" w:eastAsia="Times New Roman" w:hAnsi="Times New Roman" w:cs="Times New Roman"/>
              <w:sz w:val="24"/>
              <w:szCs w:val="24"/>
            </w:rPr>
            <w:t>77:SSOTRB</w:t>
          </w:r>
          <w:proofErr w:type="gramEnd"/>
          <w:r w:rsidRPr="00132F8D">
            <w:rPr>
              <w:rFonts w:ascii="Times New Roman" w:eastAsia="Times New Roman" w:hAnsi="Times New Roman" w:cs="Times New Roman"/>
              <w:sz w:val="24"/>
              <w:szCs w:val="24"/>
            </w:rPr>
            <w:t>&gt;2.0.CO;2</w:t>
          </w:r>
        </w:p>
        <w:p w14:paraId="425E564C" w14:textId="77777777" w:rsidR="00AB3B4C" w:rsidRPr="00132F8D" w:rsidRDefault="00AB3B4C">
          <w:pPr>
            <w:autoSpaceDE w:val="0"/>
            <w:autoSpaceDN w:val="0"/>
            <w:ind w:hanging="480"/>
            <w:divId w:val="210731062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Ohman, M. D. (1990). The Demographic Benefits of Diel Vertical Migration by Zooplankton. </w:t>
          </w:r>
          <w:r w:rsidRPr="00132F8D">
            <w:rPr>
              <w:rFonts w:ascii="Times New Roman" w:eastAsia="Times New Roman" w:hAnsi="Times New Roman" w:cs="Times New Roman"/>
              <w:i/>
              <w:iCs/>
              <w:sz w:val="24"/>
              <w:szCs w:val="24"/>
            </w:rPr>
            <w:t>Ecological Monographs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60</w:t>
          </w:r>
          <w:r w:rsidRPr="00132F8D">
            <w:rPr>
              <w:rFonts w:ascii="Times New Roman" w:eastAsia="Times New Roman" w:hAnsi="Times New Roman" w:cs="Times New Roman"/>
              <w:sz w:val="24"/>
              <w:szCs w:val="24"/>
            </w:rPr>
            <w:t>(3), 257–281. https://doi.org/10.2307/1943058</w:t>
          </w:r>
        </w:p>
        <w:p w14:paraId="38217980" w14:textId="77777777" w:rsidR="00AB3B4C" w:rsidRPr="00132F8D" w:rsidRDefault="00AB3B4C">
          <w:pPr>
            <w:autoSpaceDE w:val="0"/>
            <w:autoSpaceDN w:val="0"/>
            <w:ind w:hanging="480"/>
            <w:divId w:val="21019367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Oregon Department of Environmental Quality. (2007). </w:t>
          </w:r>
          <w:r w:rsidRPr="00132F8D">
            <w:rPr>
              <w:rFonts w:ascii="Times New Roman" w:eastAsia="Times New Roman" w:hAnsi="Times New Roman" w:cs="Times New Roman"/>
              <w:i/>
              <w:iCs/>
              <w:sz w:val="24"/>
              <w:szCs w:val="24"/>
            </w:rPr>
            <w:t>340-041-0028: Water Quality Standards: Beneficial Uses, Policies, and Criteria for Oregon—Temperature</w:t>
          </w:r>
          <w:r w:rsidRPr="00132F8D">
            <w:rPr>
              <w:rFonts w:ascii="Times New Roman" w:eastAsia="Times New Roman" w:hAnsi="Times New Roman" w:cs="Times New Roman"/>
              <w:sz w:val="24"/>
              <w:szCs w:val="24"/>
            </w:rPr>
            <w:t>.</w:t>
          </w:r>
        </w:p>
        <w:p w14:paraId="773EFFCF" w14:textId="77777777" w:rsidR="00AB3B4C" w:rsidRPr="00132F8D" w:rsidRDefault="00AB3B4C">
          <w:pPr>
            <w:autoSpaceDE w:val="0"/>
            <w:autoSpaceDN w:val="0"/>
            <w:ind w:hanging="480"/>
            <w:divId w:val="97198444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Orrock, J. L., Preisser, E. L., Grabowski, J. H., &amp; Trussell, G. C. (2013). The cost of safety: Refuges increase the impact of predation risk in aquatic systems.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94</w:t>
          </w:r>
          <w:r w:rsidRPr="00132F8D">
            <w:rPr>
              <w:rFonts w:ascii="Times New Roman" w:eastAsia="Times New Roman" w:hAnsi="Times New Roman" w:cs="Times New Roman"/>
              <w:sz w:val="24"/>
              <w:szCs w:val="24"/>
            </w:rPr>
            <w:t>(3), 573–579. https://doi.org/10.1890/12-0502.1</w:t>
          </w:r>
        </w:p>
        <w:p w14:paraId="46E8A002" w14:textId="77777777" w:rsidR="00AB3B4C" w:rsidRPr="00132F8D" w:rsidRDefault="00AB3B4C">
          <w:pPr>
            <w:autoSpaceDE w:val="0"/>
            <w:autoSpaceDN w:val="0"/>
            <w:ind w:hanging="480"/>
            <w:divId w:val="23606282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Palmer, M., &amp; Ruhi, A. (2019). Linkages between flow regime, biota, and ecosystem processes: Implications for river restoration. </w:t>
          </w:r>
          <w:r w:rsidRPr="00132F8D">
            <w:rPr>
              <w:rFonts w:ascii="Times New Roman" w:eastAsia="Times New Roman" w:hAnsi="Times New Roman" w:cs="Times New Roman"/>
              <w:i/>
              <w:iCs/>
              <w:sz w:val="24"/>
              <w:szCs w:val="24"/>
            </w:rPr>
            <w:t>Science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365</w:t>
          </w:r>
          <w:r w:rsidRPr="00132F8D">
            <w:rPr>
              <w:rFonts w:ascii="Times New Roman" w:eastAsia="Times New Roman" w:hAnsi="Times New Roman" w:cs="Times New Roman"/>
              <w:sz w:val="24"/>
              <w:szCs w:val="24"/>
            </w:rPr>
            <w:t>(6459). https://doi.org/10.1126/science.aaw2087</w:t>
          </w:r>
        </w:p>
        <w:p w14:paraId="654F57A6" w14:textId="77777777" w:rsidR="00AB3B4C" w:rsidRPr="00132F8D" w:rsidRDefault="00AB3B4C">
          <w:pPr>
            <w:autoSpaceDE w:val="0"/>
            <w:autoSpaceDN w:val="0"/>
            <w:ind w:hanging="480"/>
            <w:divId w:val="172910752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Penaluna, B. E., Abadía-Cardoso, A., Dunham, J. B., García-</w:t>
          </w:r>
          <w:proofErr w:type="spellStart"/>
          <w:r w:rsidRPr="00132F8D">
            <w:rPr>
              <w:rFonts w:ascii="Times New Roman" w:eastAsia="Times New Roman" w:hAnsi="Times New Roman" w:cs="Times New Roman"/>
              <w:sz w:val="24"/>
              <w:szCs w:val="24"/>
            </w:rPr>
            <w:t>Dé</w:t>
          </w:r>
          <w:proofErr w:type="spellEnd"/>
          <w:r w:rsidRPr="00132F8D">
            <w:rPr>
              <w:rFonts w:ascii="Times New Roman" w:eastAsia="Times New Roman" w:hAnsi="Times New Roman" w:cs="Times New Roman"/>
              <w:sz w:val="24"/>
              <w:szCs w:val="24"/>
            </w:rPr>
            <w:t xml:space="preserve"> León, F. J., Gresswell, R. E., Luna, A. R., Taylor, E. B., Shepard, B. B., Muhlfeld, C. C., Bestgen, K. R., Rogers, K., Escalante, M. A., Keeley, E. R., Temple, G. M., Williams, J. E., Matthews, K. R., Pierce, R., Mayden, R. L., Kovach, R. P., … Fausch, K. D. (2016). Conservation of Native Pacific Trout Diversity in Western North America. </w:t>
          </w:r>
          <w:r w:rsidRPr="00132F8D">
            <w:rPr>
              <w:rFonts w:ascii="Times New Roman" w:eastAsia="Times New Roman" w:hAnsi="Times New Roman" w:cs="Times New Roman"/>
              <w:i/>
              <w:iCs/>
              <w:sz w:val="24"/>
              <w:szCs w:val="24"/>
            </w:rPr>
            <w:t>Fisheries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41</w:t>
          </w:r>
          <w:r w:rsidRPr="00132F8D">
            <w:rPr>
              <w:rFonts w:ascii="Times New Roman" w:eastAsia="Times New Roman" w:hAnsi="Times New Roman" w:cs="Times New Roman"/>
              <w:sz w:val="24"/>
              <w:szCs w:val="24"/>
            </w:rPr>
            <w:t>(6), 286–300. https://doi.org/10.1080/03632415.2016.1175888</w:t>
          </w:r>
        </w:p>
        <w:p w14:paraId="2FE25CDD" w14:textId="77777777" w:rsidR="00AB3B4C" w:rsidRPr="00132F8D" w:rsidRDefault="00AB3B4C">
          <w:pPr>
            <w:autoSpaceDE w:val="0"/>
            <w:autoSpaceDN w:val="0"/>
            <w:ind w:hanging="480"/>
            <w:divId w:val="586160600"/>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Pépino</w:t>
          </w:r>
          <w:proofErr w:type="spellEnd"/>
          <w:r w:rsidRPr="00132F8D">
            <w:rPr>
              <w:rFonts w:ascii="Times New Roman" w:eastAsia="Times New Roman" w:hAnsi="Times New Roman" w:cs="Times New Roman"/>
              <w:sz w:val="24"/>
              <w:szCs w:val="24"/>
            </w:rPr>
            <w:t xml:space="preserve">, M., Goyer, K., &amp; Magnan, P. (2015). Heat transfer in fish: are short excursions between habitats a thermoregulatory </w:t>
          </w:r>
          <w:proofErr w:type="spellStart"/>
          <w:r w:rsidRPr="00132F8D">
            <w:rPr>
              <w:rFonts w:ascii="Times New Roman" w:eastAsia="Times New Roman" w:hAnsi="Times New Roman" w:cs="Times New Roman"/>
              <w:sz w:val="24"/>
              <w:szCs w:val="24"/>
            </w:rPr>
            <w:t>behaviour</w:t>
          </w:r>
          <w:proofErr w:type="spellEnd"/>
          <w:r w:rsidRPr="00132F8D">
            <w:rPr>
              <w:rFonts w:ascii="Times New Roman" w:eastAsia="Times New Roman" w:hAnsi="Times New Roman" w:cs="Times New Roman"/>
              <w:sz w:val="24"/>
              <w:szCs w:val="24"/>
            </w:rPr>
            <w:t xml:space="preserve"> to exploit resources in an </w:t>
          </w:r>
          <w:proofErr w:type="spellStart"/>
          <w:r w:rsidRPr="00132F8D">
            <w:rPr>
              <w:rFonts w:ascii="Times New Roman" w:eastAsia="Times New Roman" w:hAnsi="Times New Roman" w:cs="Times New Roman"/>
              <w:sz w:val="24"/>
              <w:szCs w:val="24"/>
            </w:rPr>
            <w:t>unfavourable</w:t>
          </w:r>
          <w:proofErr w:type="spellEnd"/>
          <w:r w:rsidRPr="00132F8D">
            <w:rPr>
              <w:rFonts w:ascii="Times New Roman" w:eastAsia="Times New Roman" w:hAnsi="Times New Roman" w:cs="Times New Roman"/>
              <w:sz w:val="24"/>
              <w:szCs w:val="24"/>
            </w:rPr>
            <w:t xml:space="preserve"> thermal environment? </w:t>
          </w:r>
          <w:r w:rsidRPr="00132F8D">
            <w:rPr>
              <w:rFonts w:ascii="Times New Roman" w:eastAsia="Times New Roman" w:hAnsi="Times New Roman" w:cs="Times New Roman"/>
              <w:i/>
              <w:iCs/>
              <w:sz w:val="24"/>
              <w:szCs w:val="24"/>
            </w:rPr>
            <w:t>Journal of Experimental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218</w:t>
          </w:r>
          <w:r w:rsidRPr="00132F8D">
            <w:rPr>
              <w:rFonts w:ascii="Times New Roman" w:eastAsia="Times New Roman" w:hAnsi="Times New Roman" w:cs="Times New Roman"/>
              <w:sz w:val="24"/>
              <w:szCs w:val="24"/>
            </w:rPr>
            <w:t>(21), 3461–3467. https://doi.org/10.1242/jeb.126466</w:t>
          </w:r>
        </w:p>
        <w:p w14:paraId="1A1150CC" w14:textId="77777777" w:rsidR="00AB3B4C" w:rsidRPr="00132F8D" w:rsidRDefault="00AB3B4C">
          <w:pPr>
            <w:autoSpaceDE w:val="0"/>
            <w:autoSpaceDN w:val="0"/>
            <w:ind w:hanging="480"/>
            <w:divId w:val="211170516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Persson, L., &amp; Eklov, P. (1995). Prey Refuges Affecting Interactions Between Piscivorous Perch and Juvenile Perch and Roach.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76</w:t>
          </w:r>
          <w:r w:rsidRPr="00132F8D">
            <w:rPr>
              <w:rFonts w:ascii="Times New Roman" w:eastAsia="Times New Roman" w:hAnsi="Times New Roman" w:cs="Times New Roman"/>
              <w:sz w:val="24"/>
              <w:szCs w:val="24"/>
            </w:rPr>
            <w:t>(1), 70–81. https://doi.org/10.2307/1940632</w:t>
          </w:r>
        </w:p>
        <w:p w14:paraId="255552AA" w14:textId="77777777" w:rsidR="00AB3B4C" w:rsidRPr="00132F8D" w:rsidRDefault="00AB3B4C">
          <w:pPr>
            <w:autoSpaceDE w:val="0"/>
            <w:autoSpaceDN w:val="0"/>
            <w:ind w:hanging="480"/>
            <w:divId w:val="9544595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Poole, G. C., &amp; Berman, C. H. (2001). An Ecological Perspective on In-Stream Temperature: Natural Heat Dynamics and Mechanisms of Human-Caused Thermal Degradation. </w:t>
          </w:r>
          <w:r w:rsidRPr="00132F8D">
            <w:rPr>
              <w:rFonts w:ascii="Times New Roman" w:eastAsia="Times New Roman" w:hAnsi="Times New Roman" w:cs="Times New Roman"/>
              <w:i/>
              <w:iCs/>
              <w:sz w:val="24"/>
              <w:szCs w:val="24"/>
            </w:rPr>
            <w:t>Environmental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27</w:t>
          </w:r>
          <w:r w:rsidRPr="00132F8D">
            <w:rPr>
              <w:rFonts w:ascii="Times New Roman" w:eastAsia="Times New Roman" w:hAnsi="Times New Roman" w:cs="Times New Roman"/>
              <w:sz w:val="24"/>
              <w:szCs w:val="24"/>
            </w:rPr>
            <w:t>(6), 787–802. https://doi.org/10.1007/s002670010188</w:t>
          </w:r>
        </w:p>
        <w:p w14:paraId="55511235" w14:textId="77777777" w:rsidR="00AB3B4C" w:rsidRPr="00132F8D" w:rsidRDefault="00AB3B4C">
          <w:pPr>
            <w:autoSpaceDE w:val="0"/>
            <w:autoSpaceDN w:val="0"/>
            <w:ind w:hanging="480"/>
            <w:divId w:val="313265370"/>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Pörtner</w:t>
          </w:r>
          <w:proofErr w:type="spellEnd"/>
          <w:r w:rsidRPr="00132F8D">
            <w:rPr>
              <w:rFonts w:ascii="Times New Roman" w:eastAsia="Times New Roman" w:hAnsi="Times New Roman" w:cs="Times New Roman"/>
              <w:sz w:val="24"/>
              <w:szCs w:val="24"/>
            </w:rPr>
            <w:t xml:space="preserve">, H. (2001). Climate change and temperature-dependent biogeography: Oxygen limitation of thermal tolerance in animals. </w:t>
          </w:r>
          <w:proofErr w:type="spellStart"/>
          <w:r w:rsidRPr="00132F8D">
            <w:rPr>
              <w:rFonts w:ascii="Times New Roman" w:eastAsia="Times New Roman" w:hAnsi="Times New Roman" w:cs="Times New Roman"/>
              <w:i/>
              <w:iCs/>
              <w:sz w:val="24"/>
              <w:szCs w:val="24"/>
            </w:rPr>
            <w:t>Naturwissenschaften</w:t>
          </w:r>
          <w:proofErr w:type="spellEnd"/>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88</w:t>
          </w:r>
          <w:r w:rsidRPr="00132F8D">
            <w:rPr>
              <w:rFonts w:ascii="Times New Roman" w:eastAsia="Times New Roman" w:hAnsi="Times New Roman" w:cs="Times New Roman"/>
              <w:sz w:val="24"/>
              <w:szCs w:val="24"/>
            </w:rPr>
            <w:t>(4), 137–146. https://doi.org/10.1007/S001140100216/METRICS</w:t>
          </w:r>
        </w:p>
        <w:p w14:paraId="22345BEA" w14:textId="77777777" w:rsidR="00AB3B4C" w:rsidRPr="00132F8D" w:rsidRDefault="00AB3B4C">
          <w:pPr>
            <w:autoSpaceDE w:val="0"/>
            <w:autoSpaceDN w:val="0"/>
            <w:ind w:hanging="480"/>
            <w:divId w:val="28693311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Power, M. E. (1984). Depth Distributions of Armored Catfish: Predator-Induced Resource Avoidance?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65</w:t>
          </w:r>
          <w:r w:rsidRPr="00132F8D">
            <w:rPr>
              <w:rFonts w:ascii="Times New Roman" w:eastAsia="Times New Roman" w:hAnsi="Times New Roman" w:cs="Times New Roman"/>
              <w:sz w:val="24"/>
              <w:szCs w:val="24"/>
            </w:rPr>
            <w:t>(2), 523–528. https://doi.org/10.2307/1941414</w:t>
          </w:r>
        </w:p>
        <w:p w14:paraId="4DB6DF9F" w14:textId="77777777" w:rsidR="00AB3B4C" w:rsidRPr="00132F8D" w:rsidRDefault="00AB3B4C">
          <w:pPr>
            <w:autoSpaceDE w:val="0"/>
            <w:autoSpaceDN w:val="0"/>
            <w:ind w:hanging="480"/>
            <w:divId w:val="63537910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Rajesh, M., &amp; Rehana, S. (2022). Impact of climate change on river water temperature and dissolved oxygen: Indian riverine thermal regimes. </w:t>
          </w:r>
          <w:r w:rsidRPr="00132F8D">
            <w:rPr>
              <w:rFonts w:ascii="Times New Roman" w:eastAsia="Times New Roman" w:hAnsi="Times New Roman" w:cs="Times New Roman"/>
              <w:i/>
              <w:iCs/>
              <w:sz w:val="24"/>
              <w:szCs w:val="24"/>
            </w:rPr>
            <w:t>Scientific Reports 2022 12:1</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12</w:t>
          </w:r>
          <w:r w:rsidRPr="00132F8D">
            <w:rPr>
              <w:rFonts w:ascii="Times New Roman" w:eastAsia="Times New Roman" w:hAnsi="Times New Roman" w:cs="Times New Roman"/>
              <w:sz w:val="24"/>
              <w:szCs w:val="24"/>
            </w:rPr>
            <w:t>(1), 9222. https://doi.org/10.1038/s41598-022-12996-7</w:t>
          </w:r>
        </w:p>
        <w:p w14:paraId="7BADB8C4" w14:textId="77777777" w:rsidR="00AB3B4C" w:rsidRPr="00132F8D" w:rsidRDefault="00AB3B4C">
          <w:pPr>
            <w:autoSpaceDE w:val="0"/>
            <w:autoSpaceDN w:val="0"/>
            <w:ind w:hanging="480"/>
            <w:divId w:val="39454761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Rhode, S. C., Pawlowski, M., &amp; </w:t>
          </w:r>
          <w:proofErr w:type="spellStart"/>
          <w:r w:rsidRPr="00132F8D">
            <w:rPr>
              <w:rFonts w:ascii="Times New Roman" w:eastAsia="Times New Roman" w:hAnsi="Times New Roman" w:cs="Times New Roman"/>
              <w:sz w:val="24"/>
              <w:szCs w:val="24"/>
            </w:rPr>
            <w:t>Tollrian</w:t>
          </w:r>
          <w:proofErr w:type="spellEnd"/>
          <w:r w:rsidRPr="00132F8D">
            <w:rPr>
              <w:rFonts w:ascii="Times New Roman" w:eastAsia="Times New Roman" w:hAnsi="Times New Roman" w:cs="Times New Roman"/>
              <w:sz w:val="24"/>
              <w:szCs w:val="24"/>
            </w:rPr>
            <w:t xml:space="preserve">, R. (2001). The impact of ultraviolet radiation on the vertical distribution of zooplankton of the genus Daphnia. </w:t>
          </w:r>
          <w:r w:rsidRPr="00132F8D">
            <w:rPr>
              <w:rFonts w:ascii="Times New Roman" w:eastAsia="Times New Roman" w:hAnsi="Times New Roman" w:cs="Times New Roman"/>
              <w:i/>
              <w:iCs/>
              <w:sz w:val="24"/>
              <w:szCs w:val="24"/>
            </w:rPr>
            <w:t>Nature 2001 412:6842</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412</w:t>
          </w:r>
          <w:r w:rsidRPr="00132F8D">
            <w:rPr>
              <w:rFonts w:ascii="Times New Roman" w:eastAsia="Times New Roman" w:hAnsi="Times New Roman" w:cs="Times New Roman"/>
              <w:sz w:val="24"/>
              <w:szCs w:val="24"/>
            </w:rPr>
            <w:t>(6842), 69–72. https://doi.org/10.1038/35083567</w:t>
          </w:r>
        </w:p>
        <w:p w14:paraId="52962785" w14:textId="77777777" w:rsidR="00AB3B4C" w:rsidRPr="00132F8D" w:rsidRDefault="00AB3B4C">
          <w:pPr>
            <w:autoSpaceDE w:val="0"/>
            <w:autoSpaceDN w:val="0"/>
            <w:ind w:hanging="480"/>
            <w:divId w:val="151788811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Scheuerell, M. D., &amp; Schindler, D. E. (2003). Diel vertical migration by juvenile sockeye salmon: empirical evidence for the antipredation window.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84</w:t>
          </w:r>
          <w:r w:rsidRPr="00132F8D">
            <w:rPr>
              <w:rFonts w:ascii="Times New Roman" w:eastAsia="Times New Roman" w:hAnsi="Times New Roman" w:cs="Times New Roman"/>
              <w:sz w:val="24"/>
              <w:szCs w:val="24"/>
            </w:rPr>
            <w:t>(7), 1713–1720. https://doi.org/10.1890/0012-9658(2003)084[</w:t>
          </w:r>
          <w:proofErr w:type="gramStart"/>
          <w:r w:rsidRPr="00132F8D">
            <w:rPr>
              <w:rFonts w:ascii="Times New Roman" w:eastAsia="Times New Roman" w:hAnsi="Times New Roman" w:cs="Times New Roman"/>
              <w:sz w:val="24"/>
              <w:szCs w:val="24"/>
            </w:rPr>
            <w:t>1713:DVMBJS</w:t>
          </w:r>
          <w:proofErr w:type="gramEnd"/>
          <w:r w:rsidRPr="00132F8D">
            <w:rPr>
              <w:rFonts w:ascii="Times New Roman" w:eastAsia="Times New Roman" w:hAnsi="Times New Roman" w:cs="Times New Roman"/>
              <w:sz w:val="24"/>
              <w:szCs w:val="24"/>
            </w:rPr>
            <w:t>]2.0.CO;2</w:t>
          </w:r>
        </w:p>
        <w:p w14:paraId="6576FDF1" w14:textId="77777777" w:rsidR="00AB3B4C" w:rsidRPr="00132F8D" w:rsidRDefault="00AB3B4C">
          <w:pPr>
            <w:autoSpaceDE w:val="0"/>
            <w:autoSpaceDN w:val="0"/>
            <w:ind w:hanging="480"/>
            <w:divId w:val="129368148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Sims, D. W., Wearmouth, V. J., Southall, E. J., Hill, J. M., Moore, P., Rawlinson, K., Hutchinson, N., Budd, G. C., Righton, D., Metcalfe, J. D., Nash, J. P., &amp; Morritt, D. (2006). </w:t>
          </w:r>
          <w:r w:rsidRPr="00132F8D">
            <w:rPr>
              <w:rFonts w:ascii="Times New Roman" w:eastAsia="Times New Roman" w:hAnsi="Times New Roman" w:cs="Times New Roman"/>
              <w:sz w:val="24"/>
              <w:szCs w:val="24"/>
            </w:rPr>
            <w:lastRenderedPageBreak/>
            <w:t xml:space="preserve">Hunt Warm, Rest Cool: Bioenergetic Strategy Underlying Diel Vertical Migration of a. </w:t>
          </w:r>
          <w:r w:rsidRPr="00132F8D">
            <w:rPr>
              <w:rFonts w:ascii="Times New Roman" w:eastAsia="Times New Roman" w:hAnsi="Times New Roman" w:cs="Times New Roman"/>
              <w:i/>
              <w:iCs/>
              <w:sz w:val="24"/>
              <w:szCs w:val="24"/>
            </w:rPr>
            <w:t>Source: Journal of Animal 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75</w:t>
          </w:r>
          <w:r w:rsidRPr="00132F8D">
            <w:rPr>
              <w:rFonts w:ascii="Times New Roman" w:eastAsia="Times New Roman" w:hAnsi="Times New Roman" w:cs="Times New Roman"/>
              <w:sz w:val="24"/>
              <w:szCs w:val="24"/>
            </w:rPr>
            <w:t>(1), 176–190. https://doi.org/10.1111/j.1365-2656.2005.01033.x</w:t>
          </w:r>
        </w:p>
        <w:p w14:paraId="20F90495" w14:textId="77777777" w:rsidR="00AB3B4C" w:rsidRPr="00132F8D" w:rsidRDefault="00AB3B4C">
          <w:pPr>
            <w:autoSpaceDE w:val="0"/>
            <w:autoSpaceDN w:val="0"/>
            <w:ind w:hanging="480"/>
            <w:divId w:val="78847707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Sogard, S. M., &amp; Olla, B. L. (1996). Food deprivation affects vertical distribution and activity of a marine fish in a thermal gradient: potential energy-conserving mechanisms. </w:t>
          </w:r>
          <w:r w:rsidRPr="00132F8D">
            <w:rPr>
              <w:rFonts w:ascii="Times New Roman" w:eastAsia="Times New Roman" w:hAnsi="Times New Roman" w:cs="Times New Roman"/>
              <w:i/>
              <w:iCs/>
              <w:sz w:val="24"/>
              <w:szCs w:val="24"/>
            </w:rPr>
            <w:t>Marine Ecology Progress Series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133</w:t>
          </w:r>
          <w:r w:rsidRPr="00132F8D">
            <w:rPr>
              <w:rFonts w:ascii="Times New Roman" w:eastAsia="Times New Roman" w:hAnsi="Times New Roman" w:cs="Times New Roman"/>
              <w:sz w:val="24"/>
              <w:szCs w:val="24"/>
            </w:rPr>
            <w:t>(1–3), 43–55. https://doi.org/10.3354/MEPS133043</w:t>
          </w:r>
        </w:p>
        <w:p w14:paraId="0C318F8A" w14:textId="77777777" w:rsidR="00AB3B4C" w:rsidRPr="00132F8D" w:rsidRDefault="00AB3B4C">
          <w:pPr>
            <w:autoSpaceDE w:val="0"/>
            <w:autoSpaceDN w:val="0"/>
            <w:ind w:hanging="480"/>
            <w:divId w:val="109886854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Steel, E. A., Beechie, T. J., Torgersen, C. E., &amp; Fullerton, A. H. (2017). Envisioning, Quantifying, and Managing Thermal Regimes on River Networks. In </w:t>
          </w:r>
          <w:proofErr w:type="spellStart"/>
          <w:r w:rsidRPr="00132F8D">
            <w:rPr>
              <w:rFonts w:ascii="Times New Roman" w:eastAsia="Times New Roman" w:hAnsi="Times New Roman" w:cs="Times New Roman"/>
              <w:i/>
              <w:iCs/>
              <w:sz w:val="24"/>
              <w:szCs w:val="24"/>
            </w:rPr>
            <w:t>BioScience</w:t>
          </w:r>
          <w:proofErr w:type="spellEnd"/>
          <w:r w:rsidRPr="00132F8D">
            <w:rPr>
              <w:rFonts w:ascii="Times New Roman" w:eastAsia="Times New Roman" w:hAnsi="Times New Roman" w:cs="Times New Roman"/>
              <w:sz w:val="24"/>
              <w:szCs w:val="24"/>
            </w:rPr>
            <w:t xml:space="preserve"> (Vol. 67, Issue 6, pp. 506–522). https://doi.org/10.1093/biosci/bix047</w:t>
          </w:r>
        </w:p>
        <w:p w14:paraId="645C5894" w14:textId="77777777" w:rsidR="00AB3B4C" w:rsidRPr="00132F8D" w:rsidRDefault="00AB3B4C">
          <w:pPr>
            <w:autoSpaceDE w:val="0"/>
            <w:autoSpaceDN w:val="0"/>
            <w:ind w:hanging="480"/>
            <w:divId w:val="21026874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Stich, H.-B., &amp; Lampert, W. (1981). Predator evasion as an explanation of diurnal vertical migration by zooplankton. </w:t>
          </w:r>
          <w:r w:rsidRPr="00132F8D">
            <w:rPr>
              <w:rFonts w:ascii="Times New Roman" w:eastAsia="Times New Roman" w:hAnsi="Times New Roman" w:cs="Times New Roman"/>
              <w:i/>
              <w:iCs/>
              <w:sz w:val="24"/>
              <w:szCs w:val="24"/>
            </w:rPr>
            <w:t>Nature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293</w:t>
          </w:r>
          <w:r w:rsidRPr="00132F8D">
            <w:rPr>
              <w:rFonts w:ascii="Times New Roman" w:eastAsia="Times New Roman" w:hAnsi="Times New Roman" w:cs="Times New Roman"/>
              <w:sz w:val="24"/>
              <w:szCs w:val="24"/>
            </w:rPr>
            <w:t>(5831), 396–398.</w:t>
          </w:r>
        </w:p>
        <w:p w14:paraId="45BF0F7D" w14:textId="77777777" w:rsidR="00AB3B4C" w:rsidRPr="00132F8D" w:rsidRDefault="00AB3B4C">
          <w:pPr>
            <w:autoSpaceDE w:val="0"/>
            <w:autoSpaceDN w:val="0"/>
            <w:ind w:hanging="480"/>
            <w:divId w:val="198877822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Sullivan, A. B., Jager, H. I., &amp; Myers, R. (2003). Modeling white sturgeon movement in a reservoir: The effect of water quality and sturgeon density. </w:t>
          </w:r>
          <w:r w:rsidRPr="00132F8D">
            <w:rPr>
              <w:rFonts w:ascii="Times New Roman" w:eastAsia="Times New Roman" w:hAnsi="Times New Roman" w:cs="Times New Roman"/>
              <w:i/>
              <w:iCs/>
              <w:sz w:val="24"/>
              <w:szCs w:val="24"/>
            </w:rPr>
            <w:t>Ecological Modelling</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167</w:t>
          </w:r>
          <w:r w:rsidRPr="00132F8D">
            <w:rPr>
              <w:rFonts w:ascii="Times New Roman" w:eastAsia="Times New Roman" w:hAnsi="Times New Roman" w:cs="Times New Roman"/>
              <w:sz w:val="24"/>
              <w:szCs w:val="24"/>
            </w:rPr>
            <w:t>(1–2), 97–114. https://doi.org/10.1016/S0304-3800(03)00169-8</w:t>
          </w:r>
        </w:p>
        <w:p w14:paraId="4DC21390" w14:textId="77777777" w:rsidR="00AB3B4C" w:rsidRPr="00132F8D" w:rsidRDefault="00AB3B4C">
          <w:pPr>
            <w:autoSpaceDE w:val="0"/>
            <w:autoSpaceDN w:val="0"/>
            <w:ind w:hanging="480"/>
            <w:divId w:val="207280273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Swales, S. (2006). A Review of Factors Affecting the Distribution and Abundance of Rainbow Trout (Oncorhynchus mykiss Walbaum) in Lake and Reservoir Systems, Lake and Reservoir Management. </w:t>
          </w:r>
          <w:r w:rsidRPr="00132F8D">
            <w:rPr>
              <w:rFonts w:ascii="Times New Roman" w:eastAsia="Times New Roman" w:hAnsi="Times New Roman" w:cs="Times New Roman"/>
              <w:i/>
              <w:iCs/>
              <w:sz w:val="24"/>
              <w:szCs w:val="24"/>
            </w:rPr>
            <w:t>Lake and Reservoir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22</w:t>
          </w:r>
          <w:r w:rsidRPr="00132F8D">
            <w:rPr>
              <w:rFonts w:ascii="Times New Roman" w:eastAsia="Times New Roman" w:hAnsi="Times New Roman" w:cs="Times New Roman"/>
              <w:sz w:val="24"/>
              <w:szCs w:val="24"/>
            </w:rPr>
            <w:t>(2), 167–178. https://doi.org/10.1080/07438140609353894</w:t>
          </w:r>
        </w:p>
        <w:p w14:paraId="29755D65" w14:textId="77777777" w:rsidR="00AB3B4C" w:rsidRPr="00132F8D" w:rsidRDefault="00AB3B4C">
          <w:pPr>
            <w:autoSpaceDE w:val="0"/>
            <w:autoSpaceDN w:val="0"/>
            <w:ind w:hanging="480"/>
            <w:divId w:val="82505080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Thomas, Z. R., Beauchamp, D. A., Clark, C. P., &amp; Quinn, T. P. (2023). Seasonal shifts in diel vertical migrations by lake-dwelling coastal cutthroat trout, Oncorhynchus </w:t>
          </w:r>
          <w:proofErr w:type="spellStart"/>
          <w:r w:rsidRPr="00132F8D">
            <w:rPr>
              <w:rFonts w:ascii="Times New Roman" w:eastAsia="Times New Roman" w:hAnsi="Times New Roman" w:cs="Times New Roman"/>
              <w:sz w:val="24"/>
              <w:szCs w:val="24"/>
            </w:rPr>
            <w:t>clarkii</w:t>
          </w:r>
          <w:proofErr w:type="spellEnd"/>
          <w:r w:rsidRPr="00132F8D">
            <w:rPr>
              <w:rFonts w:ascii="Times New Roman" w:eastAsia="Times New Roman" w:hAnsi="Times New Roman" w:cs="Times New Roman"/>
              <w:sz w:val="24"/>
              <w:szCs w:val="24"/>
            </w:rPr>
            <w:t xml:space="preserve"> </w:t>
          </w:r>
          <w:proofErr w:type="spellStart"/>
          <w:r w:rsidRPr="00132F8D">
            <w:rPr>
              <w:rFonts w:ascii="Times New Roman" w:eastAsia="Times New Roman" w:hAnsi="Times New Roman" w:cs="Times New Roman"/>
              <w:sz w:val="24"/>
              <w:szCs w:val="24"/>
            </w:rPr>
            <w:t>clarkii</w:t>
          </w:r>
          <w:proofErr w:type="spellEnd"/>
          <w:r w:rsidRPr="00132F8D">
            <w:rPr>
              <w:rFonts w:ascii="Times New Roman" w:eastAsia="Times New Roman" w:hAnsi="Times New Roman" w:cs="Times New Roman"/>
              <w:sz w:val="24"/>
              <w:szCs w:val="24"/>
            </w:rPr>
            <w:t xml:space="preserve">, reflect thermal regimes and prey distributions.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32</w:t>
          </w:r>
          <w:r w:rsidRPr="00132F8D">
            <w:rPr>
              <w:rFonts w:ascii="Times New Roman" w:eastAsia="Times New Roman" w:hAnsi="Times New Roman" w:cs="Times New Roman"/>
              <w:sz w:val="24"/>
              <w:szCs w:val="24"/>
            </w:rPr>
            <w:t>(4), 842–851. https://doi.org/10.1111/EFF.12725</w:t>
          </w:r>
        </w:p>
        <w:p w14:paraId="168CBC9E" w14:textId="77777777" w:rsidR="00AB3B4C" w:rsidRPr="00132F8D" w:rsidRDefault="00AB3B4C">
          <w:pPr>
            <w:autoSpaceDE w:val="0"/>
            <w:autoSpaceDN w:val="0"/>
            <w:ind w:hanging="480"/>
            <w:divId w:val="90625852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Turnbull, J. F., North, B. P., Ellis, T., Adams, C. E., Bron, J., </w:t>
          </w:r>
          <w:proofErr w:type="spellStart"/>
          <w:r w:rsidRPr="00132F8D">
            <w:rPr>
              <w:rFonts w:ascii="Times New Roman" w:eastAsia="Times New Roman" w:hAnsi="Times New Roman" w:cs="Times New Roman"/>
              <w:sz w:val="24"/>
              <w:szCs w:val="24"/>
            </w:rPr>
            <w:t>MacIntyre</w:t>
          </w:r>
          <w:proofErr w:type="spellEnd"/>
          <w:r w:rsidRPr="00132F8D">
            <w:rPr>
              <w:rFonts w:ascii="Times New Roman" w:eastAsia="Times New Roman" w:hAnsi="Times New Roman" w:cs="Times New Roman"/>
              <w:sz w:val="24"/>
              <w:szCs w:val="24"/>
            </w:rPr>
            <w:t xml:space="preserve">, C. M., &amp; </w:t>
          </w:r>
          <w:proofErr w:type="spellStart"/>
          <w:r w:rsidRPr="00132F8D">
            <w:rPr>
              <w:rFonts w:ascii="Times New Roman" w:eastAsia="Times New Roman" w:hAnsi="Times New Roman" w:cs="Times New Roman"/>
              <w:sz w:val="24"/>
              <w:szCs w:val="24"/>
            </w:rPr>
            <w:t>Huntingford</w:t>
          </w:r>
          <w:proofErr w:type="spellEnd"/>
          <w:r w:rsidRPr="00132F8D">
            <w:rPr>
              <w:rFonts w:ascii="Times New Roman" w:eastAsia="Times New Roman" w:hAnsi="Times New Roman" w:cs="Times New Roman"/>
              <w:sz w:val="24"/>
              <w:szCs w:val="24"/>
            </w:rPr>
            <w:t xml:space="preserve">, F. A. (2008). Stocking density and the welfare of farmed salmonids. </w:t>
          </w:r>
          <w:r w:rsidRPr="00132F8D">
            <w:rPr>
              <w:rFonts w:ascii="Times New Roman" w:eastAsia="Times New Roman" w:hAnsi="Times New Roman" w:cs="Times New Roman"/>
              <w:i/>
              <w:iCs/>
              <w:sz w:val="24"/>
              <w:szCs w:val="24"/>
            </w:rPr>
            <w:t>Fish Welfare</w:t>
          </w:r>
          <w:r w:rsidRPr="00132F8D">
            <w:rPr>
              <w:rFonts w:ascii="Times New Roman" w:eastAsia="Times New Roman" w:hAnsi="Times New Roman" w:cs="Times New Roman"/>
              <w:sz w:val="24"/>
              <w:szCs w:val="24"/>
            </w:rPr>
            <w:t>, 111–120.</w:t>
          </w:r>
        </w:p>
        <w:p w14:paraId="302CB378" w14:textId="77777777" w:rsidR="00AB3B4C" w:rsidRPr="00132F8D" w:rsidRDefault="00AB3B4C">
          <w:pPr>
            <w:autoSpaceDE w:val="0"/>
            <w:autoSpaceDN w:val="0"/>
            <w:ind w:hanging="480"/>
            <w:divId w:val="43452359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USEPA. (1987). Quality Criteria for Water 1986: The Gold Book. In </w:t>
          </w:r>
          <w:r w:rsidRPr="00132F8D">
            <w:rPr>
              <w:rFonts w:ascii="Times New Roman" w:eastAsia="Times New Roman" w:hAnsi="Times New Roman" w:cs="Times New Roman"/>
              <w:i/>
              <w:iCs/>
              <w:sz w:val="24"/>
              <w:szCs w:val="24"/>
            </w:rPr>
            <w:t>EPA - Environmental Protection Agency</w:t>
          </w:r>
          <w:r w:rsidRPr="00132F8D">
            <w:rPr>
              <w:rFonts w:ascii="Times New Roman" w:eastAsia="Times New Roman" w:hAnsi="Times New Roman" w:cs="Times New Roman"/>
              <w:sz w:val="24"/>
              <w:szCs w:val="24"/>
            </w:rPr>
            <w:t>. https://www.epa.gov/sites/default/files/2018-10/documents/quality-criteria-water-1986.pdf</w:t>
          </w:r>
        </w:p>
        <w:p w14:paraId="3DEDD3AB" w14:textId="77777777" w:rsidR="00AB3B4C" w:rsidRPr="00132F8D" w:rsidRDefault="00AB3B4C">
          <w:pPr>
            <w:autoSpaceDE w:val="0"/>
            <w:autoSpaceDN w:val="0"/>
            <w:ind w:hanging="480"/>
            <w:divId w:val="7759998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Wallick, J. R., Jones, K. L., O’Connor, J. E., Keith, M. K., Hulse, D., &amp; Gregory, S. V. (2013). Geomorphic and vegetation processes of the Willamette River floodplain, Oregon: current understanding and unanswered science questions. No. 2013-1246. </w:t>
          </w:r>
          <w:r w:rsidRPr="00132F8D">
            <w:rPr>
              <w:rFonts w:ascii="Times New Roman" w:eastAsia="Times New Roman" w:hAnsi="Times New Roman" w:cs="Times New Roman"/>
              <w:i/>
              <w:iCs/>
              <w:sz w:val="24"/>
              <w:szCs w:val="24"/>
            </w:rPr>
            <w:t>US Geological Survey</w:t>
          </w:r>
          <w:r w:rsidRPr="00132F8D">
            <w:rPr>
              <w:rFonts w:ascii="Times New Roman" w:eastAsia="Times New Roman" w:hAnsi="Times New Roman" w:cs="Times New Roman"/>
              <w:sz w:val="24"/>
              <w:szCs w:val="24"/>
            </w:rPr>
            <w:t>. https://doi.org/10.3133/OFR20131246</w:t>
          </w:r>
        </w:p>
        <w:p w14:paraId="67DE0F20" w14:textId="77777777" w:rsidR="00AB3B4C" w:rsidRPr="00132F8D" w:rsidRDefault="00AB3B4C">
          <w:pPr>
            <w:autoSpaceDE w:val="0"/>
            <w:autoSpaceDN w:val="0"/>
            <w:ind w:hanging="480"/>
            <w:divId w:val="142357350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Westhoff, J. T., Paukert, C., Ettinger-Dietzel, S., Dodd, H., &amp; Siepker, M. (2016). </w:t>
          </w:r>
          <w:proofErr w:type="spellStart"/>
          <w:r w:rsidRPr="00132F8D">
            <w:rPr>
              <w:rFonts w:ascii="Times New Roman" w:eastAsia="Times New Roman" w:hAnsi="Times New Roman" w:cs="Times New Roman"/>
              <w:sz w:val="24"/>
              <w:szCs w:val="24"/>
            </w:rPr>
            <w:t>Behavioural</w:t>
          </w:r>
          <w:proofErr w:type="spellEnd"/>
          <w:r w:rsidRPr="00132F8D">
            <w:rPr>
              <w:rFonts w:ascii="Times New Roman" w:eastAsia="Times New Roman" w:hAnsi="Times New Roman" w:cs="Times New Roman"/>
              <w:sz w:val="24"/>
              <w:szCs w:val="24"/>
            </w:rPr>
            <w:t xml:space="preserve"> thermoregulation and bioenergetics of riverine smallmouth bass associated with ambient cold-period thermal refuge.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25</w:t>
          </w:r>
          <w:r w:rsidRPr="00132F8D">
            <w:rPr>
              <w:rFonts w:ascii="Times New Roman" w:eastAsia="Times New Roman" w:hAnsi="Times New Roman" w:cs="Times New Roman"/>
              <w:sz w:val="24"/>
              <w:szCs w:val="24"/>
            </w:rPr>
            <w:t>(1), 72–85. https://doi.org/10.1111/eff.12192</w:t>
          </w:r>
        </w:p>
        <w:p w14:paraId="4CF72DD1" w14:textId="77777777" w:rsidR="00AB3B4C" w:rsidRPr="00132F8D" w:rsidRDefault="00AB3B4C">
          <w:pPr>
            <w:autoSpaceDE w:val="0"/>
            <w:autoSpaceDN w:val="0"/>
            <w:ind w:hanging="480"/>
            <w:divId w:val="27356482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Williams, K. J., Cassidy, A. A., </w:t>
          </w:r>
          <w:proofErr w:type="spellStart"/>
          <w:r w:rsidRPr="00132F8D">
            <w:rPr>
              <w:rFonts w:ascii="Times New Roman" w:eastAsia="Times New Roman" w:hAnsi="Times New Roman" w:cs="Times New Roman"/>
              <w:sz w:val="24"/>
              <w:szCs w:val="24"/>
            </w:rPr>
            <w:t>Verhille</w:t>
          </w:r>
          <w:proofErr w:type="spellEnd"/>
          <w:r w:rsidRPr="00132F8D">
            <w:rPr>
              <w:rFonts w:ascii="Times New Roman" w:eastAsia="Times New Roman" w:hAnsi="Times New Roman" w:cs="Times New Roman"/>
              <w:sz w:val="24"/>
              <w:szCs w:val="24"/>
            </w:rPr>
            <w:t xml:space="preserve">, C. E., Lamarre, S. G., &amp; Maccormack, T. J. (2019). </w:t>
          </w:r>
          <w:r w:rsidRPr="00132F8D">
            <w:rPr>
              <w:rFonts w:ascii="Times New Roman" w:eastAsia="Times New Roman" w:hAnsi="Times New Roman" w:cs="Times New Roman"/>
              <w:i/>
              <w:iCs/>
              <w:sz w:val="24"/>
              <w:szCs w:val="24"/>
            </w:rPr>
            <w:t>Diel cycling hypoxia enhances hypoxia tolerance in rainbow trout (Oncorhynchus mykiss): evidence of physiological and metabolic plasticity</w:t>
          </w:r>
          <w:r w:rsidRPr="00132F8D">
            <w:rPr>
              <w:rFonts w:ascii="Times New Roman" w:eastAsia="Times New Roman" w:hAnsi="Times New Roman" w:cs="Times New Roman"/>
              <w:sz w:val="24"/>
              <w:szCs w:val="24"/>
            </w:rPr>
            <w:t>. https://doi.org/10.1242/jeb.206045</w:t>
          </w:r>
        </w:p>
        <w:p w14:paraId="41A59A0B" w14:textId="77777777" w:rsidR="00AB3B4C" w:rsidRPr="00132F8D" w:rsidRDefault="00AB3B4C">
          <w:pPr>
            <w:autoSpaceDE w:val="0"/>
            <w:autoSpaceDN w:val="0"/>
            <w:ind w:hanging="480"/>
            <w:divId w:val="59135912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Wood, S. (2015). Package “</w:t>
          </w:r>
          <w:proofErr w:type="spellStart"/>
          <w:r w:rsidRPr="00132F8D">
            <w:rPr>
              <w:rFonts w:ascii="Times New Roman" w:eastAsia="Times New Roman" w:hAnsi="Times New Roman" w:cs="Times New Roman"/>
              <w:sz w:val="24"/>
              <w:szCs w:val="24"/>
            </w:rPr>
            <w:t>mgcv</w:t>
          </w:r>
          <w:proofErr w:type="spellEnd"/>
          <w:r w:rsidRPr="00132F8D">
            <w:rPr>
              <w:rFonts w:ascii="Times New Roman" w:eastAsia="Times New Roman" w:hAnsi="Times New Roman" w:cs="Times New Roman"/>
              <w:sz w:val="24"/>
              <w:szCs w:val="24"/>
            </w:rPr>
            <w:t xml:space="preserve">.” In </w:t>
          </w:r>
          <w:r w:rsidRPr="00132F8D">
            <w:rPr>
              <w:rFonts w:ascii="Times New Roman" w:eastAsia="Times New Roman" w:hAnsi="Times New Roman" w:cs="Times New Roman"/>
              <w:i/>
              <w:iCs/>
              <w:sz w:val="24"/>
              <w:szCs w:val="24"/>
            </w:rPr>
            <w:t>R package version 1.29</w:t>
          </w:r>
          <w:r w:rsidRPr="00132F8D">
            <w:rPr>
              <w:rFonts w:ascii="Times New Roman" w:eastAsia="Times New Roman" w:hAnsi="Times New Roman" w:cs="Times New Roman"/>
              <w:sz w:val="24"/>
              <w:szCs w:val="24"/>
            </w:rPr>
            <w:t xml:space="preserve"> (Vol. 1, Issue 29, p. 729).</w:t>
          </w:r>
        </w:p>
        <w:p w14:paraId="09138026" w14:textId="77777777" w:rsidR="00AB3B4C" w:rsidRPr="00132F8D" w:rsidRDefault="00AB3B4C">
          <w:pPr>
            <w:autoSpaceDE w:val="0"/>
            <w:autoSpaceDN w:val="0"/>
            <w:ind w:hanging="480"/>
            <w:divId w:val="162877774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Wood, S. N. (2004). Stable and Efficient Multiple Smoothing Parameter Estimation for Generalized Additive Models. </w:t>
          </w:r>
          <w:r w:rsidRPr="00132F8D">
            <w:rPr>
              <w:rFonts w:ascii="Times New Roman" w:eastAsia="Times New Roman" w:hAnsi="Times New Roman" w:cs="Times New Roman"/>
              <w:i/>
              <w:iCs/>
              <w:sz w:val="24"/>
              <w:szCs w:val="24"/>
            </w:rPr>
            <w:t>Journal of the American Statistical Association</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99</w:t>
          </w:r>
          <w:r w:rsidRPr="00132F8D">
            <w:rPr>
              <w:rFonts w:ascii="Times New Roman" w:eastAsia="Times New Roman" w:hAnsi="Times New Roman" w:cs="Times New Roman"/>
              <w:sz w:val="24"/>
              <w:szCs w:val="24"/>
            </w:rPr>
            <w:t>(467), 673–686. https://doi.org/10.1198/016214504000000980</w:t>
          </w:r>
        </w:p>
        <w:p w14:paraId="4C27F7B6" w14:textId="77777777" w:rsidR="00AB3B4C" w:rsidRPr="00132F8D" w:rsidRDefault="00AB3B4C">
          <w:pPr>
            <w:autoSpaceDE w:val="0"/>
            <w:autoSpaceDN w:val="0"/>
            <w:ind w:hanging="480"/>
            <w:divId w:val="73508125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Wurtsbaugh, W. A., &amp; Neverman, D. (1988). Post-feeding thermotaxis and daily vertical migration in a larval fish. </w:t>
          </w:r>
          <w:r w:rsidRPr="00132F8D">
            <w:rPr>
              <w:rFonts w:ascii="Times New Roman" w:eastAsia="Times New Roman" w:hAnsi="Times New Roman" w:cs="Times New Roman"/>
              <w:i/>
              <w:iCs/>
              <w:sz w:val="24"/>
              <w:szCs w:val="24"/>
            </w:rPr>
            <w:t>Nature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333</w:t>
          </w:r>
          <w:r w:rsidRPr="00132F8D">
            <w:rPr>
              <w:rFonts w:ascii="Times New Roman" w:eastAsia="Times New Roman" w:hAnsi="Times New Roman" w:cs="Times New Roman"/>
              <w:sz w:val="24"/>
              <w:szCs w:val="24"/>
            </w:rPr>
            <w:t>(6176), 846–848. https://doi.org/10.1038/333846a0</w:t>
          </w:r>
        </w:p>
        <w:p w14:paraId="3456ED04" w14:textId="77777777" w:rsidR="00AB3B4C" w:rsidRPr="00132F8D" w:rsidRDefault="00AB3B4C">
          <w:pPr>
            <w:autoSpaceDE w:val="0"/>
            <w:autoSpaceDN w:val="0"/>
            <w:ind w:hanging="480"/>
            <w:divId w:val="1658849606"/>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Zarnetske</w:t>
          </w:r>
          <w:proofErr w:type="spellEnd"/>
          <w:r w:rsidRPr="00132F8D">
            <w:rPr>
              <w:rFonts w:ascii="Times New Roman" w:eastAsia="Times New Roman" w:hAnsi="Times New Roman" w:cs="Times New Roman"/>
              <w:sz w:val="24"/>
              <w:szCs w:val="24"/>
            </w:rPr>
            <w:t xml:space="preserve">, J. P., Haggerty, R., </w:t>
          </w:r>
          <w:proofErr w:type="spellStart"/>
          <w:r w:rsidRPr="00132F8D">
            <w:rPr>
              <w:rFonts w:ascii="Times New Roman" w:eastAsia="Times New Roman" w:hAnsi="Times New Roman" w:cs="Times New Roman"/>
              <w:sz w:val="24"/>
              <w:szCs w:val="24"/>
            </w:rPr>
            <w:t>Wondzell</w:t>
          </w:r>
          <w:proofErr w:type="spellEnd"/>
          <w:r w:rsidRPr="00132F8D">
            <w:rPr>
              <w:rFonts w:ascii="Times New Roman" w:eastAsia="Times New Roman" w:hAnsi="Times New Roman" w:cs="Times New Roman"/>
              <w:sz w:val="24"/>
              <w:szCs w:val="24"/>
            </w:rPr>
            <w:t xml:space="preserve">, S. M., &amp; Baker, M. A. (2011). </w:t>
          </w:r>
          <w:r w:rsidRPr="00132F8D">
            <w:rPr>
              <w:rFonts w:ascii="Times New Roman" w:eastAsia="Times New Roman" w:hAnsi="Times New Roman" w:cs="Times New Roman"/>
              <w:i/>
              <w:iCs/>
              <w:sz w:val="24"/>
              <w:szCs w:val="24"/>
            </w:rPr>
            <w:t>Dynamics of nitrate production and removal as a function of residence time in the hyporheic zone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116</w:t>
          </w:r>
          <w:r w:rsidRPr="00132F8D">
            <w:rPr>
              <w:rFonts w:ascii="Times New Roman" w:eastAsia="Times New Roman" w:hAnsi="Times New Roman" w:cs="Times New Roman"/>
              <w:sz w:val="24"/>
              <w:szCs w:val="24"/>
            </w:rPr>
            <w:t>(March 2010), 1–12. https://doi.org/10.1029/2010JG001356</w:t>
          </w:r>
        </w:p>
        <w:p w14:paraId="269A2BC9" w14:textId="05CF7B83" w:rsidR="00AB3B4C" w:rsidRPr="00AB3B4C" w:rsidRDefault="00AB3B4C" w:rsidP="00132F8D">
          <w:pPr>
            <w:pStyle w:val="Default"/>
            <w:spacing w:line="480" w:lineRule="auto"/>
          </w:pPr>
          <w:r w:rsidRPr="00AB3B4C">
            <w:rPr>
              <w:rFonts w:eastAsia="Times New Roman"/>
            </w:rPr>
            <w:t> </w:t>
          </w:r>
        </w:p>
      </w:sdtContent>
    </w:sdt>
    <w:sectPr w:rsidR="00AB3B4C" w:rsidRPr="00AB3B4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Levi, Taal" w:date="2024-10-24T08:20:00Z" w:initials="TL">
    <w:p w14:paraId="0CFFEFD9" w14:textId="77777777" w:rsidR="009B3D66" w:rsidRDefault="009B3D66" w:rsidP="009B3D66">
      <w:r>
        <w:rPr>
          <w:rStyle w:val="CommentReference"/>
        </w:rPr>
        <w:annotationRef/>
      </w:r>
      <w:r>
        <w:rPr>
          <w:color w:val="000000"/>
          <w:sz w:val="20"/>
          <w:szCs w:val="20"/>
        </w:rPr>
        <w:t>Not formatted for JAE yet</w:t>
      </w:r>
    </w:p>
  </w:comment>
  <w:comment w:id="1" w:author="Levi, Taal" w:date="2024-10-24T08:21:00Z" w:initials="TL">
    <w:p w14:paraId="76A9F9BC" w14:textId="77777777" w:rsidR="009B3D66" w:rsidRDefault="009B3D66" w:rsidP="009B3D66">
      <w:r>
        <w:rPr>
          <w:rStyle w:val="CommentReference"/>
        </w:rPr>
        <w:annotationRef/>
      </w:r>
      <w:r>
        <w:rPr>
          <w:color w:val="000000"/>
          <w:sz w:val="20"/>
          <w:szCs w:val="20"/>
        </w:rPr>
        <w:t>Confusing. Don’t organisms respond to the tradeoffs?</w:t>
      </w:r>
    </w:p>
  </w:comment>
  <w:comment w:id="2" w:author="Levi, Taal" w:date="2024-10-24T08:22:00Z" w:initials="TL">
    <w:p w14:paraId="73ADADD0" w14:textId="77777777" w:rsidR="009B3D66" w:rsidRDefault="009B3D66" w:rsidP="009B3D66">
      <w:r>
        <w:rPr>
          <w:rStyle w:val="CommentReference"/>
        </w:rPr>
        <w:annotationRef/>
      </w:r>
      <w:r>
        <w:rPr>
          <w:sz w:val="20"/>
          <w:szCs w:val="20"/>
        </w:rPr>
        <w:t>You first need to introduce the concept of diet movement, or diet vertical migration, more broadly. Maybe move this sentence later or add something above</w:t>
      </w:r>
    </w:p>
  </w:comment>
  <w:comment w:id="5" w:author="Armstrong, Jonathan B" w:date="2024-06-27T13:08:00Z" w:initials="JA">
    <w:p w14:paraId="39521CC6" w14:textId="52689C3A" w:rsidR="00424221" w:rsidRDefault="00424221" w:rsidP="00424221">
      <w:r>
        <w:rPr>
          <w:rStyle w:val="CommentReference"/>
        </w:rPr>
        <w:annotationRef/>
      </w:r>
      <w:r>
        <w:rPr>
          <w:color w:val="000000"/>
          <w:sz w:val="20"/>
          <w:szCs w:val="20"/>
        </w:rPr>
        <w:t>For general ecology journal — do not narrow to fish in first paragraph, add Fey ref on thermoregulation</w:t>
      </w:r>
    </w:p>
  </w:comment>
  <w:comment w:id="7" w:author="Jessi Kershner" w:date="2024-09-23T10:22:00Z" w:initials="JMK">
    <w:p w14:paraId="7376E066" w14:textId="77777777" w:rsidR="00171F22" w:rsidRDefault="00171F22">
      <w:pPr>
        <w:pStyle w:val="CommentText"/>
      </w:pPr>
      <w:r>
        <w:rPr>
          <w:rStyle w:val="CommentReference"/>
        </w:rPr>
        <w:annotationRef/>
      </w:r>
      <w:r>
        <w:t>Add older ref too</w:t>
      </w:r>
    </w:p>
    <w:p w14:paraId="157EF31B" w14:textId="4D9571AC" w:rsidR="00171F22" w:rsidRDefault="00171F22">
      <w:pPr>
        <w:pStyle w:val="CommentText"/>
      </w:pPr>
      <w:hyperlink r:id="rId1" w:history="1">
        <w:r w:rsidRPr="008B794A">
          <w:rPr>
            <w:rStyle w:val="Hyperlink"/>
          </w:rPr>
          <w:t>https://climate.fas.harvard.edu/files/climate/files/dobrowski_gcb_11_0.pdf</w:t>
        </w:r>
      </w:hyperlink>
    </w:p>
    <w:p w14:paraId="045FEBA6" w14:textId="634CD472" w:rsidR="00171F22" w:rsidRDefault="00171F22">
      <w:pPr>
        <w:pStyle w:val="CommentText"/>
      </w:pPr>
    </w:p>
  </w:comment>
  <w:comment w:id="8" w:author="Jessi Kershner" w:date="2024-09-23T10:24:00Z" w:initials="JMK">
    <w:p w14:paraId="5A99D1FD" w14:textId="77777777" w:rsidR="00171F22" w:rsidRDefault="00171F22">
      <w:pPr>
        <w:pStyle w:val="CommentText"/>
      </w:pPr>
      <w:r>
        <w:rPr>
          <w:rStyle w:val="CommentReference"/>
        </w:rPr>
        <w:annotationRef/>
      </w:r>
      <w:r>
        <w:t xml:space="preserve">Ahabrams TREE paper on resource tracking, </w:t>
      </w:r>
    </w:p>
    <w:p w14:paraId="61CCF035" w14:textId="5D324F5B" w:rsidR="00171F22" w:rsidRDefault="00171F22">
      <w:pPr>
        <w:pStyle w:val="CommentText"/>
      </w:pPr>
      <w:r>
        <w:rPr>
          <w:rFonts w:ascii="Arial" w:hAnsi="Arial" w:cs="Arial"/>
          <w:color w:val="222222"/>
          <w:shd w:val="clear" w:color="auto" w:fill="FFFFFF"/>
        </w:rPr>
        <w:t>Van der Graaf, A. J., et al. "Surfing on a green wave-how plant growth drives spring migration in the Barnacle Goose Branta leucopsis." </w:t>
      </w:r>
      <w:r>
        <w:rPr>
          <w:rFonts w:ascii="Arial" w:hAnsi="Arial" w:cs="Arial"/>
          <w:i/>
          <w:iCs/>
          <w:color w:val="222222"/>
          <w:shd w:val="clear" w:color="auto" w:fill="FFFFFF"/>
        </w:rPr>
        <w:t>Ardea-Wageningen-</w:t>
      </w:r>
      <w:r>
        <w:rPr>
          <w:rFonts w:ascii="Arial" w:hAnsi="Arial" w:cs="Arial"/>
          <w:color w:val="222222"/>
          <w:shd w:val="clear" w:color="auto" w:fill="FFFFFF"/>
        </w:rPr>
        <w:t> 94.3 (2006): 567.</w:t>
      </w:r>
    </w:p>
  </w:comment>
  <w:comment w:id="9" w:author="Levi, Taal" w:date="2024-10-24T08:30:00Z" w:initials="TL">
    <w:p w14:paraId="50F1537F" w14:textId="77777777" w:rsidR="009B3D66" w:rsidRDefault="009B3D66" w:rsidP="009B3D66">
      <w:r>
        <w:rPr>
          <w:rStyle w:val="CommentReference"/>
        </w:rPr>
        <w:annotationRef/>
      </w:r>
      <w:r>
        <w:rPr>
          <w:color w:val="000000"/>
          <w:sz w:val="20"/>
          <w:szCs w:val="20"/>
        </w:rPr>
        <w:t>Fish come abruptly. Introduce idea that we’re talking about aquatic systems first, maybe concept like riverscape or otherwise</w:t>
      </w:r>
    </w:p>
  </w:comment>
  <w:comment w:id="10" w:author="Levi, Taal" w:date="2024-10-24T08:40:00Z" w:initials="LT">
    <w:p w14:paraId="2E2EB793" w14:textId="77777777" w:rsidR="009B3D66" w:rsidRDefault="009B3D66" w:rsidP="009B3D66">
      <w:r>
        <w:rPr>
          <w:rStyle w:val="CommentReference"/>
        </w:rPr>
        <w:annotationRef/>
      </w:r>
      <w:r>
        <w:rPr>
          <w:color w:val="000000"/>
          <w:sz w:val="20"/>
          <w:szCs w:val="20"/>
        </w:rPr>
        <w:t>I think current framing is good, but you could really ramp up climate change and animal response in the first paragraph as part of the framing of why this is so important to understand — IF your results can speak to that</w:t>
      </w:r>
    </w:p>
  </w:comment>
  <w:comment w:id="12" w:author="Levi, Taal" w:date="2024-10-24T08:38:00Z" w:initials="LT">
    <w:p w14:paraId="16371FEE" w14:textId="4BF7EA64" w:rsidR="009B3D66" w:rsidRDefault="009B3D66" w:rsidP="009B3D66">
      <w:r>
        <w:rPr>
          <w:rStyle w:val="CommentReference"/>
        </w:rPr>
        <w:annotationRef/>
      </w:r>
      <w:r>
        <w:rPr>
          <w:sz w:val="20"/>
          <w:szCs w:val="20"/>
        </w:rPr>
        <w:t>Maybe first paragraph can be more broad and less aquatic focused and then only now get more specific to aquatics? You want to go from general to specific, but first paragraph seems rather specific before the general has been established</w:t>
      </w:r>
    </w:p>
  </w:comment>
  <w:comment w:id="14" w:author="Levi, Taal" w:date="2024-10-24T08:44:00Z" w:initials="LT">
    <w:p w14:paraId="7FBF2BED" w14:textId="77777777" w:rsidR="009B3D66" w:rsidRDefault="009B3D66" w:rsidP="009B3D66">
      <w:r>
        <w:rPr>
          <w:rStyle w:val="CommentReference"/>
        </w:rPr>
        <w:annotationRef/>
      </w:r>
      <w:r>
        <w:rPr>
          <w:color w:val="000000"/>
          <w:sz w:val="20"/>
          <w:szCs w:val="20"/>
        </w:rPr>
        <w:t>Can you explain the mechanism for the vertical stratification of DO  with an earlier sentence?</w:t>
      </w:r>
    </w:p>
  </w:comment>
  <w:comment w:id="15" w:author="Jessi Kershner" w:date="2024-09-23T10:50:00Z" w:initials="JMK">
    <w:p w14:paraId="49934CA5" w14:textId="530CB531" w:rsidR="000B6F7C" w:rsidRDefault="000B6F7C">
      <w:pPr>
        <w:pStyle w:val="CommentText"/>
        <w:rPr>
          <w:rFonts w:ascii="Arial" w:hAnsi="Arial" w:cs="Arial"/>
          <w:color w:val="222222"/>
          <w:shd w:val="clear" w:color="auto" w:fill="FFFFFF"/>
        </w:rPr>
      </w:pPr>
      <w:r>
        <w:rPr>
          <w:rStyle w:val="CommentReference"/>
        </w:rPr>
        <w:annotationRef/>
      </w:r>
      <w:r>
        <w:rPr>
          <w:rFonts w:ascii="Arial" w:hAnsi="Arial" w:cs="Arial"/>
          <w:color w:val="222222"/>
          <w:shd w:val="clear" w:color="auto" w:fill="FFFFFF"/>
        </w:rPr>
        <w:t>Caissie, Daniel. "The thermal regime of rivers: a review." </w:t>
      </w:r>
      <w:r>
        <w:rPr>
          <w:rFonts w:ascii="Arial" w:hAnsi="Arial" w:cs="Arial"/>
          <w:i/>
          <w:iCs/>
          <w:color w:val="222222"/>
          <w:shd w:val="clear" w:color="auto" w:fill="FFFFFF"/>
        </w:rPr>
        <w:t>Freshwater biology</w:t>
      </w:r>
      <w:r>
        <w:rPr>
          <w:rFonts w:ascii="Arial" w:hAnsi="Arial" w:cs="Arial"/>
          <w:color w:val="222222"/>
          <w:shd w:val="clear" w:color="auto" w:fill="FFFFFF"/>
        </w:rPr>
        <w:t> 51.8 (2006): 1389-1406.</w:t>
      </w:r>
    </w:p>
    <w:p w14:paraId="063E1671" w14:textId="463F2E42" w:rsidR="000B6F7C" w:rsidRDefault="000B6F7C">
      <w:pPr>
        <w:pStyle w:val="CommentText"/>
      </w:pPr>
      <w:r>
        <w:rPr>
          <w:rFonts w:ascii="Arial" w:hAnsi="Arial" w:cs="Arial"/>
          <w:color w:val="222222"/>
          <w:shd w:val="clear" w:color="auto" w:fill="FFFFFF"/>
        </w:rPr>
        <w:t>Is there a ref for ocean/lake?</w:t>
      </w:r>
    </w:p>
  </w:comment>
  <w:comment w:id="16" w:author="Barrett, Hannah" w:date="2024-10-08T11:44:00Z" w:initials="HB">
    <w:p w14:paraId="008DFB54" w14:textId="77777777" w:rsidR="009E1702" w:rsidRDefault="009E1702" w:rsidP="009E1702">
      <w:pPr>
        <w:pStyle w:val="CommentText"/>
      </w:pPr>
      <w:r>
        <w:rPr>
          <w:rStyle w:val="CommentReference"/>
        </w:rPr>
        <w:annotationRef/>
      </w:r>
      <w:r>
        <w:rPr>
          <w:color w:val="222222"/>
          <w:highlight w:val="white"/>
        </w:rPr>
        <w:t>Maasri, A., Schechner, A. E., Erdenee, B., Dodds, W. K., Chandra, S., Gelhaus, J. K., &amp; Thorp, J. H. (2019). Does diel variation in oxygen influence taxonomic and functional diversity of stream macroinvertebrates?. </w:t>
      </w:r>
      <w:r>
        <w:rPr>
          <w:i/>
          <w:iCs/>
          <w:color w:val="222222"/>
          <w:highlight w:val="white"/>
        </w:rPr>
        <w:t>Freshwater science</w:t>
      </w:r>
      <w:r>
        <w:rPr>
          <w:color w:val="222222"/>
          <w:highlight w:val="white"/>
        </w:rPr>
        <w:t>, </w:t>
      </w:r>
      <w:r>
        <w:rPr>
          <w:i/>
          <w:iCs/>
          <w:color w:val="222222"/>
          <w:highlight w:val="white"/>
        </w:rPr>
        <w:t>38</w:t>
      </w:r>
      <w:r>
        <w:rPr>
          <w:color w:val="222222"/>
          <w:highlight w:val="white"/>
        </w:rPr>
        <w:t>(4), 692-701.</w:t>
      </w:r>
      <w:r>
        <w:t xml:space="preserve"> </w:t>
      </w:r>
    </w:p>
  </w:comment>
  <w:comment w:id="17" w:author="Levi, Taal" w:date="2024-10-24T09:59:00Z" w:initials="LT">
    <w:p w14:paraId="42BB0890" w14:textId="77777777" w:rsidR="009B3D66" w:rsidRDefault="009B3D66" w:rsidP="009B3D66">
      <w:r>
        <w:rPr>
          <w:rStyle w:val="CommentReference"/>
        </w:rPr>
        <w:annotationRef/>
      </w:r>
      <w:r>
        <w:rPr>
          <w:color w:val="000000"/>
          <w:sz w:val="20"/>
          <w:szCs w:val="20"/>
        </w:rPr>
        <w:t>I think topic sentence here could better link to end of previous paragraph. To address previous idea, you’d start with something link ‘To maximize fitness under diet variation in environmental variables, aquatic organisms often exhibit diet vertical migration..” This kind of subtle change improves the flow so that the new paragraph doesn’t start a seemingly completely new topic</w:t>
      </w:r>
    </w:p>
  </w:comment>
  <w:comment w:id="18" w:author="Jessi Kershner" w:date="2024-09-23T11:06:00Z" w:initials="JMK">
    <w:p w14:paraId="12765FFA" w14:textId="4F8E1C86" w:rsidR="00DE47E2" w:rsidRDefault="00DE47E2">
      <w:pPr>
        <w:pStyle w:val="CommentText"/>
      </w:pPr>
      <w:r>
        <w:rPr>
          <w:rStyle w:val="CommentReference"/>
        </w:rPr>
        <w:annotationRef/>
      </w:r>
      <w:r>
        <w:t>Took emphasis off of refuges to make this more broad</w:t>
      </w:r>
    </w:p>
  </w:comment>
  <w:comment w:id="19" w:author="Levi, Taal" w:date="2024-10-24T10:00:00Z" w:initials="LT">
    <w:p w14:paraId="2387F449" w14:textId="77777777" w:rsidR="009B3D66" w:rsidRDefault="009B3D66" w:rsidP="009B3D66">
      <w:r>
        <w:rPr>
          <w:rStyle w:val="CommentReference"/>
        </w:rPr>
        <w:annotationRef/>
      </w:r>
      <w:r>
        <w:rPr>
          <w:color w:val="000000"/>
          <w:sz w:val="20"/>
          <w:szCs w:val="20"/>
        </w:rPr>
        <w:t>can you make this even cooler by mentioning how?</w:t>
      </w:r>
    </w:p>
  </w:comment>
  <w:comment w:id="20" w:author="Levi, Taal" w:date="2024-10-24T10:01:00Z" w:initials="LT">
    <w:p w14:paraId="1CDCDDDC" w14:textId="77777777" w:rsidR="009B3D66" w:rsidRDefault="009B3D66" w:rsidP="009B3D66">
      <w:r>
        <w:rPr>
          <w:rStyle w:val="CommentReference"/>
        </w:rPr>
        <w:annotationRef/>
      </w:r>
      <w:r>
        <w:rPr>
          <w:color w:val="000000"/>
          <w:sz w:val="20"/>
          <w:szCs w:val="20"/>
        </w:rPr>
        <w:t>Rather than summarize your result, this would be a good place to elaborate on your questions/hypothesis/approach.</w:t>
      </w:r>
    </w:p>
  </w:comment>
  <w:comment w:id="21" w:author="Jessi Kershner" w:date="2024-09-23T11:20:00Z" w:initials="JMK">
    <w:p w14:paraId="6C113482" w14:textId="42815DC7" w:rsidR="004240B4" w:rsidRDefault="004240B4">
      <w:pPr>
        <w:pStyle w:val="CommentText"/>
      </w:pPr>
      <w:r>
        <w:rPr>
          <w:rStyle w:val="CommentReference"/>
        </w:rPr>
        <w:annotationRef/>
      </w:r>
      <w:r>
        <w:t>Add the info suggested in my comments to make this less redundant with paragraph above</w:t>
      </w:r>
    </w:p>
  </w:comment>
  <w:comment w:id="23" w:author="Jessi Kershner" w:date="2024-09-23T11:18:00Z" w:initials="JMK">
    <w:p w14:paraId="6C245238" w14:textId="2A39C912" w:rsidR="007F38DF" w:rsidRDefault="007F38DF">
      <w:pPr>
        <w:pStyle w:val="CommentText"/>
      </w:pPr>
      <w:r>
        <w:rPr>
          <w:rStyle w:val="CommentReference"/>
        </w:rPr>
        <w:annotationRef/>
      </w:r>
      <w:r>
        <w:t>Say that you did this across many sites so that you could quantify the trade-off between DO and T and how it differed between day and night</w:t>
      </w:r>
    </w:p>
  </w:comment>
  <w:comment w:id="24" w:author="Jessi Kershner" w:date="2024-09-23T11:19:00Z" w:initials="JMK">
    <w:p w14:paraId="31883685" w14:textId="10DB5777" w:rsidR="007F38DF" w:rsidRDefault="007F38DF">
      <w:pPr>
        <w:pStyle w:val="CommentText"/>
      </w:pPr>
      <w:r>
        <w:rPr>
          <w:rStyle w:val="CommentReference"/>
        </w:rPr>
        <w:annotationRef/>
      </w:r>
      <w:r>
        <w:t>We focused on a subset of sites to simulate behavioral resposnes and test for them in situ</w:t>
      </w:r>
    </w:p>
  </w:comment>
  <w:comment w:id="22" w:author="Levi, Taal" w:date="2024-10-24T10:02:00Z" w:initials="LT">
    <w:p w14:paraId="6049A682" w14:textId="77777777" w:rsidR="00B35BBE" w:rsidRDefault="00B35BBE" w:rsidP="00B35BBE">
      <w:r>
        <w:rPr>
          <w:rStyle w:val="CommentReference"/>
        </w:rPr>
        <w:annotationRef/>
      </w:r>
      <w:r>
        <w:rPr>
          <w:color w:val="000000"/>
          <w:sz w:val="20"/>
          <w:szCs w:val="20"/>
        </w:rPr>
        <w:t>Could even make it into last intro paragraph</w:t>
      </w:r>
    </w:p>
  </w:comment>
  <w:comment w:id="25" w:author="Levi, Taal" w:date="2024-10-24T10:07:00Z" w:initials="LT">
    <w:p w14:paraId="78830716" w14:textId="77777777" w:rsidR="00B35BBE" w:rsidRDefault="00B35BBE" w:rsidP="00B35BBE">
      <w:r>
        <w:rPr>
          <w:rStyle w:val="CommentReference"/>
        </w:rPr>
        <w:annotationRef/>
      </w:r>
      <w:r>
        <w:rPr>
          <w:sz w:val="20"/>
          <w:szCs w:val="20"/>
        </w:rPr>
        <w:t>I think the mechanism for DO stratification and diel fluctuation really needs to be in the intro. Possibly also reiterated here. I wrote something potentially clunky here, but this is what could be described in the intro</w:t>
      </w:r>
    </w:p>
  </w:comment>
  <w:comment w:id="29" w:author="Jessi Kershner" w:date="2024-09-23T11:17:00Z" w:initials="JMK">
    <w:p w14:paraId="588444F1" w14:textId="19AAECEA" w:rsidR="00852BAD" w:rsidRDefault="00852BAD">
      <w:pPr>
        <w:pStyle w:val="CommentText"/>
      </w:pPr>
      <w:r>
        <w:rPr>
          <w:rStyle w:val="CommentReference"/>
        </w:rPr>
        <w:annotationRef/>
      </w:r>
      <w:r>
        <w:t>We might add a statement here to head off reviewer comments. E.g., there is likely seasonal and intra-seasonal variation not captured by this monitoring but it was beyond the scope of our study</w:t>
      </w:r>
    </w:p>
  </w:comment>
  <w:comment w:id="30" w:author="Armstrong, Jonathan B" w:date="2024-06-27T13:43:00Z" w:initials="JA">
    <w:p w14:paraId="3D083C0D" w14:textId="77777777" w:rsidR="00F60A04" w:rsidRDefault="00F60A04" w:rsidP="00F60A04">
      <w:r>
        <w:rPr>
          <w:rStyle w:val="CommentReference"/>
        </w:rPr>
        <w:annotationRef/>
      </w:r>
      <w:r>
        <w:rPr>
          <w:color w:val="000000"/>
          <w:sz w:val="20"/>
          <w:szCs w:val="20"/>
        </w:rPr>
        <w:t>Is this for the same objective (trade-offs plot), or for the fish movement study, reads weird without some framing as to why diff. methods diff. years</w:t>
      </w:r>
    </w:p>
  </w:comment>
  <w:comment w:id="31" w:author="Jessi Kershner" w:date="2024-09-23T11:21:00Z" w:initials="JMK">
    <w:p w14:paraId="4C601D2E" w14:textId="77777777" w:rsidR="00A55407" w:rsidRDefault="00772861" w:rsidP="00A55407">
      <w:pPr>
        <w:pStyle w:val="CommentText"/>
      </w:pPr>
      <w:r>
        <w:rPr>
          <w:rStyle w:val="CommentReference"/>
        </w:rPr>
        <w:annotationRef/>
      </w:r>
      <w:r w:rsidR="00A55407">
        <w:t>I think a key transition here is that now we’re focusing on a subset of the alcoves to monitor more intensively to explore simulated and observed fish behavior, if this is correct can you add a sentence to identify this</w:t>
      </w:r>
    </w:p>
  </w:comment>
  <w:comment w:id="32" w:author="Levi, Taal" w:date="2024-10-24T10:13:00Z" w:initials="LT">
    <w:p w14:paraId="7FD75FF5" w14:textId="77777777" w:rsidR="00B35BBE" w:rsidRDefault="00B35BBE" w:rsidP="00B35BBE">
      <w:r>
        <w:rPr>
          <w:rStyle w:val="CommentReference"/>
        </w:rPr>
        <w:annotationRef/>
      </w:r>
      <w:r>
        <w:rPr>
          <w:color w:val="000000"/>
          <w:sz w:val="20"/>
          <w:szCs w:val="20"/>
        </w:rPr>
        <w:t>If you submit to a broad readership journal like JAE and not a specifically aquatic one, you should define stuff like this</w:t>
      </w:r>
    </w:p>
  </w:comment>
  <w:comment w:id="36" w:author="Levi, Taal" w:date="2024-10-24T10:30:00Z" w:initials="LT">
    <w:p w14:paraId="724662E0" w14:textId="77777777" w:rsidR="00B35BBE" w:rsidRDefault="00B35BBE" w:rsidP="00B35BBE">
      <w:r>
        <w:rPr>
          <w:rStyle w:val="CommentReference"/>
        </w:rPr>
        <w:annotationRef/>
      </w:r>
      <w:r>
        <w:rPr>
          <w:sz w:val="20"/>
          <w:szCs w:val="20"/>
        </w:rPr>
        <w:t>Tell me more, response variable is not even clear here. Model needs more detail</w:t>
      </w:r>
    </w:p>
  </w:comment>
  <w:comment w:id="37" w:author="Levi, Taal" w:date="2024-10-24T10:30:00Z" w:initials="LT">
    <w:p w14:paraId="543766BB" w14:textId="77777777" w:rsidR="00B35BBE" w:rsidRDefault="00B35BBE" w:rsidP="00B35BBE">
      <w:r>
        <w:rPr>
          <w:rStyle w:val="CommentReference"/>
        </w:rPr>
        <w:annotationRef/>
      </w:r>
      <w:r>
        <w:rPr>
          <w:color w:val="000000"/>
          <w:sz w:val="20"/>
          <w:szCs w:val="20"/>
        </w:rPr>
        <w:t>Variation in what?</w:t>
      </w:r>
    </w:p>
  </w:comment>
  <w:comment w:id="43" w:author="Levi, Taal" w:date="2024-10-24T10:34:00Z" w:initials="LT">
    <w:p w14:paraId="693FCD9D" w14:textId="77777777" w:rsidR="00B35BBE" w:rsidRDefault="00B35BBE" w:rsidP="00B35BBE">
      <w:r>
        <w:rPr>
          <w:rStyle w:val="CommentReference"/>
        </w:rPr>
        <w:annotationRef/>
      </w:r>
      <w:r>
        <w:rPr>
          <w:sz w:val="20"/>
          <w:szCs w:val="20"/>
        </w:rPr>
        <w:t>Maybe worth highlighting why you want to do this. Selection vs use. The available habitat changes, and so you want to compare temporally varying used locations to the available locations at that time. Also, the model should be referred to as one of the resource selection function families of models used - “matched case control RSF” perhaps. Cox is just a tool used to fit it, but there are other ways to fit it.</w:t>
      </w:r>
    </w:p>
  </w:comment>
  <w:comment w:id="44" w:author="Levi, Taal" w:date="2024-10-24T10:35:00Z" w:initials="LT">
    <w:p w14:paraId="0A9ACD27" w14:textId="0C596747" w:rsidR="00B35BBE" w:rsidRDefault="00B35BBE" w:rsidP="00B35BBE">
      <w:r>
        <w:rPr>
          <w:rStyle w:val="CommentReference"/>
        </w:rPr>
        <w:annotationRef/>
      </w:r>
      <w:r>
        <w:rPr>
          <w:sz w:val="20"/>
          <w:szCs w:val="20"/>
        </w:rPr>
        <w:t>Seems like you could put all the interpolation stuff in an earlier section so that you don’t have to keep bringing it up in each subsection. Fig. 1 makes the interpolation look very reasonable, but I read quickly and maybe some interpolations are more reasonable than others</w:t>
      </w:r>
    </w:p>
  </w:comment>
  <w:comment w:id="46" w:author="Levi, Taal" w:date="2024-10-24T10:37:00Z" w:initials="LT">
    <w:p w14:paraId="6960ED2F" w14:textId="100984DE" w:rsidR="00B35BBE" w:rsidRDefault="00B35BBE" w:rsidP="00B35BBE">
      <w:r>
        <w:rPr>
          <w:rStyle w:val="CommentReference"/>
        </w:rPr>
        <w:annotationRef/>
      </w:r>
      <w:r>
        <w:rPr>
          <w:color w:val="000000"/>
          <w:sz w:val="20"/>
          <w:szCs w:val="20"/>
        </w:rPr>
        <w:t>“3”???</w:t>
      </w:r>
    </w:p>
  </w:comment>
  <w:comment w:id="47" w:author="Levi, Taal" w:date="2024-10-24T10:39:00Z" w:initials="LT">
    <w:p w14:paraId="5E8A4430" w14:textId="77777777" w:rsidR="00B35BBE" w:rsidRDefault="00B35BBE" w:rsidP="00B35BBE">
      <w:r>
        <w:rPr>
          <w:rStyle w:val="CommentReference"/>
        </w:rPr>
        <w:annotationRef/>
      </w:r>
      <w:r>
        <w:rPr>
          <w:sz w:val="20"/>
          <w:szCs w:val="20"/>
        </w:rPr>
        <w:t xml:space="preserve">Wait, did you fit splines? If so, then you wouldn’t have single beta coefficients in the above equation. </w:t>
      </w:r>
    </w:p>
  </w:comment>
  <w:comment w:id="48" w:author="Armstrong, Jonathan B" w:date="2024-06-27T14:52:00Z" w:initials="JA">
    <w:p w14:paraId="23756150" w14:textId="1A59ACE7" w:rsidR="00456C18" w:rsidRDefault="00456C18" w:rsidP="00456C18">
      <w:r>
        <w:rPr>
          <w:rStyle w:val="CommentReference"/>
        </w:rPr>
        <w:annotationRef/>
      </w:r>
      <w:r>
        <w:rPr>
          <w:color w:val="000000"/>
          <w:sz w:val="20"/>
          <w:szCs w:val="20"/>
        </w:rPr>
        <w:t>this warmer than mainstream right?</w:t>
      </w:r>
    </w:p>
  </w:comment>
  <w:comment w:id="51" w:author="Armstrong, Jonathan B" w:date="2024-06-27T15:19:00Z" w:initials="JA">
    <w:p w14:paraId="08BE7C1D" w14:textId="77777777" w:rsidR="003C1EEF" w:rsidRDefault="003C1EEF" w:rsidP="003C1EEF">
      <w:r>
        <w:rPr>
          <w:rStyle w:val="CommentReference"/>
        </w:rPr>
        <w:annotationRef/>
      </w:r>
      <w:r>
        <w:rPr>
          <w:color w:val="000000"/>
          <w:sz w:val="20"/>
          <w:szCs w:val="20"/>
        </w:rPr>
        <w:t>Important — use parallel structure to communicate more clearly. here you say ‘avoidance of cool’ … increased probability of selecting cool’ Can you make these two parallel. They selected for warmer temps at night and for cooler temps in day, as shown by…</w:t>
      </w:r>
    </w:p>
  </w:comment>
  <w:comment w:id="58" w:author="Levi, Taal" w:date="2024-10-24T11:01:00Z" w:initials="LT">
    <w:p w14:paraId="4F7F11E3" w14:textId="77777777" w:rsidR="002F0029" w:rsidRDefault="002F0029" w:rsidP="002F0029">
      <w:r>
        <w:rPr>
          <w:rStyle w:val="CommentReference"/>
        </w:rPr>
        <w:annotationRef/>
      </w:r>
      <w:r>
        <w:rPr>
          <w:sz w:val="20"/>
          <w:szCs w:val="20"/>
        </w:rPr>
        <w:t>Abrupt transition to fish example before you establish generality. Maybe dig into tradeoffs more broadly and then make your way to how these are particularly pronounced for fishes because of A,B,C. Only then do example arise</w:t>
      </w:r>
    </w:p>
  </w:comment>
  <w:comment w:id="59" w:author="Microsoft Office User" w:date="2023-12-01T11:42:00Z" w:initials="MOU">
    <w:p w14:paraId="010B4172" w14:textId="2E148F23" w:rsidR="003E226A" w:rsidRDefault="003E226A" w:rsidP="00CE28BA">
      <w:r>
        <w:rPr>
          <w:rStyle w:val="CommentReference"/>
        </w:rPr>
        <w:annotationRef/>
      </w:r>
      <w:r>
        <w:rPr>
          <w:sz w:val="20"/>
          <w:szCs w:val="20"/>
        </w:rPr>
        <w:t>Hiromi Uno mentioned to me that there was evidence of DVM for DO in tropical fish — see if you can find this ref</w:t>
      </w:r>
    </w:p>
  </w:comment>
  <w:comment w:id="60" w:author="Barrett, Hannah [2]" w:date="2024-01-23T11:50:00Z" w:initials="BH">
    <w:p w14:paraId="46D0497E" w14:textId="4F01F68B" w:rsidR="003E226A" w:rsidRDefault="003E226A">
      <w:pPr>
        <w:pStyle w:val="CommentText"/>
      </w:pPr>
      <w:r>
        <w:rPr>
          <w:rStyle w:val="CommentReference"/>
        </w:rPr>
        <w:annotationRef/>
      </w:r>
      <w:r>
        <w:t>I can’t find anything on DVM in tropical fish, Huphries et al. 2024 has vertical movement for tuna, other refs I had before as placeholder options but all focus on oxygen minimum zones and vertical compression, not movement by fish in response to both</w:t>
      </w:r>
    </w:p>
  </w:comment>
  <w:comment w:id="61" w:author="Barrett, Hannah" w:date="2024-10-24T01:29:00Z" w:initials="HB">
    <w:p w14:paraId="36136AC6" w14:textId="77777777" w:rsidR="007B16A6" w:rsidRDefault="007B16A6" w:rsidP="007B16A6">
      <w:pPr>
        <w:pStyle w:val="CommentText"/>
      </w:pPr>
      <w:r>
        <w:rPr>
          <w:rStyle w:val="CommentReference"/>
        </w:rPr>
        <w:annotationRef/>
      </w:r>
      <w:r>
        <w:t>Note from Jonny: We should see if Taal has any insights into the mixed effects analysis – not to open a can of worms, but we could say whether individual sites varied in slope or intercept or both if we wanted, but maybe hold off, reviewer gonna ask maybe</w:t>
      </w:r>
    </w:p>
  </w:comment>
  <w:comment w:id="62" w:author="Levi, Taal" w:date="2024-10-24T11:07:00Z" w:initials="LT">
    <w:p w14:paraId="20AD53C6" w14:textId="77777777" w:rsidR="002F0029" w:rsidRDefault="002F0029" w:rsidP="002F0029">
      <w:r>
        <w:rPr>
          <w:rStyle w:val="CommentReference"/>
        </w:rPr>
        <w:annotationRef/>
      </w:r>
      <w:r>
        <w:rPr>
          <w:color w:val="000000"/>
          <w:sz w:val="20"/>
          <w:szCs w:val="20"/>
        </w:rPr>
        <w:t>I was thinking that the figure could have the points on it, potentially colored by the site</w:t>
      </w:r>
    </w:p>
  </w:comment>
  <w:comment w:id="63" w:author="Levi, Taal" w:date="2024-10-24T11:10:00Z" w:initials="LT">
    <w:p w14:paraId="59253131" w14:textId="77777777" w:rsidR="002F0029" w:rsidRDefault="002F0029" w:rsidP="002F0029">
      <w:r>
        <w:rPr>
          <w:rStyle w:val="CommentReference"/>
        </w:rPr>
        <w:annotationRef/>
      </w:r>
      <w:r>
        <w:rPr>
          <w:color w:val="000000"/>
          <w:sz w:val="20"/>
          <w:szCs w:val="20"/>
        </w:rPr>
        <w:t>Some plain language may help. Is this correct - During the day, there was less of a tradeoff because there was plenty of DO and so fish could just go deep to avoid heat, right. At night, when DO declines, they had to go up the water column, but not so high that they faced too warm of water temps? Or maybe what I just wrote is a different point? Just seems like “flatter tradeoff” is not so clear</w:t>
      </w:r>
    </w:p>
  </w:comment>
  <w:comment w:id="64" w:author="Levi, Taal" w:date="2024-10-24T11:08:00Z" w:initials="LT">
    <w:p w14:paraId="093F9C26" w14:textId="79987C98" w:rsidR="002F0029" w:rsidRDefault="002F0029" w:rsidP="002F0029">
      <w:r>
        <w:rPr>
          <w:rStyle w:val="CommentReference"/>
        </w:rPr>
        <w:annotationRef/>
      </w:r>
      <w:r>
        <w:rPr>
          <w:color w:val="000000"/>
          <w:sz w:val="20"/>
          <w:szCs w:val="20"/>
        </w:rPr>
        <w:t>Refer to figures in Discussion too</w:t>
      </w:r>
    </w:p>
  </w:comment>
  <w:comment w:id="65" w:author="Armstrong, Jonathan B" w:date="2024-10-10T10:37:00Z" w:initials="JA">
    <w:p w14:paraId="6493A41C" w14:textId="1AFD1044" w:rsidR="009964FA" w:rsidRDefault="009964FA" w:rsidP="009964FA">
      <w:r>
        <w:rPr>
          <w:rStyle w:val="CommentReference"/>
        </w:rPr>
        <w:annotationRef/>
      </w:r>
      <w:r>
        <w:rPr>
          <w:color w:val="000000"/>
          <w:sz w:val="20"/>
          <w:szCs w:val="20"/>
        </w:rPr>
        <w:t>can we connect this to any other studies where fish tolerated hypoxia</w:t>
      </w:r>
    </w:p>
  </w:comment>
  <w:comment w:id="66" w:author="Armstrong, Jonathan B" w:date="2024-10-10T10:37:00Z" w:initials="JA">
    <w:p w14:paraId="450CF4CC" w14:textId="77777777" w:rsidR="009964FA" w:rsidRDefault="009964FA" w:rsidP="009964FA">
      <w:r>
        <w:rPr>
          <w:rStyle w:val="CommentReference"/>
        </w:rPr>
        <w:annotationRef/>
      </w:r>
      <w:r>
        <w:rPr>
          <w:color w:val="000000"/>
          <w:sz w:val="20"/>
          <w:szCs w:val="20"/>
        </w:rPr>
        <w:t>Not critical but could make this feel more meaty</w:t>
      </w:r>
    </w:p>
  </w:comment>
  <w:comment w:id="69" w:author="Levi, Taal" w:date="2024-10-24T11:13:00Z" w:initials="LT">
    <w:p w14:paraId="3551D1B5" w14:textId="77777777" w:rsidR="002F0029" w:rsidRDefault="002F0029" w:rsidP="002F0029">
      <w:r>
        <w:rPr>
          <w:rStyle w:val="CommentReference"/>
        </w:rPr>
        <w:annotationRef/>
      </w:r>
      <w:r>
        <w:rPr>
          <w:color w:val="000000"/>
          <w:sz w:val="20"/>
          <w:szCs w:val="20"/>
        </w:rPr>
        <w:t>Seems like the intro could also talk more about the influence of temp and DO on fish physiology and energetics</w:t>
      </w:r>
    </w:p>
  </w:comment>
  <w:comment w:id="70" w:author="Levi, Taal" w:date="2024-10-24T11:13:00Z" w:initials="LT">
    <w:p w14:paraId="12122C45" w14:textId="77777777" w:rsidR="002F0029" w:rsidRDefault="002F0029" w:rsidP="002F0029">
      <w:r>
        <w:rPr>
          <w:rStyle w:val="CommentReference"/>
        </w:rPr>
        <w:annotationRef/>
      </w:r>
      <w:r>
        <w:rPr>
          <w:color w:val="000000"/>
          <w:sz w:val="20"/>
          <w:szCs w:val="20"/>
        </w:rPr>
        <w:t>Could these even be presented as alternative hypotheses?</w:t>
      </w:r>
    </w:p>
    <w:p w14:paraId="3B1F3D73" w14:textId="77777777" w:rsidR="002F0029" w:rsidRDefault="002F0029" w:rsidP="002F0029"/>
  </w:comment>
  <w:comment w:id="71" w:author="Barrett, Hannah" w:date="2024-10-24T02:35:00Z" w:initials="HB">
    <w:p w14:paraId="253431E7" w14:textId="4E5DA16A" w:rsidR="000D5DC8" w:rsidRDefault="000D5DC8" w:rsidP="000D5DC8">
      <w:pPr>
        <w:pStyle w:val="CommentText"/>
      </w:pPr>
      <w:r>
        <w:rPr>
          <w:rStyle w:val="CommentReference"/>
        </w:rPr>
        <w:annotationRef/>
      </w:r>
      <w:r>
        <w:t>Could use work</w:t>
      </w:r>
    </w:p>
  </w:comment>
  <w:comment w:id="72" w:author="Levi, Taal" w:date="2024-10-24T11:17:00Z" w:initials="LT">
    <w:p w14:paraId="4A9EB872" w14:textId="77777777" w:rsidR="002F0029" w:rsidRDefault="002F0029" w:rsidP="002F0029">
      <w:r>
        <w:rPr>
          <w:rStyle w:val="CommentReference"/>
        </w:rPr>
        <w:annotationRef/>
      </w:r>
      <w:r>
        <w:rPr>
          <w:color w:val="000000"/>
          <w:sz w:val="20"/>
          <w:szCs w:val="20"/>
        </w:rPr>
        <w:t>I know typically Discussion is where you interpret, but I think that I could have used some context about the magnitude of these values in the Results as well. If those numbers could be nested within “severe hypoxia”, “moderate hypoxia” and so on, that would have made it less of a jumble of numbers. Then here you would reiterate the severe hypoxia but spend more time on how fish responded to it.</w:t>
      </w:r>
    </w:p>
    <w:p w14:paraId="452653E3" w14:textId="77777777" w:rsidR="002F0029" w:rsidRDefault="002F0029" w:rsidP="002F0029"/>
  </w:comment>
  <w:comment w:id="73" w:author="Levi, Taal" w:date="2024-10-24T11:22:00Z" w:initials="LT">
    <w:p w14:paraId="21974846" w14:textId="77777777" w:rsidR="002F0029" w:rsidRDefault="002F0029" w:rsidP="002F0029">
      <w:r>
        <w:rPr>
          <w:rStyle w:val="CommentReference"/>
        </w:rPr>
        <w:annotationRef/>
      </w:r>
      <w:r>
        <w:rPr>
          <w:color w:val="000000"/>
          <w:sz w:val="20"/>
          <w:szCs w:val="20"/>
        </w:rPr>
        <w:t>And temp at surface doesn’t decline that much, right? Are they still going to dangerous places thermally?</w:t>
      </w:r>
    </w:p>
    <w:p w14:paraId="5E526A20" w14:textId="77777777" w:rsidR="002F0029" w:rsidRDefault="002F0029" w:rsidP="002F0029"/>
  </w:comment>
  <w:comment w:id="74" w:author="Jessi Kershner" w:date="2024-09-23T11:36:00Z" w:initials="JMK">
    <w:p w14:paraId="36205288" w14:textId="30DB9235" w:rsidR="00B35DF1" w:rsidRDefault="00B35DF1">
      <w:pPr>
        <w:pStyle w:val="CommentText"/>
      </w:pPr>
      <w:r>
        <w:rPr>
          <w:rStyle w:val="CommentReference"/>
        </w:rPr>
        <w:annotationRef/>
      </w:r>
      <w:r>
        <w:t>Can the mixed effects model address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CFFEFD9" w15:done="0"/>
  <w15:commentEx w15:paraId="76A9F9BC" w15:done="0"/>
  <w15:commentEx w15:paraId="73ADADD0" w15:done="0"/>
  <w15:commentEx w15:paraId="39521CC6" w15:done="1"/>
  <w15:commentEx w15:paraId="045FEBA6" w15:done="1"/>
  <w15:commentEx w15:paraId="61CCF035" w15:done="1"/>
  <w15:commentEx w15:paraId="50F1537F" w15:done="0"/>
  <w15:commentEx w15:paraId="2E2EB793" w15:done="0"/>
  <w15:commentEx w15:paraId="16371FEE" w15:done="0"/>
  <w15:commentEx w15:paraId="7FBF2BED" w15:done="0"/>
  <w15:commentEx w15:paraId="063E1671" w15:done="1"/>
  <w15:commentEx w15:paraId="008DFB54" w15:done="1"/>
  <w15:commentEx w15:paraId="42BB0890" w15:done="0"/>
  <w15:commentEx w15:paraId="12765FFA" w15:done="1"/>
  <w15:commentEx w15:paraId="2387F449" w15:done="0"/>
  <w15:commentEx w15:paraId="1CDCDDDC" w15:done="0"/>
  <w15:commentEx w15:paraId="6C113482" w15:done="1"/>
  <w15:commentEx w15:paraId="6C245238" w15:done="1"/>
  <w15:commentEx w15:paraId="31883685" w15:done="1"/>
  <w15:commentEx w15:paraId="6049A682" w15:done="0"/>
  <w15:commentEx w15:paraId="78830716" w15:done="0"/>
  <w15:commentEx w15:paraId="588444F1" w15:done="1"/>
  <w15:commentEx w15:paraId="3D083C0D" w15:done="1"/>
  <w15:commentEx w15:paraId="4C601D2E" w15:done="1"/>
  <w15:commentEx w15:paraId="7FD75FF5" w15:done="0"/>
  <w15:commentEx w15:paraId="724662E0" w15:done="0"/>
  <w15:commentEx w15:paraId="543766BB" w15:done="0"/>
  <w15:commentEx w15:paraId="693FCD9D" w15:done="0"/>
  <w15:commentEx w15:paraId="0A9ACD27" w15:done="0"/>
  <w15:commentEx w15:paraId="6960ED2F" w15:done="0"/>
  <w15:commentEx w15:paraId="5E8A4430" w15:done="0"/>
  <w15:commentEx w15:paraId="23756150" w15:done="1"/>
  <w15:commentEx w15:paraId="08BE7C1D" w15:done="1"/>
  <w15:commentEx w15:paraId="4F7F11E3" w15:done="0"/>
  <w15:commentEx w15:paraId="010B4172" w15:done="1"/>
  <w15:commentEx w15:paraId="46D0497E" w15:paraIdParent="010B4172" w15:done="1"/>
  <w15:commentEx w15:paraId="36136AC6" w15:done="0"/>
  <w15:commentEx w15:paraId="20AD53C6" w15:paraIdParent="36136AC6" w15:done="0"/>
  <w15:commentEx w15:paraId="59253131" w15:done="0"/>
  <w15:commentEx w15:paraId="093F9C26" w15:done="0"/>
  <w15:commentEx w15:paraId="6493A41C" w15:done="1"/>
  <w15:commentEx w15:paraId="450CF4CC" w15:paraIdParent="6493A41C" w15:done="1"/>
  <w15:commentEx w15:paraId="3551D1B5" w15:done="0"/>
  <w15:commentEx w15:paraId="3B1F3D73" w15:paraIdParent="3551D1B5" w15:done="0"/>
  <w15:commentEx w15:paraId="253431E7" w15:done="0"/>
  <w15:commentEx w15:paraId="452653E3" w15:paraIdParent="253431E7" w15:done="0"/>
  <w15:commentEx w15:paraId="5E526A20" w15:done="0"/>
  <w15:commentEx w15:paraId="362052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9C44464" w16cex:dateUtc="2024-10-24T15:20:00Z"/>
  <w16cex:commentExtensible w16cex:durableId="160E4FCC" w16cex:dateUtc="2024-10-24T15:21:00Z"/>
  <w16cex:commentExtensible w16cex:durableId="33BAC327" w16cex:dateUtc="2024-10-24T15:22:00Z"/>
  <w16cex:commentExtensible w16cex:durableId="1884C98A" w16cex:dateUtc="2024-06-27T20:08:00Z"/>
  <w16cex:commentExtensible w16cex:durableId="2A9BBFF7" w16cex:dateUtc="2024-09-23T17:22:00Z"/>
  <w16cex:commentExtensible w16cex:durableId="2A9BC061" w16cex:dateUtc="2024-09-23T17:24:00Z"/>
  <w16cex:commentExtensible w16cex:durableId="44246FDC" w16cex:dateUtc="2024-10-24T15:30:00Z"/>
  <w16cex:commentExtensible w16cex:durableId="42CAC982" w16cex:dateUtc="2024-10-24T15:40:00Z"/>
  <w16cex:commentExtensible w16cex:durableId="617F8A6B" w16cex:dateUtc="2024-10-24T15:38:00Z"/>
  <w16cex:commentExtensible w16cex:durableId="278FBBBD" w16cex:dateUtc="2024-10-24T15:44:00Z"/>
  <w16cex:commentExtensible w16cex:durableId="2A9BC65F" w16cex:dateUtc="2024-09-23T17:50:00Z"/>
  <w16cex:commentExtensible w16cex:durableId="5D53108F" w16cex:dateUtc="2024-10-08T18:44:00Z"/>
  <w16cex:commentExtensible w16cex:durableId="1023C427" w16cex:dateUtc="2024-10-24T16:59:00Z"/>
  <w16cex:commentExtensible w16cex:durableId="2A9BCA42" w16cex:dateUtc="2024-09-23T18:06:00Z"/>
  <w16cex:commentExtensible w16cex:durableId="0A5CF9E2" w16cex:dateUtc="2024-10-24T17:00:00Z"/>
  <w16cex:commentExtensible w16cex:durableId="490279ED" w16cex:dateUtc="2024-10-24T17:01:00Z"/>
  <w16cex:commentExtensible w16cex:durableId="2A9BCD8B" w16cex:dateUtc="2024-09-23T18:20:00Z"/>
  <w16cex:commentExtensible w16cex:durableId="2A9BCD21" w16cex:dateUtc="2024-09-23T18:18:00Z"/>
  <w16cex:commentExtensible w16cex:durableId="2A9BCD5D" w16cex:dateUtc="2024-09-23T18:19:00Z"/>
  <w16cex:commentExtensible w16cex:durableId="4E26CD27" w16cex:dateUtc="2024-10-24T17:02:00Z"/>
  <w16cex:commentExtensible w16cex:durableId="7437882D" w16cex:dateUtc="2024-10-24T17:07:00Z"/>
  <w16cex:commentExtensible w16cex:durableId="2A9BCCB7" w16cex:dateUtc="2024-09-23T18:17:00Z"/>
  <w16cex:commentExtensible w16cex:durableId="5B1FB1A9" w16cex:dateUtc="2024-06-27T20:43:00Z"/>
  <w16cex:commentExtensible w16cex:durableId="2A9BCDCE" w16cex:dateUtc="2024-09-23T18:21:00Z"/>
  <w16cex:commentExtensible w16cex:durableId="0CBC19AE" w16cex:dateUtc="2024-10-24T17:13:00Z"/>
  <w16cex:commentExtensible w16cex:durableId="5FB86A74" w16cex:dateUtc="2024-10-24T17:30:00Z"/>
  <w16cex:commentExtensible w16cex:durableId="0DB222EB" w16cex:dateUtc="2024-10-24T17:30:00Z"/>
  <w16cex:commentExtensible w16cex:durableId="757E7325" w16cex:dateUtc="2024-10-24T17:34:00Z"/>
  <w16cex:commentExtensible w16cex:durableId="27174921" w16cex:dateUtc="2024-10-24T17:35:00Z"/>
  <w16cex:commentExtensible w16cex:durableId="6EF45B6A" w16cex:dateUtc="2024-10-24T17:37:00Z"/>
  <w16cex:commentExtensible w16cex:durableId="00A86F93" w16cex:dateUtc="2024-10-24T17:39:00Z"/>
  <w16cex:commentExtensible w16cex:durableId="573F1CBF" w16cex:dateUtc="2024-06-27T21:52:00Z"/>
  <w16cex:commentExtensible w16cex:durableId="5601F2A9" w16cex:dateUtc="2024-06-27T22:19:00Z"/>
  <w16cex:commentExtensible w16cex:durableId="2D3565D2" w16cex:dateUtc="2024-10-24T18:01:00Z"/>
  <w16cex:commentExtensible w16cex:durableId="20309807" w16cex:dateUtc="2023-12-01T19:42:00Z"/>
  <w16cex:commentExtensible w16cex:durableId="70C46E61" w16cex:dateUtc="2024-10-24T08:29:00Z"/>
  <w16cex:commentExtensible w16cex:durableId="2D2DDA61" w16cex:dateUtc="2024-10-24T18:07:00Z"/>
  <w16cex:commentExtensible w16cex:durableId="3D935653" w16cex:dateUtc="2024-10-24T18:10:00Z"/>
  <w16cex:commentExtensible w16cex:durableId="3CF2EE8F" w16cex:dateUtc="2024-10-24T18:08:00Z"/>
  <w16cex:commentExtensible w16cex:durableId="4B79E4BE" w16cex:dateUtc="2024-10-10T17:37:00Z"/>
  <w16cex:commentExtensible w16cex:durableId="1D058605" w16cex:dateUtc="2024-10-10T17:37:00Z"/>
  <w16cex:commentExtensible w16cex:durableId="074FCC9E" w16cex:dateUtc="2024-10-24T18:13:00Z"/>
  <w16cex:commentExtensible w16cex:durableId="7E70D261" w16cex:dateUtc="2024-10-24T18:13:00Z"/>
  <w16cex:commentExtensible w16cex:durableId="35C036F3" w16cex:dateUtc="2024-10-24T09:35:00Z"/>
  <w16cex:commentExtensible w16cex:durableId="60ED1ADB" w16cex:dateUtc="2024-10-24T18:17:00Z"/>
  <w16cex:commentExtensible w16cex:durableId="57BEEA63" w16cex:dateUtc="2024-10-24T18:22:00Z"/>
  <w16cex:commentExtensible w16cex:durableId="2A9BD150" w16cex:dateUtc="2024-09-23T1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CFFEFD9" w16cid:durableId="79C44464"/>
  <w16cid:commentId w16cid:paraId="76A9F9BC" w16cid:durableId="160E4FCC"/>
  <w16cid:commentId w16cid:paraId="73ADADD0" w16cid:durableId="33BAC327"/>
  <w16cid:commentId w16cid:paraId="39521CC6" w16cid:durableId="1884C98A"/>
  <w16cid:commentId w16cid:paraId="045FEBA6" w16cid:durableId="2A9BBFF7"/>
  <w16cid:commentId w16cid:paraId="61CCF035" w16cid:durableId="2A9BC061"/>
  <w16cid:commentId w16cid:paraId="50F1537F" w16cid:durableId="44246FDC"/>
  <w16cid:commentId w16cid:paraId="2E2EB793" w16cid:durableId="42CAC982"/>
  <w16cid:commentId w16cid:paraId="16371FEE" w16cid:durableId="617F8A6B"/>
  <w16cid:commentId w16cid:paraId="7FBF2BED" w16cid:durableId="278FBBBD"/>
  <w16cid:commentId w16cid:paraId="063E1671" w16cid:durableId="2A9BC65F"/>
  <w16cid:commentId w16cid:paraId="008DFB54" w16cid:durableId="5D53108F"/>
  <w16cid:commentId w16cid:paraId="42BB0890" w16cid:durableId="1023C427"/>
  <w16cid:commentId w16cid:paraId="12765FFA" w16cid:durableId="2A9BCA42"/>
  <w16cid:commentId w16cid:paraId="2387F449" w16cid:durableId="0A5CF9E2"/>
  <w16cid:commentId w16cid:paraId="1CDCDDDC" w16cid:durableId="490279ED"/>
  <w16cid:commentId w16cid:paraId="6C113482" w16cid:durableId="2A9BCD8B"/>
  <w16cid:commentId w16cid:paraId="6C245238" w16cid:durableId="2A9BCD21"/>
  <w16cid:commentId w16cid:paraId="31883685" w16cid:durableId="2A9BCD5D"/>
  <w16cid:commentId w16cid:paraId="6049A682" w16cid:durableId="4E26CD27"/>
  <w16cid:commentId w16cid:paraId="78830716" w16cid:durableId="7437882D"/>
  <w16cid:commentId w16cid:paraId="588444F1" w16cid:durableId="2A9BCCB7"/>
  <w16cid:commentId w16cid:paraId="3D083C0D" w16cid:durableId="5B1FB1A9"/>
  <w16cid:commentId w16cid:paraId="4C601D2E" w16cid:durableId="2A9BCDCE"/>
  <w16cid:commentId w16cid:paraId="7FD75FF5" w16cid:durableId="0CBC19AE"/>
  <w16cid:commentId w16cid:paraId="724662E0" w16cid:durableId="5FB86A74"/>
  <w16cid:commentId w16cid:paraId="543766BB" w16cid:durableId="0DB222EB"/>
  <w16cid:commentId w16cid:paraId="693FCD9D" w16cid:durableId="757E7325"/>
  <w16cid:commentId w16cid:paraId="0A9ACD27" w16cid:durableId="27174921"/>
  <w16cid:commentId w16cid:paraId="6960ED2F" w16cid:durableId="6EF45B6A"/>
  <w16cid:commentId w16cid:paraId="5E8A4430" w16cid:durableId="00A86F93"/>
  <w16cid:commentId w16cid:paraId="23756150" w16cid:durableId="573F1CBF"/>
  <w16cid:commentId w16cid:paraId="08BE7C1D" w16cid:durableId="5601F2A9"/>
  <w16cid:commentId w16cid:paraId="4F7F11E3" w16cid:durableId="2D3565D2"/>
  <w16cid:commentId w16cid:paraId="010B4172" w16cid:durableId="20309807"/>
  <w16cid:commentId w16cid:paraId="46D0497E" w16cid:durableId="27C83C92"/>
  <w16cid:commentId w16cid:paraId="36136AC6" w16cid:durableId="70C46E61"/>
  <w16cid:commentId w16cid:paraId="20AD53C6" w16cid:durableId="2D2DDA61"/>
  <w16cid:commentId w16cid:paraId="59253131" w16cid:durableId="3D935653"/>
  <w16cid:commentId w16cid:paraId="093F9C26" w16cid:durableId="3CF2EE8F"/>
  <w16cid:commentId w16cid:paraId="6493A41C" w16cid:durableId="4B79E4BE"/>
  <w16cid:commentId w16cid:paraId="450CF4CC" w16cid:durableId="1D058605"/>
  <w16cid:commentId w16cid:paraId="3551D1B5" w16cid:durableId="074FCC9E"/>
  <w16cid:commentId w16cid:paraId="3B1F3D73" w16cid:durableId="7E70D261"/>
  <w16cid:commentId w16cid:paraId="253431E7" w16cid:durableId="35C036F3"/>
  <w16cid:commentId w16cid:paraId="452653E3" w16cid:durableId="60ED1ADB"/>
  <w16cid:commentId w16cid:paraId="5E526A20" w16cid:durableId="57BEEA63"/>
  <w16cid:commentId w16cid:paraId="36205288" w16cid:durableId="2A9BD1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F0CAD1" w14:textId="77777777" w:rsidR="008E0CEA" w:rsidRDefault="008E0CEA" w:rsidP="00B724DC">
      <w:pPr>
        <w:spacing w:after="0" w:line="240" w:lineRule="auto"/>
      </w:pPr>
      <w:r>
        <w:separator/>
      </w:r>
    </w:p>
  </w:endnote>
  <w:endnote w:type="continuationSeparator" w:id="0">
    <w:p w14:paraId="57BF9EC0" w14:textId="77777777" w:rsidR="008E0CEA" w:rsidRDefault="008E0CEA"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6ABA7D" w14:textId="77777777" w:rsidR="008E0CEA" w:rsidRDefault="008E0CEA" w:rsidP="00B724DC">
      <w:pPr>
        <w:spacing w:after="0" w:line="240" w:lineRule="auto"/>
      </w:pPr>
      <w:r>
        <w:separator/>
      </w:r>
    </w:p>
  </w:footnote>
  <w:footnote w:type="continuationSeparator" w:id="0">
    <w:p w14:paraId="36A59F38" w14:textId="77777777" w:rsidR="008E0CEA" w:rsidRDefault="008E0CEA"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7099074">
    <w:abstractNumId w:val="0"/>
  </w:num>
  <w:num w:numId="2" w16cid:durableId="3924371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evi, Taal">
    <w15:presenceInfo w15:providerId="AD" w15:userId="S::levit@oregonstate.edu::7234228d-4a2e-48e5-a273-92959f0ae544"/>
  </w15:person>
  <w15:person w15:author="Armstrong, Jonathan B">
    <w15:presenceInfo w15:providerId="AD" w15:userId="S::armstrjo@oregonstate.edu::8950d233-ab32-4dff-b2f6-fbd6cbea6106"/>
  </w15:person>
  <w15:person w15:author="Jessi Kershner">
    <w15:presenceInfo w15:providerId="None" w15:userId="Jessi Kershner"/>
  </w15:person>
  <w15:person w15:author="Barrett, Hannah">
    <w15:presenceInfo w15:providerId="AD" w15:userId="S::barrehan@oregonstate.edu::57f09693-edb2-4815-b1b6-2409887e2546"/>
  </w15:person>
  <w15:person w15:author="Microsoft Office User">
    <w15:presenceInfo w15:providerId="None" w15:userId="Microsoft Office User"/>
  </w15:person>
  <w15:person w15:author="Barrett, Hannah [2]">
    <w15:presenceInfo w15:providerId="AD" w15:userId="S-1-5-21-828376571-1197701538-1844936127-3504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4"/>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07053"/>
    <w:rsid w:val="000072FE"/>
    <w:rsid w:val="00010E77"/>
    <w:rsid w:val="00011FEA"/>
    <w:rsid w:val="00022023"/>
    <w:rsid w:val="0002563A"/>
    <w:rsid w:val="00037692"/>
    <w:rsid w:val="000501C4"/>
    <w:rsid w:val="000509CB"/>
    <w:rsid w:val="00051C8E"/>
    <w:rsid w:val="00055194"/>
    <w:rsid w:val="00060924"/>
    <w:rsid w:val="00062F22"/>
    <w:rsid w:val="000632A6"/>
    <w:rsid w:val="00070C92"/>
    <w:rsid w:val="0007288F"/>
    <w:rsid w:val="0007649C"/>
    <w:rsid w:val="000765B8"/>
    <w:rsid w:val="0008341E"/>
    <w:rsid w:val="0008366E"/>
    <w:rsid w:val="00087699"/>
    <w:rsid w:val="000957BD"/>
    <w:rsid w:val="000B35C0"/>
    <w:rsid w:val="000B5A37"/>
    <w:rsid w:val="000B6F7C"/>
    <w:rsid w:val="000C14A9"/>
    <w:rsid w:val="000D3CE5"/>
    <w:rsid w:val="000D5DC8"/>
    <w:rsid w:val="000E287C"/>
    <w:rsid w:val="000E627F"/>
    <w:rsid w:val="000E66C4"/>
    <w:rsid w:val="000F5365"/>
    <w:rsid w:val="000F558D"/>
    <w:rsid w:val="000F7E05"/>
    <w:rsid w:val="001003EB"/>
    <w:rsid w:val="00114A9A"/>
    <w:rsid w:val="00116CE5"/>
    <w:rsid w:val="00117344"/>
    <w:rsid w:val="00117893"/>
    <w:rsid w:val="0012206B"/>
    <w:rsid w:val="00124D07"/>
    <w:rsid w:val="00131722"/>
    <w:rsid w:val="00131C77"/>
    <w:rsid w:val="00132F8D"/>
    <w:rsid w:val="00136FB1"/>
    <w:rsid w:val="00141332"/>
    <w:rsid w:val="00145AD5"/>
    <w:rsid w:val="00146C88"/>
    <w:rsid w:val="001508D5"/>
    <w:rsid w:val="00150EAF"/>
    <w:rsid w:val="00154085"/>
    <w:rsid w:val="00156B3C"/>
    <w:rsid w:val="00160B1A"/>
    <w:rsid w:val="00165922"/>
    <w:rsid w:val="00166274"/>
    <w:rsid w:val="00171F22"/>
    <w:rsid w:val="0017209C"/>
    <w:rsid w:val="0017500D"/>
    <w:rsid w:val="00181359"/>
    <w:rsid w:val="00183EAC"/>
    <w:rsid w:val="00184719"/>
    <w:rsid w:val="001902DD"/>
    <w:rsid w:val="00196836"/>
    <w:rsid w:val="00196E54"/>
    <w:rsid w:val="001A2982"/>
    <w:rsid w:val="001A3FBF"/>
    <w:rsid w:val="001A4896"/>
    <w:rsid w:val="001A630C"/>
    <w:rsid w:val="001B2297"/>
    <w:rsid w:val="001B7108"/>
    <w:rsid w:val="001C00A5"/>
    <w:rsid w:val="001C29D4"/>
    <w:rsid w:val="001D0E3A"/>
    <w:rsid w:val="001D1CBB"/>
    <w:rsid w:val="001E399A"/>
    <w:rsid w:val="001E7C41"/>
    <w:rsid w:val="002001C2"/>
    <w:rsid w:val="0020159F"/>
    <w:rsid w:val="00202EDC"/>
    <w:rsid w:val="00206F8E"/>
    <w:rsid w:val="002103C3"/>
    <w:rsid w:val="0021394A"/>
    <w:rsid w:val="00217648"/>
    <w:rsid w:val="00223C12"/>
    <w:rsid w:val="00225C08"/>
    <w:rsid w:val="0023045E"/>
    <w:rsid w:val="00231B40"/>
    <w:rsid w:val="002362ED"/>
    <w:rsid w:val="00246C80"/>
    <w:rsid w:val="00250F9B"/>
    <w:rsid w:val="002516C1"/>
    <w:rsid w:val="00260726"/>
    <w:rsid w:val="0026255C"/>
    <w:rsid w:val="00264593"/>
    <w:rsid w:val="00265802"/>
    <w:rsid w:val="00267A04"/>
    <w:rsid w:val="00272B1D"/>
    <w:rsid w:val="00275D09"/>
    <w:rsid w:val="0027746D"/>
    <w:rsid w:val="002814CA"/>
    <w:rsid w:val="00284B74"/>
    <w:rsid w:val="00284D06"/>
    <w:rsid w:val="0028590D"/>
    <w:rsid w:val="0029691A"/>
    <w:rsid w:val="002A277D"/>
    <w:rsid w:val="002A2895"/>
    <w:rsid w:val="002A2EFD"/>
    <w:rsid w:val="002A79D7"/>
    <w:rsid w:val="002B2071"/>
    <w:rsid w:val="002C4E43"/>
    <w:rsid w:val="002C6BF4"/>
    <w:rsid w:val="002C7D03"/>
    <w:rsid w:val="002D24B1"/>
    <w:rsid w:val="002D3DF2"/>
    <w:rsid w:val="002D681C"/>
    <w:rsid w:val="002E05DB"/>
    <w:rsid w:val="002E3FA7"/>
    <w:rsid w:val="002E6ADE"/>
    <w:rsid w:val="002F0029"/>
    <w:rsid w:val="002F0138"/>
    <w:rsid w:val="002F05CC"/>
    <w:rsid w:val="002F465D"/>
    <w:rsid w:val="002F589F"/>
    <w:rsid w:val="0030363D"/>
    <w:rsid w:val="00310438"/>
    <w:rsid w:val="00314DF4"/>
    <w:rsid w:val="00326996"/>
    <w:rsid w:val="00327F4C"/>
    <w:rsid w:val="00330F26"/>
    <w:rsid w:val="0033492C"/>
    <w:rsid w:val="00336332"/>
    <w:rsid w:val="003373C4"/>
    <w:rsid w:val="0033789E"/>
    <w:rsid w:val="00341AD2"/>
    <w:rsid w:val="003463BD"/>
    <w:rsid w:val="003570D6"/>
    <w:rsid w:val="0036293A"/>
    <w:rsid w:val="00364088"/>
    <w:rsid w:val="00364634"/>
    <w:rsid w:val="00364FB1"/>
    <w:rsid w:val="003668A0"/>
    <w:rsid w:val="00371E66"/>
    <w:rsid w:val="0037218D"/>
    <w:rsid w:val="00384962"/>
    <w:rsid w:val="00387593"/>
    <w:rsid w:val="00391864"/>
    <w:rsid w:val="00391C39"/>
    <w:rsid w:val="003A1EE8"/>
    <w:rsid w:val="003A2D11"/>
    <w:rsid w:val="003A3B2C"/>
    <w:rsid w:val="003A3FAD"/>
    <w:rsid w:val="003A56DB"/>
    <w:rsid w:val="003A59E8"/>
    <w:rsid w:val="003B106F"/>
    <w:rsid w:val="003C1EEF"/>
    <w:rsid w:val="003C2D16"/>
    <w:rsid w:val="003C39B2"/>
    <w:rsid w:val="003C7B06"/>
    <w:rsid w:val="003D2207"/>
    <w:rsid w:val="003D3AF6"/>
    <w:rsid w:val="003D571C"/>
    <w:rsid w:val="003D6E9E"/>
    <w:rsid w:val="003D7CF6"/>
    <w:rsid w:val="003E226A"/>
    <w:rsid w:val="003E7E85"/>
    <w:rsid w:val="003F4F2E"/>
    <w:rsid w:val="003F698F"/>
    <w:rsid w:val="004018CC"/>
    <w:rsid w:val="00403540"/>
    <w:rsid w:val="00406E37"/>
    <w:rsid w:val="00413F74"/>
    <w:rsid w:val="004240B4"/>
    <w:rsid w:val="00424221"/>
    <w:rsid w:val="004305D7"/>
    <w:rsid w:val="00430B7C"/>
    <w:rsid w:val="004315B5"/>
    <w:rsid w:val="004332F0"/>
    <w:rsid w:val="00441BD4"/>
    <w:rsid w:val="00442614"/>
    <w:rsid w:val="00444FC0"/>
    <w:rsid w:val="0045625C"/>
    <w:rsid w:val="00456C18"/>
    <w:rsid w:val="0045714A"/>
    <w:rsid w:val="00463AF9"/>
    <w:rsid w:val="00466724"/>
    <w:rsid w:val="00470B5B"/>
    <w:rsid w:val="00474446"/>
    <w:rsid w:val="00476252"/>
    <w:rsid w:val="00476AE1"/>
    <w:rsid w:val="00476F49"/>
    <w:rsid w:val="00483A97"/>
    <w:rsid w:val="00484F6D"/>
    <w:rsid w:val="004A1FE8"/>
    <w:rsid w:val="004A2890"/>
    <w:rsid w:val="004A2EE4"/>
    <w:rsid w:val="004A3FCC"/>
    <w:rsid w:val="004B55FC"/>
    <w:rsid w:val="004C1E6A"/>
    <w:rsid w:val="004C497B"/>
    <w:rsid w:val="004C4CEC"/>
    <w:rsid w:val="004D02BB"/>
    <w:rsid w:val="004D0C40"/>
    <w:rsid w:val="004D224A"/>
    <w:rsid w:val="004E4673"/>
    <w:rsid w:val="004E549D"/>
    <w:rsid w:val="004F4A41"/>
    <w:rsid w:val="005064CA"/>
    <w:rsid w:val="0051426B"/>
    <w:rsid w:val="00535C01"/>
    <w:rsid w:val="005362D7"/>
    <w:rsid w:val="005367DA"/>
    <w:rsid w:val="00540EFF"/>
    <w:rsid w:val="00550810"/>
    <w:rsid w:val="00554236"/>
    <w:rsid w:val="00555245"/>
    <w:rsid w:val="00556746"/>
    <w:rsid w:val="00556D20"/>
    <w:rsid w:val="00561C78"/>
    <w:rsid w:val="00564296"/>
    <w:rsid w:val="00567789"/>
    <w:rsid w:val="0057388B"/>
    <w:rsid w:val="0057413F"/>
    <w:rsid w:val="00583B4F"/>
    <w:rsid w:val="005878B5"/>
    <w:rsid w:val="00593B10"/>
    <w:rsid w:val="005944EF"/>
    <w:rsid w:val="005950AE"/>
    <w:rsid w:val="005965C8"/>
    <w:rsid w:val="00596A91"/>
    <w:rsid w:val="0059748D"/>
    <w:rsid w:val="00597ABF"/>
    <w:rsid w:val="005A0C12"/>
    <w:rsid w:val="005A1BF6"/>
    <w:rsid w:val="005B0834"/>
    <w:rsid w:val="005B12F6"/>
    <w:rsid w:val="005B19CF"/>
    <w:rsid w:val="005B2443"/>
    <w:rsid w:val="005B7213"/>
    <w:rsid w:val="005C7418"/>
    <w:rsid w:val="005C7858"/>
    <w:rsid w:val="005D2126"/>
    <w:rsid w:val="005E1D37"/>
    <w:rsid w:val="005F50E1"/>
    <w:rsid w:val="005F5156"/>
    <w:rsid w:val="005F7C05"/>
    <w:rsid w:val="0060268F"/>
    <w:rsid w:val="00602E6F"/>
    <w:rsid w:val="0060566E"/>
    <w:rsid w:val="0061162A"/>
    <w:rsid w:val="00613A93"/>
    <w:rsid w:val="00615231"/>
    <w:rsid w:val="006174F8"/>
    <w:rsid w:val="006208F8"/>
    <w:rsid w:val="00620E5F"/>
    <w:rsid w:val="00622257"/>
    <w:rsid w:val="0063121A"/>
    <w:rsid w:val="00631D22"/>
    <w:rsid w:val="00631E65"/>
    <w:rsid w:val="006326CC"/>
    <w:rsid w:val="006345A9"/>
    <w:rsid w:val="006414BA"/>
    <w:rsid w:val="00643783"/>
    <w:rsid w:val="0064675C"/>
    <w:rsid w:val="00652855"/>
    <w:rsid w:val="006566D7"/>
    <w:rsid w:val="006631A2"/>
    <w:rsid w:val="006708B1"/>
    <w:rsid w:val="00672E86"/>
    <w:rsid w:val="006826F0"/>
    <w:rsid w:val="00692CA8"/>
    <w:rsid w:val="00696499"/>
    <w:rsid w:val="00697FC2"/>
    <w:rsid w:val="006A087A"/>
    <w:rsid w:val="006C12B3"/>
    <w:rsid w:val="006C3760"/>
    <w:rsid w:val="006C3DDA"/>
    <w:rsid w:val="006C5989"/>
    <w:rsid w:val="006C599A"/>
    <w:rsid w:val="006D326B"/>
    <w:rsid w:val="006D454D"/>
    <w:rsid w:val="006E44D9"/>
    <w:rsid w:val="006E45ED"/>
    <w:rsid w:val="006F15A4"/>
    <w:rsid w:val="007156B0"/>
    <w:rsid w:val="00716077"/>
    <w:rsid w:val="00716C2B"/>
    <w:rsid w:val="00737FE5"/>
    <w:rsid w:val="00750AF8"/>
    <w:rsid w:val="00772861"/>
    <w:rsid w:val="007811C6"/>
    <w:rsid w:val="00781528"/>
    <w:rsid w:val="00783964"/>
    <w:rsid w:val="00783E76"/>
    <w:rsid w:val="00794FA2"/>
    <w:rsid w:val="0079546D"/>
    <w:rsid w:val="00795A38"/>
    <w:rsid w:val="007A1134"/>
    <w:rsid w:val="007A2E0B"/>
    <w:rsid w:val="007A752C"/>
    <w:rsid w:val="007B16A6"/>
    <w:rsid w:val="007B1E64"/>
    <w:rsid w:val="007B2421"/>
    <w:rsid w:val="007B45C4"/>
    <w:rsid w:val="007C04DA"/>
    <w:rsid w:val="007C50DC"/>
    <w:rsid w:val="007C5612"/>
    <w:rsid w:val="007C65B6"/>
    <w:rsid w:val="007D335E"/>
    <w:rsid w:val="007D3F56"/>
    <w:rsid w:val="007D5781"/>
    <w:rsid w:val="007E333F"/>
    <w:rsid w:val="007E4574"/>
    <w:rsid w:val="007F0D70"/>
    <w:rsid w:val="007F38DF"/>
    <w:rsid w:val="00800608"/>
    <w:rsid w:val="0080104B"/>
    <w:rsid w:val="00803B7E"/>
    <w:rsid w:val="00803D83"/>
    <w:rsid w:val="00811080"/>
    <w:rsid w:val="008202E3"/>
    <w:rsid w:val="0082418F"/>
    <w:rsid w:val="0082548D"/>
    <w:rsid w:val="00833075"/>
    <w:rsid w:val="00833ED9"/>
    <w:rsid w:val="008407B4"/>
    <w:rsid w:val="00842E1A"/>
    <w:rsid w:val="00842E7B"/>
    <w:rsid w:val="00843A04"/>
    <w:rsid w:val="00845AE1"/>
    <w:rsid w:val="00847C04"/>
    <w:rsid w:val="00852BAD"/>
    <w:rsid w:val="0086059A"/>
    <w:rsid w:val="00861B0E"/>
    <w:rsid w:val="00865DBF"/>
    <w:rsid w:val="0087533A"/>
    <w:rsid w:val="0087616D"/>
    <w:rsid w:val="00880B06"/>
    <w:rsid w:val="00892CC9"/>
    <w:rsid w:val="00894BD4"/>
    <w:rsid w:val="00894FD6"/>
    <w:rsid w:val="008959A0"/>
    <w:rsid w:val="008A13F5"/>
    <w:rsid w:val="008A5A7F"/>
    <w:rsid w:val="008A7875"/>
    <w:rsid w:val="008B1184"/>
    <w:rsid w:val="008E0CEA"/>
    <w:rsid w:val="008E1B4C"/>
    <w:rsid w:val="008E494C"/>
    <w:rsid w:val="008F703A"/>
    <w:rsid w:val="009037B5"/>
    <w:rsid w:val="0090757D"/>
    <w:rsid w:val="009127CF"/>
    <w:rsid w:val="00913CE7"/>
    <w:rsid w:val="00914135"/>
    <w:rsid w:val="0092140B"/>
    <w:rsid w:val="0093039B"/>
    <w:rsid w:val="0093154A"/>
    <w:rsid w:val="00944635"/>
    <w:rsid w:val="00944AF6"/>
    <w:rsid w:val="00945594"/>
    <w:rsid w:val="00955527"/>
    <w:rsid w:val="00961AE6"/>
    <w:rsid w:val="0098248F"/>
    <w:rsid w:val="00990081"/>
    <w:rsid w:val="009906FB"/>
    <w:rsid w:val="00991472"/>
    <w:rsid w:val="009964FA"/>
    <w:rsid w:val="009973AE"/>
    <w:rsid w:val="009A2557"/>
    <w:rsid w:val="009B18A0"/>
    <w:rsid w:val="009B3D66"/>
    <w:rsid w:val="009B47A2"/>
    <w:rsid w:val="009C3BBF"/>
    <w:rsid w:val="009C7EEE"/>
    <w:rsid w:val="009D2C41"/>
    <w:rsid w:val="009E1702"/>
    <w:rsid w:val="009E5788"/>
    <w:rsid w:val="009E5AF1"/>
    <w:rsid w:val="00A12807"/>
    <w:rsid w:val="00A156CC"/>
    <w:rsid w:val="00A24D79"/>
    <w:rsid w:val="00A30307"/>
    <w:rsid w:val="00A36135"/>
    <w:rsid w:val="00A4179D"/>
    <w:rsid w:val="00A44FFD"/>
    <w:rsid w:val="00A46028"/>
    <w:rsid w:val="00A51219"/>
    <w:rsid w:val="00A54FA2"/>
    <w:rsid w:val="00A55407"/>
    <w:rsid w:val="00A7340F"/>
    <w:rsid w:val="00A73636"/>
    <w:rsid w:val="00A737C0"/>
    <w:rsid w:val="00A774D4"/>
    <w:rsid w:val="00A77A96"/>
    <w:rsid w:val="00A77D14"/>
    <w:rsid w:val="00A77F12"/>
    <w:rsid w:val="00A843C6"/>
    <w:rsid w:val="00A93194"/>
    <w:rsid w:val="00A937C2"/>
    <w:rsid w:val="00A97F6B"/>
    <w:rsid w:val="00AA00EE"/>
    <w:rsid w:val="00AA6E85"/>
    <w:rsid w:val="00AB3B4C"/>
    <w:rsid w:val="00AB3E0A"/>
    <w:rsid w:val="00AB7323"/>
    <w:rsid w:val="00AC3BB3"/>
    <w:rsid w:val="00AC435C"/>
    <w:rsid w:val="00AD001A"/>
    <w:rsid w:val="00AD57CC"/>
    <w:rsid w:val="00AE419C"/>
    <w:rsid w:val="00AE6379"/>
    <w:rsid w:val="00AE68C7"/>
    <w:rsid w:val="00AF0BB0"/>
    <w:rsid w:val="00B079E3"/>
    <w:rsid w:val="00B17B29"/>
    <w:rsid w:val="00B26726"/>
    <w:rsid w:val="00B277BF"/>
    <w:rsid w:val="00B3476A"/>
    <w:rsid w:val="00B359F7"/>
    <w:rsid w:val="00B35BBE"/>
    <w:rsid w:val="00B35DF1"/>
    <w:rsid w:val="00B407EB"/>
    <w:rsid w:val="00B54233"/>
    <w:rsid w:val="00B578B3"/>
    <w:rsid w:val="00B60686"/>
    <w:rsid w:val="00B63DE7"/>
    <w:rsid w:val="00B724DC"/>
    <w:rsid w:val="00B75519"/>
    <w:rsid w:val="00B77EA1"/>
    <w:rsid w:val="00B90B47"/>
    <w:rsid w:val="00B96566"/>
    <w:rsid w:val="00B97402"/>
    <w:rsid w:val="00B9760F"/>
    <w:rsid w:val="00BA1D11"/>
    <w:rsid w:val="00BA2372"/>
    <w:rsid w:val="00BA2B50"/>
    <w:rsid w:val="00BA4BA0"/>
    <w:rsid w:val="00BA4CF1"/>
    <w:rsid w:val="00BB3F35"/>
    <w:rsid w:val="00BB6E61"/>
    <w:rsid w:val="00BC500E"/>
    <w:rsid w:val="00BD7F9A"/>
    <w:rsid w:val="00BE38FC"/>
    <w:rsid w:val="00BF5694"/>
    <w:rsid w:val="00BF7CA6"/>
    <w:rsid w:val="00BF7E1A"/>
    <w:rsid w:val="00C039DC"/>
    <w:rsid w:val="00C13FAA"/>
    <w:rsid w:val="00C15FE2"/>
    <w:rsid w:val="00C172EB"/>
    <w:rsid w:val="00C25874"/>
    <w:rsid w:val="00C25C0A"/>
    <w:rsid w:val="00C358B4"/>
    <w:rsid w:val="00C42A4C"/>
    <w:rsid w:val="00C435C4"/>
    <w:rsid w:val="00C441F8"/>
    <w:rsid w:val="00C55317"/>
    <w:rsid w:val="00C56B0A"/>
    <w:rsid w:val="00C579C4"/>
    <w:rsid w:val="00C83A2C"/>
    <w:rsid w:val="00C91E81"/>
    <w:rsid w:val="00C9210B"/>
    <w:rsid w:val="00C959C5"/>
    <w:rsid w:val="00CA4870"/>
    <w:rsid w:val="00CB1A28"/>
    <w:rsid w:val="00CB6004"/>
    <w:rsid w:val="00CC56E6"/>
    <w:rsid w:val="00CD1AB4"/>
    <w:rsid w:val="00CD3009"/>
    <w:rsid w:val="00CD437D"/>
    <w:rsid w:val="00CD5133"/>
    <w:rsid w:val="00CE28BA"/>
    <w:rsid w:val="00CE5636"/>
    <w:rsid w:val="00CF1E2D"/>
    <w:rsid w:val="00CF701B"/>
    <w:rsid w:val="00D0534A"/>
    <w:rsid w:val="00D059F0"/>
    <w:rsid w:val="00D11C16"/>
    <w:rsid w:val="00D137F0"/>
    <w:rsid w:val="00D2205F"/>
    <w:rsid w:val="00D234CC"/>
    <w:rsid w:val="00D2468F"/>
    <w:rsid w:val="00D3471B"/>
    <w:rsid w:val="00D36937"/>
    <w:rsid w:val="00D36DD8"/>
    <w:rsid w:val="00D455B2"/>
    <w:rsid w:val="00D45DFE"/>
    <w:rsid w:val="00D50B74"/>
    <w:rsid w:val="00D53B18"/>
    <w:rsid w:val="00D53F0D"/>
    <w:rsid w:val="00D575D4"/>
    <w:rsid w:val="00D66F44"/>
    <w:rsid w:val="00D70C45"/>
    <w:rsid w:val="00D8633D"/>
    <w:rsid w:val="00D929D1"/>
    <w:rsid w:val="00D941F4"/>
    <w:rsid w:val="00DA0F16"/>
    <w:rsid w:val="00DA2B32"/>
    <w:rsid w:val="00DA70FF"/>
    <w:rsid w:val="00DB4B1C"/>
    <w:rsid w:val="00DB5DF0"/>
    <w:rsid w:val="00DB638B"/>
    <w:rsid w:val="00DB7A7B"/>
    <w:rsid w:val="00DE06A3"/>
    <w:rsid w:val="00DE3A9C"/>
    <w:rsid w:val="00DE47E2"/>
    <w:rsid w:val="00DF5CAD"/>
    <w:rsid w:val="00E03AA9"/>
    <w:rsid w:val="00E04F5D"/>
    <w:rsid w:val="00E17AD1"/>
    <w:rsid w:val="00E228EF"/>
    <w:rsid w:val="00E23512"/>
    <w:rsid w:val="00E3286E"/>
    <w:rsid w:val="00E446C6"/>
    <w:rsid w:val="00E44E4C"/>
    <w:rsid w:val="00E55F00"/>
    <w:rsid w:val="00E644AE"/>
    <w:rsid w:val="00E75119"/>
    <w:rsid w:val="00E90954"/>
    <w:rsid w:val="00E90BB8"/>
    <w:rsid w:val="00E940C2"/>
    <w:rsid w:val="00EA027F"/>
    <w:rsid w:val="00EA4047"/>
    <w:rsid w:val="00EA7622"/>
    <w:rsid w:val="00EB712A"/>
    <w:rsid w:val="00EB74A6"/>
    <w:rsid w:val="00EC083F"/>
    <w:rsid w:val="00EC118F"/>
    <w:rsid w:val="00ED271C"/>
    <w:rsid w:val="00EF0F99"/>
    <w:rsid w:val="00EF410A"/>
    <w:rsid w:val="00F03EDC"/>
    <w:rsid w:val="00F07A99"/>
    <w:rsid w:val="00F11274"/>
    <w:rsid w:val="00F20FAB"/>
    <w:rsid w:val="00F24939"/>
    <w:rsid w:val="00F25D81"/>
    <w:rsid w:val="00F27282"/>
    <w:rsid w:val="00F273BC"/>
    <w:rsid w:val="00F33AC1"/>
    <w:rsid w:val="00F3507F"/>
    <w:rsid w:val="00F35383"/>
    <w:rsid w:val="00F44E85"/>
    <w:rsid w:val="00F5157D"/>
    <w:rsid w:val="00F52BE8"/>
    <w:rsid w:val="00F56768"/>
    <w:rsid w:val="00F60A04"/>
    <w:rsid w:val="00F674A3"/>
    <w:rsid w:val="00F72293"/>
    <w:rsid w:val="00F74724"/>
    <w:rsid w:val="00F74B6B"/>
    <w:rsid w:val="00F7596D"/>
    <w:rsid w:val="00F8728F"/>
    <w:rsid w:val="00F91A6A"/>
    <w:rsid w:val="00FA16CC"/>
    <w:rsid w:val="00FB2F47"/>
    <w:rsid w:val="00FB3FAB"/>
    <w:rsid w:val="00FC00D1"/>
    <w:rsid w:val="00FC1F1F"/>
    <w:rsid w:val="00FC3B71"/>
    <w:rsid w:val="00FD2FB6"/>
    <w:rsid w:val="00FD3A52"/>
    <w:rsid w:val="00FD61DF"/>
    <w:rsid w:val="00FE6CC5"/>
    <w:rsid w:val="00FE7C25"/>
    <w:rsid w:val="00FF553E"/>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 w:type="paragraph" w:customStyle="1" w:styleId="msonormal0">
    <w:name w:val="msonormal"/>
    <w:basedOn w:val="Normal"/>
    <w:rsid w:val="00AB3B4C"/>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171F22"/>
    <w:rPr>
      <w:color w:val="0563C1" w:themeColor="hyperlink"/>
      <w:u w:val="single"/>
    </w:rPr>
  </w:style>
  <w:style w:type="character" w:styleId="UnresolvedMention">
    <w:name w:val="Unresolved Mention"/>
    <w:basedOn w:val="DefaultParagraphFont"/>
    <w:uiPriority w:val="99"/>
    <w:semiHidden/>
    <w:unhideWhenUsed/>
    <w:rsid w:val="00171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90127">
      <w:bodyDiv w:val="1"/>
      <w:marLeft w:val="0"/>
      <w:marRight w:val="0"/>
      <w:marTop w:val="0"/>
      <w:marBottom w:val="0"/>
      <w:divBdr>
        <w:top w:val="none" w:sz="0" w:space="0" w:color="auto"/>
        <w:left w:val="none" w:sz="0" w:space="0" w:color="auto"/>
        <w:bottom w:val="none" w:sz="0" w:space="0" w:color="auto"/>
        <w:right w:val="none" w:sz="0" w:space="0" w:color="auto"/>
      </w:divBdr>
    </w:div>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44450573">
      <w:bodyDiv w:val="1"/>
      <w:marLeft w:val="0"/>
      <w:marRight w:val="0"/>
      <w:marTop w:val="0"/>
      <w:marBottom w:val="0"/>
      <w:divBdr>
        <w:top w:val="none" w:sz="0" w:space="0" w:color="auto"/>
        <w:left w:val="none" w:sz="0" w:space="0" w:color="auto"/>
        <w:bottom w:val="none" w:sz="0" w:space="0" w:color="auto"/>
        <w:right w:val="none" w:sz="0" w:space="0" w:color="auto"/>
      </w:divBdr>
    </w:div>
    <w:div w:id="56589743">
      <w:bodyDiv w:val="1"/>
      <w:marLeft w:val="0"/>
      <w:marRight w:val="0"/>
      <w:marTop w:val="0"/>
      <w:marBottom w:val="0"/>
      <w:divBdr>
        <w:top w:val="none" w:sz="0" w:space="0" w:color="auto"/>
        <w:left w:val="none" w:sz="0" w:space="0" w:color="auto"/>
        <w:bottom w:val="none" w:sz="0" w:space="0" w:color="auto"/>
        <w:right w:val="none" w:sz="0" w:space="0" w:color="auto"/>
      </w:divBdr>
    </w:div>
    <w:div w:id="73288916">
      <w:bodyDiv w:val="1"/>
      <w:marLeft w:val="0"/>
      <w:marRight w:val="0"/>
      <w:marTop w:val="0"/>
      <w:marBottom w:val="0"/>
      <w:divBdr>
        <w:top w:val="none" w:sz="0" w:space="0" w:color="auto"/>
        <w:left w:val="none" w:sz="0" w:space="0" w:color="auto"/>
        <w:bottom w:val="none" w:sz="0" w:space="0" w:color="auto"/>
        <w:right w:val="none" w:sz="0" w:space="0" w:color="auto"/>
      </w:divBdr>
    </w:div>
    <w:div w:id="96097915">
      <w:bodyDiv w:val="1"/>
      <w:marLeft w:val="0"/>
      <w:marRight w:val="0"/>
      <w:marTop w:val="0"/>
      <w:marBottom w:val="0"/>
      <w:divBdr>
        <w:top w:val="none" w:sz="0" w:space="0" w:color="auto"/>
        <w:left w:val="none" w:sz="0" w:space="0" w:color="auto"/>
        <w:bottom w:val="none" w:sz="0" w:space="0" w:color="auto"/>
        <w:right w:val="none" w:sz="0" w:space="0" w:color="auto"/>
      </w:divBdr>
    </w:div>
    <w:div w:id="123475475">
      <w:bodyDiv w:val="1"/>
      <w:marLeft w:val="0"/>
      <w:marRight w:val="0"/>
      <w:marTop w:val="0"/>
      <w:marBottom w:val="0"/>
      <w:divBdr>
        <w:top w:val="none" w:sz="0" w:space="0" w:color="auto"/>
        <w:left w:val="none" w:sz="0" w:space="0" w:color="auto"/>
        <w:bottom w:val="none" w:sz="0" w:space="0" w:color="auto"/>
        <w:right w:val="none" w:sz="0" w:space="0" w:color="auto"/>
      </w:divBdr>
    </w:div>
    <w:div w:id="123937361">
      <w:bodyDiv w:val="1"/>
      <w:marLeft w:val="0"/>
      <w:marRight w:val="0"/>
      <w:marTop w:val="0"/>
      <w:marBottom w:val="0"/>
      <w:divBdr>
        <w:top w:val="none" w:sz="0" w:space="0" w:color="auto"/>
        <w:left w:val="none" w:sz="0" w:space="0" w:color="auto"/>
        <w:bottom w:val="none" w:sz="0" w:space="0" w:color="auto"/>
        <w:right w:val="none" w:sz="0" w:space="0" w:color="auto"/>
      </w:divBdr>
    </w:div>
    <w:div w:id="127479552">
      <w:bodyDiv w:val="1"/>
      <w:marLeft w:val="0"/>
      <w:marRight w:val="0"/>
      <w:marTop w:val="0"/>
      <w:marBottom w:val="0"/>
      <w:divBdr>
        <w:top w:val="none" w:sz="0" w:space="0" w:color="auto"/>
        <w:left w:val="none" w:sz="0" w:space="0" w:color="auto"/>
        <w:bottom w:val="none" w:sz="0" w:space="0" w:color="auto"/>
        <w:right w:val="none" w:sz="0" w:space="0" w:color="auto"/>
      </w:divBdr>
    </w:div>
    <w:div w:id="147600468">
      <w:bodyDiv w:val="1"/>
      <w:marLeft w:val="0"/>
      <w:marRight w:val="0"/>
      <w:marTop w:val="0"/>
      <w:marBottom w:val="0"/>
      <w:divBdr>
        <w:top w:val="none" w:sz="0" w:space="0" w:color="auto"/>
        <w:left w:val="none" w:sz="0" w:space="0" w:color="auto"/>
        <w:bottom w:val="none" w:sz="0" w:space="0" w:color="auto"/>
        <w:right w:val="none" w:sz="0" w:space="0" w:color="auto"/>
      </w:divBdr>
    </w:div>
    <w:div w:id="163909272">
      <w:bodyDiv w:val="1"/>
      <w:marLeft w:val="0"/>
      <w:marRight w:val="0"/>
      <w:marTop w:val="0"/>
      <w:marBottom w:val="0"/>
      <w:divBdr>
        <w:top w:val="none" w:sz="0" w:space="0" w:color="auto"/>
        <w:left w:val="none" w:sz="0" w:space="0" w:color="auto"/>
        <w:bottom w:val="none" w:sz="0" w:space="0" w:color="auto"/>
        <w:right w:val="none" w:sz="0" w:space="0" w:color="auto"/>
      </w:divBdr>
    </w:div>
    <w:div w:id="183984960">
      <w:bodyDiv w:val="1"/>
      <w:marLeft w:val="0"/>
      <w:marRight w:val="0"/>
      <w:marTop w:val="0"/>
      <w:marBottom w:val="0"/>
      <w:divBdr>
        <w:top w:val="none" w:sz="0" w:space="0" w:color="auto"/>
        <w:left w:val="none" w:sz="0" w:space="0" w:color="auto"/>
        <w:bottom w:val="none" w:sz="0" w:space="0" w:color="auto"/>
        <w:right w:val="none" w:sz="0" w:space="0" w:color="auto"/>
      </w:divBdr>
    </w:div>
    <w:div w:id="190077202">
      <w:bodyDiv w:val="1"/>
      <w:marLeft w:val="0"/>
      <w:marRight w:val="0"/>
      <w:marTop w:val="0"/>
      <w:marBottom w:val="0"/>
      <w:divBdr>
        <w:top w:val="none" w:sz="0" w:space="0" w:color="auto"/>
        <w:left w:val="none" w:sz="0" w:space="0" w:color="auto"/>
        <w:bottom w:val="none" w:sz="0" w:space="0" w:color="auto"/>
        <w:right w:val="none" w:sz="0" w:space="0" w:color="auto"/>
      </w:divBdr>
    </w:div>
    <w:div w:id="247275531">
      <w:bodyDiv w:val="1"/>
      <w:marLeft w:val="0"/>
      <w:marRight w:val="0"/>
      <w:marTop w:val="0"/>
      <w:marBottom w:val="0"/>
      <w:divBdr>
        <w:top w:val="none" w:sz="0" w:space="0" w:color="auto"/>
        <w:left w:val="none" w:sz="0" w:space="0" w:color="auto"/>
        <w:bottom w:val="none" w:sz="0" w:space="0" w:color="auto"/>
        <w:right w:val="none" w:sz="0" w:space="0" w:color="auto"/>
      </w:divBdr>
    </w:div>
    <w:div w:id="255401848">
      <w:bodyDiv w:val="1"/>
      <w:marLeft w:val="0"/>
      <w:marRight w:val="0"/>
      <w:marTop w:val="0"/>
      <w:marBottom w:val="0"/>
      <w:divBdr>
        <w:top w:val="none" w:sz="0" w:space="0" w:color="auto"/>
        <w:left w:val="none" w:sz="0" w:space="0" w:color="auto"/>
        <w:bottom w:val="none" w:sz="0" w:space="0" w:color="auto"/>
        <w:right w:val="none" w:sz="0" w:space="0" w:color="auto"/>
      </w:divBdr>
    </w:div>
    <w:div w:id="261650381">
      <w:bodyDiv w:val="1"/>
      <w:marLeft w:val="0"/>
      <w:marRight w:val="0"/>
      <w:marTop w:val="0"/>
      <w:marBottom w:val="0"/>
      <w:divBdr>
        <w:top w:val="none" w:sz="0" w:space="0" w:color="auto"/>
        <w:left w:val="none" w:sz="0" w:space="0" w:color="auto"/>
        <w:bottom w:val="none" w:sz="0" w:space="0" w:color="auto"/>
        <w:right w:val="none" w:sz="0" w:space="0" w:color="auto"/>
      </w:divBdr>
    </w:div>
    <w:div w:id="276570794">
      <w:bodyDiv w:val="1"/>
      <w:marLeft w:val="0"/>
      <w:marRight w:val="0"/>
      <w:marTop w:val="0"/>
      <w:marBottom w:val="0"/>
      <w:divBdr>
        <w:top w:val="none" w:sz="0" w:space="0" w:color="auto"/>
        <w:left w:val="none" w:sz="0" w:space="0" w:color="auto"/>
        <w:bottom w:val="none" w:sz="0" w:space="0" w:color="auto"/>
        <w:right w:val="none" w:sz="0" w:space="0" w:color="auto"/>
      </w:divBdr>
    </w:div>
    <w:div w:id="278687268">
      <w:bodyDiv w:val="1"/>
      <w:marLeft w:val="0"/>
      <w:marRight w:val="0"/>
      <w:marTop w:val="0"/>
      <w:marBottom w:val="0"/>
      <w:divBdr>
        <w:top w:val="none" w:sz="0" w:space="0" w:color="auto"/>
        <w:left w:val="none" w:sz="0" w:space="0" w:color="auto"/>
        <w:bottom w:val="none" w:sz="0" w:space="0" w:color="auto"/>
        <w:right w:val="none" w:sz="0" w:space="0" w:color="auto"/>
      </w:divBdr>
    </w:div>
    <w:div w:id="280459926">
      <w:bodyDiv w:val="1"/>
      <w:marLeft w:val="0"/>
      <w:marRight w:val="0"/>
      <w:marTop w:val="0"/>
      <w:marBottom w:val="0"/>
      <w:divBdr>
        <w:top w:val="none" w:sz="0" w:space="0" w:color="auto"/>
        <w:left w:val="none" w:sz="0" w:space="0" w:color="auto"/>
        <w:bottom w:val="none" w:sz="0" w:space="0" w:color="auto"/>
        <w:right w:val="none" w:sz="0" w:space="0" w:color="auto"/>
      </w:divBdr>
    </w:div>
    <w:div w:id="297996328">
      <w:bodyDiv w:val="1"/>
      <w:marLeft w:val="0"/>
      <w:marRight w:val="0"/>
      <w:marTop w:val="0"/>
      <w:marBottom w:val="0"/>
      <w:divBdr>
        <w:top w:val="none" w:sz="0" w:space="0" w:color="auto"/>
        <w:left w:val="none" w:sz="0" w:space="0" w:color="auto"/>
        <w:bottom w:val="none" w:sz="0" w:space="0" w:color="auto"/>
        <w:right w:val="none" w:sz="0" w:space="0" w:color="auto"/>
      </w:divBdr>
    </w:div>
    <w:div w:id="324433173">
      <w:bodyDiv w:val="1"/>
      <w:marLeft w:val="0"/>
      <w:marRight w:val="0"/>
      <w:marTop w:val="0"/>
      <w:marBottom w:val="0"/>
      <w:divBdr>
        <w:top w:val="none" w:sz="0" w:space="0" w:color="auto"/>
        <w:left w:val="none" w:sz="0" w:space="0" w:color="auto"/>
        <w:bottom w:val="none" w:sz="0" w:space="0" w:color="auto"/>
        <w:right w:val="none" w:sz="0" w:space="0" w:color="auto"/>
      </w:divBdr>
    </w:div>
    <w:div w:id="346295937">
      <w:bodyDiv w:val="1"/>
      <w:marLeft w:val="0"/>
      <w:marRight w:val="0"/>
      <w:marTop w:val="0"/>
      <w:marBottom w:val="0"/>
      <w:divBdr>
        <w:top w:val="none" w:sz="0" w:space="0" w:color="auto"/>
        <w:left w:val="none" w:sz="0" w:space="0" w:color="auto"/>
        <w:bottom w:val="none" w:sz="0" w:space="0" w:color="auto"/>
        <w:right w:val="none" w:sz="0" w:space="0" w:color="auto"/>
      </w:divBdr>
    </w:div>
    <w:div w:id="354039152">
      <w:bodyDiv w:val="1"/>
      <w:marLeft w:val="0"/>
      <w:marRight w:val="0"/>
      <w:marTop w:val="0"/>
      <w:marBottom w:val="0"/>
      <w:divBdr>
        <w:top w:val="none" w:sz="0" w:space="0" w:color="auto"/>
        <w:left w:val="none" w:sz="0" w:space="0" w:color="auto"/>
        <w:bottom w:val="none" w:sz="0" w:space="0" w:color="auto"/>
        <w:right w:val="none" w:sz="0" w:space="0" w:color="auto"/>
      </w:divBdr>
    </w:div>
    <w:div w:id="355428782">
      <w:bodyDiv w:val="1"/>
      <w:marLeft w:val="0"/>
      <w:marRight w:val="0"/>
      <w:marTop w:val="0"/>
      <w:marBottom w:val="0"/>
      <w:divBdr>
        <w:top w:val="none" w:sz="0" w:space="0" w:color="auto"/>
        <w:left w:val="none" w:sz="0" w:space="0" w:color="auto"/>
        <w:bottom w:val="none" w:sz="0" w:space="0" w:color="auto"/>
        <w:right w:val="none" w:sz="0" w:space="0" w:color="auto"/>
      </w:divBdr>
    </w:div>
    <w:div w:id="362021870">
      <w:bodyDiv w:val="1"/>
      <w:marLeft w:val="0"/>
      <w:marRight w:val="0"/>
      <w:marTop w:val="0"/>
      <w:marBottom w:val="0"/>
      <w:divBdr>
        <w:top w:val="none" w:sz="0" w:space="0" w:color="auto"/>
        <w:left w:val="none" w:sz="0" w:space="0" w:color="auto"/>
        <w:bottom w:val="none" w:sz="0" w:space="0" w:color="auto"/>
        <w:right w:val="none" w:sz="0" w:space="0" w:color="auto"/>
      </w:divBdr>
    </w:div>
    <w:div w:id="423066044">
      <w:bodyDiv w:val="1"/>
      <w:marLeft w:val="0"/>
      <w:marRight w:val="0"/>
      <w:marTop w:val="0"/>
      <w:marBottom w:val="0"/>
      <w:divBdr>
        <w:top w:val="none" w:sz="0" w:space="0" w:color="auto"/>
        <w:left w:val="none" w:sz="0" w:space="0" w:color="auto"/>
        <w:bottom w:val="none" w:sz="0" w:space="0" w:color="auto"/>
        <w:right w:val="none" w:sz="0" w:space="0" w:color="auto"/>
      </w:divBdr>
    </w:div>
    <w:div w:id="424158164">
      <w:bodyDiv w:val="1"/>
      <w:marLeft w:val="0"/>
      <w:marRight w:val="0"/>
      <w:marTop w:val="0"/>
      <w:marBottom w:val="0"/>
      <w:divBdr>
        <w:top w:val="none" w:sz="0" w:space="0" w:color="auto"/>
        <w:left w:val="none" w:sz="0" w:space="0" w:color="auto"/>
        <w:bottom w:val="none" w:sz="0" w:space="0" w:color="auto"/>
        <w:right w:val="none" w:sz="0" w:space="0" w:color="auto"/>
      </w:divBdr>
    </w:div>
    <w:div w:id="439954335">
      <w:bodyDiv w:val="1"/>
      <w:marLeft w:val="0"/>
      <w:marRight w:val="0"/>
      <w:marTop w:val="0"/>
      <w:marBottom w:val="0"/>
      <w:divBdr>
        <w:top w:val="none" w:sz="0" w:space="0" w:color="auto"/>
        <w:left w:val="none" w:sz="0" w:space="0" w:color="auto"/>
        <w:bottom w:val="none" w:sz="0" w:space="0" w:color="auto"/>
        <w:right w:val="none" w:sz="0" w:space="0" w:color="auto"/>
      </w:divBdr>
    </w:div>
    <w:div w:id="467553785">
      <w:bodyDiv w:val="1"/>
      <w:marLeft w:val="0"/>
      <w:marRight w:val="0"/>
      <w:marTop w:val="0"/>
      <w:marBottom w:val="0"/>
      <w:divBdr>
        <w:top w:val="none" w:sz="0" w:space="0" w:color="auto"/>
        <w:left w:val="none" w:sz="0" w:space="0" w:color="auto"/>
        <w:bottom w:val="none" w:sz="0" w:space="0" w:color="auto"/>
        <w:right w:val="none" w:sz="0" w:space="0" w:color="auto"/>
      </w:divBdr>
    </w:div>
    <w:div w:id="525489558">
      <w:bodyDiv w:val="1"/>
      <w:marLeft w:val="0"/>
      <w:marRight w:val="0"/>
      <w:marTop w:val="0"/>
      <w:marBottom w:val="0"/>
      <w:divBdr>
        <w:top w:val="none" w:sz="0" w:space="0" w:color="auto"/>
        <w:left w:val="none" w:sz="0" w:space="0" w:color="auto"/>
        <w:bottom w:val="none" w:sz="0" w:space="0" w:color="auto"/>
        <w:right w:val="none" w:sz="0" w:space="0" w:color="auto"/>
      </w:divBdr>
    </w:div>
    <w:div w:id="583301691">
      <w:bodyDiv w:val="1"/>
      <w:marLeft w:val="0"/>
      <w:marRight w:val="0"/>
      <w:marTop w:val="0"/>
      <w:marBottom w:val="0"/>
      <w:divBdr>
        <w:top w:val="none" w:sz="0" w:space="0" w:color="auto"/>
        <w:left w:val="none" w:sz="0" w:space="0" w:color="auto"/>
        <w:bottom w:val="none" w:sz="0" w:space="0" w:color="auto"/>
        <w:right w:val="none" w:sz="0" w:space="0" w:color="auto"/>
      </w:divBdr>
    </w:div>
    <w:div w:id="589124749">
      <w:bodyDiv w:val="1"/>
      <w:marLeft w:val="0"/>
      <w:marRight w:val="0"/>
      <w:marTop w:val="0"/>
      <w:marBottom w:val="0"/>
      <w:divBdr>
        <w:top w:val="none" w:sz="0" w:space="0" w:color="auto"/>
        <w:left w:val="none" w:sz="0" w:space="0" w:color="auto"/>
        <w:bottom w:val="none" w:sz="0" w:space="0" w:color="auto"/>
        <w:right w:val="none" w:sz="0" w:space="0" w:color="auto"/>
      </w:divBdr>
    </w:div>
    <w:div w:id="606234712">
      <w:bodyDiv w:val="1"/>
      <w:marLeft w:val="0"/>
      <w:marRight w:val="0"/>
      <w:marTop w:val="0"/>
      <w:marBottom w:val="0"/>
      <w:divBdr>
        <w:top w:val="none" w:sz="0" w:space="0" w:color="auto"/>
        <w:left w:val="none" w:sz="0" w:space="0" w:color="auto"/>
        <w:bottom w:val="none" w:sz="0" w:space="0" w:color="auto"/>
        <w:right w:val="none" w:sz="0" w:space="0" w:color="auto"/>
      </w:divBdr>
    </w:div>
    <w:div w:id="611546857">
      <w:bodyDiv w:val="1"/>
      <w:marLeft w:val="0"/>
      <w:marRight w:val="0"/>
      <w:marTop w:val="0"/>
      <w:marBottom w:val="0"/>
      <w:divBdr>
        <w:top w:val="none" w:sz="0" w:space="0" w:color="auto"/>
        <w:left w:val="none" w:sz="0" w:space="0" w:color="auto"/>
        <w:bottom w:val="none" w:sz="0" w:space="0" w:color="auto"/>
        <w:right w:val="none" w:sz="0" w:space="0" w:color="auto"/>
      </w:divBdr>
    </w:div>
    <w:div w:id="629868074">
      <w:bodyDiv w:val="1"/>
      <w:marLeft w:val="0"/>
      <w:marRight w:val="0"/>
      <w:marTop w:val="0"/>
      <w:marBottom w:val="0"/>
      <w:divBdr>
        <w:top w:val="none" w:sz="0" w:space="0" w:color="auto"/>
        <w:left w:val="none" w:sz="0" w:space="0" w:color="auto"/>
        <w:bottom w:val="none" w:sz="0" w:space="0" w:color="auto"/>
        <w:right w:val="none" w:sz="0" w:space="0" w:color="auto"/>
      </w:divBdr>
    </w:div>
    <w:div w:id="682978323">
      <w:bodyDiv w:val="1"/>
      <w:marLeft w:val="0"/>
      <w:marRight w:val="0"/>
      <w:marTop w:val="0"/>
      <w:marBottom w:val="0"/>
      <w:divBdr>
        <w:top w:val="none" w:sz="0" w:space="0" w:color="auto"/>
        <w:left w:val="none" w:sz="0" w:space="0" w:color="auto"/>
        <w:bottom w:val="none" w:sz="0" w:space="0" w:color="auto"/>
        <w:right w:val="none" w:sz="0" w:space="0" w:color="auto"/>
      </w:divBdr>
    </w:div>
    <w:div w:id="713502565">
      <w:bodyDiv w:val="1"/>
      <w:marLeft w:val="0"/>
      <w:marRight w:val="0"/>
      <w:marTop w:val="0"/>
      <w:marBottom w:val="0"/>
      <w:divBdr>
        <w:top w:val="none" w:sz="0" w:space="0" w:color="auto"/>
        <w:left w:val="none" w:sz="0" w:space="0" w:color="auto"/>
        <w:bottom w:val="none" w:sz="0" w:space="0" w:color="auto"/>
        <w:right w:val="none" w:sz="0" w:space="0" w:color="auto"/>
      </w:divBdr>
    </w:div>
    <w:div w:id="730883472">
      <w:bodyDiv w:val="1"/>
      <w:marLeft w:val="0"/>
      <w:marRight w:val="0"/>
      <w:marTop w:val="0"/>
      <w:marBottom w:val="0"/>
      <w:divBdr>
        <w:top w:val="none" w:sz="0" w:space="0" w:color="auto"/>
        <w:left w:val="none" w:sz="0" w:space="0" w:color="auto"/>
        <w:bottom w:val="none" w:sz="0" w:space="0" w:color="auto"/>
        <w:right w:val="none" w:sz="0" w:space="0" w:color="auto"/>
      </w:divBdr>
    </w:div>
    <w:div w:id="734546123">
      <w:bodyDiv w:val="1"/>
      <w:marLeft w:val="0"/>
      <w:marRight w:val="0"/>
      <w:marTop w:val="0"/>
      <w:marBottom w:val="0"/>
      <w:divBdr>
        <w:top w:val="none" w:sz="0" w:space="0" w:color="auto"/>
        <w:left w:val="none" w:sz="0" w:space="0" w:color="auto"/>
        <w:bottom w:val="none" w:sz="0" w:space="0" w:color="auto"/>
        <w:right w:val="none" w:sz="0" w:space="0" w:color="auto"/>
      </w:divBdr>
    </w:div>
    <w:div w:id="744571594">
      <w:bodyDiv w:val="1"/>
      <w:marLeft w:val="0"/>
      <w:marRight w:val="0"/>
      <w:marTop w:val="0"/>
      <w:marBottom w:val="0"/>
      <w:divBdr>
        <w:top w:val="none" w:sz="0" w:space="0" w:color="auto"/>
        <w:left w:val="none" w:sz="0" w:space="0" w:color="auto"/>
        <w:bottom w:val="none" w:sz="0" w:space="0" w:color="auto"/>
        <w:right w:val="none" w:sz="0" w:space="0" w:color="auto"/>
      </w:divBdr>
    </w:div>
    <w:div w:id="827407154">
      <w:bodyDiv w:val="1"/>
      <w:marLeft w:val="0"/>
      <w:marRight w:val="0"/>
      <w:marTop w:val="0"/>
      <w:marBottom w:val="0"/>
      <w:divBdr>
        <w:top w:val="none" w:sz="0" w:space="0" w:color="auto"/>
        <w:left w:val="none" w:sz="0" w:space="0" w:color="auto"/>
        <w:bottom w:val="none" w:sz="0" w:space="0" w:color="auto"/>
        <w:right w:val="none" w:sz="0" w:space="0" w:color="auto"/>
      </w:divBdr>
    </w:div>
    <w:div w:id="831409079">
      <w:bodyDiv w:val="1"/>
      <w:marLeft w:val="0"/>
      <w:marRight w:val="0"/>
      <w:marTop w:val="0"/>
      <w:marBottom w:val="0"/>
      <w:divBdr>
        <w:top w:val="none" w:sz="0" w:space="0" w:color="auto"/>
        <w:left w:val="none" w:sz="0" w:space="0" w:color="auto"/>
        <w:bottom w:val="none" w:sz="0" w:space="0" w:color="auto"/>
        <w:right w:val="none" w:sz="0" w:space="0" w:color="auto"/>
      </w:divBdr>
    </w:div>
    <w:div w:id="870075383">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299">
      <w:bodyDiv w:val="1"/>
      <w:marLeft w:val="0"/>
      <w:marRight w:val="0"/>
      <w:marTop w:val="0"/>
      <w:marBottom w:val="0"/>
      <w:divBdr>
        <w:top w:val="none" w:sz="0" w:space="0" w:color="auto"/>
        <w:left w:val="none" w:sz="0" w:space="0" w:color="auto"/>
        <w:bottom w:val="none" w:sz="0" w:space="0" w:color="auto"/>
        <w:right w:val="none" w:sz="0" w:space="0" w:color="auto"/>
      </w:divBdr>
    </w:div>
    <w:div w:id="936136805">
      <w:bodyDiv w:val="1"/>
      <w:marLeft w:val="0"/>
      <w:marRight w:val="0"/>
      <w:marTop w:val="0"/>
      <w:marBottom w:val="0"/>
      <w:divBdr>
        <w:top w:val="none" w:sz="0" w:space="0" w:color="auto"/>
        <w:left w:val="none" w:sz="0" w:space="0" w:color="auto"/>
        <w:bottom w:val="none" w:sz="0" w:space="0" w:color="auto"/>
        <w:right w:val="none" w:sz="0" w:space="0" w:color="auto"/>
      </w:divBdr>
    </w:div>
    <w:div w:id="956527927">
      <w:bodyDiv w:val="1"/>
      <w:marLeft w:val="0"/>
      <w:marRight w:val="0"/>
      <w:marTop w:val="0"/>
      <w:marBottom w:val="0"/>
      <w:divBdr>
        <w:top w:val="none" w:sz="0" w:space="0" w:color="auto"/>
        <w:left w:val="none" w:sz="0" w:space="0" w:color="auto"/>
        <w:bottom w:val="none" w:sz="0" w:space="0" w:color="auto"/>
        <w:right w:val="none" w:sz="0" w:space="0" w:color="auto"/>
      </w:divBdr>
    </w:div>
    <w:div w:id="969626051">
      <w:bodyDiv w:val="1"/>
      <w:marLeft w:val="0"/>
      <w:marRight w:val="0"/>
      <w:marTop w:val="0"/>
      <w:marBottom w:val="0"/>
      <w:divBdr>
        <w:top w:val="none" w:sz="0" w:space="0" w:color="auto"/>
        <w:left w:val="none" w:sz="0" w:space="0" w:color="auto"/>
        <w:bottom w:val="none" w:sz="0" w:space="0" w:color="auto"/>
        <w:right w:val="none" w:sz="0" w:space="0" w:color="auto"/>
      </w:divBdr>
    </w:div>
    <w:div w:id="982540267">
      <w:bodyDiv w:val="1"/>
      <w:marLeft w:val="0"/>
      <w:marRight w:val="0"/>
      <w:marTop w:val="0"/>
      <w:marBottom w:val="0"/>
      <w:divBdr>
        <w:top w:val="none" w:sz="0" w:space="0" w:color="auto"/>
        <w:left w:val="none" w:sz="0" w:space="0" w:color="auto"/>
        <w:bottom w:val="none" w:sz="0" w:space="0" w:color="auto"/>
        <w:right w:val="none" w:sz="0" w:space="0" w:color="auto"/>
      </w:divBdr>
    </w:div>
    <w:div w:id="984315661">
      <w:bodyDiv w:val="1"/>
      <w:marLeft w:val="0"/>
      <w:marRight w:val="0"/>
      <w:marTop w:val="0"/>
      <w:marBottom w:val="0"/>
      <w:divBdr>
        <w:top w:val="none" w:sz="0" w:space="0" w:color="auto"/>
        <w:left w:val="none" w:sz="0" w:space="0" w:color="auto"/>
        <w:bottom w:val="none" w:sz="0" w:space="0" w:color="auto"/>
        <w:right w:val="none" w:sz="0" w:space="0" w:color="auto"/>
      </w:divBdr>
    </w:div>
    <w:div w:id="1007638142">
      <w:bodyDiv w:val="1"/>
      <w:marLeft w:val="0"/>
      <w:marRight w:val="0"/>
      <w:marTop w:val="0"/>
      <w:marBottom w:val="0"/>
      <w:divBdr>
        <w:top w:val="none" w:sz="0" w:space="0" w:color="auto"/>
        <w:left w:val="none" w:sz="0" w:space="0" w:color="auto"/>
        <w:bottom w:val="none" w:sz="0" w:space="0" w:color="auto"/>
        <w:right w:val="none" w:sz="0" w:space="0" w:color="auto"/>
      </w:divBdr>
    </w:div>
    <w:div w:id="1018124221">
      <w:bodyDiv w:val="1"/>
      <w:marLeft w:val="0"/>
      <w:marRight w:val="0"/>
      <w:marTop w:val="0"/>
      <w:marBottom w:val="0"/>
      <w:divBdr>
        <w:top w:val="none" w:sz="0" w:space="0" w:color="auto"/>
        <w:left w:val="none" w:sz="0" w:space="0" w:color="auto"/>
        <w:bottom w:val="none" w:sz="0" w:space="0" w:color="auto"/>
        <w:right w:val="none" w:sz="0" w:space="0" w:color="auto"/>
      </w:divBdr>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63140399">
      <w:bodyDiv w:val="1"/>
      <w:marLeft w:val="0"/>
      <w:marRight w:val="0"/>
      <w:marTop w:val="0"/>
      <w:marBottom w:val="0"/>
      <w:divBdr>
        <w:top w:val="none" w:sz="0" w:space="0" w:color="auto"/>
        <w:left w:val="none" w:sz="0" w:space="0" w:color="auto"/>
        <w:bottom w:val="none" w:sz="0" w:space="0" w:color="auto"/>
        <w:right w:val="none" w:sz="0" w:space="0" w:color="auto"/>
      </w:divBdr>
    </w:div>
    <w:div w:id="1095518135">
      <w:bodyDiv w:val="1"/>
      <w:marLeft w:val="0"/>
      <w:marRight w:val="0"/>
      <w:marTop w:val="0"/>
      <w:marBottom w:val="0"/>
      <w:divBdr>
        <w:top w:val="none" w:sz="0" w:space="0" w:color="auto"/>
        <w:left w:val="none" w:sz="0" w:space="0" w:color="auto"/>
        <w:bottom w:val="none" w:sz="0" w:space="0" w:color="auto"/>
        <w:right w:val="none" w:sz="0" w:space="0" w:color="auto"/>
      </w:divBdr>
    </w:div>
    <w:div w:id="1123815807">
      <w:bodyDiv w:val="1"/>
      <w:marLeft w:val="0"/>
      <w:marRight w:val="0"/>
      <w:marTop w:val="0"/>
      <w:marBottom w:val="0"/>
      <w:divBdr>
        <w:top w:val="none" w:sz="0" w:space="0" w:color="auto"/>
        <w:left w:val="none" w:sz="0" w:space="0" w:color="auto"/>
        <w:bottom w:val="none" w:sz="0" w:space="0" w:color="auto"/>
        <w:right w:val="none" w:sz="0" w:space="0" w:color="auto"/>
      </w:divBdr>
    </w:div>
    <w:div w:id="1125154701">
      <w:bodyDiv w:val="1"/>
      <w:marLeft w:val="0"/>
      <w:marRight w:val="0"/>
      <w:marTop w:val="0"/>
      <w:marBottom w:val="0"/>
      <w:divBdr>
        <w:top w:val="none" w:sz="0" w:space="0" w:color="auto"/>
        <w:left w:val="none" w:sz="0" w:space="0" w:color="auto"/>
        <w:bottom w:val="none" w:sz="0" w:space="0" w:color="auto"/>
        <w:right w:val="none" w:sz="0" w:space="0" w:color="auto"/>
      </w:divBdr>
    </w:div>
    <w:div w:id="1135413317">
      <w:bodyDiv w:val="1"/>
      <w:marLeft w:val="0"/>
      <w:marRight w:val="0"/>
      <w:marTop w:val="0"/>
      <w:marBottom w:val="0"/>
      <w:divBdr>
        <w:top w:val="none" w:sz="0" w:space="0" w:color="auto"/>
        <w:left w:val="none" w:sz="0" w:space="0" w:color="auto"/>
        <w:bottom w:val="none" w:sz="0" w:space="0" w:color="auto"/>
        <w:right w:val="none" w:sz="0" w:space="0" w:color="auto"/>
      </w:divBdr>
    </w:div>
    <w:div w:id="1137336928">
      <w:bodyDiv w:val="1"/>
      <w:marLeft w:val="0"/>
      <w:marRight w:val="0"/>
      <w:marTop w:val="0"/>
      <w:marBottom w:val="0"/>
      <w:divBdr>
        <w:top w:val="none" w:sz="0" w:space="0" w:color="auto"/>
        <w:left w:val="none" w:sz="0" w:space="0" w:color="auto"/>
        <w:bottom w:val="none" w:sz="0" w:space="0" w:color="auto"/>
        <w:right w:val="none" w:sz="0" w:space="0" w:color="auto"/>
      </w:divBdr>
    </w:div>
    <w:div w:id="1147361004">
      <w:bodyDiv w:val="1"/>
      <w:marLeft w:val="0"/>
      <w:marRight w:val="0"/>
      <w:marTop w:val="0"/>
      <w:marBottom w:val="0"/>
      <w:divBdr>
        <w:top w:val="none" w:sz="0" w:space="0" w:color="auto"/>
        <w:left w:val="none" w:sz="0" w:space="0" w:color="auto"/>
        <w:bottom w:val="none" w:sz="0" w:space="0" w:color="auto"/>
        <w:right w:val="none" w:sz="0" w:space="0" w:color="auto"/>
      </w:divBdr>
    </w:div>
    <w:div w:id="1160385958">
      <w:bodyDiv w:val="1"/>
      <w:marLeft w:val="0"/>
      <w:marRight w:val="0"/>
      <w:marTop w:val="0"/>
      <w:marBottom w:val="0"/>
      <w:divBdr>
        <w:top w:val="none" w:sz="0" w:space="0" w:color="auto"/>
        <w:left w:val="none" w:sz="0" w:space="0" w:color="auto"/>
        <w:bottom w:val="none" w:sz="0" w:space="0" w:color="auto"/>
        <w:right w:val="none" w:sz="0" w:space="0" w:color="auto"/>
      </w:divBdr>
    </w:div>
    <w:div w:id="1222447186">
      <w:bodyDiv w:val="1"/>
      <w:marLeft w:val="0"/>
      <w:marRight w:val="0"/>
      <w:marTop w:val="0"/>
      <w:marBottom w:val="0"/>
      <w:divBdr>
        <w:top w:val="none" w:sz="0" w:space="0" w:color="auto"/>
        <w:left w:val="none" w:sz="0" w:space="0" w:color="auto"/>
        <w:bottom w:val="none" w:sz="0" w:space="0" w:color="auto"/>
        <w:right w:val="none" w:sz="0" w:space="0" w:color="auto"/>
      </w:divBdr>
    </w:div>
    <w:div w:id="1229539450">
      <w:bodyDiv w:val="1"/>
      <w:marLeft w:val="0"/>
      <w:marRight w:val="0"/>
      <w:marTop w:val="0"/>
      <w:marBottom w:val="0"/>
      <w:divBdr>
        <w:top w:val="none" w:sz="0" w:space="0" w:color="auto"/>
        <w:left w:val="none" w:sz="0" w:space="0" w:color="auto"/>
        <w:bottom w:val="none" w:sz="0" w:space="0" w:color="auto"/>
        <w:right w:val="none" w:sz="0" w:space="0" w:color="auto"/>
      </w:divBdr>
    </w:div>
    <w:div w:id="1233925900">
      <w:bodyDiv w:val="1"/>
      <w:marLeft w:val="0"/>
      <w:marRight w:val="0"/>
      <w:marTop w:val="0"/>
      <w:marBottom w:val="0"/>
      <w:divBdr>
        <w:top w:val="none" w:sz="0" w:space="0" w:color="auto"/>
        <w:left w:val="none" w:sz="0" w:space="0" w:color="auto"/>
        <w:bottom w:val="none" w:sz="0" w:space="0" w:color="auto"/>
        <w:right w:val="none" w:sz="0" w:space="0" w:color="auto"/>
      </w:divBdr>
    </w:div>
    <w:div w:id="1278025260">
      <w:bodyDiv w:val="1"/>
      <w:marLeft w:val="0"/>
      <w:marRight w:val="0"/>
      <w:marTop w:val="0"/>
      <w:marBottom w:val="0"/>
      <w:divBdr>
        <w:top w:val="none" w:sz="0" w:space="0" w:color="auto"/>
        <w:left w:val="none" w:sz="0" w:space="0" w:color="auto"/>
        <w:bottom w:val="none" w:sz="0" w:space="0" w:color="auto"/>
        <w:right w:val="none" w:sz="0" w:space="0" w:color="auto"/>
      </w:divBdr>
    </w:div>
    <w:div w:id="1285119667">
      <w:bodyDiv w:val="1"/>
      <w:marLeft w:val="0"/>
      <w:marRight w:val="0"/>
      <w:marTop w:val="0"/>
      <w:marBottom w:val="0"/>
      <w:divBdr>
        <w:top w:val="none" w:sz="0" w:space="0" w:color="auto"/>
        <w:left w:val="none" w:sz="0" w:space="0" w:color="auto"/>
        <w:bottom w:val="none" w:sz="0" w:space="0" w:color="auto"/>
        <w:right w:val="none" w:sz="0" w:space="0" w:color="auto"/>
      </w:divBdr>
    </w:div>
    <w:div w:id="1305770859">
      <w:bodyDiv w:val="1"/>
      <w:marLeft w:val="0"/>
      <w:marRight w:val="0"/>
      <w:marTop w:val="0"/>
      <w:marBottom w:val="0"/>
      <w:divBdr>
        <w:top w:val="none" w:sz="0" w:space="0" w:color="auto"/>
        <w:left w:val="none" w:sz="0" w:space="0" w:color="auto"/>
        <w:bottom w:val="none" w:sz="0" w:space="0" w:color="auto"/>
        <w:right w:val="none" w:sz="0" w:space="0" w:color="auto"/>
      </w:divBdr>
    </w:div>
    <w:div w:id="1321696394">
      <w:bodyDiv w:val="1"/>
      <w:marLeft w:val="0"/>
      <w:marRight w:val="0"/>
      <w:marTop w:val="0"/>
      <w:marBottom w:val="0"/>
      <w:divBdr>
        <w:top w:val="none" w:sz="0" w:space="0" w:color="auto"/>
        <w:left w:val="none" w:sz="0" w:space="0" w:color="auto"/>
        <w:bottom w:val="none" w:sz="0" w:space="0" w:color="auto"/>
        <w:right w:val="none" w:sz="0" w:space="0" w:color="auto"/>
      </w:divBdr>
    </w:div>
    <w:div w:id="1341154904">
      <w:bodyDiv w:val="1"/>
      <w:marLeft w:val="0"/>
      <w:marRight w:val="0"/>
      <w:marTop w:val="0"/>
      <w:marBottom w:val="0"/>
      <w:divBdr>
        <w:top w:val="none" w:sz="0" w:space="0" w:color="auto"/>
        <w:left w:val="none" w:sz="0" w:space="0" w:color="auto"/>
        <w:bottom w:val="none" w:sz="0" w:space="0" w:color="auto"/>
        <w:right w:val="none" w:sz="0" w:space="0" w:color="auto"/>
      </w:divBdr>
    </w:div>
    <w:div w:id="1345401433">
      <w:bodyDiv w:val="1"/>
      <w:marLeft w:val="0"/>
      <w:marRight w:val="0"/>
      <w:marTop w:val="0"/>
      <w:marBottom w:val="0"/>
      <w:divBdr>
        <w:top w:val="none" w:sz="0" w:space="0" w:color="auto"/>
        <w:left w:val="none" w:sz="0" w:space="0" w:color="auto"/>
        <w:bottom w:val="none" w:sz="0" w:space="0" w:color="auto"/>
        <w:right w:val="none" w:sz="0" w:space="0" w:color="auto"/>
      </w:divBdr>
    </w:div>
    <w:div w:id="1357777182">
      <w:bodyDiv w:val="1"/>
      <w:marLeft w:val="0"/>
      <w:marRight w:val="0"/>
      <w:marTop w:val="0"/>
      <w:marBottom w:val="0"/>
      <w:divBdr>
        <w:top w:val="none" w:sz="0" w:space="0" w:color="auto"/>
        <w:left w:val="none" w:sz="0" w:space="0" w:color="auto"/>
        <w:bottom w:val="none" w:sz="0" w:space="0" w:color="auto"/>
        <w:right w:val="none" w:sz="0" w:space="0" w:color="auto"/>
      </w:divBdr>
    </w:div>
    <w:div w:id="1375689771">
      <w:bodyDiv w:val="1"/>
      <w:marLeft w:val="0"/>
      <w:marRight w:val="0"/>
      <w:marTop w:val="0"/>
      <w:marBottom w:val="0"/>
      <w:divBdr>
        <w:top w:val="none" w:sz="0" w:space="0" w:color="auto"/>
        <w:left w:val="none" w:sz="0" w:space="0" w:color="auto"/>
        <w:bottom w:val="none" w:sz="0" w:space="0" w:color="auto"/>
        <w:right w:val="none" w:sz="0" w:space="0" w:color="auto"/>
      </w:divBdr>
    </w:div>
    <w:div w:id="1377662847">
      <w:bodyDiv w:val="1"/>
      <w:marLeft w:val="0"/>
      <w:marRight w:val="0"/>
      <w:marTop w:val="0"/>
      <w:marBottom w:val="0"/>
      <w:divBdr>
        <w:top w:val="none" w:sz="0" w:space="0" w:color="auto"/>
        <w:left w:val="none" w:sz="0" w:space="0" w:color="auto"/>
        <w:bottom w:val="none" w:sz="0" w:space="0" w:color="auto"/>
        <w:right w:val="none" w:sz="0" w:space="0" w:color="auto"/>
      </w:divBdr>
    </w:div>
    <w:div w:id="1381131920">
      <w:bodyDiv w:val="1"/>
      <w:marLeft w:val="0"/>
      <w:marRight w:val="0"/>
      <w:marTop w:val="0"/>
      <w:marBottom w:val="0"/>
      <w:divBdr>
        <w:top w:val="none" w:sz="0" w:space="0" w:color="auto"/>
        <w:left w:val="none" w:sz="0" w:space="0" w:color="auto"/>
        <w:bottom w:val="none" w:sz="0" w:space="0" w:color="auto"/>
        <w:right w:val="none" w:sz="0" w:space="0" w:color="auto"/>
      </w:divBdr>
    </w:div>
    <w:div w:id="1383290629">
      <w:bodyDiv w:val="1"/>
      <w:marLeft w:val="0"/>
      <w:marRight w:val="0"/>
      <w:marTop w:val="0"/>
      <w:marBottom w:val="0"/>
      <w:divBdr>
        <w:top w:val="none" w:sz="0" w:space="0" w:color="auto"/>
        <w:left w:val="none" w:sz="0" w:space="0" w:color="auto"/>
        <w:bottom w:val="none" w:sz="0" w:space="0" w:color="auto"/>
        <w:right w:val="none" w:sz="0" w:space="0" w:color="auto"/>
      </w:divBdr>
    </w:div>
    <w:div w:id="1388335476">
      <w:bodyDiv w:val="1"/>
      <w:marLeft w:val="0"/>
      <w:marRight w:val="0"/>
      <w:marTop w:val="0"/>
      <w:marBottom w:val="0"/>
      <w:divBdr>
        <w:top w:val="none" w:sz="0" w:space="0" w:color="auto"/>
        <w:left w:val="none" w:sz="0" w:space="0" w:color="auto"/>
        <w:bottom w:val="none" w:sz="0" w:space="0" w:color="auto"/>
        <w:right w:val="none" w:sz="0" w:space="0" w:color="auto"/>
      </w:divBdr>
    </w:div>
    <w:div w:id="1393776240">
      <w:bodyDiv w:val="1"/>
      <w:marLeft w:val="0"/>
      <w:marRight w:val="0"/>
      <w:marTop w:val="0"/>
      <w:marBottom w:val="0"/>
      <w:divBdr>
        <w:top w:val="none" w:sz="0" w:space="0" w:color="auto"/>
        <w:left w:val="none" w:sz="0" w:space="0" w:color="auto"/>
        <w:bottom w:val="none" w:sz="0" w:space="0" w:color="auto"/>
        <w:right w:val="none" w:sz="0" w:space="0" w:color="auto"/>
      </w:divBdr>
    </w:div>
    <w:div w:id="1395349417">
      <w:bodyDiv w:val="1"/>
      <w:marLeft w:val="0"/>
      <w:marRight w:val="0"/>
      <w:marTop w:val="0"/>
      <w:marBottom w:val="0"/>
      <w:divBdr>
        <w:top w:val="none" w:sz="0" w:space="0" w:color="auto"/>
        <w:left w:val="none" w:sz="0" w:space="0" w:color="auto"/>
        <w:bottom w:val="none" w:sz="0" w:space="0" w:color="auto"/>
        <w:right w:val="none" w:sz="0" w:space="0" w:color="auto"/>
      </w:divBdr>
    </w:div>
    <w:div w:id="1419014977">
      <w:bodyDiv w:val="1"/>
      <w:marLeft w:val="0"/>
      <w:marRight w:val="0"/>
      <w:marTop w:val="0"/>
      <w:marBottom w:val="0"/>
      <w:divBdr>
        <w:top w:val="none" w:sz="0" w:space="0" w:color="auto"/>
        <w:left w:val="none" w:sz="0" w:space="0" w:color="auto"/>
        <w:bottom w:val="none" w:sz="0" w:space="0" w:color="auto"/>
        <w:right w:val="none" w:sz="0" w:space="0" w:color="auto"/>
      </w:divBdr>
    </w:div>
    <w:div w:id="1435980342">
      <w:bodyDiv w:val="1"/>
      <w:marLeft w:val="0"/>
      <w:marRight w:val="0"/>
      <w:marTop w:val="0"/>
      <w:marBottom w:val="0"/>
      <w:divBdr>
        <w:top w:val="none" w:sz="0" w:space="0" w:color="auto"/>
        <w:left w:val="none" w:sz="0" w:space="0" w:color="auto"/>
        <w:bottom w:val="none" w:sz="0" w:space="0" w:color="auto"/>
        <w:right w:val="none" w:sz="0" w:space="0" w:color="auto"/>
      </w:divBdr>
    </w:div>
    <w:div w:id="1442190618">
      <w:bodyDiv w:val="1"/>
      <w:marLeft w:val="0"/>
      <w:marRight w:val="0"/>
      <w:marTop w:val="0"/>
      <w:marBottom w:val="0"/>
      <w:divBdr>
        <w:top w:val="none" w:sz="0" w:space="0" w:color="auto"/>
        <w:left w:val="none" w:sz="0" w:space="0" w:color="auto"/>
        <w:bottom w:val="none" w:sz="0" w:space="0" w:color="auto"/>
        <w:right w:val="none" w:sz="0" w:space="0" w:color="auto"/>
      </w:divBdr>
    </w:div>
    <w:div w:id="1459762562">
      <w:bodyDiv w:val="1"/>
      <w:marLeft w:val="0"/>
      <w:marRight w:val="0"/>
      <w:marTop w:val="0"/>
      <w:marBottom w:val="0"/>
      <w:divBdr>
        <w:top w:val="none" w:sz="0" w:space="0" w:color="auto"/>
        <w:left w:val="none" w:sz="0" w:space="0" w:color="auto"/>
        <w:bottom w:val="none" w:sz="0" w:space="0" w:color="auto"/>
        <w:right w:val="none" w:sz="0" w:space="0" w:color="auto"/>
      </w:divBdr>
    </w:div>
    <w:div w:id="1470242179">
      <w:bodyDiv w:val="1"/>
      <w:marLeft w:val="0"/>
      <w:marRight w:val="0"/>
      <w:marTop w:val="0"/>
      <w:marBottom w:val="0"/>
      <w:divBdr>
        <w:top w:val="none" w:sz="0" w:space="0" w:color="auto"/>
        <w:left w:val="none" w:sz="0" w:space="0" w:color="auto"/>
        <w:bottom w:val="none" w:sz="0" w:space="0" w:color="auto"/>
        <w:right w:val="none" w:sz="0" w:space="0" w:color="auto"/>
      </w:divBdr>
    </w:div>
    <w:div w:id="1522281182">
      <w:bodyDiv w:val="1"/>
      <w:marLeft w:val="0"/>
      <w:marRight w:val="0"/>
      <w:marTop w:val="0"/>
      <w:marBottom w:val="0"/>
      <w:divBdr>
        <w:top w:val="none" w:sz="0" w:space="0" w:color="auto"/>
        <w:left w:val="none" w:sz="0" w:space="0" w:color="auto"/>
        <w:bottom w:val="none" w:sz="0" w:space="0" w:color="auto"/>
        <w:right w:val="none" w:sz="0" w:space="0" w:color="auto"/>
      </w:divBdr>
    </w:div>
    <w:div w:id="1526213261">
      <w:bodyDiv w:val="1"/>
      <w:marLeft w:val="0"/>
      <w:marRight w:val="0"/>
      <w:marTop w:val="0"/>
      <w:marBottom w:val="0"/>
      <w:divBdr>
        <w:top w:val="none" w:sz="0" w:space="0" w:color="auto"/>
        <w:left w:val="none" w:sz="0" w:space="0" w:color="auto"/>
        <w:bottom w:val="none" w:sz="0" w:space="0" w:color="auto"/>
        <w:right w:val="none" w:sz="0" w:space="0" w:color="auto"/>
      </w:divBdr>
    </w:div>
    <w:div w:id="1532571867">
      <w:bodyDiv w:val="1"/>
      <w:marLeft w:val="0"/>
      <w:marRight w:val="0"/>
      <w:marTop w:val="0"/>
      <w:marBottom w:val="0"/>
      <w:divBdr>
        <w:top w:val="none" w:sz="0" w:space="0" w:color="auto"/>
        <w:left w:val="none" w:sz="0" w:space="0" w:color="auto"/>
        <w:bottom w:val="none" w:sz="0" w:space="0" w:color="auto"/>
        <w:right w:val="none" w:sz="0" w:space="0" w:color="auto"/>
      </w:divBdr>
    </w:div>
    <w:div w:id="1559366495">
      <w:bodyDiv w:val="1"/>
      <w:marLeft w:val="0"/>
      <w:marRight w:val="0"/>
      <w:marTop w:val="0"/>
      <w:marBottom w:val="0"/>
      <w:divBdr>
        <w:top w:val="none" w:sz="0" w:space="0" w:color="auto"/>
        <w:left w:val="none" w:sz="0" w:space="0" w:color="auto"/>
        <w:bottom w:val="none" w:sz="0" w:space="0" w:color="auto"/>
        <w:right w:val="none" w:sz="0" w:space="0" w:color="auto"/>
      </w:divBdr>
      <w:divsChild>
        <w:div w:id="96869661">
          <w:marLeft w:val="480"/>
          <w:marRight w:val="0"/>
          <w:marTop w:val="0"/>
          <w:marBottom w:val="0"/>
          <w:divBdr>
            <w:top w:val="none" w:sz="0" w:space="0" w:color="auto"/>
            <w:left w:val="none" w:sz="0" w:space="0" w:color="auto"/>
            <w:bottom w:val="none" w:sz="0" w:space="0" w:color="auto"/>
            <w:right w:val="none" w:sz="0" w:space="0" w:color="auto"/>
          </w:divBdr>
        </w:div>
        <w:div w:id="1912235794">
          <w:marLeft w:val="480"/>
          <w:marRight w:val="0"/>
          <w:marTop w:val="0"/>
          <w:marBottom w:val="0"/>
          <w:divBdr>
            <w:top w:val="none" w:sz="0" w:space="0" w:color="auto"/>
            <w:left w:val="none" w:sz="0" w:space="0" w:color="auto"/>
            <w:bottom w:val="none" w:sz="0" w:space="0" w:color="auto"/>
            <w:right w:val="none" w:sz="0" w:space="0" w:color="auto"/>
          </w:divBdr>
        </w:div>
        <w:div w:id="1298753383">
          <w:marLeft w:val="480"/>
          <w:marRight w:val="0"/>
          <w:marTop w:val="0"/>
          <w:marBottom w:val="0"/>
          <w:divBdr>
            <w:top w:val="none" w:sz="0" w:space="0" w:color="auto"/>
            <w:left w:val="none" w:sz="0" w:space="0" w:color="auto"/>
            <w:bottom w:val="none" w:sz="0" w:space="0" w:color="auto"/>
            <w:right w:val="none" w:sz="0" w:space="0" w:color="auto"/>
          </w:divBdr>
        </w:div>
        <w:div w:id="1979602330">
          <w:marLeft w:val="480"/>
          <w:marRight w:val="0"/>
          <w:marTop w:val="0"/>
          <w:marBottom w:val="0"/>
          <w:divBdr>
            <w:top w:val="none" w:sz="0" w:space="0" w:color="auto"/>
            <w:left w:val="none" w:sz="0" w:space="0" w:color="auto"/>
            <w:bottom w:val="none" w:sz="0" w:space="0" w:color="auto"/>
            <w:right w:val="none" w:sz="0" w:space="0" w:color="auto"/>
          </w:divBdr>
        </w:div>
        <w:div w:id="411438730">
          <w:marLeft w:val="480"/>
          <w:marRight w:val="0"/>
          <w:marTop w:val="0"/>
          <w:marBottom w:val="0"/>
          <w:divBdr>
            <w:top w:val="none" w:sz="0" w:space="0" w:color="auto"/>
            <w:left w:val="none" w:sz="0" w:space="0" w:color="auto"/>
            <w:bottom w:val="none" w:sz="0" w:space="0" w:color="auto"/>
            <w:right w:val="none" w:sz="0" w:space="0" w:color="auto"/>
          </w:divBdr>
        </w:div>
        <w:div w:id="1287389749">
          <w:marLeft w:val="480"/>
          <w:marRight w:val="0"/>
          <w:marTop w:val="0"/>
          <w:marBottom w:val="0"/>
          <w:divBdr>
            <w:top w:val="none" w:sz="0" w:space="0" w:color="auto"/>
            <w:left w:val="none" w:sz="0" w:space="0" w:color="auto"/>
            <w:bottom w:val="none" w:sz="0" w:space="0" w:color="auto"/>
            <w:right w:val="none" w:sz="0" w:space="0" w:color="auto"/>
          </w:divBdr>
        </w:div>
        <w:div w:id="761418611">
          <w:marLeft w:val="480"/>
          <w:marRight w:val="0"/>
          <w:marTop w:val="0"/>
          <w:marBottom w:val="0"/>
          <w:divBdr>
            <w:top w:val="none" w:sz="0" w:space="0" w:color="auto"/>
            <w:left w:val="none" w:sz="0" w:space="0" w:color="auto"/>
            <w:bottom w:val="none" w:sz="0" w:space="0" w:color="auto"/>
            <w:right w:val="none" w:sz="0" w:space="0" w:color="auto"/>
          </w:divBdr>
        </w:div>
        <w:div w:id="164709767">
          <w:marLeft w:val="480"/>
          <w:marRight w:val="0"/>
          <w:marTop w:val="0"/>
          <w:marBottom w:val="0"/>
          <w:divBdr>
            <w:top w:val="none" w:sz="0" w:space="0" w:color="auto"/>
            <w:left w:val="none" w:sz="0" w:space="0" w:color="auto"/>
            <w:bottom w:val="none" w:sz="0" w:space="0" w:color="auto"/>
            <w:right w:val="none" w:sz="0" w:space="0" w:color="auto"/>
          </w:divBdr>
        </w:div>
        <w:div w:id="1747995745">
          <w:marLeft w:val="480"/>
          <w:marRight w:val="0"/>
          <w:marTop w:val="0"/>
          <w:marBottom w:val="0"/>
          <w:divBdr>
            <w:top w:val="none" w:sz="0" w:space="0" w:color="auto"/>
            <w:left w:val="none" w:sz="0" w:space="0" w:color="auto"/>
            <w:bottom w:val="none" w:sz="0" w:space="0" w:color="auto"/>
            <w:right w:val="none" w:sz="0" w:space="0" w:color="auto"/>
          </w:divBdr>
        </w:div>
        <w:div w:id="1042906194">
          <w:marLeft w:val="480"/>
          <w:marRight w:val="0"/>
          <w:marTop w:val="0"/>
          <w:marBottom w:val="0"/>
          <w:divBdr>
            <w:top w:val="none" w:sz="0" w:space="0" w:color="auto"/>
            <w:left w:val="none" w:sz="0" w:space="0" w:color="auto"/>
            <w:bottom w:val="none" w:sz="0" w:space="0" w:color="auto"/>
            <w:right w:val="none" w:sz="0" w:space="0" w:color="auto"/>
          </w:divBdr>
        </w:div>
        <w:div w:id="201866872">
          <w:marLeft w:val="480"/>
          <w:marRight w:val="0"/>
          <w:marTop w:val="0"/>
          <w:marBottom w:val="0"/>
          <w:divBdr>
            <w:top w:val="none" w:sz="0" w:space="0" w:color="auto"/>
            <w:left w:val="none" w:sz="0" w:space="0" w:color="auto"/>
            <w:bottom w:val="none" w:sz="0" w:space="0" w:color="auto"/>
            <w:right w:val="none" w:sz="0" w:space="0" w:color="auto"/>
          </w:divBdr>
        </w:div>
        <w:div w:id="263192821">
          <w:marLeft w:val="480"/>
          <w:marRight w:val="0"/>
          <w:marTop w:val="0"/>
          <w:marBottom w:val="0"/>
          <w:divBdr>
            <w:top w:val="none" w:sz="0" w:space="0" w:color="auto"/>
            <w:left w:val="none" w:sz="0" w:space="0" w:color="auto"/>
            <w:bottom w:val="none" w:sz="0" w:space="0" w:color="auto"/>
            <w:right w:val="none" w:sz="0" w:space="0" w:color="auto"/>
          </w:divBdr>
        </w:div>
        <w:div w:id="740105007">
          <w:marLeft w:val="480"/>
          <w:marRight w:val="0"/>
          <w:marTop w:val="0"/>
          <w:marBottom w:val="0"/>
          <w:divBdr>
            <w:top w:val="none" w:sz="0" w:space="0" w:color="auto"/>
            <w:left w:val="none" w:sz="0" w:space="0" w:color="auto"/>
            <w:bottom w:val="none" w:sz="0" w:space="0" w:color="auto"/>
            <w:right w:val="none" w:sz="0" w:space="0" w:color="auto"/>
          </w:divBdr>
        </w:div>
        <w:div w:id="2041471326">
          <w:marLeft w:val="480"/>
          <w:marRight w:val="0"/>
          <w:marTop w:val="0"/>
          <w:marBottom w:val="0"/>
          <w:divBdr>
            <w:top w:val="none" w:sz="0" w:space="0" w:color="auto"/>
            <w:left w:val="none" w:sz="0" w:space="0" w:color="auto"/>
            <w:bottom w:val="none" w:sz="0" w:space="0" w:color="auto"/>
            <w:right w:val="none" w:sz="0" w:space="0" w:color="auto"/>
          </w:divBdr>
        </w:div>
        <w:div w:id="2006858047">
          <w:marLeft w:val="480"/>
          <w:marRight w:val="0"/>
          <w:marTop w:val="0"/>
          <w:marBottom w:val="0"/>
          <w:divBdr>
            <w:top w:val="none" w:sz="0" w:space="0" w:color="auto"/>
            <w:left w:val="none" w:sz="0" w:space="0" w:color="auto"/>
            <w:bottom w:val="none" w:sz="0" w:space="0" w:color="auto"/>
            <w:right w:val="none" w:sz="0" w:space="0" w:color="auto"/>
          </w:divBdr>
        </w:div>
        <w:div w:id="1293974962">
          <w:marLeft w:val="480"/>
          <w:marRight w:val="0"/>
          <w:marTop w:val="0"/>
          <w:marBottom w:val="0"/>
          <w:divBdr>
            <w:top w:val="none" w:sz="0" w:space="0" w:color="auto"/>
            <w:left w:val="none" w:sz="0" w:space="0" w:color="auto"/>
            <w:bottom w:val="none" w:sz="0" w:space="0" w:color="auto"/>
            <w:right w:val="none" w:sz="0" w:space="0" w:color="auto"/>
          </w:divBdr>
        </w:div>
        <w:div w:id="918247827">
          <w:marLeft w:val="480"/>
          <w:marRight w:val="0"/>
          <w:marTop w:val="0"/>
          <w:marBottom w:val="0"/>
          <w:divBdr>
            <w:top w:val="none" w:sz="0" w:space="0" w:color="auto"/>
            <w:left w:val="none" w:sz="0" w:space="0" w:color="auto"/>
            <w:bottom w:val="none" w:sz="0" w:space="0" w:color="auto"/>
            <w:right w:val="none" w:sz="0" w:space="0" w:color="auto"/>
          </w:divBdr>
        </w:div>
        <w:div w:id="2090273855">
          <w:marLeft w:val="480"/>
          <w:marRight w:val="0"/>
          <w:marTop w:val="0"/>
          <w:marBottom w:val="0"/>
          <w:divBdr>
            <w:top w:val="none" w:sz="0" w:space="0" w:color="auto"/>
            <w:left w:val="none" w:sz="0" w:space="0" w:color="auto"/>
            <w:bottom w:val="none" w:sz="0" w:space="0" w:color="auto"/>
            <w:right w:val="none" w:sz="0" w:space="0" w:color="auto"/>
          </w:divBdr>
        </w:div>
        <w:div w:id="1569606150">
          <w:marLeft w:val="480"/>
          <w:marRight w:val="0"/>
          <w:marTop w:val="0"/>
          <w:marBottom w:val="0"/>
          <w:divBdr>
            <w:top w:val="none" w:sz="0" w:space="0" w:color="auto"/>
            <w:left w:val="none" w:sz="0" w:space="0" w:color="auto"/>
            <w:bottom w:val="none" w:sz="0" w:space="0" w:color="auto"/>
            <w:right w:val="none" w:sz="0" w:space="0" w:color="auto"/>
          </w:divBdr>
        </w:div>
        <w:div w:id="1948733230">
          <w:marLeft w:val="480"/>
          <w:marRight w:val="0"/>
          <w:marTop w:val="0"/>
          <w:marBottom w:val="0"/>
          <w:divBdr>
            <w:top w:val="none" w:sz="0" w:space="0" w:color="auto"/>
            <w:left w:val="none" w:sz="0" w:space="0" w:color="auto"/>
            <w:bottom w:val="none" w:sz="0" w:space="0" w:color="auto"/>
            <w:right w:val="none" w:sz="0" w:space="0" w:color="auto"/>
          </w:divBdr>
        </w:div>
        <w:div w:id="1066150635">
          <w:marLeft w:val="480"/>
          <w:marRight w:val="0"/>
          <w:marTop w:val="0"/>
          <w:marBottom w:val="0"/>
          <w:divBdr>
            <w:top w:val="none" w:sz="0" w:space="0" w:color="auto"/>
            <w:left w:val="none" w:sz="0" w:space="0" w:color="auto"/>
            <w:bottom w:val="none" w:sz="0" w:space="0" w:color="auto"/>
            <w:right w:val="none" w:sz="0" w:space="0" w:color="auto"/>
          </w:divBdr>
        </w:div>
        <w:div w:id="458647930">
          <w:marLeft w:val="480"/>
          <w:marRight w:val="0"/>
          <w:marTop w:val="0"/>
          <w:marBottom w:val="0"/>
          <w:divBdr>
            <w:top w:val="none" w:sz="0" w:space="0" w:color="auto"/>
            <w:left w:val="none" w:sz="0" w:space="0" w:color="auto"/>
            <w:bottom w:val="none" w:sz="0" w:space="0" w:color="auto"/>
            <w:right w:val="none" w:sz="0" w:space="0" w:color="auto"/>
          </w:divBdr>
        </w:div>
        <w:div w:id="193930813">
          <w:marLeft w:val="480"/>
          <w:marRight w:val="0"/>
          <w:marTop w:val="0"/>
          <w:marBottom w:val="0"/>
          <w:divBdr>
            <w:top w:val="none" w:sz="0" w:space="0" w:color="auto"/>
            <w:left w:val="none" w:sz="0" w:space="0" w:color="auto"/>
            <w:bottom w:val="none" w:sz="0" w:space="0" w:color="auto"/>
            <w:right w:val="none" w:sz="0" w:space="0" w:color="auto"/>
          </w:divBdr>
        </w:div>
        <w:div w:id="1944527945">
          <w:marLeft w:val="480"/>
          <w:marRight w:val="0"/>
          <w:marTop w:val="0"/>
          <w:marBottom w:val="0"/>
          <w:divBdr>
            <w:top w:val="none" w:sz="0" w:space="0" w:color="auto"/>
            <w:left w:val="none" w:sz="0" w:space="0" w:color="auto"/>
            <w:bottom w:val="none" w:sz="0" w:space="0" w:color="auto"/>
            <w:right w:val="none" w:sz="0" w:space="0" w:color="auto"/>
          </w:divBdr>
        </w:div>
        <w:div w:id="499126228">
          <w:marLeft w:val="480"/>
          <w:marRight w:val="0"/>
          <w:marTop w:val="0"/>
          <w:marBottom w:val="0"/>
          <w:divBdr>
            <w:top w:val="none" w:sz="0" w:space="0" w:color="auto"/>
            <w:left w:val="none" w:sz="0" w:space="0" w:color="auto"/>
            <w:bottom w:val="none" w:sz="0" w:space="0" w:color="auto"/>
            <w:right w:val="none" w:sz="0" w:space="0" w:color="auto"/>
          </w:divBdr>
        </w:div>
        <w:div w:id="888957436">
          <w:marLeft w:val="480"/>
          <w:marRight w:val="0"/>
          <w:marTop w:val="0"/>
          <w:marBottom w:val="0"/>
          <w:divBdr>
            <w:top w:val="none" w:sz="0" w:space="0" w:color="auto"/>
            <w:left w:val="none" w:sz="0" w:space="0" w:color="auto"/>
            <w:bottom w:val="none" w:sz="0" w:space="0" w:color="auto"/>
            <w:right w:val="none" w:sz="0" w:space="0" w:color="auto"/>
          </w:divBdr>
        </w:div>
        <w:div w:id="369694379">
          <w:marLeft w:val="480"/>
          <w:marRight w:val="0"/>
          <w:marTop w:val="0"/>
          <w:marBottom w:val="0"/>
          <w:divBdr>
            <w:top w:val="none" w:sz="0" w:space="0" w:color="auto"/>
            <w:left w:val="none" w:sz="0" w:space="0" w:color="auto"/>
            <w:bottom w:val="none" w:sz="0" w:space="0" w:color="auto"/>
            <w:right w:val="none" w:sz="0" w:space="0" w:color="auto"/>
          </w:divBdr>
        </w:div>
        <w:div w:id="817379831">
          <w:marLeft w:val="480"/>
          <w:marRight w:val="0"/>
          <w:marTop w:val="0"/>
          <w:marBottom w:val="0"/>
          <w:divBdr>
            <w:top w:val="none" w:sz="0" w:space="0" w:color="auto"/>
            <w:left w:val="none" w:sz="0" w:space="0" w:color="auto"/>
            <w:bottom w:val="none" w:sz="0" w:space="0" w:color="auto"/>
            <w:right w:val="none" w:sz="0" w:space="0" w:color="auto"/>
          </w:divBdr>
        </w:div>
        <w:div w:id="1182818584">
          <w:marLeft w:val="480"/>
          <w:marRight w:val="0"/>
          <w:marTop w:val="0"/>
          <w:marBottom w:val="0"/>
          <w:divBdr>
            <w:top w:val="none" w:sz="0" w:space="0" w:color="auto"/>
            <w:left w:val="none" w:sz="0" w:space="0" w:color="auto"/>
            <w:bottom w:val="none" w:sz="0" w:space="0" w:color="auto"/>
            <w:right w:val="none" w:sz="0" w:space="0" w:color="auto"/>
          </w:divBdr>
        </w:div>
        <w:div w:id="1974209302">
          <w:marLeft w:val="480"/>
          <w:marRight w:val="0"/>
          <w:marTop w:val="0"/>
          <w:marBottom w:val="0"/>
          <w:divBdr>
            <w:top w:val="none" w:sz="0" w:space="0" w:color="auto"/>
            <w:left w:val="none" w:sz="0" w:space="0" w:color="auto"/>
            <w:bottom w:val="none" w:sz="0" w:space="0" w:color="auto"/>
            <w:right w:val="none" w:sz="0" w:space="0" w:color="auto"/>
          </w:divBdr>
        </w:div>
        <w:div w:id="1335037118">
          <w:marLeft w:val="480"/>
          <w:marRight w:val="0"/>
          <w:marTop w:val="0"/>
          <w:marBottom w:val="0"/>
          <w:divBdr>
            <w:top w:val="none" w:sz="0" w:space="0" w:color="auto"/>
            <w:left w:val="none" w:sz="0" w:space="0" w:color="auto"/>
            <w:bottom w:val="none" w:sz="0" w:space="0" w:color="auto"/>
            <w:right w:val="none" w:sz="0" w:space="0" w:color="auto"/>
          </w:divBdr>
        </w:div>
        <w:div w:id="1590961110">
          <w:marLeft w:val="480"/>
          <w:marRight w:val="0"/>
          <w:marTop w:val="0"/>
          <w:marBottom w:val="0"/>
          <w:divBdr>
            <w:top w:val="none" w:sz="0" w:space="0" w:color="auto"/>
            <w:left w:val="none" w:sz="0" w:space="0" w:color="auto"/>
            <w:bottom w:val="none" w:sz="0" w:space="0" w:color="auto"/>
            <w:right w:val="none" w:sz="0" w:space="0" w:color="auto"/>
          </w:divBdr>
        </w:div>
        <w:div w:id="1540894778">
          <w:marLeft w:val="480"/>
          <w:marRight w:val="0"/>
          <w:marTop w:val="0"/>
          <w:marBottom w:val="0"/>
          <w:divBdr>
            <w:top w:val="none" w:sz="0" w:space="0" w:color="auto"/>
            <w:left w:val="none" w:sz="0" w:space="0" w:color="auto"/>
            <w:bottom w:val="none" w:sz="0" w:space="0" w:color="auto"/>
            <w:right w:val="none" w:sz="0" w:space="0" w:color="auto"/>
          </w:divBdr>
        </w:div>
        <w:div w:id="1154642352">
          <w:marLeft w:val="480"/>
          <w:marRight w:val="0"/>
          <w:marTop w:val="0"/>
          <w:marBottom w:val="0"/>
          <w:divBdr>
            <w:top w:val="none" w:sz="0" w:space="0" w:color="auto"/>
            <w:left w:val="none" w:sz="0" w:space="0" w:color="auto"/>
            <w:bottom w:val="none" w:sz="0" w:space="0" w:color="auto"/>
            <w:right w:val="none" w:sz="0" w:space="0" w:color="auto"/>
          </w:divBdr>
        </w:div>
        <w:div w:id="562637881">
          <w:marLeft w:val="480"/>
          <w:marRight w:val="0"/>
          <w:marTop w:val="0"/>
          <w:marBottom w:val="0"/>
          <w:divBdr>
            <w:top w:val="none" w:sz="0" w:space="0" w:color="auto"/>
            <w:left w:val="none" w:sz="0" w:space="0" w:color="auto"/>
            <w:bottom w:val="none" w:sz="0" w:space="0" w:color="auto"/>
            <w:right w:val="none" w:sz="0" w:space="0" w:color="auto"/>
          </w:divBdr>
        </w:div>
        <w:div w:id="274095145">
          <w:marLeft w:val="480"/>
          <w:marRight w:val="0"/>
          <w:marTop w:val="0"/>
          <w:marBottom w:val="0"/>
          <w:divBdr>
            <w:top w:val="none" w:sz="0" w:space="0" w:color="auto"/>
            <w:left w:val="none" w:sz="0" w:space="0" w:color="auto"/>
            <w:bottom w:val="none" w:sz="0" w:space="0" w:color="auto"/>
            <w:right w:val="none" w:sz="0" w:space="0" w:color="auto"/>
          </w:divBdr>
        </w:div>
        <w:div w:id="1093165502">
          <w:marLeft w:val="480"/>
          <w:marRight w:val="0"/>
          <w:marTop w:val="0"/>
          <w:marBottom w:val="0"/>
          <w:divBdr>
            <w:top w:val="none" w:sz="0" w:space="0" w:color="auto"/>
            <w:left w:val="none" w:sz="0" w:space="0" w:color="auto"/>
            <w:bottom w:val="none" w:sz="0" w:space="0" w:color="auto"/>
            <w:right w:val="none" w:sz="0" w:space="0" w:color="auto"/>
          </w:divBdr>
        </w:div>
        <w:div w:id="1290354569">
          <w:marLeft w:val="480"/>
          <w:marRight w:val="0"/>
          <w:marTop w:val="0"/>
          <w:marBottom w:val="0"/>
          <w:divBdr>
            <w:top w:val="none" w:sz="0" w:space="0" w:color="auto"/>
            <w:left w:val="none" w:sz="0" w:space="0" w:color="auto"/>
            <w:bottom w:val="none" w:sz="0" w:space="0" w:color="auto"/>
            <w:right w:val="none" w:sz="0" w:space="0" w:color="auto"/>
          </w:divBdr>
        </w:div>
        <w:div w:id="294795925">
          <w:marLeft w:val="480"/>
          <w:marRight w:val="0"/>
          <w:marTop w:val="0"/>
          <w:marBottom w:val="0"/>
          <w:divBdr>
            <w:top w:val="none" w:sz="0" w:space="0" w:color="auto"/>
            <w:left w:val="none" w:sz="0" w:space="0" w:color="auto"/>
            <w:bottom w:val="none" w:sz="0" w:space="0" w:color="auto"/>
            <w:right w:val="none" w:sz="0" w:space="0" w:color="auto"/>
          </w:divBdr>
        </w:div>
        <w:div w:id="2107310624">
          <w:marLeft w:val="480"/>
          <w:marRight w:val="0"/>
          <w:marTop w:val="0"/>
          <w:marBottom w:val="0"/>
          <w:divBdr>
            <w:top w:val="none" w:sz="0" w:space="0" w:color="auto"/>
            <w:left w:val="none" w:sz="0" w:space="0" w:color="auto"/>
            <w:bottom w:val="none" w:sz="0" w:space="0" w:color="auto"/>
            <w:right w:val="none" w:sz="0" w:space="0" w:color="auto"/>
          </w:divBdr>
        </w:div>
        <w:div w:id="210193678">
          <w:marLeft w:val="480"/>
          <w:marRight w:val="0"/>
          <w:marTop w:val="0"/>
          <w:marBottom w:val="0"/>
          <w:divBdr>
            <w:top w:val="none" w:sz="0" w:space="0" w:color="auto"/>
            <w:left w:val="none" w:sz="0" w:space="0" w:color="auto"/>
            <w:bottom w:val="none" w:sz="0" w:space="0" w:color="auto"/>
            <w:right w:val="none" w:sz="0" w:space="0" w:color="auto"/>
          </w:divBdr>
        </w:div>
        <w:div w:id="971984441">
          <w:marLeft w:val="480"/>
          <w:marRight w:val="0"/>
          <w:marTop w:val="0"/>
          <w:marBottom w:val="0"/>
          <w:divBdr>
            <w:top w:val="none" w:sz="0" w:space="0" w:color="auto"/>
            <w:left w:val="none" w:sz="0" w:space="0" w:color="auto"/>
            <w:bottom w:val="none" w:sz="0" w:space="0" w:color="auto"/>
            <w:right w:val="none" w:sz="0" w:space="0" w:color="auto"/>
          </w:divBdr>
        </w:div>
        <w:div w:id="236062820">
          <w:marLeft w:val="480"/>
          <w:marRight w:val="0"/>
          <w:marTop w:val="0"/>
          <w:marBottom w:val="0"/>
          <w:divBdr>
            <w:top w:val="none" w:sz="0" w:space="0" w:color="auto"/>
            <w:left w:val="none" w:sz="0" w:space="0" w:color="auto"/>
            <w:bottom w:val="none" w:sz="0" w:space="0" w:color="auto"/>
            <w:right w:val="none" w:sz="0" w:space="0" w:color="auto"/>
          </w:divBdr>
        </w:div>
        <w:div w:id="1729107520">
          <w:marLeft w:val="480"/>
          <w:marRight w:val="0"/>
          <w:marTop w:val="0"/>
          <w:marBottom w:val="0"/>
          <w:divBdr>
            <w:top w:val="none" w:sz="0" w:space="0" w:color="auto"/>
            <w:left w:val="none" w:sz="0" w:space="0" w:color="auto"/>
            <w:bottom w:val="none" w:sz="0" w:space="0" w:color="auto"/>
            <w:right w:val="none" w:sz="0" w:space="0" w:color="auto"/>
          </w:divBdr>
        </w:div>
        <w:div w:id="586160600">
          <w:marLeft w:val="480"/>
          <w:marRight w:val="0"/>
          <w:marTop w:val="0"/>
          <w:marBottom w:val="0"/>
          <w:divBdr>
            <w:top w:val="none" w:sz="0" w:space="0" w:color="auto"/>
            <w:left w:val="none" w:sz="0" w:space="0" w:color="auto"/>
            <w:bottom w:val="none" w:sz="0" w:space="0" w:color="auto"/>
            <w:right w:val="none" w:sz="0" w:space="0" w:color="auto"/>
          </w:divBdr>
        </w:div>
        <w:div w:id="2111705166">
          <w:marLeft w:val="480"/>
          <w:marRight w:val="0"/>
          <w:marTop w:val="0"/>
          <w:marBottom w:val="0"/>
          <w:divBdr>
            <w:top w:val="none" w:sz="0" w:space="0" w:color="auto"/>
            <w:left w:val="none" w:sz="0" w:space="0" w:color="auto"/>
            <w:bottom w:val="none" w:sz="0" w:space="0" w:color="auto"/>
            <w:right w:val="none" w:sz="0" w:space="0" w:color="auto"/>
          </w:divBdr>
        </w:div>
        <w:div w:id="95445950">
          <w:marLeft w:val="480"/>
          <w:marRight w:val="0"/>
          <w:marTop w:val="0"/>
          <w:marBottom w:val="0"/>
          <w:divBdr>
            <w:top w:val="none" w:sz="0" w:space="0" w:color="auto"/>
            <w:left w:val="none" w:sz="0" w:space="0" w:color="auto"/>
            <w:bottom w:val="none" w:sz="0" w:space="0" w:color="auto"/>
            <w:right w:val="none" w:sz="0" w:space="0" w:color="auto"/>
          </w:divBdr>
        </w:div>
        <w:div w:id="313265370">
          <w:marLeft w:val="480"/>
          <w:marRight w:val="0"/>
          <w:marTop w:val="0"/>
          <w:marBottom w:val="0"/>
          <w:divBdr>
            <w:top w:val="none" w:sz="0" w:space="0" w:color="auto"/>
            <w:left w:val="none" w:sz="0" w:space="0" w:color="auto"/>
            <w:bottom w:val="none" w:sz="0" w:space="0" w:color="auto"/>
            <w:right w:val="none" w:sz="0" w:space="0" w:color="auto"/>
          </w:divBdr>
        </w:div>
        <w:div w:id="286933117">
          <w:marLeft w:val="480"/>
          <w:marRight w:val="0"/>
          <w:marTop w:val="0"/>
          <w:marBottom w:val="0"/>
          <w:divBdr>
            <w:top w:val="none" w:sz="0" w:space="0" w:color="auto"/>
            <w:left w:val="none" w:sz="0" w:space="0" w:color="auto"/>
            <w:bottom w:val="none" w:sz="0" w:space="0" w:color="auto"/>
            <w:right w:val="none" w:sz="0" w:space="0" w:color="auto"/>
          </w:divBdr>
        </w:div>
        <w:div w:id="635379104">
          <w:marLeft w:val="480"/>
          <w:marRight w:val="0"/>
          <w:marTop w:val="0"/>
          <w:marBottom w:val="0"/>
          <w:divBdr>
            <w:top w:val="none" w:sz="0" w:space="0" w:color="auto"/>
            <w:left w:val="none" w:sz="0" w:space="0" w:color="auto"/>
            <w:bottom w:val="none" w:sz="0" w:space="0" w:color="auto"/>
            <w:right w:val="none" w:sz="0" w:space="0" w:color="auto"/>
          </w:divBdr>
        </w:div>
        <w:div w:id="394547618">
          <w:marLeft w:val="480"/>
          <w:marRight w:val="0"/>
          <w:marTop w:val="0"/>
          <w:marBottom w:val="0"/>
          <w:divBdr>
            <w:top w:val="none" w:sz="0" w:space="0" w:color="auto"/>
            <w:left w:val="none" w:sz="0" w:space="0" w:color="auto"/>
            <w:bottom w:val="none" w:sz="0" w:space="0" w:color="auto"/>
            <w:right w:val="none" w:sz="0" w:space="0" w:color="auto"/>
          </w:divBdr>
        </w:div>
        <w:div w:id="1517888113">
          <w:marLeft w:val="480"/>
          <w:marRight w:val="0"/>
          <w:marTop w:val="0"/>
          <w:marBottom w:val="0"/>
          <w:divBdr>
            <w:top w:val="none" w:sz="0" w:space="0" w:color="auto"/>
            <w:left w:val="none" w:sz="0" w:space="0" w:color="auto"/>
            <w:bottom w:val="none" w:sz="0" w:space="0" w:color="auto"/>
            <w:right w:val="none" w:sz="0" w:space="0" w:color="auto"/>
          </w:divBdr>
        </w:div>
        <w:div w:id="1293681482">
          <w:marLeft w:val="480"/>
          <w:marRight w:val="0"/>
          <w:marTop w:val="0"/>
          <w:marBottom w:val="0"/>
          <w:divBdr>
            <w:top w:val="none" w:sz="0" w:space="0" w:color="auto"/>
            <w:left w:val="none" w:sz="0" w:space="0" w:color="auto"/>
            <w:bottom w:val="none" w:sz="0" w:space="0" w:color="auto"/>
            <w:right w:val="none" w:sz="0" w:space="0" w:color="auto"/>
          </w:divBdr>
        </w:div>
        <w:div w:id="788477073">
          <w:marLeft w:val="480"/>
          <w:marRight w:val="0"/>
          <w:marTop w:val="0"/>
          <w:marBottom w:val="0"/>
          <w:divBdr>
            <w:top w:val="none" w:sz="0" w:space="0" w:color="auto"/>
            <w:left w:val="none" w:sz="0" w:space="0" w:color="auto"/>
            <w:bottom w:val="none" w:sz="0" w:space="0" w:color="auto"/>
            <w:right w:val="none" w:sz="0" w:space="0" w:color="auto"/>
          </w:divBdr>
        </w:div>
        <w:div w:id="1098868540">
          <w:marLeft w:val="480"/>
          <w:marRight w:val="0"/>
          <w:marTop w:val="0"/>
          <w:marBottom w:val="0"/>
          <w:divBdr>
            <w:top w:val="none" w:sz="0" w:space="0" w:color="auto"/>
            <w:left w:val="none" w:sz="0" w:space="0" w:color="auto"/>
            <w:bottom w:val="none" w:sz="0" w:space="0" w:color="auto"/>
            <w:right w:val="none" w:sz="0" w:space="0" w:color="auto"/>
          </w:divBdr>
        </w:div>
        <w:div w:id="210268741">
          <w:marLeft w:val="480"/>
          <w:marRight w:val="0"/>
          <w:marTop w:val="0"/>
          <w:marBottom w:val="0"/>
          <w:divBdr>
            <w:top w:val="none" w:sz="0" w:space="0" w:color="auto"/>
            <w:left w:val="none" w:sz="0" w:space="0" w:color="auto"/>
            <w:bottom w:val="none" w:sz="0" w:space="0" w:color="auto"/>
            <w:right w:val="none" w:sz="0" w:space="0" w:color="auto"/>
          </w:divBdr>
        </w:div>
        <w:div w:id="1988778223">
          <w:marLeft w:val="480"/>
          <w:marRight w:val="0"/>
          <w:marTop w:val="0"/>
          <w:marBottom w:val="0"/>
          <w:divBdr>
            <w:top w:val="none" w:sz="0" w:space="0" w:color="auto"/>
            <w:left w:val="none" w:sz="0" w:space="0" w:color="auto"/>
            <w:bottom w:val="none" w:sz="0" w:space="0" w:color="auto"/>
            <w:right w:val="none" w:sz="0" w:space="0" w:color="auto"/>
          </w:divBdr>
        </w:div>
        <w:div w:id="2072802737">
          <w:marLeft w:val="480"/>
          <w:marRight w:val="0"/>
          <w:marTop w:val="0"/>
          <w:marBottom w:val="0"/>
          <w:divBdr>
            <w:top w:val="none" w:sz="0" w:space="0" w:color="auto"/>
            <w:left w:val="none" w:sz="0" w:space="0" w:color="auto"/>
            <w:bottom w:val="none" w:sz="0" w:space="0" w:color="auto"/>
            <w:right w:val="none" w:sz="0" w:space="0" w:color="auto"/>
          </w:divBdr>
        </w:div>
        <w:div w:id="825050802">
          <w:marLeft w:val="480"/>
          <w:marRight w:val="0"/>
          <w:marTop w:val="0"/>
          <w:marBottom w:val="0"/>
          <w:divBdr>
            <w:top w:val="none" w:sz="0" w:space="0" w:color="auto"/>
            <w:left w:val="none" w:sz="0" w:space="0" w:color="auto"/>
            <w:bottom w:val="none" w:sz="0" w:space="0" w:color="auto"/>
            <w:right w:val="none" w:sz="0" w:space="0" w:color="auto"/>
          </w:divBdr>
        </w:div>
        <w:div w:id="906258527">
          <w:marLeft w:val="480"/>
          <w:marRight w:val="0"/>
          <w:marTop w:val="0"/>
          <w:marBottom w:val="0"/>
          <w:divBdr>
            <w:top w:val="none" w:sz="0" w:space="0" w:color="auto"/>
            <w:left w:val="none" w:sz="0" w:space="0" w:color="auto"/>
            <w:bottom w:val="none" w:sz="0" w:space="0" w:color="auto"/>
            <w:right w:val="none" w:sz="0" w:space="0" w:color="auto"/>
          </w:divBdr>
        </w:div>
        <w:div w:id="434523598">
          <w:marLeft w:val="480"/>
          <w:marRight w:val="0"/>
          <w:marTop w:val="0"/>
          <w:marBottom w:val="0"/>
          <w:divBdr>
            <w:top w:val="none" w:sz="0" w:space="0" w:color="auto"/>
            <w:left w:val="none" w:sz="0" w:space="0" w:color="auto"/>
            <w:bottom w:val="none" w:sz="0" w:space="0" w:color="auto"/>
            <w:right w:val="none" w:sz="0" w:space="0" w:color="auto"/>
          </w:divBdr>
        </w:div>
        <w:div w:id="77599984">
          <w:marLeft w:val="480"/>
          <w:marRight w:val="0"/>
          <w:marTop w:val="0"/>
          <w:marBottom w:val="0"/>
          <w:divBdr>
            <w:top w:val="none" w:sz="0" w:space="0" w:color="auto"/>
            <w:left w:val="none" w:sz="0" w:space="0" w:color="auto"/>
            <w:bottom w:val="none" w:sz="0" w:space="0" w:color="auto"/>
            <w:right w:val="none" w:sz="0" w:space="0" w:color="auto"/>
          </w:divBdr>
        </w:div>
        <w:div w:id="1423573503">
          <w:marLeft w:val="480"/>
          <w:marRight w:val="0"/>
          <w:marTop w:val="0"/>
          <w:marBottom w:val="0"/>
          <w:divBdr>
            <w:top w:val="none" w:sz="0" w:space="0" w:color="auto"/>
            <w:left w:val="none" w:sz="0" w:space="0" w:color="auto"/>
            <w:bottom w:val="none" w:sz="0" w:space="0" w:color="auto"/>
            <w:right w:val="none" w:sz="0" w:space="0" w:color="auto"/>
          </w:divBdr>
        </w:div>
        <w:div w:id="273564828">
          <w:marLeft w:val="480"/>
          <w:marRight w:val="0"/>
          <w:marTop w:val="0"/>
          <w:marBottom w:val="0"/>
          <w:divBdr>
            <w:top w:val="none" w:sz="0" w:space="0" w:color="auto"/>
            <w:left w:val="none" w:sz="0" w:space="0" w:color="auto"/>
            <w:bottom w:val="none" w:sz="0" w:space="0" w:color="auto"/>
            <w:right w:val="none" w:sz="0" w:space="0" w:color="auto"/>
          </w:divBdr>
        </w:div>
        <w:div w:id="591359123">
          <w:marLeft w:val="480"/>
          <w:marRight w:val="0"/>
          <w:marTop w:val="0"/>
          <w:marBottom w:val="0"/>
          <w:divBdr>
            <w:top w:val="none" w:sz="0" w:space="0" w:color="auto"/>
            <w:left w:val="none" w:sz="0" w:space="0" w:color="auto"/>
            <w:bottom w:val="none" w:sz="0" w:space="0" w:color="auto"/>
            <w:right w:val="none" w:sz="0" w:space="0" w:color="auto"/>
          </w:divBdr>
        </w:div>
        <w:div w:id="1628777746">
          <w:marLeft w:val="480"/>
          <w:marRight w:val="0"/>
          <w:marTop w:val="0"/>
          <w:marBottom w:val="0"/>
          <w:divBdr>
            <w:top w:val="none" w:sz="0" w:space="0" w:color="auto"/>
            <w:left w:val="none" w:sz="0" w:space="0" w:color="auto"/>
            <w:bottom w:val="none" w:sz="0" w:space="0" w:color="auto"/>
            <w:right w:val="none" w:sz="0" w:space="0" w:color="auto"/>
          </w:divBdr>
        </w:div>
        <w:div w:id="735081252">
          <w:marLeft w:val="480"/>
          <w:marRight w:val="0"/>
          <w:marTop w:val="0"/>
          <w:marBottom w:val="0"/>
          <w:divBdr>
            <w:top w:val="none" w:sz="0" w:space="0" w:color="auto"/>
            <w:left w:val="none" w:sz="0" w:space="0" w:color="auto"/>
            <w:bottom w:val="none" w:sz="0" w:space="0" w:color="auto"/>
            <w:right w:val="none" w:sz="0" w:space="0" w:color="auto"/>
          </w:divBdr>
        </w:div>
        <w:div w:id="1658849606">
          <w:marLeft w:val="480"/>
          <w:marRight w:val="0"/>
          <w:marTop w:val="0"/>
          <w:marBottom w:val="0"/>
          <w:divBdr>
            <w:top w:val="none" w:sz="0" w:space="0" w:color="auto"/>
            <w:left w:val="none" w:sz="0" w:space="0" w:color="auto"/>
            <w:bottom w:val="none" w:sz="0" w:space="0" w:color="auto"/>
            <w:right w:val="none" w:sz="0" w:space="0" w:color="auto"/>
          </w:divBdr>
        </w:div>
      </w:divsChild>
    </w:div>
    <w:div w:id="1592932162">
      <w:bodyDiv w:val="1"/>
      <w:marLeft w:val="0"/>
      <w:marRight w:val="0"/>
      <w:marTop w:val="0"/>
      <w:marBottom w:val="0"/>
      <w:divBdr>
        <w:top w:val="none" w:sz="0" w:space="0" w:color="auto"/>
        <w:left w:val="none" w:sz="0" w:space="0" w:color="auto"/>
        <w:bottom w:val="none" w:sz="0" w:space="0" w:color="auto"/>
        <w:right w:val="none" w:sz="0" w:space="0" w:color="auto"/>
      </w:divBdr>
    </w:div>
    <w:div w:id="1597443192">
      <w:bodyDiv w:val="1"/>
      <w:marLeft w:val="0"/>
      <w:marRight w:val="0"/>
      <w:marTop w:val="0"/>
      <w:marBottom w:val="0"/>
      <w:divBdr>
        <w:top w:val="none" w:sz="0" w:space="0" w:color="auto"/>
        <w:left w:val="none" w:sz="0" w:space="0" w:color="auto"/>
        <w:bottom w:val="none" w:sz="0" w:space="0" w:color="auto"/>
        <w:right w:val="none" w:sz="0" w:space="0" w:color="auto"/>
      </w:divBdr>
    </w:div>
    <w:div w:id="1600529350">
      <w:bodyDiv w:val="1"/>
      <w:marLeft w:val="0"/>
      <w:marRight w:val="0"/>
      <w:marTop w:val="0"/>
      <w:marBottom w:val="0"/>
      <w:divBdr>
        <w:top w:val="none" w:sz="0" w:space="0" w:color="auto"/>
        <w:left w:val="none" w:sz="0" w:space="0" w:color="auto"/>
        <w:bottom w:val="none" w:sz="0" w:space="0" w:color="auto"/>
        <w:right w:val="none" w:sz="0" w:space="0" w:color="auto"/>
      </w:divBdr>
    </w:div>
    <w:div w:id="1601714600">
      <w:bodyDiv w:val="1"/>
      <w:marLeft w:val="0"/>
      <w:marRight w:val="0"/>
      <w:marTop w:val="0"/>
      <w:marBottom w:val="0"/>
      <w:divBdr>
        <w:top w:val="none" w:sz="0" w:space="0" w:color="auto"/>
        <w:left w:val="none" w:sz="0" w:space="0" w:color="auto"/>
        <w:bottom w:val="none" w:sz="0" w:space="0" w:color="auto"/>
        <w:right w:val="none" w:sz="0" w:space="0" w:color="auto"/>
      </w:divBdr>
    </w:div>
    <w:div w:id="1612276923">
      <w:bodyDiv w:val="1"/>
      <w:marLeft w:val="0"/>
      <w:marRight w:val="0"/>
      <w:marTop w:val="0"/>
      <w:marBottom w:val="0"/>
      <w:divBdr>
        <w:top w:val="none" w:sz="0" w:space="0" w:color="auto"/>
        <w:left w:val="none" w:sz="0" w:space="0" w:color="auto"/>
        <w:bottom w:val="none" w:sz="0" w:space="0" w:color="auto"/>
        <w:right w:val="none" w:sz="0" w:space="0" w:color="auto"/>
      </w:divBdr>
    </w:div>
    <w:div w:id="1617130266">
      <w:bodyDiv w:val="1"/>
      <w:marLeft w:val="0"/>
      <w:marRight w:val="0"/>
      <w:marTop w:val="0"/>
      <w:marBottom w:val="0"/>
      <w:divBdr>
        <w:top w:val="none" w:sz="0" w:space="0" w:color="auto"/>
        <w:left w:val="none" w:sz="0" w:space="0" w:color="auto"/>
        <w:bottom w:val="none" w:sz="0" w:space="0" w:color="auto"/>
        <w:right w:val="none" w:sz="0" w:space="0" w:color="auto"/>
      </w:divBdr>
    </w:div>
    <w:div w:id="1628001774">
      <w:bodyDiv w:val="1"/>
      <w:marLeft w:val="0"/>
      <w:marRight w:val="0"/>
      <w:marTop w:val="0"/>
      <w:marBottom w:val="0"/>
      <w:divBdr>
        <w:top w:val="none" w:sz="0" w:space="0" w:color="auto"/>
        <w:left w:val="none" w:sz="0" w:space="0" w:color="auto"/>
        <w:bottom w:val="none" w:sz="0" w:space="0" w:color="auto"/>
        <w:right w:val="none" w:sz="0" w:space="0" w:color="auto"/>
      </w:divBdr>
    </w:div>
    <w:div w:id="1662543952">
      <w:bodyDiv w:val="1"/>
      <w:marLeft w:val="0"/>
      <w:marRight w:val="0"/>
      <w:marTop w:val="0"/>
      <w:marBottom w:val="0"/>
      <w:divBdr>
        <w:top w:val="none" w:sz="0" w:space="0" w:color="auto"/>
        <w:left w:val="none" w:sz="0" w:space="0" w:color="auto"/>
        <w:bottom w:val="none" w:sz="0" w:space="0" w:color="auto"/>
        <w:right w:val="none" w:sz="0" w:space="0" w:color="auto"/>
      </w:divBdr>
    </w:div>
    <w:div w:id="1668751402">
      <w:bodyDiv w:val="1"/>
      <w:marLeft w:val="0"/>
      <w:marRight w:val="0"/>
      <w:marTop w:val="0"/>
      <w:marBottom w:val="0"/>
      <w:divBdr>
        <w:top w:val="none" w:sz="0" w:space="0" w:color="auto"/>
        <w:left w:val="none" w:sz="0" w:space="0" w:color="auto"/>
        <w:bottom w:val="none" w:sz="0" w:space="0" w:color="auto"/>
        <w:right w:val="none" w:sz="0" w:space="0" w:color="auto"/>
      </w:divBdr>
    </w:div>
    <w:div w:id="1709799600">
      <w:bodyDiv w:val="1"/>
      <w:marLeft w:val="0"/>
      <w:marRight w:val="0"/>
      <w:marTop w:val="0"/>
      <w:marBottom w:val="0"/>
      <w:divBdr>
        <w:top w:val="none" w:sz="0" w:space="0" w:color="auto"/>
        <w:left w:val="none" w:sz="0" w:space="0" w:color="auto"/>
        <w:bottom w:val="none" w:sz="0" w:space="0" w:color="auto"/>
        <w:right w:val="none" w:sz="0" w:space="0" w:color="auto"/>
      </w:divBdr>
    </w:div>
    <w:div w:id="1719206356">
      <w:bodyDiv w:val="1"/>
      <w:marLeft w:val="0"/>
      <w:marRight w:val="0"/>
      <w:marTop w:val="0"/>
      <w:marBottom w:val="0"/>
      <w:divBdr>
        <w:top w:val="none" w:sz="0" w:space="0" w:color="auto"/>
        <w:left w:val="none" w:sz="0" w:space="0" w:color="auto"/>
        <w:bottom w:val="none" w:sz="0" w:space="0" w:color="auto"/>
        <w:right w:val="none" w:sz="0" w:space="0" w:color="auto"/>
      </w:divBdr>
    </w:div>
    <w:div w:id="1733694591">
      <w:bodyDiv w:val="1"/>
      <w:marLeft w:val="0"/>
      <w:marRight w:val="0"/>
      <w:marTop w:val="0"/>
      <w:marBottom w:val="0"/>
      <w:divBdr>
        <w:top w:val="none" w:sz="0" w:space="0" w:color="auto"/>
        <w:left w:val="none" w:sz="0" w:space="0" w:color="auto"/>
        <w:bottom w:val="none" w:sz="0" w:space="0" w:color="auto"/>
        <w:right w:val="none" w:sz="0" w:space="0" w:color="auto"/>
      </w:divBdr>
    </w:div>
    <w:div w:id="1817334962">
      <w:bodyDiv w:val="1"/>
      <w:marLeft w:val="0"/>
      <w:marRight w:val="0"/>
      <w:marTop w:val="0"/>
      <w:marBottom w:val="0"/>
      <w:divBdr>
        <w:top w:val="none" w:sz="0" w:space="0" w:color="auto"/>
        <w:left w:val="none" w:sz="0" w:space="0" w:color="auto"/>
        <w:bottom w:val="none" w:sz="0" w:space="0" w:color="auto"/>
        <w:right w:val="none" w:sz="0" w:space="0" w:color="auto"/>
      </w:divBdr>
    </w:div>
    <w:div w:id="1823304629">
      <w:bodyDiv w:val="1"/>
      <w:marLeft w:val="0"/>
      <w:marRight w:val="0"/>
      <w:marTop w:val="0"/>
      <w:marBottom w:val="0"/>
      <w:divBdr>
        <w:top w:val="none" w:sz="0" w:space="0" w:color="auto"/>
        <w:left w:val="none" w:sz="0" w:space="0" w:color="auto"/>
        <w:bottom w:val="none" w:sz="0" w:space="0" w:color="auto"/>
        <w:right w:val="none" w:sz="0" w:space="0" w:color="auto"/>
      </w:divBdr>
    </w:div>
    <w:div w:id="1826504055">
      <w:bodyDiv w:val="1"/>
      <w:marLeft w:val="0"/>
      <w:marRight w:val="0"/>
      <w:marTop w:val="0"/>
      <w:marBottom w:val="0"/>
      <w:divBdr>
        <w:top w:val="none" w:sz="0" w:space="0" w:color="auto"/>
        <w:left w:val="none" w:sz="0" w:space="0" w:color="auto"/>
        <w:bottom w:val="none" w:sz="0" w:space="0" w:color="auto"/>
        <w:right w:val="none" w:sz="0" w:space="0" w:color="auto"/>
      </w:divBdr>
    </w:div>
    <w:div w:id="1867907176">
      <w:bodyDiv w:val="1"/>
      <w:marLeft w:val="0"/>
      <w:marRight w:val="0"/>
      <w:marTop w:val="0"/>
      <w:marBottom w:val="0"/>
      <w:divBdr>
        <w:top w:val="none" w:sz="0" w:space="0" w:color="auto"/>
        <w:left w:val="none" w:sz="0" w:space="0" w:color="auto"/>
        <w:bottom w:val="none" w:sz="0" w:space="0" w:color="auto"/>
        <w:right w:val="none" w:sz="0" w:space="0" w:color="auto"/>
      </w:divBdr>
    </w:div>
    <w:div w:id="1881358614">
      <w:bodyDiv w:val="1"/>
      <w:marLeft w:val="0"/>
      <w:marRight w:val="0"/>
      <w:marTop w:val="0"/>
      <w:marBottom w:val="0"/>
      <w:divBdr>
        <w:top w:val="none" w:sz="0" w:space="0" w:color="auto"/>
        <w:left w:val="none" w:sz="0" w:space="0" w:color="auto"/>
        <w:bottom w:val="none" w:sz="0" w:space="0" w:color="auto"/>
        <w:right w:val="none" w:sz="0" w:space="0" w:color="auto"/>
      </w:divBdr>
    </w:div>
    <w:div w:id="1903364389">
      <w:bodyDiv w:val="1"/>
      <w:marLeft w:val="0"/>
      <w:marRight w:val="0"/>
      <w:marTop w:val="0"/>
      <w:marBottom w:val="0"/>
      <w:divBdr>
        <w:top w:val="none" w:sz="0" w:space="0" w:color="auto"/>
        <w:left w:val="none" w:sz="0" w:space="0" w:color="auto"/>
        <w:bottom w:val="none" w:sz="0" w:space="0" w:color="auto"/>
        <w:right w:val="none" w:sz="0" w:space="0" w:color="auto"/>
      </w:divBdr>
    </w:div>
    <w:div w:id="1907106729">
      <w:bodyDiv w:val="1"/>
      <w:marLeft w:val="0"/>
      <w:marRight w:val="0"/>
      <w:marTop w:val="0"/>
      <w:marBottom w:val="0"/>
      <w:divBdr>
        <w:top w:val="none" w:sz="0" w:space="0" w:color="auto"/>
        <w:left w:val="none" w:sz="0" w:space="0" w:color="auto"/>
        <w:bottom w:val="none" w:sz="0" w:space="0" w:color="auto"/>
        <w:right w:val="none" w:sz="0" w:space="0" w:color="auto"/>
      </w:divBdr>
    </w:div>
    <w:div w:id="1918318718">
      <w:bodyDiv w:val="1"/>
      <w:marLeft w:val="0"/>
      <w:marRight w:val="0"/>
      <w:marTop w:val="0"/>
      <w:marBottom w:val="0"/>
      <w:divBdr>
        <w:top w:val="none" w:sz="0" w:space="0" w:color="auto"/>
        <w:left w:val="none" w:sz="0" w:space="0" w:color="auto"/>
        <w:bottom w:val="none" w:sz="0" w:space="0" w:color="auto"/>
        <w:right w:val="none" w:sz="0" w:space="0" w:color="auto"/>
      </w:divBdr>
    </w:div>
    <w:div w:id="1939288664">
      <w:bodyDiv w:val="1"/>
      <w:marLeft w:val="0"/>
      <w:marRight w:val="0"/>
      <w:marTop w:val="0"/>
      <w:marBottom w:val="0"/>
      <w:divBdr>
        <w:top w:val="none" w:sz="0" w:space="0" w:color="auto"/>
        <w:left w:val="none" w:sz="0" w:space="0" w:color="auto"/>
        <w:bottom w:val="none" w:sz="0" w:space="0" w:color="auto"/>
        <w:right w:val="none" w:sz="0" w:space="0" w:color="auto"/>
      </w:divBdr>
    </w:div>
    <w:div w:id="1942375363">
      <w:bodyDiv w:val="1"/>
      <w:marLeft w:val="0"/>
      <w:marRight w:val="0"/>
      <w:marTop w:val="0"/>
      <w:marBottom w:val="0"/>
      <w:divBdr>
        <w:top w:val="none" w:sz="0" w:space="0" w:color="auto"/>
        <w:left w:val="none" w:sz="0" w:space="0" w:color="auto"/>
        <w:bottom w:val="none" w:sz="0" w:space="0" w:color="auto"/>
        <w:right w:val="none" w:sz="0" w:space="0" w:color="auto"/>
      </w:divBdr>
    </w:div>
    <w:div w:id="1945570136">
      <w:bodyDiv w:val="1"/>
      <w:marLeft w:val="0"/>
      <w:marRight w:val="0"/>
      <w:marTop w:val="0"/>
      <w:marBottom w:val="0"/>
      <w:divBdr>
        <w:top w:val="none" w:sz="0" w:space="0" w:color="auto"/>
        <w:left w:val="none" w:sz="0" w:space="0" w:color="auto"/>
        <w:bottom w:val="none" w:sz="0" w:space="0" w:color="auto"/>
        <w:right w:val="none" w:sz="0" w:space="0" w:color="auto"/>
      </w:divBdr>
    </w:div>
    <w:div w:id="1991978367">
      <w:bodyDiv w:val="1"/>
      <w:marLeft w:val="0"/>
      <w:marRight w:val="0"/>
      <w:marTop w:val="0"/>
      <w:marBottom w:val="0"/>
      <w:divBdr>
        <w:top w:val="none" w:sz="0" w:space="0" w:color="auto"/>
        <w:left w:val="none" w:sz="0" w:space="0" w:color="auto"/>
        <w:bottom w:val="none" w:sz="0" w:space="0" w:color="auto"/>
        <w:right w:val="none" w:sz="0" w:space="0" w:color="auto"/>
      </w:divBdr>
    </w:div>
    <w:div w:id="2033216163">
      <w:bodyDiv w:val="1"/>
      <w:marLeft w:val="0"/>
      <w:marRight w:val="0"/>
      <w:marTop w:val="0"/>
      <w:marBottom w:val="0"/>
      <w:divBdr>
        <w:top w:val="none" w:sz="0" w:space="0" w:color="auto"/>
        <w:left w:val="none" w:sz="0" w:space="0" w:color="auto"/>
        <w:bottom w:val="none" w:sz="0" w:space="0" w:color="auto"/>
        <w:right w:val="none" w:sz="0" w:space="0" w:color="auto"/>
      </w:divBdr>
    </w:div>
    <w:div w:id="2046250155">
      <w:bodyDiv w:val="1"/>
      <w:marLeft w:val="0"/>
      <w:marRight w:val="0"/>
      <w:marTop w:val="0"/>
      <w:marBottom w:val="0"/>
      <w:divBdr>
        <w:top w:val="none" w:sz="0" w:space="0" w:color="auto"/>
        <w:left w:val="none" w:sz="0" w:space="0" w:color="auto"/>
        <w:bottom w:val="none" w:sz="0" w:space="0" w:color="auto"/>
        <w:right w:val="none" w:sz="0" w:space="0" w:color="auto"/>
      </w:divBdr>
    </w:div>
    <w:div w:id="209427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climate.fas.harvard.edu/files/climate/files/dobrowski_gcb_11_0.pdf"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73606C9D-2999-4E15-8FDD-1261A2EE2019}"/>
      </w:docPartPr>
      <w:docPartBody>
        <w:p w:rsidR="007F3A4A" w:rsidRDefault="00D31740">
          <w:r w:rsidRPr="0010209A">
            <w:rPr>
              <w:rStyle w:val="PlaceholderText"/>
            </w:rPr>
            <w:t>Click or tap here to enter text.</w:t>
          </w:r>
        </w:p>
      </w:docPartBody>
    </w:docPart>
    <w:docPart>
      <w:docPartPr>
        <w:name w:val="AF080BE83284469F88ECCEBAFEF3D6B0"/>
        <w:category>
          <w:name w:val="General"/>
          <w:gallery w:val="placeholder"/>
        </w:category>
        <w:types>
          <w:type w:val="bbPlcHdr"/>
        </w:types>
        <w:behaviors>
          <w:behavior w:val="content"/>
        </w:behaviors>
        <w:guid w:val="{C3D59148-C3DA-401C-8FE1-7E982CC3D5C2}"/>
      </w:docPartPr>
      <w:docPartBody>
        <w:p w:rsidR="00F8155A" w:rsidRDefault="007C1B85" w:rsidP="007C1B85">
          <w:pPr>
            <w:pStyle w:val="AF080BE83284469F88ECCEBAFEF3D6B0"/>
          </w:pPr>
          <w:r w:rsidRPr="0010209A">
            <w:rPr>
              <w:rStyle w:val="PlaceholderText"/>
            </w:rPr>
            <w:t>Click or tap here to enter text.</w:t>
          </w:r>
        </w:p>
      </w:docPartBody>
    </w:docPart>
    <w:docPart>
      <w:docPartPr>
        <w:name w:val="5CCA2D5383A94C38986AF016F7D49161"/>
        <w:category>
          <w:name w:val="General"/>
          <w:gallery w:val="placeholder"/>
        </w:category>
        <w:types>
          <w:type w:val="bbPlcHdr"/>
        </w:types>
        <w:behaviors>
          <w:behavior w:val="content"/>
        </w:behaviors>
        <w:guid w:val="{F0A2BD1F-2B0A-49E1-A918-BE262D80BB2F}"/>
      </w:docPartPr>
      <w:docPartBody>
        <w:p w:rsidR="00EB4B24" w:rsidRDefault="003A6F20" w:rsidP="003A6F20">
          <w:pPr>
            <w:pStyle w:val="5CCA2D5383A94C38986AF016F7D49161"/>
          </w:pPr>
          <w:r w:rsidRPr="001020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740"/>
    <w:rsid w:val="00022023"/>
    <w:rsid w:val="001043BF"/>
    <w:rsid w:val="001902DD"/>
    <w:rsid w:val="001E4A17"/>
    <w:rsid w:val="002901FA"/>
    <w:rsid w:val="00364FB1"/>
    <w:rsid w:val="003A6F20"/>
    <w:rsid w:val="003F7E17"/>
    <w:rsid w:val="004476CA"/>
    <w:rsid w:val="004F1434"/>
    <w:rsid w:val="00535C01"/>
    <w:rsid w:val="005C50CC"/>
    <w:rsid w:val="00783964"/>
    <w:rsid w:val="007C1B85"/>
    <w:rsid w:val="007D44E3"/>
    <w:rsid w:val="007F3A4A"/>
    <w:rsid w:val="0086059A"/>
    <w:rsid w:val="009A62CC"/>
    <w:rsid w:val="009E27DB"/>
    <w:rsid w:val="00A55197"/>
    <w:rsid w:val="00A7340F"/>
    <w:rsid w:val="00A73BF9"/>
    <w:rsid w:val="00AD5976"/>
    <w:rsid w:val="00B6387F"/>
    <w:rsid w:val="00BD695F"/>
    <w:rsid w:val="00CF1FFB"/>
    <w:rsid w:val="00D31740"/>
    <w:rsid w:val="00DB5940"/>
    <w:rsid w:val="00DD3CBB"/>
    <w:rsid w:val="00EB4B24"/>
    <w:rsid w:val="00EC118F"/>
    <w:rsid w:val="00ED59A4"/>
    <w:rsid w:val="00F31061"/>
    <w:rsid w:val="00F8155A"/>
    <w:rsid w:val="00FD6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4B24"/>
    <w:rPr>
      <w:color w:val="808080"/>
    </w:rPr>
  </w:style>
  <w:style w:type="paragraph" w:customStyle="1" w:styleId="AF080BE83284469F88ECCEBAFEF3D6B0">
    <w:name w:val="AF080BE83284469F88ECCEBAFEF3D6B0"/>
    <w:rsid w:val="007C1B85"/>
  </w:style>
  <w:style w:type="paragraph" w:customStyle="1" w:styleId="5CCA2D5383A94C38986AF016F7D49161">
    <w:name w:val="5CCA2D5383A94C38986AF016F7D49161"/>
    <w:rsid w:val="003A6F2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property name="MENDELEY_CITATIONS" value="[{&quot;citationID&quot;:&quot;MENDELEY_CITATION_04b4f6a1-64e8-4c53-aba5-6dde361723ae&quot;,&quot;properties&quot;:{&quot;noteIndex&quot;:0},&quot;isEdited&quot;:false,&quot;manualOverride&quot;:{&quot;isManuallyOverridden&quot;:false,&quot;citeprocText&quot;:&quot;(Penaluna et al., 2016; Persson &amp;#38; Eklov, 1995; Power, 1984)&quot;,&quot;manualOverrideText&quot;:&quot;&quot;},&quot;citationTag&quot;:&quot;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quot;,&quot;citationItems&quot;:[{&quot;id&quot;:&quot;3e4b56ad-9c6f-34bb-82d0-0efe33009f8f&quot;,&quot;itemData&quot;:{&quot;type&quot;:&quot;article-journal&quot;,&quot;id&quot;:&quot;3e4b56ad-9c6f-34bb-82d0-0efe33009f8f&quot;,&quot;title&quot;:&quot;Depth Distributions of Armored Catfish: Predator-Induced Resource Avoidance?&quot;,&quot;author&quot;:[{&quot;family&quot;:&quot;Power&quot;,&quot;given&quot;:&quot;M. E.&quot;,&quot;parse-names&quot;:false,&quot;dropping-particle&quot;:&quot;&quot;,&quot;non-dropping-particle&quot;:&quot;&quot;}],&quot;container-title&quot;:&quot;Ecology&quot;,&quot;container-title-short&quot;:&quot;Ecology&quot;,&quot;accessed&quot;:{&quot;date-parts&quot;:[[2024,1,24]]},&quot;DOI&quot;:&quot;10.2307/1941414&quot;,&quot;ISSN&quot;:&quot;1939-9170&quot;,&quot;URL&quot;:&quot;https://onlinelibrary.wiley.com/doi/full/10.2307/1941414&quot;,&quot;issued&quot;:{&quot;date-parts&quot;:[[1984,4,1]]},&quot;page&quot;:&quot;523-528&quot;,&quot;abstract&quot;:&quot;Four species of armored catfish (Loricariidae) have size-specific depth distributions in a Panamanian stream, with larger fish in deeper water. Depth distributions do not change from the dry to the rainy season, despite a 2- to 3-fold increase in habitat area for larger loricariids. Throughout the year, standing crops of the loricariids' attached algal food are relatively high in shallow water, but decrease rapidly with depth. Over 21/2 yr, large Ancistrus spinosus, the most common pool-dwelling loricariid, showed significant seasonal changes in somatic growth rates, with maximum rates in the early rainy season and minimum rates in the late dry season. Significant seasonal changes in mortality rates, estimated from rates of disappearance of marked individuals, were not detected. Data are consistent with the following hypothesis: small loricariids are limited, perhaps by predation, at densities below those necessary to deplete algae in shallow water. Larger loricariids avoid shallow water where they are vulnerable to fishing birds, even in the dry season when food is in short supply in deeper areas.-Author&quot;,&quot;publisher&quot;:&quot;John Wiley &amp; Sons, Ltd&quot;,&quot;issue&quot;:&quot;2&quot;,&quot;volume&quot;:&quot;65&quot;},&quot;isTemporary&quot;:false},{&quot;id&quot;:&quot;adc65fb3-c991-310f-96ac-b8bcc3cfc200&quot;,&quot;itemData&quot;:{&quot;type&quot;:&quot;article-journal&quot;,&quot;id&quot;:&quot;adc65fb3-c991-310f-96ac-b8bcc3cfc200&quot;,&quot;title&quot;:&quot;Prey Refuges Affecting Interactions Between Piscivorous Perch and Juvenile Perch and Roach&quot;,&quot;author&quot;:[{&quot;family&quot;:&quot;Persson&quot;,&quot;given&quot;:&quot;L.&quot;,&quot;parse-names&quot;:false,&quot;dropping-particle&quot;:&quot;&quot;,&quot;non-dropping-particle&quot;:&quot;&quot;},{&quot;family&quot;:&quot;Eklov&quot;,&quot;given&quot;:&quot;P.&quot;,&quot;parse-names&quot;:false,&quot;dropping-particle&quot;:&quot;&quot;,&quot;non-dropping-particle&quot;:&quot;&quot;}],&quot;container-title&quot;:&quot;Ecology&quot;,&quot;container-title-short&quot;:&quot;Ecology&quot;,&quot;accessed&quot;:{&quot;date-parts&quot;:[[2024,1,24]]},&quot;DOI&quot;:&quot;10.2307/1940632&quot;,&quot;ISSN&quot;:&quot;1939-9170&quot;,&quot;URL&quot;:&quot;https://onlinelibrary.wiley.com/doi/full/10.2307/1940632&quot;,&quot;issued&quot;:{&quot;date-parts&quot;:[[1995,1,1]]},&quot;page&quot;:&quot;70-81&quot;,&quot;publisher&quot;:&quot;John Wiley &amp; Sons, Ltd&quot;,&quot;issue&quot;:&quot;1&quot;,&quot;volume&quot;:&quot;76&quot;},&quot;isTemporary&quot;:false},{&quot;id&quot;:&quot;66b0b244-92f2-3ebc-9876-55a3d63df43a&quot;,&quot;itemData&quot;:{&quot;type&quot;:&quot;article-journal&quot;,&quot;id&quot;:&quot;66b0b244-92f2-3ebc-9876-55a3d63df43a&quot;,&quot;title&quot;:&quot;Conservation of Native Pacific Trout Diversity in Western North America&quot;,&quot;author&quot;:[{&quot;family&quot;:&quot;Penaluna&quot;,&quot;given&quot;:&quot;Brooke E.&quot;,&quot;parse-names&quot;:false,&quot;dropping-particle&quot;:&quot;&quot;,&quot;non-dropping-particle&quot;:&quot;&quot;},{&quot;family&quot;:&quot;Abadía-Cardoso&quot;,&quot;given&quot;:&quot;Alicia&quot;,&quot;parse-names&quot;:false,&quot;dropping-particle&quot;:&quot;&quot;,&quot;non-dropping-particle&quot;:&quot;&quot;},{&quot;family&quot;:&quot;Dunham&quot;,&quot;given&quot;:&quot;Jason B.&quot;,&quot;parse-names&quot;:false,&quot;dropping-particle&quot;:&quot;&quot;,&quot;non-dropping-particle&quot;:&quot;&quot;},{&quot;family&quot;:&quot;García-Dé León&quot;,&quot;given&quot;:&quot;Francisco J.&quot;,&quot;parse-names&quot;:false,&quot;dropping-particle&quot;:&quot;&quot;,&quot;non-dropping-particle&quot;:&quot;&quot;},{&quot;family&quot;:&quot;Gresswell&quot;,&quot;given&quot;:&quot;Robert E.&quot;,&quot;parse-names&quot;:false,&quot;dropping-particle&quot;:&quot;&quot;,&quot;non-dropping-particle&quot;:&quot;&quot;},{&quot;family&quot;:&quot;Luna&quot;,&quot;given&quot;:&quot;Arturo Ruiz&quot;,&quot;parse-names&quot;:false,&quot;dropping-particle&quot;:&quot;&quot;,&quot;non-dropping-particle&quot;:&quot;&quot;},{&quot;family&quot;:&quot;Taylor&quot;,&quot;given&quot;:&quot;Eric B.&quot;,&quot;parse-names&quot;:false,&quot;dropping-particle&quot;:&quot;&quot;,&quot;non-dropping-particle&quot;:&quot;&quot;},{&quot;family&quot;:&quot;Shepard&quot;,&quot;given&quot;:&quot;Bradley B.&quot;,&quot;parse-names&quot;:false,&quot;dropping-particle&quot;:&quot;&quot;,&quot;non-dropping-particle&quot;:&quot;&quot;},{&quot;family&quot;:&quot;Muhlfeld&quot;,&quot;given&quot;:&quot;Clint C.&quot;,&quot;parse-names&quot;:false,&quot;dropping-particle&quot;:&quot;&quot;,&quot;non-dropping-particle&quot;:&quot;&quot;},{&quot;family&quot;:&quot;Bestgen&quot;,&quot;given&quot;:&quot;Kevin R.&quot;,&quot;parse-names&quot;:false,&quot;dropping-particle&quot;:&quot;&quot;,&quot;non-dropping-particle&quot;:&quot;&quot;},{&quot;family&quot;:&quot;Rogers&quot;,&quot;given&quot;:&quot;Kevin&quot;,&quot;parse-names&quot;:false,&quot;dropping-particle&quot;:&quot;&quot;,&quot;non-dropping-particle&quot;:&quot;&quot;},{&quot;family&quot;:&quot;Escalante&quot;,&quot;given&quot;:&quot;Marco A.&quot;,&quot;parse-names&quot;:false,&quot;dropping-particle&quot;:&quot;&quot;,&quot;non-dropping-particle&quot;:&quot;&quot;},{&quot;family&quot;:&quot;Keeley&quot;,&quot;given&quot;:&quot;Ernest R.&quot;,&quot;parse-names&quot;:false,&quot;dropping-particle&quot;:&quot;&quot;,&quot;non-dropping-particle&quot;:&quot;&quot;},{&quot;family&quot;:&quot;Temple&quot;,&quot;given&quot;:&quot;Gabriel M.&quot;,&quot;parse-names&quot;:false,&quot;dropping-particle&quot;:&quot;&quot;,&quot;non-dropping-particle&quot;:&quot;&quot;},{&quot;family&quot;:&quot;Williams&quot;,&quot;given&quot;:&quot;Jack E.&quot;,&quot;parse-names&quot;:false,&quot;dropping-particle&quot;:&quot;&quot;,&quot;non-dropping-particle&quot;:&quot;&quot;},{&quot;family&quot;:&quot;Matthews&quot;,&quot;given&quot;:&quot;Kathleen R.&quot;,&quot;parse-names&quot;:false,&quot;dropping-particle&quot;:&quot;&quot;,&quot;non-dropping-particle&quot;:&quot;&quot;},{&quot;family&quot;:&quot;Pierce&quot;,&quot;given&quot;:&quot;Ron&quot;,&quot;parse-names&quot;:false,&quot;dropping-particle&quot;:&quot;&quot;,&quot;non-dropping-particle&quot;:&quot;&quot;},{&quot;family&quot;:&quot;Mayden&quot;,&quot;given&quot;:&quot;Richard L.&quot;,&quot;parse-names&quot;:false,&quot;dropping-particle&quot;:&quot;&quot;,&quot;non-dropping-particle&quot;:&quot;&quot;},{&quot;family&quot;:&quot;Kovach&quot;,&quot;given&quot;:&quot;Ryan P.&quot;,&quot;parse-names&quot;:false,&quot;dropping-particle&quot;:&quot;&quot;,&quot;non-dropping-particle&quot;:&quot;&quot;},{&quot;family&quot;:&quot;Garza&quot;,&quot;given&quot;:&quot;John Carlos&quot;,&quot;parse-names&quot;:false,&quot;dropping-particle&quot;:&quot;&quot;,&quot;non-dropping-particle&quot;:&quot;&quot;},{&quot;family&quot;:&quot;Fausch&quot;,&quot;given&quot;:&quot;Kurt D.&quot;,&quot;parse-names&quot;:false,&quot;dropping-particle&quot;:&quot;&quot;,&quot;non-dropping-particle&quot;:&quot;&quot;}],&quot;container-title&quot;:&quot;Fisheries&quot;,&quot;container-title-short&quot;:&quot;Fisheries (Bethesda)&quot;,&quot;accessed&quot;:{&quot;date-parts&quot;:[[2024,1,24]]},&quot;DOI&quot;:&quot;10.1080/03632415.2016.1175888&quot;,&quot;ISSN&quot;:&quot;03632415&quot;,&quot;URL&quot;:&quot;https://www.tandfonline.com/doi/abs/10.1080/03632415.2016.1175888&quot;,&quot;issued&quot;:{&quot;date-parts&quot;:[[2016,6,2]]},&quot;page&quot;:&quot;286-300&quot;,&quot;abstract&quot;:&quot;The history of Pacific trout Oncorhynchus spp. is a compelling story of persistence and evolutionary diversification in the face of dynamic environments. Spanning western North America and extendin...&quot;,&quot;publisher&quot;:&quot;Taylor &amp; Francis&quot;,&quot;issue&quot;:&quot;6&quot;,&quot;volume&quot;:&quot;41&quot;},&quot;isTemporary&quot;:false}]},{&quot;citationID&quot;:&quot;MENDELEY_CITATION_75fb48bf-b3b2-4b45-af30-a0b651614df2&quot;,&quot;properties&quot;:{&quot;noteIndex&quot;:0},&quot;isEdited&quot;:false,&quot;manualOverride&quot;:{&quot;isManuallyOverridden&quot;:false,&quot;citeprocText&quot;:&quot;(Berman &amp;#38; Quinn, 1991; Kaya et al., 1977; Westhoff et al., 2016)&quot;,&quot;manualOverrideText&quot;:&quot;&quot;},&quot;citationTag&quot;:&quot;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quot;,&quot;citationItems&quot;:[{&quot;id&quot;:&quot;81d974b1-5658-3058-b07a-0f14e132d0b0&quot;,&quot;itemData&quot;:{&quot;type&quot;:&quot;article-journal&quot;,&quot;id&quot;:&quot;81d974b1-5658-3058-b07a-0f14e132d0b0&quot;,&quot;title&quot;:&quot;Use of a Cold-Water Refuge by Rainbow and Brown Trout in a Geothermally Heated Stream&quot;,&quot;author&quot;:[{&quot;family&quot;:&quot;Kaya&quot;,&quot;given&quot;:&quot;Calvin M.&quot;,&quot;parse-names&quot;:false,&quot;dropping-particle&quot;:&quot;&quot;,&quot;non-dropping-particle&quot;:&quot;&quot;},{&quot;family&quot;:&quot;Kaeding&quot;,&quot;given&quot;:&quot;Lynn R.&quot;,&quot;parse-names&quot;:false,&quot;dropping-particle&quot;:&quot;&quot;,&quot;non-dropping-particle&quot;:&quot;&quot;},{&quot;family&quot;:&quot;Burkhalter&quot;,&quot;given&quot;:&quot;Dalton E.&quot;,&quot;parse-names&quot;:false,&quot;dropping-particle&quot;:&quot;&quot;,&quot;non-dropping-particle&quot;:&quot;&quot;}],&quot;container-title&quot;:&quot;The Progressive Fish-Culturist&quot;,&quot;issued&quot;:{&quot;date-parts&quot;:[[1977]]},&quot;page&quot;:&quot;37-39&quot;,&quot;volume&quot;:&quot;39&quot;,&quot;container-title-short&quot;:&quot;&quot;},&quot;isTemporary&quot;:false},{&quot;id&quot;:&quot;3023b93d-33d1-3ebe-988a-bb78fa7895e2&quot;,&quot;itemData&quot;:{&quot;type&quot;:&quot;article-journal&quot;,&quot;id&quot;:&quot;3023b93d-33d1-3ebe-988a-bb78fa7895e2&quot;,&quot;title&quot;:&quot;Behavioral thermoregulation and homing by spring chinook salmon, Oncorhynchus tshawytscha (Walbaum), in the Yakama River&quot;,&quot;author&quot;:[{&quot;family&quot;:&quot;Berman&quot;,&quot;given&quot;:&quot;C H&quot;,&quot;parse-names&quot;:false,&quot;dropping-particle&quot;:&quot;&quot;,&quot;non-dropping-particle&quot;:&quot;&quot;},{&quot;family&quot;:&quot;Quinn&quot;,&quot;given&quot;:&quot;T P&quot;,&quot;parse-names&quot;:false,&quot;dropping-particle&quot;:&quot;&quot;,&quot;non-dropping-particle&quot;:&quot;&quot;}],&quot;container-title&quot;:&quot;Journal of Fish Biology&quot;,&quot;container-title-short&quot;:&quot;J Fish Biol&quot;,&quot;issued&quot;:{&quot;date-parts&quot;:[[1991]]},&quot;page&quot;:&quot;301-312&quot;,&quot;volume&quot;:&quot;39&quot;},&quot;isTemporary&quot;:false},{&quot;id&quot;:&quot;92817342-f050-3f88-9825-daf6a08e2b3e&quot;,&quot;itemData&quot;:{&quot;type&quot;:&quot;article-journal&quot;,&quot;id&quot;:&quot;92817342-f050-3f88-9825-daf6a08e2b3e&quot;,&quot;title&quot;:&quot;Behavioural thermoregulation and bioenergetics of riverine smallmouth bass associated with ambient cold-period thermal refuge&quot;,&quot;author&quot;:[{&quot;family&quot;:&quot;Westhoff&quot;,&quot;given&quot;:&quot;Jacob T.&quot;,&quot;parse-names&quot;:false,&quot;dropping-particle&quot;:&quot;&quot;,&quot;non-dropping-particle&quot;:&quot;&quot;},{&quot;family&quot;:&quot;Paukert&quot;,&quot;given&quot;:&quot;Craig&quot;,&quot;parse-names&quot;:false,&quot;dropping-particle&quot;:&quot;&quot;,&quot;non-dropping-particle&quot;:&quot;&quot;},{&quot;family&quot;:&quot;Ettinger-Dietzel&quot;,&quot;given&quot;:&quot;Sarah&quot;,&quot;parse-names&quot;:false,&quot;dropping-particle&quot;:&quot;&quot;,&quot;non-dropping-particle&quot;:&quot;&quot;},{&quot;family&quot;:&quot;Dodd&quot;,&quot;given&quot;:&quot;Hope&quot;,&quot;parse-names&quot;:false,&quot;dropping-particle&quot;:&quot;&quot;,&quot;non-dropping-particle&quot;:&quot;&quot;},{&quot;family&quot;:&quot;Siepker&quot;,&quot;given&quot;:&quot;Michael&quot;,&quot;parse-names&quot;:false,&quot;dropping-particle&quot;:&quot;&quot;,&quot;non-dropping-particle&quot;:&quot;&quot;}],&quot;container-title&quot;:&quot;Ecology of Freshwater Fish&quot;,&quot;container-title-short&quot;:&quot;Ecol Freshw Fish&quot;,&quot;DOI&quot;:&quot;10.1111/eff.12192&quot;,&quot;ISSN&quot;:&quot;16000633&quot;,&quot;issued&quot;:{&quot;date-parts&quot;:[[2016]]},&quot;page&quot;:&quot;72-85&quot;,&quot;abstract&quot;:&quot;Smallmouth bass in thermally heterogeneous streams may behaviourally\\nthermoregulate during the cold period (i.e., groundwater temperature\\ngreater than river water temperature) by inhabiting warm areas in the\\nstream that result from high groundwater influence or springs. Our\\nobjectives were to determine movement of smallmouth bass (Micropterus\\ndolomieu) that use thermal refuge and project differences in growth and\\nconsumption among smallmouth bass exhibiting different thermal-use\\npatterns. We implanted radio transmitters in 29 smallmouth bass captured\\nin Alley Spring on the Jacks Fork River, Missouri, USA, during the\\nwinter of 2012. Additionally, temperature archival tags were implanted\\nin a subset of nine fish. Fish were tracked using radio telemetry\\nmonthly from January 2012 through January of 2013. The greatest upstream\\nmovement was 42.5km, and the greatest downstream movement was 22.2km.\\nMost radio tagged fish (69%) departed Alley Spring when daily maximum\\nriver water temperature first exceeded that of the spring (14 degrees C)\\nand during increased river discharge. Bioenergetic modelling predicted\\nthat a 350g migrating smallmouth bass that used cold-period thermal\\nrefuge would grow 16% slower at the same consumption level as a fish\\nthat did not seek thermal refuge. Contrary to the bioenergetics models,\\nextrapolation of growth scope results suggested migrating fish grow 29%\\nmore than fish using areas of stream with little groundwater influence.\\nOur results contradict previous findings that smallmouth bass are\\nrelatively sedentary, provide information about potential cues for\\nmigratory behaviour, and give insight to managers regarding use and\\ngrowth of smallmouth bass in thermally heterogeneous river systems.&quot;,&quot;issue&quot;:&quot;1&quot;,&quot;volume&quot;:&quot;25&quot;},&quot;isTemporary&quot;:false}]},{&quot;citationID&quot;:&quot;MENDELEY_CITATION_5ec49eaa-9453-4d3d-bb5e-23e9aa6c780b&quot;,&quot;properties&quot;:{&quot;noteIndex&quot;:0},&quot;isEdited&quot;:false,&quot;manualOverride&quot;:{&quot;isManuallyOverridden&quot;:false,&quot;citeprocText&quot;:&quot;(Beechie et al., 2013; Kurylyk et al., 2015; Steel et al., 2017)&quot;,&quot;manualOverrideText&quot;:&quot;&quot;},&quot;citationTag&quot;:&quot;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quot;,&quot;citationItems&quot;:[{&quot;id&quot;:&quot;281aceec-7684-33b8-8a92-edccddaf4f03&quot;,&quot;itemData&quot;:{&quot;type&quot;:&quot;article-journal&quot;,&quot;id&quot;:&quot;281aceec-7684-33b8-8a92-edccddaf4f03&quot;,&quot;title&quot;:&quot;Restoring salmon habitat for a changing climate&quot;,&quot;author&quot;:[{&quot;family&quot;:&quot;Beechie&quot;,&quot;given&quot;:&quot;T.&quot;,&quot;parse-names&quot;:false,&quot;dropping-particle&quot;:&quot;&quot;,&quot;non-dropping-particle&quot;:&quot;&quot;},{&quot;family&quot;:&quot;Imaki&quot;,&quot;given&quot;:&quot;H.&quot;,&quot;parse-names&quot;:false,&quot;dropping-particle&quot;:&quot;&quot;,&quot;non-dropping-particle&quot;:&quot;&quot;},{&quot;family&quot;:&quot;Greene&quot;,&quot;given&quot;:&quot;J.&quot;,&quot;parse-names&quot;:false,&quot;dropping-particle&quot;:&quot;&quot;,&quot;non-dropping-particle&quot;:&quot;&quot;},{&quot;family&quot;:&quot;Wade&quot;,&quot;given&quot;:&quot;A.&quot;,&quot;parse-names&quot;:false,&quot;dropping-particle&quot;:&quot;&quot;,&quot;non-dropping-particle&quot;:&quot;&quot;},{&quot;family&quot;:&quot;Wu&quot;,&quot;given&quot;:&quot;H.&quot;,&quot;parse-names&quot;:false,&quot;dropping-particle&quot;:&quot;&quot;,&quot;non-dropping-particle&quot;:&quot;&quot;},{&quot;family&quot;:&quot;Pess&quot;,&quot;given&quot;:&quot;G.&quot;,&quot;parse-names&quot;:false,&quot;dropping-particle&quot;:&quot;&quot;,&quot;non-dropping-particle&quot;:&quot;&quot;},{&quot;family&quot;:&quot;Roni&quot;,&quot;given&quot;:&quot;P.&quot;,&quot;parse-names&quot;:false,&quot;dropping-particle&quot;:&quot;&quot;,&quot;non-dropping-particle&quot;:&quot;&quot;},{&quot;family&quot;:&quot;Kimball&quot;,&quot;given&quot;:&quot;J.&quot;,&quot;parse-names&quot;:false,&quot;dropping-particle&quot;:&quot;&quot;,&quot;non-dropping-particle&quot;:&quot;&quot;},{&quot;family&quot;:&quot;Stanford&quot;,&quot;given&quot;:&quot;J.&quot;,&quot;parse-names&quot;:false,&quot;dropping-particle&quot;:&quot;&quot;,&quot;non-dropping-particle&quot;:&quot;&quot;},{&quot;family&quot;:&quot;Kiffney&quot;,&quot;given&quot;:&quot;P.&quot;,&quot;parse-names&quot;:false,&quot;dropping-particle&quot;:&quot;&quot;,&quot;non-dropping-particle&quot;:&quot;&quot;},{&quot;family&quot;:&quot;Mantua&quot;,&quot;given&quot;:&quot;N.&quot;,&quot;parse-names&quot;:false,&quot;dropping-particle&quot;:&quot;&quot;,&quot;non-dropping-particle&quot;:&quot;&quot;}],&quot;container-title&quot;:&quot;River Research and Applications&quot;,&quot;container-title-short&quot;:&quot;River Res Appl&quot;,&quot;accessed&quot;:{&quot;date-parts&quot;:[[2024,1,24]]},&quot;DOI&quot;:&quot;10.1002/RRA.2590&quot;,&quot;ISSN&quot;:&quot;1535-1467&quot;,&quot;URL&quot;:&quot;https://onlinelibrary.wiley.com/doi/full/10.1002/rra.2590&quot;,&quot;issued&quot;:{&quot;date-parts&quot;:[[2013,10,1]]},&quot;page&quot;:&quot;939-960&quot;,&quot;abstract&quot;:&quot;An important question for salmon restoration efforts in the western USA is 'How should habitat restoration plans be altered to accommodate climate change effects on stream flow and temperature?' We developed a decision support process for adapting salmon recovery plans that incorporates (1) local habitat factors limiting salmon recovery, (2) scenarios of climate change effects on stream flow and temperature, (3) the ability of restoration actions to ameliorate climate change effects, and (4) the ability of restoration actions to increase habitat diversity and salmon population resilience. To facilitate the use of this decision support framework, we mapped scenarios of future stream flow and temperature in the Pacific Northwest region and reviewed literature on habitat restoration actions to determine whether they ameliorate a climate change effect or increase life history diversity and salmon resilience. Under the climate change scenarios considered here, summer low flows decrease by 35-75% west of the Cascade Mountains, maximum monthly flows increase by 10-60% across most of the region, and stream temperatures increase between 2 and 6°C by 2070-2099. On the basis of our literature review, we found that restoring floodplain connectivity, restoring stream flow regimes, and re-aggrading incised channels are most likely to ameliorate stream flow and temperature changes and increase habitat diversity and population resilience. By contrast, most restoration actions focused on in-stream rehabilitation are unlikely to ameliorate climate change effects. Finally, we illustrate how the decision support process can be used to evaluate whether climate change should alter the types or priority of restoration actions in a salmon habitat restoration plan. © 2012 John Wiley &amp; Sons, Ltd.&quot;,&quot;publisher&quot;:&quot;John Wiley &amp; Sons, Ltd&quot;,&quot;issue&quot;:&quot;8&quot;,&quot;volume&quot;:&quot;29&quot;},&quot;isTemporary&quot;:false},{&quot;id&quot;:&quot;e1a61639-7712-3e96-89ca-8928a1b8be1b&quot;,&quot;itemData&quot;:{&quot;type&quot;:&quot;article-journal&quot;,&quot;id&quot;:&quot;e1a61639-7712-3e96-89ca-8928a1b8be1b&quot;,&quot;title&quot;:&quot;Preserving, augmenting, and creating cold-water thermal refugia in rivers: concepts derived from research on the Miramichi River, New Brunswick (Canada)&quot;,&quot;author&quot;:[{&quot;family&quot;:&quot;Kurylyk&quot;,&quot;given&quot;:&quot;Barret L.&quot;,&quot;parse-names&quot;:false,&quot;dropping-particle&quot;:&quot;&quot;,&quot;non-dropping-particle&quot;:&quot;&quot;},{&quot;family&quot;:&quot;Macquarrie&quot;,&quot;given&quot;:&quot;Kerry T.B.&quot;,&quot;parse-names&quot;:false,&quot;dropping-particle&quot;:&quot;&quot;,&quot;non-dropping-particle&quot;:&quot;&quot;},{&quot;family&quot;:&quot;Linnansaari&quot;,&quot;given&quot;:&quot;Tommi&quot;,&quot;parse-names&quot;:false,&quot;dropping-particle&quot;:&quot;&quot;,&quot;non-dropping-particle&quot;:&quot;&quot;},{&quot;family&quot;:&quot;Cunjak&quot;,&quot;given&quot;:&quot;Richard A.&quot;,&quot;parse-names&quot;:false,&quot;dropping-particle&quot;:&quot;&quot;,&quot;non-dropping-particle&quot;:&quot;&quot;},{&quot;family&quot;:&quot;Curry&quot;,&quot;given&quot;:&quot;R. Allen&quot;,&quot;parse-names&quot;:false,&quot;dropping-particle&quot;:&quot;&quot;,&quot;non-dropping-particle&quot;:&quot;&quot;}],&quot;container-title&quot;:&quot;Ecohydrology&quot;,&quot;accessed&quot;:{&quot;date-parts&quot;:[[2024,1,24]]},&quot;DOI&quot;:&quot;10.1002/ECO.1566&quot;,&quot;ISSN&quot;:&quot;1936-0592&quot;,&quot;URL&quot;:&quot;https://onlinelibrary.wiley.com/doi/full/10.1002/eco.1566&quot;,&quot;issued&quot;:{&quot;date-parts&quot;:[[2015,9,1]]},&quot;page&quot;:&quot;1095-1108&quot;,&quot;abstract&quot;:&quot;Summer water temperatures are rising in many river systems in North America, and this warming trend is projected to intensify in the coming decades. Cold-water fish may alleviate thermal stress in summer by aggregating in discrete cold-water plumes that provide thermal refuge from high ambient river temperatures. Reliance on cold-water thermal refugia is expected to increase in a warming climate, and many river reaches already lack suitable thermal refugia as a result of an absence of thermal diversity. A comprehensive fish management strategy could proactively address this imminent threat to cold-water fish populations across North America by preserving existing thermal refugia, augmenting thermal anomalies to improve performance as refugia, and creating new thermal refugia in uniformly warm river reaches. We provide practical recommendations on how these measures can be accomplished based on insight derived from recent research focused on the Miramichi River, New Brunswick. Opportunities include limiting land use change, construction aggregate extraction (e.g. sand and gravel pits), and groundwater pumping/consumption. Existing thermal anomalies can be enhanced by controlling advective thermal mixing between cold-water tributaries and the river mainstem flow, installing riparian shading, and adding temporary structures for protection from avian predators. New refugia can be created by temporarily pumping groundwater to discrete points within the river during periods of thermal stress. These concepts are discussed in the context of a comprehensive thermal refugia management strategy. Copyright&quot;,&quot;publisher&quot;:&quot;John Wiley &amp; Sons, Ltd&quot;,&quot;issue&quot;:&quot;6&quot;,&quot;volume&quot;:&quot;8&quot;,&quot;container-title-short&quot;:&quot;&quot;},&quot;isTemporary&quot;:false},{&quot;id&quot;:&quot;61e0fff5-b833-3a94-a4cd-885a264727de&quot;,&quot;itemData&quot;:{&quot;type&quot;:&quot;article&quot;,&quot;id&quot;:&quot;61e0fff5-b833-3a94-a4cd-885a264727de&quot;,&quot;title&quot;:&quot;Envisioning, Quantifying, and Managing Thermal Regimes on River Networks&quot;,&quot;author&quot;:[{&quot;family&quot;:&quot;Steel&quot;,&quot;given&quot;:&quot;E Ashley&quot;,&quot;parse-names&quot;:false,&quot;dropping-particle&quot;:&quot;&quot;,&quot;non-dropping-particle&quot;:&quot;&quot;},{&quot;family&quot;:&quot;Beechie&quot;,&quot;given&quot;:&quot;Timothy J&quot;,&quot;parse-names&quot;:false,&quot;dropping-particle&quot;:&quot;&quot;,&quot;non-dropping-particle&quot;:&quot;&quot;},{&quot;family&quot;:&quot;Torgersen&quot;,&quot;given&quot;:&quot;Christian E&quot;,&quot;parse-names&quot;:false,&quot;dropping-particle&quot;:&quot;&quot;,&quot;non-dropping-particle&quot;:&quot;&quot;},{&quot;family&quot;:&quot;Fullerton&quot;,&quot;given&quot;:&quot;Aimee H&quot;,&quot;parse-names&quot;:false,&quot;dropping-particle&quot;:&quot;&quot;,&quot;non-dropping-particle&quot;:&quot;&quot;}],&quot;container-title&quot;:&quot;BioScience&quot;,&quot;container-title-short&quot;:&quot;Bioscience&quot;,&quot;DOI&quot;:&quot;10.1093/biosci/bix047&quot;,&quot;ISSN&quot;:&quot;15253244&quot;,&quot;issued&quot;:{&quot;date-parts&quot;:[[2017]]},&quot;page&quot;:&quot;506-522&quot;,&quot;abstract&quot;:&quot;Water temperatures fluctuate in time and space, creating diverse thermal regimes on river networks. Temporal variability in these thermal landscapes has important biological and ecological consequences because of nonlinearities in physiological reactions; spatial diversity in thermal landscapes provides aquatic organisms with options to maximize growth and survival. However, human activities and climate change threaten to alter the dynamics of riverine thermal regimes. New data and tools can identify particular facets of the thermal landscape that describe ecological and management concerns and that are linked to human actions. The emerging complexity of thermal landscapes demands innovations in communication, opens the door to exciting research opportunities on the human impacts to and biological consequences of thermal variability, suggests improvements in monitoring programs to better capture empirical patterns, provides a framework for suites of actions to restore and protect the natural processes that drive thermal complexity, and indicates opportunities for better managing thermal landscapes.&quot;,&quot;issue&quot;:&quot;6&quot;,&quot;volume&quot;:&quot;67&quot;},&quot;isTemporary&quot;:false}]},{&quot;citationID&quot;:&quot;MENDELEY_CITATION_e2aa09ce-abd7-4fd7-9ba6-de9ed08f34a6&quot;,&quot;properties&quot;:{&quot;noteIndex&quot;:0},&quot;isEdited&quot;:false,&quot;manualOverride&quot;:{&quot;isManuallyOverridden&quot;:true,&quot;citeprocText&quot;:&quot;(Stich &amp;#38; Lampert, 1981)&quot;,&quot;manualOverrideText&quot;:&quot;Stich &amp; Lampert, 1981&quot;},&quot;citationTag&quot;:&quot;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1e80d43d-b275-4537-afe9-5ecadfbf839d&quot;,&quot;properties&quot;:{&quot;noteIndex&quot;:0},&quot;isEdited&quot;:false,&quot;manualOverride&quot;:{&quot;isManuallyOverridden&quot;:true,&quot;citeprocText&quot;:&quot;(Stich &amp;#38; Lampert, 1981)&quot;,&quot;manualOverrideText&quot;:&quot;&quot;},&quot;citationTag&quot;:&quot;MENDELEY_CITATION_v3_eyJjaXRhdGlvbklEIjoiTUVOREVMRVlfQ0lUQVRJT05fMWU4MGQ0M2QtYjI3NS00NTM3LWFmZTktNWVjYWRmYmY4MzlkIiwicHJvcGVydGllcyI6eyJub3RlSW5kZXgiOjB9LCJpc0VkaXRlZCI6ZmFsc2UsIm1hbnVhbE92ZXJyaWRlIjp7ImlzTWFudWFsbHlPdmVycmlkZGVuIjp0cnVlLCJjaXRlcHJvY1RleHQiOiIoU3RpY2ggJiMzODsgTGFtcGVydCwgMTk4MSkiLCJtYW51YWxPdmVycmlkZVRleHQiOiI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7144895d-4cff-4e41-ba96-97a5d41500ac&quot;,&quot;properties&quot;:{&quot;noteIndex&quot;:0},&quot;isEdited&quot;:false,&quot;manualOverride&quot;:{&quot;isManuallyOverridden&quot;:true,&quot;citeprocText&quot;:&quot;(Rhode et al., 2001)&quot;,&quot;manualOverrideText&quot;:&quot;Rhode et al., 2001&quot;},&quot;citationTag&quot;:&quot;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quot;,&quot;citationItems&quot;:[{&quot;id&quot;:&quot;0b9cfc14-8d73-35d0-8a1b-12ab422fdb38&quot;,&quot;itemData&quot;:{&quot;type&quot;:&quot;article-journal&quot;,&quot;id&quot;:&quot;0b9cfc14-8d73-35d0-8a1b-12ab422fdb38&quot;,&quot;title&quot;:&quot;The impact of ultraviolet radiation on the vertical distribution of zooplankton of the genus Daphnia&quot;,&quot;author&quot;:[{&quot;family&quot;:&quot;Rhode&quot;,&quot;given&quot;:&quot;S. C.&quot;,&quot;parse-names&quot;:false,&quot;dropping-particle&quot;:&quot;&quot;,&quot;non-dropping-particle&quot;:&quot;&quot;},{&quot;family&quot;:&quot;Pawlowski&quot;,&quot;given&quot;:&quot;M.&quot;,&quot;parse-names&quot;:false,&quot;dropping-particle&quot;:&quot;&quot;,&quot;non-dropping-particle&quot;:&quot;&quot;},{&quot;family&quot;:&quot;Tollrian&quot;,&quot;given&quot;:&quot;R.&quot;,&quot;parse-names&quot;:false,&quot;dropping-particle&quot;:&quot;&quot;,&quot;non-dropping-particle&quot;:&quot;&quot;}],&quot;container-title&quot;:&quot;Nature 2001 412:6842&quot;,&quot;accessed&quot;:{&quot;date-parts&quot;:[[2024,1,24]]},&quot;DOI&quot;:&quot;10.1038/35083567&quot;,&quot;ISSN&quot;:&quot;1476-4687&quot;,&quot;PMID&quot;:&quot;11452307&quot;,&quot;URL&quot;:&quot;https://www.nature.com/articles/35083567&quot;,&quot;issued&quot;:{&quot;date-parts&quot;:[[2001,7,5]]},&quot;page&quot;:&quot;69-72&quot;,&quot;abstract&quot;:&quot;The vertical migration of zooplankton into lower and darker water strata by day is generally explained by the avoidance of visually orienting predators, mainly fish1,2,3,4; however, it is unclear why daily zooplankton migration has been maintained in fishless areas5. In addition to predation, ultraviolet radiation—a hazardous factor for zooplankton in the surface layers of marine and freshwater environments6,7,8—has been suspected as a possible cause of daytime downward migration9. Here we test this hypothesis by studying several Daphnia species, both in a controlled laboratory system and under natural sunlight in an outdoor system. We selected Daphnia species that differed in their pigmentation as both melanin and carotenoids have been shown to protect Daphnia from ultraviolet light10,11. All Daphnia species escaped into significantly deeper water layers under ultraviolet radiation. The extent to which the daphnids responded to this radiation was inversely linked to their pigmentation, which reduced ultraviolet transmission. These results suggest that ultraviolet avoidance is an additional factor in explaining daytime downward migration. Synergistic benefits might have shaped the evolution of this complex behaviour.&quot;,&quot;publisher&quot;:&quot;Nature Publishing Group&quot;,&quot;issue&quot;:&quot;6842&quot;,&quot;volume&quot;:&quot;412&quot;,&quot;container-title-short&quot;:&quot;&quot;},&quot;isTemporary&quot;:false}]},{&quot;citationID&quot;:&quot;MENDELEY_CITATION_59619599-6163-4ba3-9da4-3e9416dcbbe3&quot;,&quot;properties&quot;:{&quot;noteIndex&quot;:0},&quot;isEdited&quot;:false,&quot;manualOverride&quot;:{&quot;isManuallyOverridden&quot;:true,&quot;citeprocText&quot;:&quot;(Sims et al., 2006)&quot;,&quot;manualOverrideText&quot;:&quot;Sims et al., 2006&quot;},&quot;citationTag&quot;:&quot;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quot;,&quot;citationItems&quot;:[{&quot;id&quot;:&quot;be32b165-c66b-3bbc-afb6-8459c20d92e5&quot;,&quot;itemData&quot;:{&quot;type&quot;:&quot;article-journal&quot;,&quot;id&quot;:&quot;be32b165-c66b-3bbc-afb6-8459c20d92e5&quot;,&quot;title&quot;:&quot;Hunt Warm, Rest Cool: Bioenergetic Strategy Underlying Diel Vertical Migration of a&quot;,&quot;author&quot;:[{&quot;family&quot;:&quot;Sims&quot;,&quot;given&quot;:&quot;David W&quot;,&quot;parse-names&quot;:false,&quot;dropping-particle&quot;:&quot;&quot;,&quot;non-dropping-particle&quot;:&quot;&quot;},{&quot;family&quot;:&quot;Wearmouth&quot;,&quot;given&quot;:&quot;Victoria J&quot;,&quot;parse-names&quot;:false,&quot;dropping-particle&quot;:&quot;&quot;,&quot;non-dropping-particle&quot;:&quot;&quot;},{&quot;family&quot;:&quot;Southall&quot;,&quot;given&quot;:&quot;Emily J&quot;,&quot;parse-names&quot;:false,&quot;dropping-particle&quot;:&quot;&quot;,&quot;non-dropping-particle&quot;:&quot;&quot;},{&quot;family&quot;:&quot;Hill&quot;,&quot;given&quot;:&quot;Jacqueline M&quot;,&quot;parse-names&quot;:false,&quot;dropping-particle&quot;:&quot;&quot;,&quot;non-dropping-particle&quot;:&quot;&quot;},{&quot;family&quot;:&quot;Moore&quot;,&quot;given&quot;:&quot;Pippa&quot;,&quot;parse-names&quot;:false,&quot;dropping-particle&quot;:&quot;&quot;,&quot;non-dropping-particle&quot;:&quot;&quot;},{&quot;family&quot;:&quot;Rawlinson&quot;,&quot;given&quot;:&quot;Kate&quot;,&quot;parse-names&quot;:false,&quot;dropping-particle&quot;:&quot;&quot;,&quot;non-dropping-particle&quot;:&quot;&quot;},{&quot;family&quot;:&quot;Hutchinson&quot;,&quot;given&quot;:&quot;Neil&quot;,&quot;parse-names&quot;:false,&quot;dropping-particle&quot;:&quot;&quot;,&quot;non-dropping-particle&quot;:&quot;&quot;},{&quot;family&quot;:&quot;Budd&quot;,&quot;given&quot;:&quot;Georgina C&quot;,&quot;parse-names&quot;:false,&quot;dropping-particle&quot;:&quot;&quot;,&quot;non-dropping-particle&quot;:&quot;&quot;},{&quot;family&quot;:&quot;Righton&quot;,&quot;given&quot;:&quot;David&quot;,&quot;parse-names&quot;:false,&quot;dropping-particle&quot;:&quot;&quot;,&quot;non-dropping-particle&quot;:&quot;&quot;},{&quot;family&quot;:&quot;Metcalfe&quot;,&quot;given&quot;:&quot;Julian D&quot;,&quot;parse-names&quot;:false,&quot;dropping-particle&quot;:&quot;&quot;,&quot;non-dropping-particle&quot;:&quot;&quot;},{&quot;family&quot;:&quot;Nash&quot;,&quot;given&quot;:&quot;Jon P&quot;,&quot;parse-names&quot;:false,&quot;dropping-particle&quot;:&quot;&quot;,&quot;non-dropping-particle&quot;:&quot;&quot;},{&quot;family&quot;:&quot;Morritt&quot;,&quot;given&quot;:&quot;David&quot;,&quot;parse-names&quot;:false,&quot;dropping-particle&quot;:&quot;&quot;,&quot;non-dropping-particle&quot;:&quot;&quot;}],&quot;container-title&quot;:&quot;Source: Journal of Animal Ecology&quot;,&quot;accessed&quot;:{&quot;date-parts&quot;:[[2019,2,17]]},&quot;DOI&quot;:&quot;10.1111/j.1365-2656.2005.01033.x&quot;,&quot;URL&quot;:&quot;https://www.jstor.org/stable/3505479?seq=1&amp;cid=pdf-reference#references_tab_contents&quot;,&quot;issued&quot;:{&quot;date-parts&quot;:[[2006]]},&quot;page&quot;:&quot;176-190&quot;,&quot;issue&quot;:&quot;1&quot;,&quot;volume&quot;:&quot;75&quot;,&quot;container-title-short&quot;:&quot;&quot;},&quot;isTemporary&quot;:false}]},{&quot;citationID&quot;:&quot;MENDELEY_CITATION_c8690509-3489-4d55-8090-4f8a356ee6ac&quot;,&quot;properties&quot;:{&quot;noteIndex&quot;:0},&quot;isEdited&quot;:false,&quot;manualOverride&quot;:{&quot;isManuallyOverridden&quot;:false,&quot;citeprocText&quot;:&quot;(Houston et al., 1993; Krause et al., 1998; Orrock et al., 2013)&quot;,&quot;manualOverrideText&quot;:&quot;&quot;},&quot;citationTag&quot;:&quot;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quot;,&quot;citationItems&quot;:[{&quot;id&quot;:&quot;337ee82f-c260-3738-b9d1-3a035f62bfe9&quot;,&quot;itemData&quot;:{&quot;type&quot;:&quot;article-journal&quot;,&quot;id&quot;:&quot;337ee82f-c260-3738-b9d1-3a035f62bfe9&quot;,&quot;title&quot;:&quot;The cost of safety: Refuges increase the impact of predation risk in aquatic systems&quot;,&quot;author&quot;:[{&quot;family&quot;:&quot;Orrock&quot;,&quot;given&quot;:&quot;John L&quot;,&quot;parse-names&quot;:false,&quot;dropping-particle&quot;:&quot;&quot;,&quot;non-dropping-particle&quot;:&quot;&quot;},{&quot;family&quot;:&quot;Preisser&quot;,&quot;given&quot;:&quot;Evan L&quot;,&quot;parse-names&quot;:false,&quot;dropping-particle&quot;:&quot;&quot;,&quot;non-dropping-particle&quot;:&quot;&quot;},{&quot;family&quot;:&quot;Grabowski&quot;,&quot;given&quot;:&quot;Jonathan H&quot;,&quot;parse-names&quot;:false,&quot;dropping-particle&quot;:&quot;&quot;,&quot;non-dropping-particle&quot;:&quot;&quot;},{&quot;family&quot;:&quot;Trussell&quot;,&quot;given&quot;:&quot;Geoffrey C&quot;,&quot;parse-names&quot;:false,&quot;dropping-particle&quot;:&quot;&quot;,&quot;non-dropping-particle&quot;:&quot;&quot;}],&quot;container-title&quot;:&quot;Ecology&quot;,&quot;container-title-short&quot;:&quot;Ecology&quot;,&quot;accessed&quot;:{&quot;date-parts&quot;:[[2024,1,26]]},&quot;DOI&quot;:&quot;10.1890/12-0502.1&quot;,&quot;URL&quot;:&quot;https://esajournals.onlinelibrary.wiley.com/doi/10.1890/12-0502.1&quot;,&quot;issued&quot;:{&quot;date-parts&quot;:[[2013]]},&quot;page&quot;:&quot;573-579&quot;,&quot;abstract&quot;:&quot;Although use of refuge habitats by prey can reduce their risk of predation, refuge use may also involve costs such as increased within-refuge competition for resources. Despite the ubiquity of refuge use by prey, it is unknown whether predator-induced use of refuges has widespread, negative nonconsumptive effects on prey growth, survival, and fecundity. We performed a meta-analysis of 204 studies of aquatic taxa containing data on 271 distinct predator-prey pairs and found strong evidence that the negative effect of predation risk on prey activity, growth, and fecundity increases when prey have access to refuge habitats. Moreover, the effect of refuge habitats on growth and activity depends upon whether the refuge provides partial or total protection from predators. These results suggest that prey choosing whether to use refuges face a trade-off between lowering the immediate risk of being consumed and increased nonconsumptive costs of refuge use. Our results suggest that changes in nonconsumptive effects in the presence of refuge habitats may alter prey population dynamics, coexistence, and metapopulation dynamics. Moreover, our results reveal key pragmatic considerations: the magnitude and direction of nonconsumptive effects may depend on the presence of refuge habitat and whether the refuge provides partial or total protection from predators.&quot;,&quot;issue&quot;:&quot;3&quot;,&quot;volume&quot;:&quot;94&quot;},&quot;isTemporary&quot;:false},{&quot;id&quot;:&quot;3ddbe6cd-25f5-31ac-9ff7-cd24d7ba48fd&quot;,&quot;itemData&quot;:{&quot;type&quot;:&quot;article-journal&quot;,&quot;id&quot;:&quot;3ddbe6cd-25f5-31ac-9ff7-cd24d7ba48fd&quot;,&quot;title&quot;:&quot;General results concerning the trade-off between gaining energy and avoiding predation&quot;,&quot;author&quot;:[{&quot;family&quot;:&quot;Houston&quot;,&quot;given&quot;:&quot;Alasdair I&quot;,&quot;parse-names&quot;:false,&quot;dropping-particle&quot;:&quot;&quot;,&quot;non-dropping-particle&quot;:&quot;&quot;},{&quot;family&quot;:&quot;Mcnamara&quot;,&quot;given&quot;:&quot;John M&quot;,&quot;parse-names&quot;:false,&quot;dropping-particle&quot;:&quot;&quot;,&quot;non-dropping-particle&quot;:&quot;&quot;},{&quot;family&quot;:&quot;Hutchinson&quot;,&quot;given&quot;:&quot;John M C&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4,1,24]]},&quot;DOI&quot;:&quot;10.1098/RSTB.1993.0123&quot;,&quot;ISSN&quot;:&quot;0962-8436&quot;,&quot;URL&quot;:&quot;https://royalsocietypublishing.org/doi/10.1098/rstb.1993.0123&quot;,&quot;issued&quot;:{&quot;date-parts&quot;:[[1993,9,29]]},&quot;page&quot;:&quot;375-397&quot;,&quot;abstract&quot;:&quot;When animals can choose from a range of feeding options, often those options with a higher energetic gain carry a higher risk of predation. This paper analyses the optimal trade-off between food an...&quot;,&quot;publisher&quot;:&quot;\nThe Royal Society\nLondon\n&quot;,&quot;issue&quot;:&quot;1298&quot;,&quot;volume&quot;:&quot;341&quot;},&quot;isTemporary&quot;:false},{&quot;id&quot;:&quot;4021e398-56a2-364d-a224-33ddd224522f&quot;,&quot;itemData&quot;:{&quot;type&quot;:&quot;article-journal&quot;,&quot;id&quot;:&quot;4021e398-56a2-364d-a224-33ddd224522f&quot;,&quot;title&quot;:&quot;Refuge use by fish as a function of body length-related metabolic expenditure and predation risks&quot;,&quot;author&quot;:[{&quot;family&quot;:&quot;Krause&quot;,&quot;given&quot;:&quot;Jens&quot;,&quot;parse-names&quot;:false,&quot;dropping-particle&quot;:&quot;&quot;,&quot;non-dropping-particle&quot;:&quot;&quot;},{&quot;family&quot;:&quot;Loader&quot;,&quot;given&quot;:&quot;Simon P&quot;,&quot;parse-names&quot;:false,&quot;dropping-particle&quot;:&quot;&quot;,&quot;non-dropping-particle&quot;:&quot;&quot;},{&quot;family&quot;:&quot;Mcdermott&quot;,&quot;given&quot;:&quot;John&quot;,&quot;parse-names&quot;:false,&quot;dropping-particle&quot;:&quot;&quot;,&quot;non-dropping-particle&quot;:&quot;&quot;},{&quot;family&quot;:&quot;Ruxton&quot;,&quot;given&quot;:&quot;Graeme D&quot;,&quot;parse-names&quot;:false,&quot;dropping-particle&quot;:&quot;&quot;,&quot;non-dropping-particle&quot;:&quot;&quot;}],&quot;container-title&quot;:&quot;Proceedings of the Royal Society of London. Series B: Biological Sciences&quot;,&quot;container-title-short&quot;:&quot;Proc R Soc Lond B Biol Sci&quot;,&quot;accessed&quot;:{&quot;date-parts&quot;:[[2023,8,16]]},&quot;URL&quot;:&quot;https://royalsocietypublishing.org/&quot;,&quot;issued&quot;:{&quot;date-parts&quot;:[[1998]]},&quot;page&quot;:&quot;2373-2379&quot;,&quot;abstract&quot;:&quot;Theory predicts that staying in a refuge has bene¢ts in terms of predator avoidance and costs in terms of lost feeding opportunities. In this study, we investigated how the relative importance of these costs and bene¢ts changes with increasing body length. This is of particular interest in animals such as ¢sh, which show continuous growth throughout their lives. Our results suggest that larger ¢sh are subject to lower predation risks and are less a¡ected by food deprivation than small ¢sh, with ¢sh decreasing their responses to food-deprivation treatments more strongly with increasing body length than to preda-tion treatments. This may explain our observation that large ¢sh emerged later from a refuge than small ones and spent shorter times outside the refuge. The key role of di¡erential responses to food deprivation was further illustrated by the ¢nding that the relative weight loss of individual ¢sh was strongly correlated with a reduction in hiding time even in the absence of body length di¡erences. The importance of inter-individual di¡erences in metabolic rates for the decision-making behaviour of animals is discussed.&quot;,&quot;issue&quot;:&quot;1413&quot;,&quot;volume&quot;:&quot;265&quot;},&quot;isTemporary&quot;:false}]},{&quot;citationID&quot;:&quot;MENDELEY_CITATION_f0dec42a-2c2d-40b4-b125-a9a9a9723808&quot;,&quot;properties&quot;:{&quot;noteIndex&quot;:0},&quot;isEdited&quot;:false,&quot;manualOverride&quot;:{&quot;isManuallyOverridden&quot;:false,&quot;citeprocText&quot;:&quot;(Brewitt et al., 2017; Moss, 1985)&quot;,&quot;manualOverrideText&quot;:&quot;&quot;},&quot;citationTag&quot;:&quot;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quot;,&quot;citationItems&quot;:[{&quot;id&quot;:&quot;541e2e9c-aa8d-3484-b134-40e90bed2266&quot;,&quot;itemData&quot;:{&quot;type&quot;:&quot;article-journal&quot;,&quot;id&quot;:&quot;541e2e9c-aa8d-3484-b134-40e90bed2266&quot;,&quot;title&quot;:&quot;Summer selection of thermal refuges by striped bass in Alabama reservoirs and tailwaters&quot;,&quot;author&quot;:[{&quot;family&quot;:&quot;Moss&quot;,&quot;given&quot;:&quot;Jerry L&quot;,&quot;parse-names&quot;:false,&quot;dropping-particle&quot;:&quot;&quot;,&quot;non-dropping-particle&quot;:&quot;&quot;}],&quot;container-title&quot;:&quot;Transactions of the American Fisheries Society&quot;,&quot;container-title-short&quot;:&quot;Trans Am Fish Soc&quot;,&quot;accessed&quot;:{&quot;date-parts&quot;:[[2024,1,24]]},&quot;DOI&quot;:&quot;10.1577/1548-8659(1985)114&lt;77:SSOTRB&gt;2.0.CO;2&quot;,&quot;URL&quot;:&quot;https://afspubs.onlinelibrary.wiley.com/doi/10.1577/1548-8659&quot;,&quot;issued&quot;:{&quot;date-parts&quot;:[[1985]]},&quot;page&quot;:&quot;77-83&quot;,&quot;abstract&quot;:&quot;Adult and subadult striped bass Morone saxatilis began concentrating in two small spring-fed tributaries of the Alabama River in early June as ambient river temperatures approached 27 C. Fish collected from summer refuges had lower condition factors than those collected during April through May. Six swiped bass (2.7-5.9 kg) equipped with ultrasonic and radiotelemetry transmitters tended to seek cool-water refuges (22-26 C) in reservoirs during summer, but they tolerated temperatures 5-6 C higher during excursions of several hours from or between refuges. Recent studies have indicated that striped bass Morone saxatilis may react to the summer temperatures found in many southern reservoirs with changes in behavior, movement, and habitat preference (Dudley et al. 1977; Coutant and Car-roll 1980). Summer die-offs of adult striped bass in reservoirs have been reported informally by managers in Kentucky, Tennessee, South Caro-lina, Mississippi, and Louisiana (see also Mat-thews 1985, this issue). It is suspected that these mortalities may result from combinations of high water temperatures and low dissolved-oxygen concentrations in stratified reservoirs that greatly constrict the amount of habitat suitable for striped bass. Although conspicuous die-offs of striped bass have not been documented in Alabama, their occurrence elsewhere has generated concern about the survival of this species in eutrophic, shallow Alabama reservoirs where they have been stocked. Low harvest rates of larger fish by an-glers, sampling difficulties by agency personnel, and relatively poor condition of adults in summer indicates that striped bass may be under stress in these reservoirs. This prompted a study of the importance of thermal refuges to striped bass in Alabama impoundments, the subject of this paper. Striped bass populations existed in Alabama rivers before dam construction began. They consisted ofanadromous stocks that made upstream spawning runs from March through May. The reservoirs created fisheries for striped bass; however , populations declined because stocks were overfished and upstream spawning migrations were blocked by dams. Striped bass no longer reproduce in mainstream reservoirs. Because fishing demand for this species remains high and because striped bass help to control gizzard shad Dorosoma cepedianum in reservoirs, the Ala-bama Game and Fish Division stock 6-8-week-old striped bass into the state's public waters each year. The objectives of this study were (1) to determine if striped bass in Alabama use thermal refuges ; (2) to document changes in condition of striped bass found in refuges; (3) to determine the location and movement patterns of striped bass equipped with transmitters during summer; and (4) to determine water quality of thermal refuges with striped bass concentrations. Study Sites Lake Jordan is a narrow, 2,792 hectare reservoir on the Coosa River in central Alabama (Fig. 1). It reaches depths of 28 m near Jordan Dam and is highly eutrophic. Its summer strat-ification pattern is somewhat atypical because of upstream hydroelectric generation. During warm summer periods, water temperature may vary only 1-3 C from surface to bottom, but dissolved oxygen concentrations drop rapidly from near saturation in the upper 4 m to less than 3 mg/liter at a depth of 6-8 m. Striped bass were first introduced into this reservoir in 1969 and age-0 juveniles have been stocked annually since then at the rate of 18 fish/hectare. Millers Ferry Reservoir is a narrow, eutrophic 8,903 hectare impoundment between Claiborne and Jones Bluff reservoirs in south-central Ala-bama (Fig. 1). Discharges from hydroelectric op-77&quot;,&quot;issue&quot;:&quot;1&quot;,&quot;volume&quot;:&quot;114&quot;},&quot;isTemporary&quot;:false},{&quot;id&quot;:&quot;830e7096-f89e-3580-a28b-76c8ab80d6f6&quot;,&quot;itemData&quot;:{&quot;type&quot;:&quot;article-journal&quot;,&quot;id&quot;:&quot;830e7096-f89e-3580-a28b-76c8ab80d6f6&quot;,&quot;title&quot;:&quot;Hot eats and cool creeks: Juvenile pacific Salmonids use mainstem prey while in thermal refuges&quot;,&quot;author&quot;:[{&quot;family&quot;:&quot;Brewitt&quot;,&quot;given&quot;:&quot;Kimberly S&quot;,&quot;parse-names&quot;:false,&quot;dropping-particle&quot;:&quot;&quot;,&quot;non-dropping-particle&quot;:&quot;&quot;},{&quot;family&quot;:&quot;Danner&quot;,&quot;given&quot;:&quot;Eric M&quot;,&quot;parse-names&quot;:false,&quot;dropping-particle&quot;:&quot;&quot;,&quot;non-dropping-particle&quot;:&quot;&quot;},{&quot;family&quot;:&quot;Moore&quot;,&quot;given&quot;:&quot;Jonathan W&quot;,&quot;parse-names&quot;:false,&quot;dropping-particle&quot;:&quot;&quot;,&quot;non-dropping-particle&quot;:&quot;&quot;}],&quot;container-title&quot;:&quot;Canadian Journal of Fisheries and Aquatic Sciences&quot;,&quot;accessed&quot;:{&quot;date-parts&quot;:[[2022,10,25]]},&quot;DOI&quot;:&quot;10.1139/cjfas-2016-0395&quot;,&quot;ISSN&quot;:&quot;12057533&quot;,&quot;URL&quot;:&quot;www.nrcresearchpress.com/cjfas&quot;,&quot;issued&quot;:{&quot;date-parts&quot;:[[2017]]},&quot;page&quot;:&quot;1588-1602&quot;,&quot;abstract&quot;:&quot;Thermal refuges form important habitat for cold-water fishes in the face of rising temperatures. As fish become concentrated in refuges, food resources may become depleted. In this study, we used invertebrate drift sampling and fish density surveys to quantify potential in-refuge food limitation, temperature-sensitive radio-tagging studies to quantify thermal habitat use, and isotopic analyses to determine diet sources for juvenile Pacific salmonids using thermal refuges in California’s Klamath River. Juvenile salmonids using refuges formed by tributary junctions with the mainstem river obtained the majority (range = 47%-97%) of their diet from mainstem prey sources. Mean steelhead (Oncorhynchus mykiss) body temperatures were significantly cooler (~3.5 °C) than diet-inferred foraging temperatures. Thus, while fish seek cooler habitat for physiological benefits, they rely primarily on mainstem prey. Moreover, consistently high densities of fish in refuges (mean = 3.5 fish·m−2) could lead to density-dependent food limitation. Thus, mobile consumers like fish can exploit existing heterogeneity associated with coldwater refuges by gaining thermal benefits from a food-limited cold-water habitat while deriving the majority of their prey from the warm mainstem river.&quot;,&quot;issue&quot;:&quot;10&quot;,&quot;volume&quot;:&quot;74&quot;,&quot;container-title-short&quot;:&quot;&quot;},&quot;isTemporary&quot;:false}]},{&quot;citationID&quot;:&quot;MENDELEY_CITATION_1eb918d8-5b3c-45a8-bb62-7abba77f095c&quot;,&quot;properties&quot;:{&quot;noteIndex&quot;:0},&quot;isEdited&quot;:false,&quot;manualOverride&quot;:{&quot;isManuallyOverridden&quot;:false,&quot;citeprocText&quot;:&quot;(Logan et al., 2023)&quot;,&quot;manualOverrideText&quot;:&quot;&quot;},&quot;citationTag&quot;:&quot;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citationID&quot;:&quot;MENDELEY_CITATION_eb0ebd6e-5bdf-42ca-a5f1-9bac17ba313e&quot;,&quot;properties&quot;:{&quot;noteIndex&quot;:0},&quot;isEdited&quot;:false,&quot;manualOverride&quot;:{&quot;isManuallyOverridden&quot;:false,&quot;citeprocText&quot;:&quot;(Brill et al., 1999; Logan et al., 2023)&quot;,&quot;manualOverrideText&quot;:&quot;&quot;},&quot;citationTag&quot;:&quot;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id&quot;:&quot;7020f94f-116b-3e1b-81e3-8159290a47fa&quot;,&quot;itemData&quot;:{&quot;type&quot;:&quot;article-journal&quot;,&quot;id&quot;:&quot;7020f94f-116b-3e1b-81e3-8159290a47fa&quot;,&quot;title&quot;:&quot;Horizontal movements and depth distribution of large adult yellowfin tuna (Thunnus albacares) near the Hawaiian Islands, recorded using ultrasonic telemetry: Implications for the physiological ecology of pelagic fishes&quot;,&quot;author&quot;:[{&quot;family&quot;:&quot;Brill&quot;,&quot;given&quot;:&quot;R. W.&quot;,&quot;parse-names&quot;:false,&quot;dropping-particle&quot;:&quot;&quot;,&quot;non-dropping-particle&quot;:&quot;&quot;},{&quot;family&quot;:&quot;Block&quot;,&quot;given&quot;:&quot;B. A.&quot;,&quot;parse-names&quot;:false,&quot;dropping-particle&quot;:&quot;&quot;,&quot;non-dropping-particle&quot;:&quot;&quot;},{&quot;family&quot;:&quot;Boggs&quot;,&quot;given&quot;:&quot;C. H.&quot;,&quot;parse-names&quot;:false,&quot;dropping-particle&quot;:&quot;&quot;,&quot;non-dropping-particle&quot;:&quot;&quot;},{&quot;family&quot;:&quot;Bigelow&quot;,&quot;given&quot;:&quot;K. A.&quot;,&quot;parse-names&quot;:false,&quot;dropping-particle&quot;:&quot;&quot;,&quot;non-dropping-particle&quot;:&quot;&quot;},{&quot;family&quot;:&quot;Freund&quot;,&quot;given&quot;:&quot;E.&quot;,&quot;parse-names&quot;:false,&quot;dropping-particle&quot;:&quot;V.&quot;,&quot;non-dropping-particle&quot;:&quot;&quot;},{&quot;family&quot;:&quot;Marcinek&quot;,&quot;given&quot;:&quot;D. J.&quot;,&quot;parse-names&quot;:false,&quot;dropping-particle&quot;:&quot;&quot;,&quot;non-dropping-particle&quot;:&quot;&quot;}],&quot;container-title&quot;:&quot;Marine Biology&quot;,&quot;container-title-short&quot;:&quot;Mar Biol&quot;,&quot;accessed&quot;:{&quot;date-parts&quot;:[[2024,1,24]]},&quot;DOI&quot;:&quot;10.1007/S002270050478/METRICS&quot;,&quot;ISSN&quot;:&quot;00253162&quot;,&quot;URL&quot;:&quot;https://link.springer.com/article/10.1007/s002270050478&quot;,&quot;issued&quot;:{&quot;date-parts&quot;:[[1999,4]]},&quot;page&quot;:&quot;395-408&quot;,&quot;abstract&quot;:&quo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60 to 80% of their time in or immediately below the relatively uniform-temperature surface-layer (i.e. above 100 m), a behavior pattern similar to that previously reported for juvenile yellowfin tuna, blue marlin (Makaira nigricans), and striped marlin (Tetraptufus audax) tracked in the same area. In all three species, maximum swimming depths appear to be limited by water temperatures 8 C°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quot;,&quot;publisher&quot;:&quot;Springer&quot;,&quot;issue&quot;:&quot;3&quot;,&quot;volume&quot;:&quot;133&quot;},&quot;isTemporary&quot;:false}]},{&quot;citationID&quot;:&quot;MENDELEY_CITATION_438c9a9c-2b41-4689-9539-8414e30d4360&quot;,&quot;properties&quot;:{&quot;noteIndex&quot;:0},&quot;isEdited&quot;:false,&quot;manualOverride&quot;:{&quot;isManuallyOverridden&quot;:false,&quot;citeprocText&quot;:&quot;(Coutant, 1985)&quot;,&quot;manualOverrideText&quot;:&quot;&quot;},&quot;citationTag&quot;:&quot;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container-title-short&quot;:&quot;Trans Am Fish Soc&quot;},&quot;isTemporary&quot;:false}]},{&quot;citationID&quot;:&quot;MENDELEY_CITATION_025a47e2-a19c-4399-a86e-6d13c4996d49&quot;,&quot;properties&quot;:{&quot;noteIndex&quot;:0},&quot;isEdited&quot;:false,&quot;manualOverride&quot;:{&quot;isManuallyOverridden&quot;:false,&quot;citeprocText&quot;:&quot;(Ohman, 1990)&quot;,&quot;manualOverrideText&quot;:&quot;&quot;},&quot;citationTag&quot;:&quot;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quot;,&quot;citationItems&quot;:[{&quot;id&quot;:&quot;f3e05ecd-55a0-3c11-9a81-0c8a1b13a6ba&quot;,&quot;itemData&quot;:{&quot;type&quot;:&quot;article-journal&quot;,&quot;id&quot;:&quot;f3e05ecd-55a0-3c11-9a81-0c8a1b13a6ba&quot;,&quot;title&quot;:&quot;The Demographic Benefits of Diel Vertical Migration by Zooplankton&quot;,&quot;author&quot;:[{&quot;family&quot;:&quot;Ohman&quot;,&quot;given&quot;:&quot;Mark D.&quot;,&quot;parse-names&quot;:false,&quot;dropping-particle&quot;:&quot;&quot;,&quot;non-dropping-particle&quot;:&quot;&quot;}],&quot;container-title&quot;:&quot;Ecological Monographs&quot;,&quot;container-title-short&quot;:&quot;Ecol Monogr&quot;,&quot;accessed&quot;:{&quot;date-parts&quot;:[[2024,1,24]]},&quot;DOI&quot;:&quot;10.2307/1943058&quot;,&quot;ISSN&quot;:&quot;1557-7015&quot;,&quot;URL&quot;:&quot;https://onlinelibrary.wiley.com/doi/full/10.2307/1943058&quot;,&quot;issued&quot;:{&quot;date-parts&quot;:[[1990,9,1]]},&quot;page&quot;:&quot;257-281&quot;,&quot;abstract&quot;:&quot;Three types of diel vertical migration behavior were expressed within a fjord population of the calanoid copepod Pseudocalanus newmani: (1) reverse migration (nocturnal descent), (2) normal migration (nocturnal ascent), and (3) no detectable migration. Reverse migration by P. newmani occurred in all three study years, but only at a deep (185 m) station at times of year when normally migrating predatory Zooplankton (the copepod Euchaeta elongata, the chaetognath Sagitta elegans, and the omnivorous euphausiid Euphausia pacified) were abundant. A predator-exclusion \&quot;natural experiment\&quot; tested the hypothesis that the reverse migration is a predator avoidance mechanism: at a shallow (55 m) station within the same fjord, large predatory Zooplankton were absent or reduced markedly in abundance. In conditions of reduced nocturnal predation by predatory zooplankton, no reverse migration by P. newmani was detected on any of 11 cruises, consistent with the hypothesis. Instead, at the shallow station, where diurnal predation by planktivorous fish was of increased importance, normal diel vertical migration by P. newmani was observed on several occasions. No migration was detectable at either the deep station or the shallow station at times of year of low feeding activity of predators in surface waters. The predominant migration behavior (reverse, normal, or no migration) varied depending whether the primary source of mortality was predation by nocturnally feeding Zooplankton or visually hunting planktivorous fish, and appeared unrelated to resource distributions or temperature gradients. The relative advantage of the three migration behaviors is explored with theoretical life table analyses. Re-examination of the demographic advantage hypothesis proposed by McLaren (1974) illustrates that vertical migration across a thermocline carries a fitness cost, not a benefit. The realized rate of increase of a migrant population of Pseudocalanus is found to be lower than a nonmigrant population for all combinations of surface temperatures, positive thermal stratification, and ratios of mortality for early and late developmental stages. However, avoidance of predators by vertical migrants reverses the outcome of this analysis. Predator avoidance by Pseudocalanus, accompanied by reduced mortality rates, confers a fitness advantage upon a population that migrates across a thermocline. Remarkably small reductions in mortality rates (as little as 12%) confer this advantage, whether migrants avoid nonvisually hunting predatory Zooplankton by night or visually hunting planktivorous fish by day. The behavioral variation documented here confirms that diel vertical migration is dynamic rather than a fixed, invariant behavioral trait within a population. In environments where predation pressure and other factors vary through time, studies of limited scope and short duration are unlikely to illuminate the ultimate causes for diel vertical migration. The heritability of the vertical migration trait is unclear. The different phenotypic responses reflected within this single population of P. newmani may reflect altered behavior of individuals. Alternatively, this behavioral variation may represent a balanced polymorphism maintained by differential mortality of genotypes experiencing selection pressures that vary through time.&quot;,&quot;publisher&quot;:&quot;John Wiley &amp; Sons, Ltd&quot;,&quot;issue&quot;:&quot;3&quot;,&quot;volume&quot;:&quot;60&quot;},&quot;isTemporary&quot;:false}]},{&quot;citationID&quot;:&quot;MENDELEY_CITATION_5015a69a-d30b-4458-a2d4-e19d9dbd3a11&quot;,&quot;properties&quot;:{&quot;noteIndex&quot;:0},&quot;isEdited&quot;:false,&quot;manualOverride&quot;:{&quot;isManuallyOverridden&quot;:false,&quot;citeprocText&quot;:&quot;(Clark &amp;#38; Levy, 1988; Scheuerell &amp;#38; Schindler, 2003; Wurtsbaugh &amp;#38; Neverman, 1988)&quot;,&quot;manualOverrideText&quot;:&quot;&quot;},&quot;citationTag&quot;:&quot;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quot;,&quot;citationItems&quot;:[{&quot;id&quot;:&quot;dc3ee37d-bc83-3aa2-b133-4590f7238f11&quot;,&quot;itemData&quot;:{&quot;type&quot;:&quot;article-journal&quot;,&quot;id&quot;:&quot;dc3ee37d-bc83-3aa2-b133-4590f7238f11&quot;,&quot;title&quot;:&quot;Diel vertical migrations by juvenile sockeye salmon and the antipredation window&quot;,&quot;author&quot;:[{&quot;family&quot;:&quot;Clark&quot;,&quot;given&quot;:&quot;Colin W&quot;,&quot;parse-names&quot;:false,&quot;dropping-particle&quot;:&quot;&quot;,&quot;non-dropping-particle&quot;:&quot;&quot;},{&quot;family&quot;:&quot;Levy&quot;,&quot;given&quot;:&quot;David A&quot;,&quot;parse-names&quot;:false,&quot;dropping-particle&quot;:&quot;&quot;,&quot;non-dropping-particle&quot;:&quot;&quot;}],&quot;container-title&quot;:&quot;Nat&quot;,&quot;accessed&quot;:{&quot;date-parts&quot;:[[2024,1,24]]},&quot;issued&quot;:{&quot;date-parts&quot;:[[1988]]},&quot;page&quot;:&quot;271-290&quot;,&quot;abstract&quot;:&quot;There are many unsolved puzzles of pelagic natural history, but one seems perhaps more baffling than any other: that of vertical migration. (Sir Alister Hardy 1958, p. 199) Diel vertical migration is a common phenomenon among aquatic organisms belonging to numerous phyla, and many hypotheses have been advanced to explain the selective advantages of such behavior. In this paper we discuss observations of the diel vertical migrations ofjuvenile sockeye salmon (Oncorhyn-chus nerka) in several lakes in British Columbia. We review and criticize the three main hypotheses that have been proposed to explain these migrations. Our conclusion is that none of the hypotheses, taken by itself, is adequate to explain the observed patterns of vertical migration of sockeye salmon but that a judicious combination of hypotheses is required. Juvenile sockeye salmon feed on zooplankton that they have sighted in the upper layers of the water column and are in turn preyed upon by piscivores that search visually. We first describe this behavior in relation to three main hypotheses and then discuss the trade-off between food intake and exposure to predation risk. We next describe a simple model of the effect of light intensity on aquatic predation rates. When applied to the two predator-prey systems, this model predicts that the ratio of mortality risk to feeding rate for juvenile salmon reaches a minimum at intermediate levels of light intensity, which occur for brief intervals at dawn and dusk. We refer to these intervals as \&quot;antipredation windows\&quot; for salmon feeding. By migrating into near-surface waters to feed only within the two daily antipredation windows, juvenile sockeye salmon optimize the trade-off between food intake and the risk of predation. We develop a dynamic model of the juvenile lake-resident stage of sockeye salmon life history, from which the optimal timing of vertical migrations can be deduced, provided that the values of the necessary parameters are known. Fi&quot;,&quot;issue&quot;:&quot;2Am&quot;,&quot;volume&quot;:&quot;131&quot;,&quot;container-title-short&quot;:&quot;&quot;},&quot;isTemporary&quot;:false},{&quot;id&quot;:&quot;33a281bb-0f39-3dc4-bb4c-59e057589b76&quot;,&quot;itemData&quot;:{&quot;type&quot;:&quot;article-journal&quot;,&quot;id&quot;:&quot;33a281bb-0f39-3dc4-bb4c-59e057589b76&quot;,&quot;title&quot;:&quot;Post-feeding thermotaxis and daily vertical migration in a larval fish&quot;,&quot;author&quot;:[{&quot;family&quot;:&quot;Wurtsbaugh&quot;,&quot;given&quot;:&quot;Wayne A.&quot;,&quot;parse-names&quot;:false,&quot;dropping-particle&quot;:&quot;&quot;,&quot;non-dropping-particle&quot;:&quot;&quot;},{&quot;family&quot;:&quot;Neverman&quot;,&quot;given&quot;:&quot;Darcy&quot;,&quot;parse-names&quot;:false,&quot;dropping-particle&quot;:&quot;&quot;,&quot;non-dropping-particle&quot;:&quot;&quot;}],&quot;container-title&quot;:&quot;Nature&quot;,&quot;container-title-short&quot;:&quot;Nature&quot;,&quot;accessed&quot;:{&quot;date-parts&quot;:[[2019,4,16]]},&quot;DOI&quot;:&quot;10.1038/333846a0&quot;,&quot;ISSN&quot;:&quot;00280836&quot;,&quot;URL&quot;:&quot;https://www-nature-com.ezproxy.proxy.library.oregonstate.edu/articles/333846a0.pdf&quot;,&quot;issued&quot;:{&quot;date-parts&quot;:[[1988]]},&quot;page&quot;:&quot;846-848&quot;,&quot;abstract&quot;:&quot;Many aquatic animals make daily vertical migrations, typically ascending into warm shallow strata for the night and descending to cooler, deeper layers of lakes or oceans for the day. Although some organisms may migrate to avoid predation researchers have also suggested that daily migration is a thermoregulatory strategy allowing ectotherms to lower their metabolic rates in cold, deep waters, thus conserving energy. Tests of this hypothesis, however, have been equivocal. Here the authors suggest an alternative hypothesis: that fish ascend into warmer water after feeding to stimulate digestion, thereby allowing greater feeding and growth. They tested this hypothesis using the Bear Lake sculpin (Cottus extensus ) which feeds on the bed of the lake during the day, and at night migrates into the water column where temperatures are 10 degree C warmer.&quot;,&quot;publisher&quot;:&quot;Cambridge University Press&quot;,&quot;issue&quot;:&quot;6176&quot;,&quot;volume&quot;:&quot;333&quot;},&quot;isTemporary&quot;:false},{&quot;id&quot;:&quot;8cecff78-9a95-3031-9751-fcb3525148a0&quot;,&quot;itemData&quot;:{&quot;type&quot;:&quot;article-journal&quot;,&quot;id&quot;:&quot;8cecff78-9a95-3031-9751-fcb3525148a0&quot;,&quot;title&quot;:&quot;Diel vertical migration by juvenile sockeye salmon: empirical evidence for the antipredation window&quot;,&quot;author&quot;:[{&quot;family&quot;:&quot;Scheuerell&quot;,&quot;given&quot;:&quot;Mark D&quot;,&quot;parse-names&quot;:false,&quot;dropping-particle&quot;:&quot;&quot;,&quot;non-dropping-particle&quot;:&quot;&quot;},{&quot;family&quot;:&quot;Schindler&quot;,&quot;given&quot;:&quot;Daniel E&quot;,&quot;parse-names&quot;:false,&quot;dropping-particle&quot;:&quot;&quot;,&quot;non-dropping-particle&quot;:&quot;&quot;}],&quot;container-title&quot;:&quot;Ecology&quot;,&quot;container-title-short&quot;:&quot;Ecology&quot;,&quot;accessed&quot;:{&quot;date-parts&quot;:[[2024,1,24]]},&quot;DOI&quot;:&quot;10.1890/0012-9658(2003)084[1713:DVMBJS]2.0.CO;2&quot;,&quot;URL&quot;:&quot;https://esajournals.onlinelibrary.wiley.com/doi/10.1890/0012-9658&quot;,&quot;issued&quot;:{&quot;date-parts&quot;:[[2003]]},&quot;page&quot;:&quot;1713-1720&quot;,&quot;abstract&quot;:&quot;Diel vertical migration (DVM) is a widespread phenomenon in aquatic organisms ,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quot;,&quot;issue&quot;:&quot;7&quot;,&quot;volume&quot;:&quot;84&quot;},&quot;isTemporary&quot;:false}]},{&quot;citationID&quot;:&quot;MENDELEY_CITATION_f2d91cdf-7d80-4f74-8d64-03b28fafec73&quot;,&quot;properties&quot;:{&quot;noteIndex&quot;:0},&quot;isEdited&quot;:false,&quot;manualOverride&quot;:{&quot;isManuallyOverridden&quot;:false,&quot;citeprocText&quot;:&quot;(Eckmann et al., 2016; Thomas et al., 2023)&quot;,&quot;manualOverrideText&quot;:&quot;&quot;},&quot;citationTag&quot;:&quot;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quot;,&quot;citationItems&quot;:[{&quot;id&quot;:&quot;cd11b364-00cb-39e8-8f74-0bdbe443d81d&quot;,&quot;itemData&quot;:{&quot;type&quot;:&quot;article-journal&quot;,&quot;id&quot;:&quot;cd11b364-00cb-39e8-8f74-0bdbe443d81d&quot;,&quot;title&quot;:&quot;Bioenergetic evaluation of diel vertical migration by bull trout (Salvelinus confluentus) in a thermally stratified reservoir&quot;,&quot;author&quot;:[{&quot;family&quot;:&quot;Eckmann&quot;,&quot;given&quot;:&quot;Madeleine&quot;,&quot;parse-names&quot;:false,&quot;dropping-particle&quot;:&quot;&quot;,&quot;non-dropping-particle&quot;:&quot;&quot;},{&quot;family&quot;:&quot;Dunham&quot;,&quot;given&quot;:&quot;Jason&quot;,&quot;parse-names&quot;:false,&quot;dropping-particle&quot;:&quot;&quot;,&quot;non-dropping-particle&quot;:&quot;&quot;},{&quot;family&quot;:&quot;Connor&quot;,&quot;given&quot;:&quot;Edward J.&quot;,&quot;parse-names&quot;:false,&quot;dropping-particle&quot;:&quot;&quot;,&quot;non-dropping-particle&quot;:&quot;&quot;},{&quot;family&quot;:&quot;Welch&quot;,&quot;given&quot;:&quot;Carmen A.&quot;,&quot;parse-names&quot;:false,&quot;dropping-particle&quot;:&quot;&quot;,&quot;non-dropping-particle&quot;:&quot;&quot;}],&quot;container-title&quot;:&quot;Ecology of Freshwater Fish&quot;,&quot;container-title-short&quot;:&quot;Ecol Freshw Fish&quot;,&quot;DOI&quot;:&quot;10.1111/eff.12321&quot;,&quot;ISSN&quot;:&quot;16000633&quot;,&quot;issued&quot;:{&quot;date-parts&quot;:[[2016]]},&quot;page&quot;:&quot;30-43&quot;,&quot;abstract&quot;:&quot;Many species living in deeper lentic ecosystems exhibit daily movements that cycle through the water column, generally referred to as diel vertical migration (DVM). In this study, we applied bioenergetics modelling to evaluate growth as a hypothesis to explain DVM by bull trout (Salvelinus confluentus) in a thermally stratified reservoir (Ross Lake, WA, USA) during the peak of thermal stratification in July and August. Bioenergetics model parameters were derived from observed vertical distributions of temperature, prey and bull trout. Field sampling confirmed that bull trout prey almost exclusively on recently introduced redside shiner (Richardsonius balteatus). Model predictions revealed that deeper (&gt;25 m) DVMs commonly exhibited by bull trout during peak thermal stratification cannot be explained by maximising growth. Survival, another common explanation for DVM, may have influenced bull trout depth use, but observations suggest there may be additional drivers of DVM. We propose these deeper summertime excursions may be partly explained by an alternative hypothesis: the importance of colder water for gametogenesis. In Ross Lake, reliance of bull trout on warm water prey (redside shiner) for consumption and growth poses a potential trade-off with the need for colder water for gametogenesis.&quot;,&quot;issue&quot;:&quot;1&quot;,&quot;volume&quot;:&quot;27&quot;},&quot;isTemporary&quot;:false},{&quot;id&quot;:&quot;4bc472c1-94ff-3009-9049-9e6a139d6495&quot;,&quot;itemData&quot;:{&quot;type&quot;:&quot;article-journal&quot;,&quot;id&quot;:&quot;4bc472c1-94ff-3009-9049-9e6a139d6495&quot;,&quot;title&quot;:&quot;Seasonal shifts in diel vertical migrations by lake-dwelling coastal cutthroat trout, Oncorhynchus clarkii clarkii, reflect thermal regimes and prey distributions&quot;,&quot;author&quot;:[{&quot;family&quot;:&quot;Thomas&quot;,&quot;given&quot;:&quot;Zachary R.&quot;,&quot;parse-names&quot;:false,&quot;dropping-particle&quot;:&quot;&quot;,&quot;non-dropping-particle&quot;:&quot;&quot;},{&quot;family&quot;:&quot;Beauchamp&quot;,&quot;given&quot;:&quot;David A.&quot;,&quot;parse-names&quot;:false,&quot;dropping-particle&quot;:&quot;&quot;,&quot;non-dropping-particle&quot;:&quot;&quot;},{&quot;family&quot;:&quot;Clark&quot;,&quot;given&quot;:&quot;Casey P.&quot;,&quot;parse-names&quot;:false,&quot;dropping-particle&quot;:&quot;&quot;,&quot;non-dropping-particle&quot;:&quot;&quot;},{&quot;family&quot;:&quot;Quinn&quot;,&quot;given&quot;:&quot;Thomas P.&quot;,&quot;parse-names&quot;:false,&quot;dropping-particle&quot;:&quot;&quot;,&quot;non-dropping-particle&quot;:&quot;&quot;}],&quot;container-title&quot;:&quot;Ecology of Freshwater Fish&quot;,&quot;container-title-short&quot;:&quot;Ecol Freshw Fish&quot;,&quot;accessed&quot;:{&quot;date-parts&quot;:[[2024,1,24]]},&quot;DOI&quot;:&quot;10.1111/EFF.12725&quot;,&quot;ISSN&quot;:&quot;1600-0633&quot;,&quot;URL&quot;:&quot;https://onlinelibrary.wiley.com/doi/full/10.1111/eff.12725&quot;,&quot;issued&quot;:{&quot;date-parts&quot;:[[2023,10,1]]},&quot;page&quot;:&quot;842-851&quot;,&quot;abstract&quot;:&quot;Lakes provide important habitat for salmonids that may use them as a primary feeding area between periods of reproduction. The seasonal changes in vertical thermal structure in lakes can affect the distribution of salmonids on seasonal and diel time scales as they search for, consume, and digest prey that also exploits the water column's distribution of food, temperature and light. Our goal was to analyse the vertical distribution of wild, native coastal cutthroat trout (Oncorhynchus clarkii clarkii) in Lake Washington on daily and seasonal time scales. This lake is stratified in the summer and isothermal in winter, allowing us to compare vertical movements between periods with and without thermal structure in water 50 m deep. We predicted that trout would be deeper in the water column during stratified months and shallower during isothermal months, and shallower at night than in the day. Overall, the trout showed these patterns in the depths and temperatures they occupied, tending to be within or below the thermocline in the summer but not in the coolest water available, and closer to the surface when the lake was isothermal. The trout were also closer to the surface at night and deeper during the day. The vertical range of these diel movements shifted with the seasons–deepest in October, as the thermocline deepened and weakened, and shallowest in January when the lake was isothermal. These seasonal and diel vertical distribution patterns by the trout optimise metabolism for growth, and facilitate feeding on planktivorous fishes that also show seasonal and diel vertical distribution changes.&quot;,&quot;publisher&quot;:&quot;John Wiley &amp; Sons, Ltd&quot;,&quot;issue&quot;:&quot;4&quot;,&quot;volume&quot;:&quot;32&quot;},&quot;isTemporary&quot;:false}]},{&quot;citationID&quot;:&quot;MENDELEY_CITATION_66650a39-80d8-4917-acc9-f8b4c90cbf6f&quot;,&quot;properties&quot;:{&quot;noteIndex&quot;:0},&quot;isEdited&quot;:false,&quot;manualOverride&quot;:{&quot;isManuallyOverridden&quot;:false,&quot;citeprocText&quot;:&quot;(Gombert et al., 2022; Zarnetske et al., 2011)&quot;,&quot;manualOverrideText&quot;:&quot;&quot;},&quot;citationTag&quot;:&quot;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quot;,&quot;citationItems&quot;:[{&quot;id&quot;:&quot;9dd69e5b-4600-3ae4-ab6a-5196561efd2e&quot;,&quot;itemData&quot;:{&quot;type&quot;:&quot;article-journal&quot;,&quot;id&quot;:&quot;9dd69e5b-4600-3ae4-ab6a-5196561efd2e&quot;,&quot;title&quot;:&quot;Dynamics of nitrate production and removal as a function of residence time in the hyporheic zone&quot;,&quot;author&quot;:[{&quot;family&quot;:&quot;Zarnetske&quot;,&quot;given&quot;:&quot;Jay P&quot;,&quot;parse-names&quot;:false,&quot;dropping-particle&quot;:&quot;&quot;,&quot;non-dropping-particle&quot;:&quot;&quot;},{&quot;family&quot;:&quot;Haggerty&quot;,&quot;given&quot;:&quot;Roy&quot;,&quot;parse-names&quot;:false,&quot;dropping-particle&quot;:&quot;&quot;,&quot;non-dropping-particle&quot;:&quot;&quot;},{&quot;family&quot;:&quot;Wondzell&quot;,&quot;given&quot;:&quot;Steven M&quot;,&quot;parse-names&quot;:false,&quot;dropping-particle&quot;:&quot;&quot;,&quot;non-dropping-particle&quot;:&quot;&quot;},{&quot;family&quot;:&quot;Baker&quot;,&quot;given&quot;:&quot;Michelle A&quot;,&quot;parse-names&quot;:false,&quot;dropping-particle&quot;:&quot;&quot;,&quot;non-dropping-particle&quot;:&quot;&quot;}],&quot;DOI&quot;:&quot;10.1029/2010JG001356&quot;,&quot;issued&quot;:{&quot;date-parts&quot;:[[2011]]},&quot;page&quot;:&quot;1-12&quot;,&quot;issue&quot;:&quot;March 2010&quot;,&quot;volume&quot;:&quot;116&quot;,&quot;container-title-short&quot;:&quot;&quot;},&quot;isTemporary&quot;:false},{&quot;id&quot;:&quot;2340a434-d279-3283-b403-e15f00522212&quot;,&quot;itemData&quot;:{&quot;type&quot;:&quot;article-journal&quot;,&quot;id&quot;:&quot;2340a434-d279-3283-b403-e15f00522212&quot;,&quot;title&quot;:&quot;Novel dimensionless index for physically based assessment of thermal refugia characterizes off-channel habitat on gravel bed river&quot;,&quot;author&quot;:[{&quot;family&quot;:&quot;Gombert&quot;,&quot;given&quot;:&quot;Carolyn E.&quot;,&quot;parse-names&quot;:false,&quot;dropping-particle&quot;:&quot;&quot;,&quot;non-dropping-particle&quot;:&quot;&quot;},{&quot;family&quot;:&quot;Lancaster&quot;,&quot;given&quot;:&quot;Stephen T.&quot;,&quot;parse-names&quot;:false,&quot;dropping-particle&quot;:&quot;&quot;,&quot;non-dropping-particle&quot;:&quot;&quot;},{&quot;family&quot;:&quot;Grant&quot;,&quot;given&quot;:&quot;Gordon E.&quot;,&quot;parse-names&quot;:false,&quot;dropping-particle&quot;:&quot;&quot;,&quot;non-dropping-particle&quot;:&quot;&quot;},{&quot;family&quot;:&quot;Flitcroft&quot;,&quot;given&quot;:&quot;Rebecca L.&quot;,&quot;parse-names&quot;:false,&quot;dropping-particle&quot;:&quot;&quot;,&quot;non-dropping-particle&quot;:&quot;&quot;}],&quot;container-title&quot;:&quot;JARWA Journal of the American Water Resources Association&quot;,&quot;accessed&quot;:{&quot;date-parts&quot;:[[2023,7,23]]},&quot;DOI&quot;:&quot;10.1111/1752-1688.13096&quot;,&quot;ISSN&quot;:&quot;1752-1688&quot;,&quot;URL&quot;:&quot;https://onlinelibrary.wiley.com/doi/full/10.1111/1752-1688.13096&quot;,&quot;issued&quot;:{&quot;date-parts&quot;:[[2022]]},&quot;abstract&quot;:&quo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Formula presented.) predictions. Water temperature records were first used to characterize stratification at sites. Calculation of the Richardson number, an index of stability, showed two well-mixed sites and 13 stratified sites. At stratified sites, calculated (Formula presented.) values characterized the ratio of cooling flux from hyporheic discharge to heat flux from incoming solar radiation. As (Formula presented.) increased, measured temperatures at sites decreased. Despite overall scatter, a logarithmic fit to bin-averaged (Formula presented.)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quot;,&quot;publisher&quot;:&quot;John Wiley &amp; Sons, Ltd&quot;,&quot;container-title-short&quot;:&quot;&quot;},&quot;isTemporary&quot;:false}]},{&quot;citationID&quot;:&quot;MENDELEY_CITATION_abc8c1c6-4e47-42bb-87ac-d0b1462d3fb1&quot;,&quot;properties&quot;:{&quot;noteIndex&quot;:0},&quot;isEdited&quot;:false,&quot;manualOverride&quot;:{&quot;isManuallyOverridden&quot;:false,&quot;citeprocText&quot;:&quot;(Andersen et al., 2017)&quot;,&quot;manualOverrideText&quot;:&quot;&quot;},&quot;citationTag&quot;:&quot;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quot;,&quot;citationItems&quot;:[{&quot;id&quot;:&quot;978988e7-11e8-3f9e-8f49-a59c9c30430b&quot;,&quot;itemData&quot;:{&quot;type&quot;:&quot;article-journal&quot;,&quot;id&quot;:&quot;978988e7-11e8-3f9e-8f49-a59c9c30430b&quot;,&quot;title&quot;:&quot;Extreme diel dissolved oxygen and carbon cycles in shallow vegetated lakes&quot;,&quot;author&quot;:[{&quot;family&quot;:&quot;Andersen&quot;,&quot;given&quot;:&quot;Mikkel R.&quot;,&quot;parse-names&quot;:false,&quot;dropping-particle&quot;:&quot;&quot;,&quot;non-dropping-particle&quot;:&quot;&quot;},{&quot;family&quot;:&quot;Kragh&quot;,&quot;given&quot;:&quot;Theis&quot;,&quot;parse-names&quot;:false,&quot;dropping-particle&quot;:&quot;&quot;,&quot;non-dropping-particle&quot;:&quot;&quot;},{&quot;family&quot;:&quot;Sand-Jensen&quot;,&quot;given&quot;:&quot;Kaj&quot;,&quot;parse-names&quot;:false,&quot;dropping-particle&quot;:&quot;&quot;,&quot;non-dropping-particle&quot;:&quot;&quot;}],&quot;container-title&quot;:&quot;Proceedings of the Royal Society B: Biological Sciences&quot;,&quot;accessed&quot;:{&quot;date-parts&quot;:[[2024,1,24]]},&quot;DOI&quot;:&quot;10.1098/RSPB.2017.1427&quot;,&quot;ISSN&quot;:&quot;14712954&quot;,&quot;PMID&quot;:&quot;28904141&quot;,&quot;URL&quot;:&quot;https://royalsocietypublishing.org/doi/10.1098/rspb.2017.1427&quot;,&quot;issued&quot;:{&quot;date-parts&quot;:[[2017,9,13]]},&quot;abstract&quot;:&quot;A common perception in limnology is that shallow lakes are homogeneously mixed owing to their small water volume. However, this perception is largely gained by downscaling knowledge from large lake...&quot;,&quot;publisher&quot;:&quot;\nThe Royal Society\n&quot;,&quot;issue&quot;:&quot;1862&quot;,&quot;volume&quot;:&quot;284&quot;,&quot;container-title-short&quot;:&quot;&quot;},&quot;isTemporary&quot;:false}]},{&quot;citationID&quot;:&quot;MENDELEY_CITATION_71f02102-f212-4df8-8bdc-af7b00127c37&quot;,&quot;properties&quot;:{&quot;noteIndex&quot;:0},&quot;isEdited&quot;:false,&quot;manualOverride&quot;:{&quot;isManuallyOverridden&quot;:false,&quot;citeprocText&quot;:&quot;(Flitcroft et al., 2023; Wallick et al., 2013)&quot;,&quot;manualOverrideText&quot;:&quot;&quot;},&quot;citationTag&quot;:&quot;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quot;,&quot;citationItems&quot;:[{&quot;id&quot;:&quot;f9e57af7-1cd0-34b0-826c-2ea48eee035f&quot;,&quot;itemData&quot;:{&quot;type&quot;:&quot;article-journal&quot;,&quot;id&quot;:&quot;f9e57af7-1cd0-34b0-826c-2ea48eee035f&quot;,&quot;title&quot;:&quot;Geomorphic and vegetation processes of the Willamette River floodplain, Oregon: current understanding and unanswered science questions. No. 2013-1246.&quot;,&quot;author&quot;:[{&quot;family&quot;:&quot;Wallick&quot;,&quot;given&quot;:&quot;J. Rose&quot;,&quot;parse-names&quot;:false,&quot;dropping-particle&quot;:&quot;&quot;,&quot;non-dropping-particle&quot;:&quot;&quot;},{&quot;family&quot;:&quot;Jones&quot;,&quot;given&quot;:&quot;Krista L.&quot;,&quot;parse-names&quot;:false,&quot;dropping-particle&quot;:&quot;&quot;,&quot;non-dropping-particle&quot;:&quot;&quot;},{&quot;family&quot;:&quot;O'Connor&quot;,&quot;given&quot;:&quot;Jim E.&quot;,&quot;parse-names&quot;:false,&quot;dropping-particle&quot;:&quot;&quot;,&quot;non-dropping-particle&quot;:&quot;&quot;},{&quot;family&quot;:&quot;Keith&quot;,&quot;given&quot;:&quot;Mackenzie K.&quot;,&quot;parse-names&quot;:false,&quot;dropping-particle&quot;:&quot;&quot;,&quot;non-dropping-particle&quot;:&quot;&quot;},{&quot;family&quot;:&quot;Hulse&quot;,&quot;given&quot;:&quot;David&quot;,&quot;parse-names&quot;:false,&quot;dropping-particle&quot;:&quot;&quot;,&quot;non-dropping-particle&quot;:&quot;&quot;},{&quot;family&quot;:&quot;Gregory&quot;,&quot;given&quot;:&quot;Stanley&quot;,&quot;parse-names&quot;:false,&quot;dropping-particle&quot;:&quot;V.&quot;,&quot;non-dropping-particle&quot;:&quot;&quot;}],&quot;container-title&quot;:&quot;US Geological Survey&quot;,&quot;accessed&quot;:{&quot;date-parts&quot;:[[2024,1,24]]},&quot;DOI&quot;:&quot;10.3133/OFR20131246&quot;,&quot;ISSN&quot;:&quot;2331-1258&quot;,&quot;issued&quot;:{&quot;date-parts&quot;:[[2013]]},&quot;container-title-short&quot;:&quot;&quot;},&quot;isTemporary&quot;:false},{&quot;id&quot;:&quot;d09d3bcb-2ada-33ed-a24a-e9e68c7a25ed&quot;,&quot;itemData&quot;:{&quot;type&quot;:&quot;article-journal&quot;,&quot;id&quot;:&quot;d09d3bcb-2ada-33ed-a24a-e9e68c7a25ed&quot;,&quot;title&quot;:&quot;Science to support conservation action in a large river system: The Willamette River, Oregon, USA&quot;,&quot;author&quot;:[{&quot;family&quot;:&quot;Flitcroft&quot;,&quot;given&quot;:&quot;Rebecca&quot;,&quot;parse-names&quot;:false,&quot;dropping-particle&quot;:&quot;&quot;,&quot;non-dropping-particle&quot;:&quot;&quot;},{&quot;family&quot;:&quot;Whitman&quot;,&quot;given&quot;:&quot;Luke&quot;,&quot;parse-names&quot;:false,&quot;dropping-particle&quot;:&quot;&quot;,&quot;non-dropping-particle&quot;:&quot;&quot;},{&quot;family&quot;:&quot;White&quot;,&quot;given&quot;:&quot;James&quot;,&quot;parse-names&quot;:false,&quot;dropping-particle&quot;:&quot;&quot;,&quot;non-dropping-particle&quot;:&quot;&quot;},{&quot;family&quot;:&quot;Wallick&quot;,&quot;given&quot;:&quot;Rose&quot;,&quot;parse-names&quot;:false,&quot;dropping-particle&quot;:&quot;&quot;,&quot;non-dropping-particle&quot;:&quot;&quot;},{&quot;family&quot;:&quot;Stratton Garvin&quot;,&quot;given&quot;:&quot;Laurel&quot;,&quot;parse-names&quot;:false,&quot;dropping-particle&quot;:&quot;&quot;,&quot;non-dropping-particle&quot;:&quot;&quot;},{&quot;family&quot;:&quot;Smith&quot;,&quot;given&quot;:&quot;Cassandra&quot;,&quot;parse-names&quot;:false,&quot;dropping-particle&quot;:&quot;&quot;,&quot;non-dropping-particle&quot;:&quot;&quot;},{&quot;family&quot;:&quot;Plotnikoff&quot;,&quot;given&quot;:&quot;Robert&quot;,&quot;parse-names&quot;:false,&quot;dropping-particle&quot;:&quot;&quot;,&quot;non-dropping-particle&quot;:&quot;&quot;},{&quot;family&quot;:&quot;Mulvey&quot;,&quot;given&quot;:&quot;Michael&quot;,&quot;parse-names&quot;:false,&quot;dropping-particle&quot;:&quot;&quot;,&quot;non-dropping-particle&quot;:&quot;&quot;},{&quot;family&quot;:&quot;Kock&quot;,&quot;given&quot;:&quot;Tobias&quot;,&quot;parse-names&quot;:false,&quot;dropping-particle&quot;:&quot;&quot;,&quot;non-dropping-particle&quot;:&quot;&quot;},{&quot;family&quot;:&quot;Jones&quot;,&quot;given&quot;:&quot;Krista&quot;,&quot;parse-names&quot;:false,&quot;dropping-particle&quot;:&quot;&quot;,&quot;non-dropping-particle&quot;:&quot;&quot;},{&quot;family&quot;:&quot;Gruendike&quot;,&quot;given&quot;:&quot;Peter&quot;,&quot;parse-names&quot;:false,&quot;dropping-particle&quot;:&quot;&quot;,&quot;non-dropping-particle&quot;:&quot;&quot;},{&quot;family&quot;:&quot;Gombert&quot;,&quot;given&quot;:&quot;Carolyn&quot;,&quot;parse-names&quot;:false,&quot;dropping-particle&quot;:&quot;&quot;,&quot;non-dropping-particle&quot;:&quot;&quot;},{&quot;family&quot;:&quot;Giannico&quot;,&quot;given&quot;:&quot;Guillermo&quot;,&quot;parse-names&quot;:false,&quot;dropping-particle&quot;:&quot;&quot;,&quot;non-dropping-particle&quot;:&quot;&quot;},{&quot;family&quot;:&quot;Dutterer&quot;,&quot;given&quot;:&quot;Andrew&quot;,&quot;parse-names&quot;:false,&quot;dropping-particle&quot;:&quot;&quot;,&quot;non-dropping-particle&quot;:&quot;&quot;},{&quot;family&quot;:&quot;Brown&quot;,&quot;given&quot;:&quot;Daniel&quot;,&quot;parse-names&quot;:false,&quot;dropping-particle&quot;:&quot;&quot;,&quot;non-dropping-particle&quot;:&quot;&quot;},{&quot;family&quot;:&quot;Barrett&quot;,&quot;given&quot;:&quot;Hannah&quot;,&quot;parse-names&quot;:false,&quot;dropping-particle&quot;:&quot;&quot;,&quot;non-dropping-particle&quot;:&quot;&quot;},{&quot;family&quot;:&quot;Bangs&quot;,&quot;given&quot;:&quot;Brian&quot;,&quot;parse-names&quot;:false,&quot;dropping-particle&quot;:&quot;&quot;,&quot;non-dropping-particle&quot;:&quot;&quot;},{&quot;family&quot;:&quot;Hughes&quot;,&quot;given&quot;:&quot;Robert M.&quot;,&quot;parse-names&quot;:false,&quot;dropping-particle&quot;:&quot;&quot;,&quot;non-dropping-particle&quot;:&quot;&quot;}],&quot;container-title&quot;:&quot;Water Biology and Security&quot;,&quot;accessed&quot;:{&quot;date-parts&quot;:[[2024,1,24]]},&quot;DOI&quot;:&quot;10.1016/J.WATBS.2023.100203&quot;,&quot;ISSN&quot;:&quot;2772-7351&quot;,&quot;issued&quot;:{&quot;date-parts&quot;:[[2023,10,1]]},&quot;page&quot;:&quot;100203&quot;,&quot;abstract&quot;:&quo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quot;,&quot;publisher&quot;:&quot;Elsevier&quot;,&quot;issue&quot;:&quot;4&quot;,&quot;volume&quot;:&quot;2&quot;,&quot;container-title-short&quot;:&quot;&quot;},&quot;isTemporary&quot;:false}]},{&quot;citationID&quot;:&quot;MENDELEY_CITATION_5edcdd46-8d18-45f1-b69a-7e953802dc92&quot;,&quot;properties&quot;:{&quot;noteIndex&quot;:0},&quot;isEdited&quot;:false,&quot;manualOverride&quot;:{&quot;isManuallyOverridden&quot;:false,&quot;citeprocText&quot;:&quot;(Baker et al., 2004; Gregory et al., 2019)&quot;,&quot;manualOverrideText&quot;:&quot;&quot;},&quot;citationTag&quot;:&quot;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quot;,&quot;citationItems&quot;:[{&quot;id&quot;:&quot;16746fa1-e5ca-36e8-8f77-20625e41c972&quot;,&quot;itemData&quot;:{&quot;type&quot;:&quot;article-journal&quot;,&quot;id&quot;:&quot;16746fa1-e5ca-36e8-8f77-20625e41c972&quot;,&quot;title&quot;:&quot;Alternative futures for the Willamette River Basin, Oregon&quot;,&quot;author&quot;:[{&quot;family&quot;:&quot;Baker&quot;,&quot;given&quot;:&quot;Joan P&quot;,&quot;parse-names&quot;:false,&quot;dropping-particle&quot;:&quot;&quot;,&quot;non-dropping-particle&quot;:&quot;&quot;},{&quot;family&quot;:&quot;Hulse&quot;,&quot;given&quot;:&quot;David W&quot;,&quot;parse-names&quot;:false,&quot;dropping-particle&quot;:&quot;&quot;,&quot;non-dropping-particle&quot;:&quot;&quot;},{&quot;family&quot;:&quot;Gregory&quot;,&quot;given&quot;:&quot;Stanley&quot;,&quot;parse-names&quot;:false,&quot;dropping-particle&quot;:&quot;V&quot;,&quot;non-dropping-particle&quot;:&quot;&quot;},{&quot;family&quot;:&quot;White&quot;,&quot;given&quot;:&quot;Denis&quot;,&quot;parse-names&quot;:false,&quot;dropping-particle&quot;:&quot;&quot;,&quot;non-dropping-particle&quot;:&quot;&quot;},{&quot;family&quot;:&quot;Sickle&quot;,&quot;given&quot;:&quot;John&quot;,&quot;parse-names&quot;:false,&quot;dropping-particle&quot;:&quot;&quot;,&quot;non-dropping-particle&quot;:&quot;Van&quot;},{&quot;family&quot;:&quot;Berger&quot;,&quot;given&quot;:&quot;Patricia A&quot;,&quot;parse-names&quot;:false,&quot;dropping-particle&quot;:&quot;&quot;,&quot;non-dropping-particle&quot;:&quot;&quot;},{&quot;family&quot;:&quot;Dole&quot;,&quot;given&quot;:&quot;David&quot;,&quot;parse-names&quot;:false,&quot;dropping-particle&quot;:&quot;&quot;,&quot;non-dropping-particle&quot;:&quot;&quot;},{&quot;family&quot;:&quot;Schumaker&quot;,&quot;given&quot;:&quot;Nathan H&quot;,&quot;parse-names&quot;:false,&quot;dropping-particle&quot;:&quot;&quot;,&quot;non-dropping-particle&quot;:&quot;&quot;}],&quot;container-title&quot;:&quot;Ecological Applications&quot;,&quot;accessed&quot;:{&quot;date-parts&quot;:[[2019,5,14]]},&quot;DOI&quot;:&quot;10.1890/02-5011&quot;,&quot;ISSN&quot;:&quot;10510761&quot;,&quot;URL&quot;:&quot;https://www-jstor-org.ezproxy.proxy.library.oregonstate.edu/stable/pdf/4493541.pdf?refreqid=excelsior%3A0f5d9056809680a80b4c18a70d7df407&quot;,&quot;issued&quot;:{&quot;date-parts&quot;:[[2004]]},&quot;page&quot;:&quot;313-324&quot;,&quot;abstract&quot;:&quo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 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quot;,&quot;issue&quot;:&quot;2&quot;,&quot;volume&quot;:&quot;14&quot;,&quot;container-title-short&quot;:&quot;&quot;},&quot;isTemporary&quot;:false},{&quot;id&quot;:&quot;a37b48fc-b7d7-3bab-8597-75ca9735a977&quot;,&quot;itemData&quot;:{&quot;type&quot;:&quot;article-journal&quot;,&quot;id&quot;:&quot;a37b48fc-b7d7-3bab-8597-75ca9735a977&quot;,&quot;title&quot;:&quot;Historical changes in hydrology, geomorphology, and floodplain vegetation of the Willamette River, Oregon&quot;,&quot;author&quot;:[{&quot;family&quot;:&quot;Gregory&quot;,&quot;given&quot;:&quot;Stan&quot;,&quot;parse-names&quot;:false,&quot;dropping-particle&quot;:&quot;&quot;,&quot;non-dropping-particle&quot;:&quot;&quot;},{&quot;family&quot;:&quot;Wildman&quot;,&quot;given&quot;:&quot;Randall&quot;,&quot;parse-names&quot;:false,&quot;dropping-particle&quot;:&quot;&quot;,&quot;non-dropping-particle&quot;:&quot;&quot;},{&quot;family&quot;:&quot;Hulse&quot;,&quot;given&quot;:&quot;David&quot;,&quot;parse-names&quot;:false,&quot;dropping-particle&quot;:&quot;&quot;,&quot;non-dropping-particle&quot;:&quot;&quot;},{&quot;family&quot;:&quot;Ashkenas&quot;,&quot;given&quot;:&quot;Linda&quot;,&quot;parse-names&quot;:false,&quot;dropping-particle&quot;:&quot;&quot;,&quot;non-dropping-particle&quot;:&quot;&quot;},{&quot;family&quot;:&quot;Boyer&quot;,&quot;given&quot;:&quot;Kathryn&quot;,&quot;parse-names&quot;:false,&quot;dropping-particle&quot;:&quot;&quot;,&quot;non-dropping-particle&quot;:&quot;&quot;}],&quot;container-title&quot;:&quot;River Research and Applications&quot;,&quot;container-title-short&quot;:&quot;River Res Appl&quot;,&quot;accessed&quot;:{&quot;date-parts&quot;:[[2023,7,23]]},&quot;DOI&quot;:&quot;10.1002/RRA.3495&quot;,&quot;ISSN&quot;:&quot;1535-1467&quot;,&quot;URL&quot;:&quot;https://onlinelibrary.wiley.com/doi/full/10.1002/rra.3495&quot;,&quot;issued&quot;:{&quot;date-parts&quot;:[[2019,10,1]]},&quot;page&quot;:&quot;1279-1290&quot;,&quot;abstract&quot;:&quo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quot;,&quot;publisher&quot;:&quot;John Wiley &amp; Sons, Ltd&quot;,&quot;issue&quot;:&quot;8&quot;,&quot;volume&quot;:&quot;35&quot;},&quot;isTemporary&quot;:false}]},{&quot;citationID&quot;:&quot;MENDELEY_CITATION_53a3879f-3d46-4f3e-a580-0ad94b50506f&quot;,&quot;properties&quot;:{&quot;noteIndex&quot;:0},&quot;isEdited&quot;:false,&quot;manualOverride&quot;:{&quot;isManuallyOverridden&quot;:false,&quot;citeprocText&quot;:&quot;(Oregon Department of Environmental Quality, 2007)&quot;,&quot;manualOverrideText&quot;:&quot;&quot;},&quot;citationTag&quot;:&quot;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quot;,&quot;citationItems&quot;:[{&quot;id&quot;:&quot;0bd43f48-7e5e-34dd-a510-668066bb8fd3&quot;,&quot;itemData&quot;:{&quot;type&quot;:&quot;article-journal&quot;,&quot;id&quot;:&quot;0bd43f48-7e5e-34dd-a510-668066bb8fd3&quot;,&quot;title&quot;:&quot;340-041-0028: Water Quality Standards: Beneficial Uses, Policies, and Criteria for Oregon—Temperature&quot;,&quot;author&quot;:[{&quot;family&quot;:&quot;Oregon Department of Environmental Quality&quot;,&quot;given&quot;:&quot;&quot;,&quot;parse-names&quot;:false,&quot;dropping-particle&quot;:&quot;&quot;,&quot;non-dropping-particle&quot;:&quot;&quot;}],&quot;issued&quot;:{&quot;date-parts&quot;:[[2007]]},&quot;container-title-short&quot;:&quot;&quot;},&quot;isTemporary&quot;:false}]},{&quot;citationID&quot;:&quot;MENDELEY_CITATION_d5e79366-8550-4a40-b873-0f1c6c0fd140&quot;,&quot;properties&quot;:{&quot;noteIndex&quot;:0},&quot;isEdited&quot;:false,&quot;manualOverride&quot;:{&quot;isManuallyOverridden&quot;:false,&quot;citeprocText&quot;:&quot;(Pépino et al., 2015)&quot;,&quot;manualOverrideText&quot;:&quot;&quot;},&quot;citationTag&quot;:&quot;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quot;,&quot;citationItems&quot;:[{&quot;id&quot;:&quot;ba3ea53d-5559-3af0-b38e-8a06d477dda9&quot;,&quot;itemData&quot;:{&quot;type&quot;:&quot;article-journal&quot;,&quot;id&quot;:&quot;ba3ea53d-5559-3af0-b38e-8a06d477dda9&quot;,&quot;title&quot;:&quot;Heat transfer in fish: are short excursions between habitats a thermoregulatory behaviour to exploit resources in an unfavourable thermal environment?&quot;,&quot;author&quot;:[{&quot;family&quot;:&quot;Pépino&quot;,&quot;given&quot;:&quot;M.&quot;,&quot;parse-names&quot;:false,&quot;dropping-particle&quot;:&quot;&quot;,&quot;non-dropping-particle&quot;:&quot;&quot;},{&quot;family&quot;:&quot;Goyer&quot;,&quot;given&quot;:&quot;Katerine&quot;,&quot;parse-names&quot;:false,&quot;dropping-particle&quot;:&quot;&quot;,&quot;non-dropping-particle&quot;:&quot;&quot;},{&quot;family&quot;:&quot;Magnan&quot;,&quot;given&quot;:&quot;Pierre&quot;,&quot;parse-names&quot;:false,&quot;dropping-particle&quot;:&quot;&quot;,&quot;non-dropping-particle&quot;:&quot;&quot;}],&quot;container-title&quot;:&quot;Journal of Experimental Biology&quot;,&quot;accessed&quot;:{&quot;date-parts&quot;:[[2019,3,12]]},&quot;DOI&quot;:&quot;10.1242/jeb.126466&quot;,&quot;ISSN&quot;:&quot;0022-0949&quot;,&quot;PMID&quot;:&quot;26347550&quot;,&quot;URL&quot;:&quot;http://jeb.biologists.org/content/jexbio/218/21/3461.full.pdf&quot;,&quot;issued&quot;:{&quot;date-parts&quot;:[[2015]]},&quot;page&quot;:&quot;3461-3467&quot;,&quot;abstract&quot;:&quot;Temperature is the primary environmental factor affecting physiological processes in ectotherms. Heat-transfermodels describe how the fish’s internal temperature responds to a fluctuating thermal environment. Specifically, the rate coefficient (k), defined as the instantaneous rate of change in body temperature in relation to the difference between ambient and body temperature, summarizes the combined effects of direct thermal conduction through body mass, passive convection (intracellular and intercellular fluids) and forced convective heat transfer (cardiovascular system). The k-coefficient is widely used in fish ecology to understand howbody temperature responds to changes in water temperature. The main objective of this study was to estimate the k-coefficient of brook charr equipped with internal temperaturesensitive transmitters in controlled laboratory experiments. Fish were first transferred from acclimation tanks (10°C) to tanks at 14, 19 or 23°C (warming experiments) and were then returned to the acclimation tanks (10°C; cooling experiments), thus producing six step changes in ambient temperature. We used non-linear mixed models to estimate the k-coefficient. Model comparisons indicated that the model incorporating the k-coefficient as a function of absolute temperature difference (dT: 4, 9 and 13°C) best described body temperature change. By simulating body temperature in a heterogeneous thermal environment, we provide theoretical predictions of maximum excursion duration between feeding and resting areas. Our simulations suggest that short (i.e. &lt;60 min) excursions could be a common thermoregulatory behaviour adopted by cold freshwater fish species to sustain body temperature below a critical temperature threshold, enabling them to exploit resources in an unfavourable thermal environment.&quot;,&quot;issue&quot;:&quot;21&quot;,&quot;volume&quot;:&quot;218&quot;,&quot;container-title-short&quot;:&quot;&quot;},&quot;isTemporary&quot;:false}]},{&quot;citationID&quot;:&quot;MENDELEY_CITATION_c802828d-40d1-4be1-abcc-7af41dd905c0&quot;,&quot;properties&quot;:{&quot;noteIndex&quot;:0,&quot;mode&quot;:&quot;composite&quot;},&quot;isEdited&quot;:false,&quot;manualOverride&quot;:{&quot;isManuallyOverridden&quot;:false,&quot;citeprocText&quot;:&quot;Lovegrove (2009)&quot;,&quot;manualOverrideText&quot;:&quot;&quot;},&quot;citationTag&quot;:&quot;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quot;,&quot;citationItems&quot;:[{&quot;displayAs&quot;:&quot;composite&quot;,&quot;label&quot;:&quot;page&quot;,&quot;id&quot;:&quot;38fd49b2-9c75-3d62-ae31-d6858b34d156&quot;,&quot;itemData&quot;:{&quot;type&quot;:&quot;article-journal&quot;,&quot;id&quot;:&quot;38fd49b2-9c75-3d62-ae31-d6858b34d156&quot;,&quot;title&quot;:&quot;Modification and miniaturization of Thermochron iButtons for surgical implantation into small animals&quot;,&quot;author&quot;:[{&quot;family&quot;:&quot;Lovegrove&quot;,&quot;given&quot;:&quot;Barry G.&quot;,&quot;parse-names&quot;:false,&quot;dropping-particle&quot;:&quot;&quot;,&quot;non-dropping-particle&quot;:&quot;&quot;}],&quot;container-title&quot;:&quot;Journal of Comparative Physiology B: Biochemical, Systemic, and Environmental Physiology&quot;,&quot;container-title-short&quot;:&quot;J Comp Physiol B&quot;,&quot;DOI&quot;:&quot;10.1007/s00360-008-0329-x&quot;,&quot;ISSN&quot;:&quot;01741578&quot;,&quot;PMID&quot;:&quot;19115060&quot;,&quot;issued&quot;:{&quot;date-parts&quot;:[[2009]]},&quot;page&quot;:&quot;451-458&quot;,&quot;abstract&quot;:&quo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C on average, confirming that iButtons must be calibrated prior to implantation. © 2008 Springer-Verlag.&quot;,&quot;issue&quot;:&quot;4&quot;,&quot;volume&quot;:&quot;179&quot;},&quot;isTemporary&quot;:false,&quot;suppress-author&quot;:false,&quot;composite&quot;:true,&quot;author-only&quot;:false}]},{&quot;citationID&quot;:&quot;MENDELEY_CITATION_7daf1249-3623-4ba1-93ae-10c73dc8db22&quot;,&quot;properties&quot;:{&quot;noteIndex&quot;:0},&quot;isEdited&quot;:false,&quot;manualOverride&quot;:{&quot;isManuallyOverridden&quot;:true,&quot;citeprocText&quot;:&quot;(Brownscombe et al., 2019)&quot;,&quot;manualOverrideText&quot;:&quot;Brownscombe et al., 2019)&quot;},&quot;citationTag&quot;:&quot;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quot;,&quot;citationItems&quot;:[{&quot;id&quot;:&quot;7744ebad-542e-34e2-926b-fff2caa31f84&quot;,&quot;itemData&quot;:{&quot;type&quot;:&quot;book&quot;,&quot;id&quot;:&quot;7744ebad-542e-34e2-926b-fff2caa31f84&quot;,&quot;title&quot;:&quot;Conducting and interpreting fish telemetry studies: considerations for researchers and resource managers&quot;,&quot;author&quot;:[{&quot;family&quot;:&quot;Brownscombe&quot;,&quot;given&quot;:&quot;Jacob W.&quot;,&quot;parse-names&quot;:false,&quot;dropping-particle&quot;:&quot;&quot;,&quot;non-dropping-particle&quot;:&quot;&quot;},{&quot;family&quot;:&quot;Lédée&quot;,&quot;given&quot;:&quot;Elodie J.I.&quot;,&quot;parse-names&quot;:false,&quot;dropping-particle&quot;:&quot;&quot;,&quot;non-dropping-particle&quot;:&quot;&quot;},{&quot;family&quot;:&quot;Raby&quot;,&quot;given&quot;:&quot;Graham D.&quot;,&quot;parse-names&quot;:false,&quot;dropping-particle&quot;:&quot;&quot;,&quot;non-dropping-particle&quot;:&quot;&quot;},{&quot;family&quot;:&quot;Struthers&quot;,&quot;given&quot;:&quot;Daniel P.&quot;,&quot;parse-names&quot;:false,&quot;dropping-particle&quot;:&quot;&quot;,&quot;non-dropping-particle&quot;:&quot;&quot;},{&quot;family&quot;:&quot;Gutowsky&quot;,&quot;given&quot;:&quot;Lee F.G.&quot;,&quot;parse-names&quot;:false,&quot;dropping-particle&quot;:&quot;&quot;,&quot;non-dropping-particle&quot;:&quot;&quot;},{&quot;family&quot;:&quot;Nguyen&quot;,&quot;given&quot;:&quot;Vivian M.&quot;,&quot;parse-names&quot;:false,&quot;dropping-particle&quot;:&quot;&quot;,&quot;non-dropping-particle&quot;:&quot;&quot;},{&quot;family&quot;:&quot;Young&quot;,&quot;given&quot;:&quot;Nathan&quot;,&quot;parse-names&quot;:false,&quot;dropping-particle&quot;:&quot;&quot;,&quot;non-dropping-particle&quot;:&quot;&quot;},{&quot;family&quot;:&quot;Stokesbury&quot;,&quot;given&quot;:&quot;Michael J.W.&quot;,&quot;parse-names&quot;:false,&quot;dropping-particle&quot;:&quot;&quot;,&quot;non-dropping-particle&quot;:&quot;&quot;},{&quot;family&quot;:&quot;Holbrook&quot;,&quot;given&quot;:&quot;Christopher M.&quot;,&quot;parse-names&quot;:false,&quot;dropping-particle&quot;:&quot;&quot;,&quot;non-dropping-particle&quot;:&quot;&quot;},{&quot;family&quot;:&quot;Brenden&quot;,&quot;given&quot;:&quot;Travis O.&quot;,&quot;parse-names&quot;:false,&quot;dropping-particle&quot;:&quot;&quot;,&quot;non-dropping-particle&quot;:&quot;&quot;},{&quot;family&quot;:&quot;Vandergoot&quot;,&quot;given&quot;:&quot;Christopher S.&quot;,&quot;parse-names&quot;:false,&quot;dropping-particle&quot;:&quot;&quot;,&quot;non-dropping-particle&quot;:&quot;&quot;},{&quot;family&quot;:&quot;Murchie&quot;,&quot;given&quot;:&quot;Karen J.&quot;,&quot;parse-names&quot;:false,&quot;dropping-particle&quot;:&quot;&quot;,&quot;non-dropping-particle&quot;:&quot;&quot;},{&quot;family&quot;:&quot;Whoriskey&quot;,&quot;given&quot;:&quot;Kim&quot;,&quot;parse-names&quot;:false,&quot;dropping-particle&quot;:&quot;&quot;,&quot;non-dropping-particle&quot;:&quot;&quot;},{&quot;family&quot;:&quot;Mills Flemming&quot;,&quot;given&quot;:&quot;Joanna&quot;,&quot;parse-names&quot;:false,&quot;dropping-particle&quot;:&quot;&quot;,&quot;non-dropping-particle&quot;:&quot;&quot;},{&quot;family&quot;:&quot;Kessel&quot;,&quot;given&quot;:&quot;Steven T.&quot;,&quot;parse-names&quot;:false,&quot;dropping-particle&quot;:&quot;&quot;,&quot;non-dropping-particle&quot;:&quot;&quot;},{&quot;family&quot;:&quot;Krueger&quot;,&quot;given&quot;:&quot;Charles C.&quot;,&quot;parse-names&quot;:false,&quot;dropping-particle&quot;:&quot;&quot;,&quot;non-dropping-particle&quot;:&quot;&quot;},{&quot;family&quot;:&quot;Cooke&quot;,&quot;given&quot;:&quot;Steven J.&quot;,&quot;parse-names&quot;:false,&quot;dropping-particle&quot;:&quot;&quot;,&quot;non-dropping-particle&quot;:&quot;&quot;}],&quot;container-title&quot;:&quot;Reviews in Fish Biology and Fisheries&quot;,&quot;container-title-short&quot;:&quot;Rev Fish Biol Fish&quot;,&quot;DOI&quot;:&quot;10.1007/s11160-019-09560-4&quot;,&quot;ISBN&quot;:&quot;0123456789&quot;,&quot;ISSN&quot;:&quot;15735184&quot;,&quot;issued&quot;:{&quot;date-parts&quot;:[[2019]]},&quot;number-of-pages&quot;:&quot;369-400&quot;,&quot;abstract&quot;:&quot;Telemetry is an increasingly common tool for studying the ecology of wild fish, with great potential to provide valuable information for management and conservation. For researchers to conduct a robust telemetry study, many essential considerations exist related to selecting the appropriate tag type, fish capture and tagging methods, tracking protocol, data processing and analyses, and interpretation of findings. For telemetry-derived knowledge to be relevant to managers and policy makers, the research approach must consider management information needs for decision-making, while end users require an understanding of telemetry technology (capabilities and limitations), its application to fisheries research and monitoring (study design), and proper interpretation of results and conclusions (considering the potential for biases and proper recognition of associated uncertainties). To help bridge this gap, we provide a set of considerations and a checklist for researchers to guide them in conducting reliable and management-relevant telemetry studies, and for managers to evaluate the reliability and relevance of telemetry studies so as to better integrate findings into management plans. These considerations include implicit assumptions, technical limitations, ethical and biological realities, analytical merits, and the relevance of study findings to decision-making processes.&quot;,&quot;issue&quot;:&quot;2&quot;,&quot;volume&quot;:&quot;29&quot;},&quot;isTemporary&quot;:false}]},{&quot;citationID&quot;:&quot;MENDELEY_CITATION_8e7e5881-411a-485d-b840-302a0008910a&quot;,&quot;properties&quot;:{&quot;noteIndex&quot;:0,&quot;mode&quot;:&quot;composite&quot;},&quot;isEdited&quot;:false,&quot;manualOverride&quot;:{&quot;isManuallyOverridden&quot;:false,&quot;citeprocText&quot;:&quot;Liedtke et al. (2012)&quot;,&quot;manualOverrideText&quot;:&quot;&quot;},&quot;citationTag&quot;:&quot;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quot;,&quot;citationItems&quot;:[{&quot;displayAs&quot;:&quot;composite&quot;,&quot;label&quot;:&quot;page&quot;,&quot;id&quot;:&quot;0ec4513f-37e6-30b4-819e-74433afb5b9a&quot;,&quot;itemData&quot;:{&quot;type&quot;:&quot;article-journal&quot;,&quot;id&quot;:&quot;0ec4513f-37e6-30b4-819e-74433afb5b9a&quot;,&quot;title&quot;:&quot;A standard operating procedure for the surgical implantation of transmitters in juvenile salmonids. US Geological Survey Open-File Report 2012-1267&quot;,&quot;author&quot;:[{&quot;family&quot;:&quot;Liedtke&quot;,&quot;given&quot;:&quot;T L&quot;,&quot;parse-names&quot;:false,&quot;dropping-particle&quot;:&quot;&quot;,&quot;non-dropping-particle&quot;:&quot;&quot;},{&quot;family&quot;:&quot;Beeman&quot;,&quot;given&quot;:&quot;J W&quot;,&quot;parse-names&quot;:false,&quot;dropping-particle&quot;:&quot;&quot;,&quot;non-dropping-particle&quot;:&quot;&quot;},{&quot;family&quot;:&quot;Gee&quot;,&quot;given&quot;:&quot;L P&quot;,&quot;parse-names&quot;:false,&quot;dropping-particle&quot;:&quot;&quot;,&quot;non-dropping-particle&quot;:&quot;&quot;}],&quot;container-title&quot;:&quot;Open-File Report&quot;,&quot;accessed&quot;:{&quot;date-parts&quot;:[[2019,4,9]]},&quot;DOI&quot;:&quot;10.3133/ofr20121267&quot;,&quot;ISBN&quot;:&quot;2012-1267&quot;,&quot;URL&quot;:&quot;https://pubs.usgs.gov/of/2012/1267/pdf/ofr20121267.pdf&quot;,&quot;issued&quot;:{&quot;date-parts&quot;:[[2012]]},&quot;abstract&quot;:&quot;Biotelemetry is a useful tool to monitor the movements of animals and is widely applied in fisheries research. Radio or acoustic technology can be used, depending on the study design and the environmental conditions in the study area. A broad definition of telemetry also includes the use of Passive Integrated Transponder (PIT) tags, either separately or with a radio or acoustic transmitter. To use telemetry, fish must be equipped with a transmitter. Although there are several attachment procedures available, surgical implantation of transmitters in the abdominal cavity is recognized as the best technique for long-term telemetry studies in general (Stasko and Pincock, 1977; Winter, 1996; Jepsen, 2003), and specifically for juvenile salmonids, Oncorhynchus spp. (Adams and others, 1998a, 1998b; Martinelli and others, 1998; Hall and others, 2009). Studies that use telemetry assume that the processes by which the animals are captured, handled, and tagged, as well as the act of carrying the transmitter, will have minimal effect on their behavior and performance. This assumption, commonly stated as a lack of transmitter effects, must be valid if telemetry studies are to describe accurately the movements and behavior of an entire population of interest, rather than the subset of that population that carries transmitters. This document describes a standard operating procedure (SOP) for surgical implantation of radio or acoustic transmitters in juvenile salmonids. The procedures were developed from a broad base of published information, laboratory experiments, and practical experience in tagging thousands of fish for numerous studies of juvenile salmon movements near Columbia River and Snake River hydroelectric dams. Staff from the Western Fisheries Research Center's Columbia River Research Laboratory (CRRL) frequently have used telemetry studies to evaluate new structures or operations at hydroelectric dams in the Columbia River Basin, and these evaluations typically require large numbers of tagged fish. For example, a study conducted at the dams on the Columbia River and funded by the U.S. Army Corps of Engineers required tagging and monitoring of 40,000 juvenile salmon during a 3-month migration period (Counihan and others, 2006a, 2006b; Perry and others, 2006). To meet the demands of such a large study, the authors and CRRL staff refined the SOP to increase efficiency in the tagging process while maintaining high standards of fish care. The SOP has been used in laboratory and field settings for more than 15 years, and consistently has produced low mortality rates (&lt;1 percent) and transmitter loss rates (&lt;0.01 percent) in the 24-36 hours after tagging. In addition to describing the detailed surgical procedures required for transmitter implantation, this document provides guidance on fish collection, handling and holding, and the release of tagged fish. Although often overlooked, or at least underemphasized, these processes can have a large impact on the outcome of the tagging procedure. Stress associated with the individual steps in handling and tagging can be cumulative and lethal (Maule and others, 1988; Wedemeyer and others, 1990; Portz and others, 2006), so the goal is to provide the best possible fish care at every step in order to manage the overall effect on study fish.&quot;,&quot;container-title-short&quot;:&quot;&quot;},&quot;isTemporary&quot;:false,&quot;suppress-author&quot;:false,&quot;composite&quot;:true,&quot;author-only&quot;:false}]},{&quot;citationID&quot;:&quot;MENDELEY_CITATION_d8632b1b-e5fa-417d-be56-dd6a813c7c40&quot;,&quot;properties&quot;:{&quot;noteIndex&quot;:0},&quot;isEdited&quot;:false,&quot;manualOverride&quot;:{&quot;isManuallyOverridden&quot;:false,&quot;citeprocText&quot;:&quot;(Turnbull et al., 2008)&quot;,&quot;manualOverrideText&quot;:&quot;&quot;},&quot;citationTag&quot;:&quot;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quot;,&quot;citationItems&quot;:[{&quot;id&quot;:&quot;ef5e71b0-b8b9-3803-bfb7-ec6cb9ac5c60&quot;,&quot;itemData&quot;:{&quot;type&quot;:&quot;article-journal&quot;,&quot;id&quot;:&quot;ef5e71b0-b8b9-3803-bfb7-ec6cb9ac5c60&quot;,&quot;title&quot;:&quot;Stocking density and the welfare of farmed salmonids&quot;,&quot;author&quot;:[{&quot;family&quot;:&quot;Turnbull&quot;,&quot;given&quot;:&quot;James F.&quot;,&quot;parse-names&quot;:false,&quot;dropping-particle&quot;:&quot;&quot;,&quot;non-dropping-particle&quot;:&quot;&quot;},{&quot;family&quot;:&quot;North&quot;,&quot;given&quot;:&quot;Ben P.&quot;,&quot;parse-names&quot;:false,&quot;dropping-particle&quot;:&quot;&quot;,&quot;non-dropping-particle&quot;:&quot;&quot;},{&quot;family&quot;:&quot;Ellis&quot;,&quot;given&quot;:&quot;Tim&quot;,&quot;parse-names&quot;:false,&quot;dropping-particle&quot;:&quot;&quot;,&quot;non-dropping-particle&quot;:&quot;&quot;},{&quot;family&quot;:&quot;Adams&quot;,&quot;given&quot;:&quot;Colin E.&quot;,&quot;parse-names&quot;:false,&quot;dropping-particle&quot;:&quot;&quot;,&quot;non-dropping-particle&quot;:&quot;&quot;},{&quot;family&quot;:&quot;Bron&quot;,&quot;given&quot;:&quot;James&quot;,&quot;parse-names&quot;:false,&quot;dropping-particle&quot;:&quot;&quot;,&quot;non-dropping-particle&quot;:&quot;&quot;},{&quot;family&quot;:&quot;MacIntyre&quot;,&quot;given&quot;:&quot;Craig M.&quot;,&quot;parse-names&quot;:false,&quot;dropping-particle&quot;:&quot;&quot;,&quot;non-dropping-particle&quot;:&quot;&quot;},{&quot;family&quot;:&quot;Huntingford&quot;,&quot;given&quot;:&quot;Felicity A.&quot;,&quot;parse-names&quot;:false,&quot;dropping-particle&quot;:&quot;&quot;,&quot;non-dropping-particle&quot;:&quot;&quot;}],&quot;container-title&quot;:&quot;Fish welfare&quot;,&quot;issued&quot;:{&quot;date-parts&quot;:[[2008]]},&quot;page&quot;:&quot;111-120&quot;,&quot;container-title-short&quot;:&quot;&quot;},&quot;isTemporary&quot;:false}]},{&quot;citationID&quot;:&quot;MENDELEY_CITATION_1e84d448-a887-46af-8e37-25d528694c32&quot;,&quot;properties&quot;:{&quot;noteIndex&quot;:0,&quot;mode&quot;:&quot;composite&quot;},&quot;isEdited&quot;:false,&quot;manualOverride&quot;:{&quot;isManuallyOverridden&quot;:false,&quot;citeprocText&quot;:&quot;Sullivan et al. (2003)&quot;,&quot;manualOverrideText&quot;:&quot;&quot;},&quot;citationTag&quot;:&quot;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quot;,&quot;citationItems&quot;:[{&quot;displayAs&quot;:&quot;composite&quot;,&quot;label&quot;:&quot;page&quot;,&quot;id&quot;:&quot;d31a3e3a-8780-3b17-8718-92caaeb75297&quot;,&quot;itemData&quot;:{&quot;type&quot;:&quot;article-journal&quot;,&quot;id&quot;:&quot;d31a3e3a-8780-3b17-8718-92caaeb75297&quot;,&quot;title&quot;:&quot;Modeling white sturgeon movement in a reservoir: The effect of water quality and sturgeon density&quot;,&quot;author&quot;:[{&quot;family&quot;:&quot;Sullivan&quot;,&quot;given&quot;:&quot;Annett B.&quot;,&quot;parse-names&quot;:false,&quot;dropping-particle&quot;:&quot;&quot;,&quot;non-dropping-particle&quot;:&quot;&quot;},{&quot;family&quot;:&quot;Jager&quot;,&quot;given&quot;:&quot;Henriette I.&quot;,&quot;parse-names&quot;:false,&quot;dropping-particle&quot;:&quot;&quot;,&quot;non-dropping-particle&quot;:&quot;&quot;},{&quot;family&quot;:&quot;Myers&quot;,&quot;given&quot;:&quot;Ralph&quot;,&quot;parse-names&quot;:false,&quot;dropping-particle&quot;:&quot;&quot;,&quot;non-dropping-particle&quot;:&quot;&quot;}],&quot;container-title&quot;:&quot;Ecological Modelling&quot;,&quot;container-title-short&quot;:&quot;Ecol Modell&quot;,&quot;DOI&quot;:&quot;10.1016/S0304-3800(03)00169-8&quot;,&quot;ISSN&quot;:&quot;03043800&quot;,&quot;issued&quot;:{&quot;date-parts&quot;:[[2003,9,1]]},&quot;page&quot;:&quot;97-114&quot;,&quot;abstract&quot;:&quo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 © 2003 Elsevier B.V. All rights reserved.&quot;,&quot;publisher&quot;:&quot;Elsevier&quot;,&quot;issue&quot;:&quot;1-2&quot;,&quot;volume&quot;:&quot;167&quot;},&quot;isTemporary&quot;:false,&quot;suppress-author&quot;:false,&quot;composite&quot;:true,&quot;author-only&quot;:false}]},{&quot;citationID&quot;:&quot;MENDELEY_CITATION_a41b9dd6-9179-42db-87df-fd96a5bb2eac&quot;,&quot;properties&quot;:{&quot;noteIndex&quot;:0},&quot;isEdited&quot;:false,&quot;manualOverride&quot;:{&quot;isManuallyOverridden&quot;:false,&quot;citeprocText&quot;:&quot;(Jepsen et al., 2005)&quot;,&quot;manualOverrideText&quot;:&quot;&quot;},&quot;citationTag&quot;:&quot;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quot;,&quot;citationItems&quot;:[{&quot;id&quot;:&quot;d844706d-a2ae-35a3-b529-74679d0e3074&quot;,&quot;itemData&quot;:{&quot;type&quot;:&quot;article-journal&quot;,&quot;id&quot;:&quot;d844706d-a2ae-35a3-b529-74679d0e3074&quot;,&quot;title&quot;:&quot;A brief discussion of the 2% tag/bodymass rule of thumb&quot;,&quot;author&quot;:[{&quot;family&quot;:&quot;Jepsen&quot;,&quot;given&quot;:&quot;Niels&quot;,&quot;parse-names&quot;:false,&quot;dropping-particle&quot;:&quot;&quot;,&quot;non-dropping-particle&quot;:&quot;&quot;},{&quot;family&quot;:&quot;Schreck&quot;,&quot;given&quot;:&quot;C.&quot;,&quot;parse-names&quot;:false,&quot;dropping-particle&quot;:&quot;&quot;,&quot;non-dropping-particle&quot;:&quot;&quot;},{&quot;family&quot;:&quot;Clements S.&quot;,&quot;given&quot;:&quot;&quot;,&quot;parse-names&quot;:false,&quot;dropping-particle&quot;:&quot;&quot;,&quot;non-dropping-particle&quot;:&quot;&quot;},{&quot;family&quot;:&quot;Thorstad&quot;,&quot;given&quot;:&quot;E.B.&quot;,&quot;parse-names&quot;:false,&quot;dropping-particle&quot;:&quot;&quot;,&quot;non-dropping-particle&quot;:&quot;&quot;}],&quot;container-title&quot;:&quot;Aquatic telemetry: advances and applications&quot;,&quot;accessed&quot;:{&quot;date-parts&quot;:[[2024,1,24]]},&quot;URL&quot;:&quot;https://www.researchgate.net/publication/259573199&quot;,&quot;issued&quot;:{&quot;date-parts&quot;:[[2005]]},&quot;page&quot;:&quot;255-259&quot;,&quot;container-title-short&quot;:&quot;&quot;},&quot;isTemporary&quot;:false}]},{&quot;citationID&quot;:&quot;MENDELEY_CITATION_2a17c3e5-7383-4d31-9ca7-c00b10e942a4&quot;,&quot;properties&quot;:{&quot;noteIndex&quot;:0,&quot;mode&quot;:&quot;composite&quot;},&quot;isEdited&quot;:false,&quot;manualOverride&quot;:{&quot;isManuallyOverridden&quot;:false,&quot;citeprocText&quot;:&quot;Manly et al. (2012)&quot;,&quot;manualOverrideText&quot;:&quot;&quot;},&quot;citationTag&quot;:&quot;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quot;,&quot;citationItems&quot;:[{&quot;displayAs&quot;:&quot;composite&quot;,&quot;label&quot;:&quot;page&quot;,&quot;id&quot;:&quot;61583a5a-89f5-387a-9cfe-c06a2af0ffc1&quot;,&quot;itemData&quot;:{&quot;type&quot;:&quot;article-journal&quot;,&quot;id&quot;:&quot;61583a5a-89f5-387a-9cfe-c06a2af0ffc1&quot;,&quot;title&quot;:&quot;Introduction to resource selection studies&quot;,&quot;author&quot;:[{&quot;family&quot;:&quot;Manly&quot;,&quot;given&quot;:&quot;Bryan F.J.&quot;,&quot;parse-names&quot;:false,&quot;dropping-particle&quot;:&quot;&quot;,&quot;non-dropping-particle&quot;:&quot;&quot;},{&quot;family&quot;:&quot;McDonald&quot;,&quot;given&quot;:&quot;L.L.&quot;,&quot;parse-names&quot;:false,&quot;dropping-particle&quot;:&quot;&quot;,&quot;non-dropping-particle&quot;:&quot;&quot;},{&quot;family&quot;:&quot;Thomas&quot;,&quot;given&quot;:&quot;D.L.&quot;,&quot;parse-names&quot;:false,&quot;dropping-particle&quot;:&quot;&quot;,&quot;non-dropping-particle&quot;:&quot;&quot;},{&quot;family&quot;:&quot;McDonald&quot;,&quot;given&quot;:&quot;T.L.&quot;,&quot;parse-names&quot;:false,&quot;dropping-particle&quot;:&quot;&quot;,&quot;non-dropping-particle&quot;:&quot;&quot;},{&quot;family&quot;:&quot;Erickson&quot;,&quot;given&quot;:&quot;W.P.&quot;,&quot;parse-names&quot;:false,&quot;dropping-particle&quot;:&quot;&quot;,&quot;non-dropping-particle&quot;:&quot;&quot;}],&quot;container-title&quot;:&quot;Resource selection by animals: statistical design and analysis for field studies&quot;,&quot;issued&quot;:{&quot;date-parts&quot;:[[2012]]},&quot;page&quot;:&quot;1-15&quot;,&quot;container-title-short&quot;:&quot;&quot;},&quot;isTemporary&quot;:false,&quot;suppress-author&quot;:false,&quot;composite&quot;:true,&quot;author-only&quot;:false}]},{&quot;citationID&quot;:&quot;MENDELEY_CITATION_33218b97-7127-4074-b032-794895cffdd8&quot;,&quot;properties&quot;:{&quot;noteIndex&quot;:0},&quot;isEdited&quot;:false,&quot;manualOverride&quot;:{&quot;isManuallyOverridden&quot;:true,&quot;citeprocText&quot;:&quot;(S. Wood, 2015)&quot;,&quot;manualOverrideText&quot;:&quot;(Wood, 2015)&quot;},&quot;citationTag&quot;:&quot;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quot;,&quot;citationItems&quot;:[{&quot;id&quot;:&quot;73db1270-4da8-32e4-84b9-45d276241cf7&quot;,&quot;itemData&quot;:{&quot;type&quot;:&quot;article&quot;,&quot;id&quot;:&quot;73db1270-4da8-32e4-84b9-45d276241cf7&quot;,&quot;title&quot;:&quot;Package 'mgcv'&quot;,&quot;author&quot;:[{&quot;family&quot;:&quot;Wood&quot;,&quot;given&quot;:&quot;Simon&quot;,&quot;parse-names&quot;:false,&quot;dropping-particle&quot;:&quot;&quot;,&quot;non-dropping-particle&quot;:&quot;&quot;}],&quot;container-title&quot;:&quot;R package version 1.29&quot;,&quot;issued&quot;:{&quot;date-parts&quot;:[[2015]]},&quot;page&quot;:&quot;729&quot;,&quot;issue&quot;:&quot;29&quot;,&quot;volume&quot;:&quot;1&quot;,&quot;container-title-short&quot;:&quot;&quot;},&quot;isTemporary&quot;:false}]},{&quot;citationID&quot;:&quot;MENDELEY_CITATION_625c8125-7ea3-4de0-853d-7033d0e6d235&quot;,&quot;properties&quot;:{&quot;noteIndex&quot;:0},&quot;isEdited&quot;:false,&quot;manualOverride&quot;:{&quot;isManuallyOverridden&quot;:true,&quot;citeprocText&quot;:&quot;(S. N. Wood, 2004)&quot;,&quot;manualOverrideText&quot;:&quot;(Wood, 2004)&quot;},&quot;citationTag&quot;:&quot;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quot;,&quot;citationItems&quot;:[{&quot;id&quot;:&quot;25a6abfa-36a8-39b6-bbf4-ad232f31f6cc&quot;,&quot;itemData&quot;:{&quot;type&quot;:&quot;article-journal&quot;,&quot;id&quot;:&quot;25a6abfa-36a8-39b6-bbf4-ad232f31f6cc&quot;,&quot;title&quot;:&quot;Stable and Efficient Multiple Smoothing Parameter Estimation for Generalized Additive Models&quot;,&quot;author&quot;:[{&quot;family&quot;:&quot;Wood&quot;,&quot;given&quot;:&quot;Simon N.&quot;,&quot;parse-names&quot;:false,&quot;dropping-particle&quot;:&quot;&quot;,&quot;non-dropping-particle&quot;:&quot;&quot;}],&quot;container-title&quot;:&quot;Journal of the American Statistical Association&quot;,&quot;container-title-short&quot;:&quot;J Am Stat Assoc&quot;,&quot;accessed&quot;:{&quot;date-parts&quot;:[[2024,1,26]]},&quot;DOI&quot;:&quot;10.1198/016214504000000980&quot;,&quot;ISSN&quot;:&quot;01621459&quot;,&quot;URL&quot;:&quot;https://www.tandfonline.com/doi/abs/10.1198/016214504000000980&quot;,&quot;issued&quot;:{&quot;date-parts&quot;:[[2004,9]]},&quot;page&quot;:&quot;673-686&quot;,&quot;abstract&quot;:&quot;Representation of generalized additive models (GAM's) using penalized regression splines allows GAM's to be employed in a straightforward manner using penalized regression methods. Not only is inference facilitated by this approach, but it is also possible to integrate model selection in the form of smoothing parameter selection into model fitting in a computationally efficient manner using well founded criteria such as generalized cross-validation. The current fitting and smoothing parameter selection methods for such models are usually effective, but do not provide the level of numerical stability to which users of linear regression packages, for example, are accustomed. In particular the existing methods cannot deal adequately with numerical rank deficiency of the GAM fitting problem, and it is not straightforward to produce methods that can do so, given that the degree of rank deficiency can be smoothing parameter dependent. In addition, models with the potential flexibility of GAM's can also present practical fitting difficulties as a result of indeterminacy in the model likelihood: Data with many zeros fitted by a model with a log link are a good example. In this article it is proposed that GAM's with a ridge penalty provide a practical solution in such circumstances, and a multiple smoothing parameter selection method suitable for use in the presence of such a penalty is developed. The method is based on the pivoted QR decomposition and the singular value decomposition, so that with or without a ridge penalty it has good error propagation properties and is capable of detecting and coping elegantly with numerical rank deficiency. The method also allows mixtures of user specified and estimated smoothing parameters and the setting of lower bounds on smoothing parameters. In terms of computational efficiency, the method compares well with existing methods. A simulation study compares the method to existing methods, including treating GAM's as mixed models.&quot;,&quot;publisher&quot;:&quot;Taylor &amp; Francis&quot;,&quot;issue&quot;:&quot;467&quot;,&quot;volume&quot;:&quot;99&quot;},&quot;isTemporary&quot;:false}]},{&quot;citationID&quot;:&quot;MENDELEY_CITATION_d122c4f9-93a6-4e6e-8f47-aaaa0be0b991&quot;,&quot;properties&quot;:{&quot;noteIndex&quot;:0},&quot;isEdited&quot;:false,&quot;manualOverride&quot;:{&quot;isManuallyOverridden&quot;:true,&quot;citeprocText&quot;:&quot;(USEPA, 1987)&quot;,&quot;manualOverrideText&quot;:&quot;USEPA, 1987)&quot;},&quot;citationTag&quot;:&quot;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quot;,&quot;citationItems&quot;:[{&quot;id&quot;:&quot;f410127b-4cc5-32a2-9e0b-6c92809ad39a&quot;,&quot;itemData&quot;:{&quot;type&quot;:&quot;report&quot;,&quot;id&quot;:&quot;f410127b-4cc5-32a2-9e0b-6c92809ad39a&quot;,&quot;title&quot;:&quot;Quality Criteria for Water 1986: The Gold Book&quot;,&quot;author&quot;:[{&quot;family&quot;:&quot;USEPA&quot;,&quot;given&quot;:&quot;&quot;,&quot;parse-names&quot;:false,&quot;dropping-particle&quot;:&quot;&quot;,&quot;non-dropping-particle&quot;:&quot;&quot;}],&quot;container-title&quot;:&quot;EPA - Environmental Protection Agency&quot;,&quot;accessed&quot;:{&quot;date-parts&quot;:[[2023,7,23]]},&quot;URL&quot;:&quot;https://www.epa.gov/sites/default/files/2018-10/documents/quality-criteria-water-1986.pdf&quot;,&quot;issued&quot;:{&quot;date-parts&quot;:[[1987]]},&quot;number-of-pages&quot;:&quot;477&quot;,&quot;abstract&quot;:&quot;Section 304(a) (1) of the Clean Water Act 33 U.S.C. 1314(a) (1) requires the Environmental Protection Agency (EPA) to publish and periodically update ambient water quality criteria. These criteria are to accurately reflect the latest scientific knowledge (a) on the kind and extent of all identifiable effects on health and welfare including, but not limited to, plankton, fish shellfish, wildlife, plant life, shorelines, beaches, aesthetics, and recreation which may be expected from the presence of pollutants in any body of water including ground water; (b) on the concentration and dispersal of pollutants, or their byproducts, through biological, physical, and chemical processes; and (c) on the effects of pollutants on biological community diversity, productivity, and stability, including information on the factors affecting rates of eutrophication and organic and inorganic sedimentation for varying types of receiving waters. In a continuing effort to provide those who use EPA's water quality and human health criteria with up-to-date criteria values and associated information, the document was assembled. The document includes summaries of all the contaminants for which EPA has developed criteria recommendations. Also known as the Gold Book.&quot;,&quot;container-title-short&quot;:&quot;&quot;},&quot;isTemporary&quot;:false}]},{&quot;citationID&quot;:&quot;MENDELEY_CITATION_907db0ae-3d16-453e-a062-6f90b848263c&quot;,&quot;properties&quot;:{&quot;noteIndex&quot;:0},&quot;isEdited&quot;:false,&quot;manualOverride&quot;:{&quot;isManuallyOverridden&quot;:false,&quot;citeprocText&quot;:&quot;(Armstrong &amp;#38; Schindler, 2013; Frechette et al., 2018; Ivanova et al., 2021)&quot;,&quot;manualOverrideText&quot;:&quot;&quot;},&quot;citationTag&quot;:&quot;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quot;,&quot;citationItems&quot;:[{&quot;id&quot;:&quot;503536cb-8b95-3dd9-b95e-83a142a0b1fa&quot;,&quot;itemData&quot;:{&quot;type&quot;:&quot;article-journal&quot;,&quot;id&quot;:&quot;503536cb-8b95-3dd9-b95e-83a142a0b1fa&quot;,&quot;title&quot;:&quot;Going with the Flow: Spatial Distributions of Juvenile Coho Salmon Track an Annually Shifting Mosaic of Water Temperature&quot;,&quot;author&quot;:[{&quot;family&quot;:&quot;Armstrong&quot;,&quot;given&quot;:&quot;Jonathan B.&quot;,&quot;parse-names&quot;:false,&quot;dropping-particle&quot;:&quot;&quot;,&quot;non-dropping-particle&quot;:&quot;&quot;},{&quot;family&quot;:&quot;Schindler&quot;,&quot;given&quot;:&quot;Daniel E.&quot;,&quot;parse-names&quot;:false,&quot;dropping-particle&quot;:&quot;&quot;,&quot;non-dropping-particle&quot;:&quot;&quot;}],&quot;container-title&quot;:&quot;Ecosystems&quot;,&quot;accessed&quot;:{&quot;date-parts&quot;:[[2022,10,25]]},&quot;DOI&quot;:&quot;10.1007/s10021-013-9693-9&quot;,&quot;ISSN&quot;:&quot;14329840&quot;,&quot;URL&quot;:&quot;https://link.springer.com/article/10.1007/s10021-013-9693-9&quot;,&quot;issued&quot;:{&quot;date-parts&quot;:[[2013,12,12]]},&quot;page&quot;:&quot;1429-1441&quot;,&quot;abstract&quot;:&quot;A critical challenge for ecologists is to understand the functional significance of habitat heterogeneity and connectivity for mobile animals. Here, we explore how a thermo-regulating fish responds to annual variation in the spatial patterning of thermal and trophic resources. In a third-order stream in coastal Alaska, juvenile coho salmon forage on sockeye salmon eggs at night in cold water and then move to warmer water to increase their digestive capacity. We mapped the spatial distributions of water temperature, juvenile coho salmon, and spawning sockeye salmon across a 5-year period during which summer discharge varied by greater than fivefold. In low flow years, warm water (9-12°C) was only available in thalweg (that is, main-channel) habitat at least approximately 400 m upstream of the cooler habitat (3-7°C) where sockeye salmon spawned. In high flow years, the entire stream thalweg was isothermal at 7-8°C, but inundated off-channel areas generated warm habitats (9-12°C) laterally adjacent to the downstream regions where sockeye salmon spawned. The daytime spatial distribution of juvenile coho salmon shifted from headwater thalweg habitats in low flow years, to downstream off-channel habitats in high flow years. In all years, the majority of juvenile coho salmon sampled during the daytime were found in warm habitat units without sockeye salmon present, yet they exhibited diet contents comprised virtually entirely of sockeye salmon eggs. Thus, thermoregulatory movements by coho salmon were able to track an annually shifting mosaic of water temperature. Our results demonstrate how the spatial habitat heterogeneity and connectivity of intact floodplains can in turn buffer aquatic organisms from high levels of temporal variation in habitat conditions and resource abundance. © 2013 Springer Science+Business Media New York.&quot;,&quot;publisher&quot;:&quot;Springer&quot;,&quot;issue&quot;:&quot;8&quot;,&quot;volume&quot;:&quot;16&quot;,&quot;container-title-short&quot;:&quot;&quot;},&quot;isTemporary&quot;:false},{&quot;id&quot;:&quot;f298fc72-a6d9-35bf-bd4a-f38046745a6d&quot;,&quot;itemData&quot;:{&quot;type&quot;:&quot;article-journal&quot;,&quot;id&quot;:&quot;f298fc72-a6d9-35bf-bd4a-f38046745a6d&quot;,&quot;title&quot;:&quot;Understanding summertime thermal refuge use by adult Atlantic salmon using remote sensing, river temperature monitoring, and acoustic telemetry1&quot;,&quot;author&quot;:[{&quot;family&quot;:&quot;Frechette&quot;,&quot;given&quot;:&quot;Danielle M.&quot;,&quot;parse-names&quot;:false,&quot;dropping-particle&quot;:&quot;&quot;,&quot;non-dropping-particle&quot;:&quot;&quot;},{&quot;family&quot;:&quot;Dugdale&quot;,&quot;given&quot;:&quot;Stephen J.&quot;,&quot;parse-names&quot;:false,&quot;dropping-particle&quot;:&quot;&quot;,&quot;non-dropping-particle&quot;:&quot;&quot;},{&quot;family&quot;:&quot;Dodson&quot;,&quot;given&quot;:&quot;Julian J.&quot;,&quot;parse-names&quot;:false,&quot;dropping-particle&quot;:&quot;&quot;,&quot;non-dropping-particle&quot;:&quot;&quot;},{&quot;family&quot;:&quot;Bergeron&quot;,&quot;given&quot;:&quot;Normand E.&quot;,&quot;parse-names&quot;:false,&quot;dropping-particle&quot;:&quot;&quot;,&quot;non-dropping-particle&quot;:&quot;&quot;}],&quot;container-title&quot;:&quot;Canadian Journal of Fisheries and Aquatic Sciences&quot;,&quot;DOI&quot;:&quot;10.1139/cjfas-2017-0422&quot;,&quot;ISSN&quot;:&quot;12057533&quot;,&quot;issued&quot;:{&quot;date-parts&quot;:[[2018]]},&quot;page&quot;:&quot;1999-2010&quot;,&quot;abstract&quot;:&quot;Adult Atlantic salmon (Salmo salar) return to natal rivers several months before spawning and during summer can be subjected to temperatures that exceed their upper temperature tolerance limits. Salmon use thermal refuges to minimize exposure to high temperatures, but little information exists regarding behavioral thermoregulation by adult Atlantic salmon. We examined behavioral thermoregulation by Atlantic salmon during summer in-river residence in a Quebec river with a novel combination of thermal infrared remote sensing, river temperature monitoring, and acoustic telemetry. Adults engaged in behavioural thermoregulation at cooler ambient river temperatures (17–19 °C) than previously recorded for this species and maintained body temperature within a narrow range (16–20 °C) via use of cool and warm refuges. Adults used large, stable, stratified pools as refuges, allowing multiple individuals to thermoregulate simultaneously without leaving the pool. Low river discharge and high temperatures can be physical barriers to salmon migration, preventing them from accessing suitable refuges (e.g., pools). Identifying and maintaining connectivity to thermal refuges may be critical for persistence of Atlantic salmon populations as climate changes and rivers warm.&quot;,&quot;issue&quot;:&quot;11&quot;,&quot;volume&quot;:&quot;75&quot;,&quot;container-title-short&quot;:&quot;&quot;},&quot;isTemporary&quot;:false},{&quot;id&quot;:&quot;2715d7dc-9ee3-3d1c-b5e1-ac2bf3aaa8a2&quot;,&quot;itemData&quot;:{&quot;type&quot;:&quot;article-journal&quot;,&quot;id&quot;:&quot;2715d7dc-9ee3-3d1c-b5e1-ac2bf3aaa8a2&quot;,&quot;title&quot;:&quot;The influence of a moderate temperature drift on thermal physiology and perception&quot;,&quot;author&quot;:[{&quot;family&quot;:&quot;Ivanova&quot;,&quot;given&quot;:&quot;Yoanna M.&quot;,&quot;parse-names&quot;:false,&quot;dropping-particle&quot;:&quot;&quot;,&quot;non-dropping-particle&quot;:&quot;&quot;},{&quot;family&quot;:&quot;Pallubinsky&quot;,&quot;given&quot;:&quot;Hannah&quot;,&quot;parse-names&quot;:false,&quot;dropping-particle&quot;:&quot;&quot;,&quot;non-dropping-particle&quot;:&quot;&quot;},{&quot;family&quot;:&quot;Kramer&quot;,&quot;given&quot;:&quot;Rick&quot;,&quot;parse-names&quot;:false,&quot;dropping-particle&quot;:&quot;&quot;,&quot;non-dropping-particle&quot;:&quot;&quot;},{&quot;family&quot;:&quot;Marken Lichtenbelt&quot;,&quot;given&quot;:&quot;Wouter&quot;,&quot;parse-names&quot;:false,&quot;dropping-particle&quot;:&quot;&quot;,&quot;non-dropping-particle&quot;:&quot;van&quot;}],&quot;container-title&quot;:&quot;Physiology &amp; Behavior&quot;,&quot;container-title-short&quot;:&quot;Physiol Behav&quot;,&quot;accessed&quot;:{&quot;date-parts&quot;:[[2024,1,24]]},&quot;DOI&quot;:&quot;10.1016/J.PHYSBEH.2020.113257&quot;,&quot;ISSN&quot;:&quot;0031-9384&quot;,&quot;PMID&quot;:&quot;33232739&quot;,&quot;issued&quot;:{&quot;date-parts&quot;:[[2021,2,1]]},&quot;page&quot;:&quot;113257&quot;,&quot;abstract&quot;:&quot;Humans spend approximately 80–90% of their time indoors. In current practice, indoor temperatures in many buildings are controlled very tightly. However, allowing more variation in indoor temperature results in more energy-efficient buildings and could potentially improve human metabolic and cardiovascular health. Therefore, this study aimed to evaluate the effect of a drifting ambient temperature versus a fixed ambient temperature on thermal physiological parameters and subjective perception. A cross-over intervention design was conducted in 16 healthy men (age 26 ± 4 y; BMI 23.0 ± 1.7 kg/m2) between July 2018 and May 2019. All participants underwent two whole-day (8:30–17:00) experimental sessions, during which they were exposed to a drifting (17–25°C with a morning ramp of 2.58°C/h and afternoon ramp of -2.58°C/h) or constant ambient temperature (21°C) in randomized order. The experiments took place in respiratory chambers, which simulated a typical office environment and in which temperature conditions can be controlled accurately. Throughout the experimental sessions core and skin temperature, heart rate, blood pressure, energy expenditure as well as activity levels were measured. Subjective thermal perception, such as thermal comfort and sensation, was assessed by questionnaires every 30 min. Results reveal that energy expenditure was higher in the morning during the drifting session, which was accompanied by an increase in activity levels. Both drifting and fixed sessions were judged as comfortable although during the drift thermal comfort was lower in the morning and afternoon and higher during midday. The results indicate that a drifting ambient temperature can be applied in practice, and as such, can contribute to a healthier and more sustainable built environment. More research is needed to understand the role of a drifting temperature on the long term.&quot;,&quot;publisher&quot;:&quot;Elsevier&quot;,&quot;volume&quot;:&quot;229&quot;},&quot;isTemporary&quot;:false}]},{&quot;citationID&quot;:&quot;MENDELEY_CITATION_34da6406-ab6e-4d66-9609-8008facadf49&quot;,&quot;properties&quot;:{&quot;noteIndex&quot;:0},&quot;isEdited&quot;:false,&quot;manualOverride&quot;:{&quot;isManuallyOverridden&quot;:false,&quot;citeprocText&quot;:&quot;(Pörtner, 2001; Rajesh &amp;#38; Rehana, 2022)&quot;,&quot;manualOverrideText&quot;:&quot;&quot;},&quot;citationTag&quot;:&quot;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quot;,&quot;citationItems&quot;:[{&quot;id&quot;:&quot;598c7e97-ec96-3b8b-9688-663b8747832e&quot;,&quot;itemData&quot;:{&quot;type&quot;:&quot;article-journal&quot;,&quot;id&quot;:&quot;598c7e97-ec96-3b8b-9688-663b8747832e&quot;,&quot;title&quot;:&quot;Climate change and temperature-dependent biogeography: Oxygen limitation of thermal tolerance in animals&quot;,&quot;author&quot;:[{&quot;family&quot;:&quot;Pörtner&quot;,&quot;given&quot;:&quot;H.&quot;,&quot;parse-names&quot;:false,&quot;dropping-particle&quot;:&quot;&quot;,&quot;non-dropping-particle&quot;:&quot;&quot;}],&quot;container-title&quot;:&quot;Naturwissenschaften&quot;,&quot;accessed&quot;:{&quot;date-parts&quot;:[[2024,1,24]]},&quot;DOI&quot;:&quot;10.1007/S001140100216/METRICS&quot;,&quot;ISSN&quot;:&quot;00281042&quot;,&quot;PMID&quot;:&quot;11480701&quot;,&quot;URL&quot;:&quot;https://link.springer.com/article/10.1007/s001140100216&quot;,&quot;issued&quot;:{&quot;date-parts&quot;:[[2001]]},&quot;page&quot;:&quot;137-146&quot;,&quot;abstract&quot;:&quot;Recent years have shown a rise in mean global temperatures and a shift in the geographical distribution of ectothermic animals. For a cause and effect analysis the present paper discusses those physiological processes limiting thermal tolerance. The lower heat tolerance in metazoa compared with unicellular eukaryotes and bacteria suggests that a complex systemic rather than molecular process is limiting in metazoa. Whole-animal aerobic scope appears as the first process limited at low and high temperatures, linked to the progressively insufficient capacity of circulation and ventilation. Oxygen levels in body fluids may decrease, reflecting excessive oxygen demand at high temperatures or insufficient aerobic capacity of mitochondria at low temperatures. Aerobic scope falls at temperatures beyond the thermal optimum and vanishes at low or high critical temperatures when transition to an anaerobic mitochondrial metabolism occurs. The adjustment of mitochondrial densities on top of parallel molecular or membrane adjustments appears crucial for maintaining aerobic scope and for shifting thermal tolerance. In conclusion, the capacity of oxygen delivery matches full aerobic scope only within the thermal optimum. At temperatures outside this range, only time-limited survival is supported by residual aerobic scope, then anaerobic metabolism and finally molecular protection by heat shock proteins and antioxidative defence. In a cause and effect hierarchy, the progressive increase in oxygen limitation at extreme temperatures may even enhance oxidative and denaturation stress. As a corollary, capacity limitations at a complex level of organisation, the oxygen delivery system, define thermal tolerance limits before molecular functions become disturbed.&quot;,&quot;publisher&quot;:&quot;Springer&quot;,&quot;issue&quot;:&quot;4&quot;,&quot;volume&quot;:&quot;88&quot;,&quot;container-title-short&quot;:&quot;&quot;},&quot;isTemporary&quot;:false},{&quot;id&quot;:&quot;28b0cada-0e87-3985-a098-5b3a6591dc39&quot;,&quot;itemData&quot;:{&quot;type&quot;:&quot;article-journal&quot;,&quot;id&quot;:&quot;28b0cada-0e87-3985-a098-5b3a6591dc39&quot;,&quot;title&quot;:&quot;Impact of climate change on river water temperature and dissolved oxygen: Indian riverine thermal regimes&quot;,&quot;author&quot;:[{&quot;family&quot;:&quot;Rajesh&quot;,&quot;given&quot;:&quot;M.&quot;,&quot;parse-names&quot;:false,&quot;dropping-particle&quot;:&quot;&quot;,&quot;non-dropping-particle&quot;:&quot;&quot;},{&quot;family&quot;:&quot;Rehana&quot;,&quot;given&quot;:&quot;S.&quot;,&quot;parse-names&quot;:false,&quot;dropping-particle&quot;:&quot;&quot;,&quot;non-dropping-particle&quot;:&quot;&quot;}],&quot;container-title&quot;:&quot;Scientific Reports 2022 12:1&quot;,&quot;accessed&quot;:{&quot;date-parts&quot;:[[2024,1,24]]},&quot;DOI&quot;:&quot;10.1038/s41598-022-12996-7&quot;,&quot;ISBN&quot;:&quot;0123456789&quot;,&quot;ISSN&quot;:&quot;2045-2322&quot;,&quot;PMID&quot;:&quot;35655079&quot;,&quot;URL&quot;:&quot;https://www.nature.com/articles/s41598-022-12996-7&quot;,&quot;issued&quot;:{&quot;date-parts&quot;:[[2022,6,2]]},&quot;page&quot;:&quot;9222&quot;,&quot;abstract&quot;:&quot;The impact of climate change on the oxygen saturation content of the world’s surface waters is a significant topic for future water quality in a warming environment. While increasing river water temperatures (RWTs) with climate change signals have been the subject of several recent research, how climate change affects Dissolved Oxygen (DO) saturation levels have not been intensively studied. This study examined the direct effect of rising RWTs on saturated DO concentrations. For this, a hybrid deep learning model using Long Short-Term Memory integrated with k-nearest neighbor bootstrap resampling algorithm is developed for RWT prediction addressing sparse spatiotemporal RWT data for seven major polluted river catchments of India at a monthly scale. The summer RWT increase for Tunga-Bhadra, Sabarmati, Musi, Ganga, and Narmada basins are predicted as 3.1, 3.8, 5.8, 7.3, 7.8&amp;nbsp;°C, respectively, for 2071–2100 with ensemble of NASA Earth Exchange Global Daily Downscaled Projections of air temperature with Representative Concentration Pathway 8.5 scenario. The RWT increases up to7&amp;nbsp;°C for summer, reaching close to 35&amp;nbsp;°C, and decreases DO saturation capacity by 2–12% for 2071–2100. Overall, for every 1&amp;nbsp;°C RWT increase, there will be about 2.3% decrease in DO saturation level concentrations over Indian catchments under climate signals.&quot;,&quot;publisher&quot;:&quot;Nature Publishing Group&quot;,&quot;issue&quot;:&quot;1&quot;,&quot;volume&quot;:&quot;12&quot;,&quot;container-title-short&quot;:&quot;&quot;},&quot;isTemporary&quot;:false}]},{&quot;citationID&quot;:&quot;MENDELEY_CITATION_1c0692bd-1b6d-40b2-acda-96b167910b9c&quot;,&quot;properties&quot;:{&quot;noteIndex&quot;:0},&quot;isEdited&quot;:false,&quot;manualOverride&quot;:{&quot;isManuallyOverridden&quot;:false,&quot;citeprocText&quot;:&quot;(Faust et al., 2004; Metcalfe et al., 2016)&quot;,&quot;manualOverrideText&quot;:&quot;&quot;},&quot;citationTag&quot;:&quot;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quot;,&quot;citationItems&quot;:[{&quot;id&quot;:&quot;32fd608f-95bd-3c4a-b533-6e81ed750512&quot;,&quot;itemData&quot;:{&quot;type&quot;:&quot;article-journal&quot;,&quot;id&quot;:&quot;32fd608f-95bd-3c4a-b533-6e81ed750512&quot;,&quot;title&quot;:&quot;All rainbow trout (Oncorhynchus mykiss) are not created equal:intra-specific variation in cardiac hypoxia tolerance&quot;,&quot;author&quot;:[{&quot;family&quot;:&quot;Faust&quot;,&quot;given&quot;:&quot;Heather A.&quot;,&quot;parse-names&quot;:false,&quot;dropping-particle&quot;:&quot;&quot;,&quot;non-dropping-particle&quot;:&quot;&quot;},{&quot;family&quot;:&quot;Kurt Gamperl&quot;,&quot;given&quot;:&quot;A.&quot;,&quot;parse-names&quot;:false,&quot;dropping-particle&quot;:&quot;&quot;,&quot;non-dropping-particle&quot;:&quot;&quot;},{&quot;family&quot;:&quot;Rodnick&quot;,&quot;given&quot;:&quot;Kenneth J.&quot;,&quot;parse-names&quot;:false,&quot;dropping-particle&quot;:&quot;&quot;,&quot;non-dropping-particle&quot;:&quot;&quot;}],&quot;container-title&quot;:&quot;Journal of Experimental Biology&quot;,&quot;accessed&quot;:{&quot;date-parts&quot;:[[2024,1,24]]},&quot;DOI&quot;:&quot;10.1242/JEB.00824&quot;,&quot;ISSN&quot;:&quot;0022-0949&quot;,&quot;PMID&quot;:&quot;14766959&quot;,&quot;URL&quot;:&quot;https://dx.doi.org/10.1242/jeb.00824&quot;,&quot;issued&quot;:{&quot;date-parts&quot;:[[2004,2,22]]},&quot;page&quot;:&quot;1005-1015&quot;,&quot;abstract&quot;:&quo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 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 (10-30 min) of severe hypoxia (PO2=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 myoglobin was not detected in the perfusate, and ventricular LDH activity did not vary in response to the duration of severe hypoxia. These data (1) indicate that trout from this farm have extremely hypoxia-tolerant hearts; (2) suggest that considerable intra-specific variation exists in trout myocardial hypoxia tolerance; and (3) provide preliminary evidence that trout hearts are not irreversibly damaged, but are merely 'stunned', following brief periods (10-30 min) of severe hypoxia.&quot;,&quot;publisher&quot;:&quot;The Company of Biologists&quot;,&quot;issue&quot;:&quot;6&quot;,&quot;volume&quot;:&quot;207&quot;,&quot;container-title-short&quot;:&quot;&quot;},&quot;isTemporary&quot;:false},{&quot;id&quot;:&quot;5fe93110-cb9c-3cc5-bee9-d8414eeb9045&quot;,&quot;itemData&quot;:{&quot;type&quot;:&quot;article-journal&quot;,&quot;id&quot;:&quot;5fe93110-cb9c-3cc5-bee9-d8414eeb9045&quot;,&quot;title&quot;:&quot;Does individual variation in metabolic phenotype predict fish behaviour and performance?&quot;,&quot;author&quot;:[{&quot;family&quot;:&quot;Metcalfe&quot;,&quot;given&quot;:&quot;N. B.&quot;,&quot;parse-names&quot;:false,&quot;dropping-particle&quot;:&quot;&quot;,&quot;non-dropping-particle&quot;:&quot;&quot;},{&quot;family&quot;:&quot;Leeuwen&quot;,&quot;given&quot;:&quot;T. E.&quot;,&quot;parse-names&quot;:false,&quot;dropping-particle&quot;:&quot;&quot;,&quot;non-dropping-particle&quot;:&quot;Van&quot;},{&quot;family&quot;:&quot;Killen&quot;,&quot;given&quot;:&quot;S. S.&quot;,&quot;parse-names&quot;:false,&quot;dropping-particle&quot;:&quot;&quot;,&quot;non-dropping-particle&quot;:&quot;&quot;}],&quot;container-title&quot;:&quot;Journal of Fish Biology&quot;,&quot;container-title-short&quot;:&quot;J Fish Biol&quot;,&quot;accessed&quot;:{&quot;date-parts&quot;:[[2024,1,24]]},&quot;DOI&quot;:&quot;10.1111/JFB.12699&quot;,&quot;ISSN&quot;:&quot;1095-8649&quot;,&quot;PMID&quot;:&quot;26577442&quot;,&quot;URL&quot;:&quot;https://onlinelibrary.wiley.com/doi/full/10.1111/jfb.12699&quot;,&quot;issued&quot;:{&quot;date-parts&quot;:[[2016,1,1]]},&quot;page&quot;:&quot;298-321&quot;,&quot;abstract&quot;:&quo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quot;,&quot;publisher&quot;:&quot;John Wiley &amp; Sons, Ltd&quot;,&quot;issue&quot;:&quot;1&quot;,&quot;volume&quot;:&quot;88&quot;},&quot;isTemporary&quot;:false}]},{&quot;citationID&quot;:&quot;MENDELEY_CITATION_78b1b4d6-b5a2-4e8a-a189-4cc5ac45277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350f0505-0f23-4b56-8da1-c2c4427576ee&quot;,&quot;properties&quot;:{&quot;noteIndex&quot;:0},&quot;isEdited&quot;:false,&quot;manualOverride&quot;:{&quot;isManuallyOverridden&quot;:false,&quot;citeprocText&quot;:&quot;(Hahlbeck et al., 2022)&quot;,&quot;manualOverrideText&quot;:&quot;&quot;},&quot;citationTag&quot;:&quot;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quot;,&quot;citationItems&quot;:[{&quot;id&quot;:&quot;7a4e371d-4a56-3fce-8853-a43d55604b82&quot;,&quot;itemData&quot;:{&quot;type&quot;:&quot;article-journal&quot;,&quot;id&quot;:&quot;7a4e371d-4a56-3fce-8853-a43d55604b82&quot;,&quot;title&quot;:&quot;Contribution of warm habitat to cold-water fisheries&quot;,&quot;author&quot;:[{&quot;family&quot;:&quot;Hahlbeck&quot;,&quot;given&quot;:&quot;Nick&quot;,&quot;parse-names&quot;:false,&quot;dropping-particle&quot;:&quot;&quot;,&quot;non-dropping-particle&quot;:&quot;&quot;},{&quot;family&quot;:&quot;Tinniswood&quot;,&quot;given&quot;:&quot;William R&quot;,&quot;parse-names&quot;:false,&quot;dropping-particle&quot;:&quot;&quot;,&quot;non-dropping-particle&quot;:&quot;&quot;},{&quot;family&quot;:&quot;Sloat&quot;,&quot;given&quot;:&quot;Matthew R&quot;,&quot;parse-names&quot;:false,&quot;dropping-particle&quot;:&quot;&quot;,&quot;non-dropping-particle&quot;:&quot;&quot;},{&quot;family&quot;:&quot;Ortega&quot;,&quot;given&quot;:&quot;Jordan D&quot;,&quot;parse-names&quot;:false,&quot;dropping-particle&quot;:&quot;&quot;,&quot;non-dropping-particle&quot;:&quot;&quot;},{&quot;family&quot;:&quot;Wyatt&quot;,&quot;given&quot;:&quot;Matthew A&quot;,&quot;parse-names&quot;:false,&quot;dropping-particle&quot;:&quot;&quot;,&quot;non-dropping-particle&quot;:&quot;&quot;},{&quot;family&quot;:&quot;Hereford&quot;,&quot;given&quot;:&quot;Mark E&quot;,&quot;parse-names&quot;:false,&quot;dropping-particle&quot;:&quot;&quot;,&quot;non-dropping-particle&quot;:&quot;&quot;},{&quot;family&quot;:&quot;Ramirez&quot;,&quot;given&quot;:&quot;Ben S&quot;,&quot;parse-names&quot;:false,&quot;dropping-particle&quot;:&quot;&quot;,&quot;non-dropping-particle&quot;:&quot;&quot;},{&quot;family&quot;:&quot;Crook&quot;,&quot;given&quot;:&quot;David A&quot;,&quot;parse-names&quot;:false,&quot;dropping-particle&quot;:&quot;&quot;,&quot;non-dropping-particle&quot;:&quot;&quot;},{&quot;family&quot;:&quot;Anlauf-Dunn&quot;,&quot;given&quot;:&quot;Kara J&quot;,&quot;parse-names&quot;:false,&quot;dropping-particle&quot;:&quot;&quot;,&quot;non-dropping-particle&quot;:&quot;&quot;},{&quot;family&quot;:&quot;Armstrong&quot;,&quot;given&quot;:&quot;Jonathan B&quot;,&quot;parse-names&quot;:false,&quot;dropping-particle&quot;:&quot;&quot;,&quot;non-dropping-particle&quot;:&quot;&quot;}],&quot;container-title&quot;:&quot;Conservation Biology&quot;,&quot;accessed&quot;:{&quot;date-parts&quot;:[[2023,7,23]]},&quot;DOI&quot;:&quot;10.1111/cobi.13857&quot;,&quot;ISSN&quot;:&quot;15231739&quot;,&quot;PMID&quot;:&quot;34766374&quot;,&quot;issued&quot;:{&quot;date-parts&quot;:[[2022]]},&quot;page&quot;:&quot;e13857&quot;,&quot;abstract&quot;:&quo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quot;,&quot;issue&quot;:&quot;3&quot;,&quot;volume&quot;:&quot;36&quot;,&quot;container-title-short&quot;:&quot;&quot;},&quot;isTemporary&quot;:false}]},{&quot;citationID&quot;:&quot;MENDELEY_CITATION_48bb136e-a36f-4fc5-9ef1-8b1a172ba235&quot;,&quot;properties&quot;:{&quot;noteIndex&quot;:0},&quot;isEdited&quot;:false,&quot;manualOverride&quot;:{&quot;isManuallyOverridden&quot;:false,&quot;citeprocText&quot;:&quot;(Williams et al., 2019)&quot;,&quot;manualOverrideText&quot;:&quot;&quot;},&quot;citationTag&quot;:&quot;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quot;,&quot;citationItems&quot;:[{&quot;id&quot;:&quot;cbb99ad3-3ce5-3b9a-8fc5-7ff8bf979b9c&quot;,&quot;itemData&quot;:{&quot;type&quot;:&quot;article-journal&quot;,&quot;id&quot;:&quot;cbb99ad3-3ce5-3b9a-8fc5-7ff8bf979b9c&quot;,&quot;title&quot;:&quot;Diel cycling hypoxia enhances hypoxia tolerance in rainbow trout (Oncorhynchus mykiss): evidence of physiological and metabolic plasticity&quot;,&quot;author&quot;:[{&quot;family&quot;:&quot;Williams&quot;,&quot;given&quot;:&quot;Kenneth J&quot;,&quot;parse-names&quot;:false,&quot;dropping-particle&quot;:&quot;&quot;,&quot;non-dropping-particle&quot;:&quot;&quot;},{&quot;family&quot;:&quot;Cassidy&quot;,&quot;given&quot;:&quot;Alicia A&quot;,&quot;parse-names&quot;:false,&quot;dropping-particle&quot;:&quot;&quot;,&quot;non-dropping-particle&quot;:&quot;&quot;},{&quot;family&quot;:&quot;Verhille&quot;,&quot;given&quot;:&quot;Christine E&quot;,&quot;parse-names&quot;:false,&quot;dropping-particle&quot;:&quot;&quot;,&quot;non-dropping-particle&quot;:&quot;&quot;},{&quot;family&quot;:&quot;Lamarre&quot;,&quot;given&quot;:&quot;Simon G&quot;,&quot;parse-names&quot;:false,&quot;dropping-particle&quot;:&quot;&quot;,&quot;non-dropping-particle&quot;:&quot;&quot;},{&quot;family&quot;:&quot;Maccormack&quot;,&quot;given&quot;:&quot;Tyson J&quot;,&quot;parse-names&quot;:false,&quot;dropping-particle&quot;:&quot;&quot;,&quot;non-dropping-particle&quot;:&quot;&quot;}],&quot;accessed&quot;:{&quot;date-parts&quot;:[[2023,3,5]]},&quot;DOI&quot;:&quot;10.1242/jeb.206045&quot;,&quot;URL&quot;:&quot;https://www.r-project.org/&quot;,&quot;issued&quot;:{&quot;date-parts&quot;:[[2019]]},&quot;abstract&quot;:&quo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 O2); (2) diel cycling O 2 (20.7-4.2 kPa P O2 over 24 h); (3) acute hypoxia (130 h at 20.7 kPa P O2 followed by 5 h at 4.2 kPa P O2); and (4) the mean oxygen tension (12.4 kPa P O2) experienced by the diel cycled fish. Some responses were similar in diel O 2 cycled and mean P 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 2 requirements.&quot;,&quot;container-title-short&quot;:&quot;&quot;},&quot;isTemporary&quot;:false}]},{&quot;citationID&quot;:&quot;MENDELEY_CITATION_c647e2d7-6d1b-4137-8c98-703852f070d8&quot;,&quot;properties&quot;:{&quot;noteIndex&quot;:0},&quot;isEdited&quot;:false,&quot;manualOverride&quot;:{&quot;isManuallyOverridden&quot;:false,&quot;citeprocText&quot;:&quot;(Callaghan et al., 2016)&quot;,&quot;manualOverrideText&quot;:&quot;&quot;},&quot;citationTag&quot;:&quot;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quot;,&quot;citationItems&quot;:[{&quot;id&quot;:&quot;0cc518c4-67b2-3265-898d-94a1aefd2344&quot;,&quot;itemData&quot;:{&quot;type&quot;:&quot;article-journal&quot;,&quot;id&quot;:&quot;0cc518c4-67b2-3265-898d-94a1aefd2344&quot;,&quot;title&quot;:&quot;Metabolic adjustments to short-term diurnal temperature fluctuation in the rainbow trout (Oncorhynchus mykiss)&quot;,&quot;author&quot;:[{&quot;family&quot;:&quot;Callaghan&quot;,&quot;given&quot;:&quot;Neal Ingraham&quot;,&quot;parse-names&quot;:false,&quot;dropping-particle&quot;:&quot;&quot;,&quot;non-dropping-particle&quot;:&quot;&quot;},{&quot;family&quot;:&quot;Tunnah&quot;,&quot;given&quot;:&quot;Louise&quot;,&quot;parse-names&quot;:false,&quot;dropping-particle&quot;:&quot;&quot;,&quot;non-dropping-particle&quot;:&quot;&quot;},{&quot;family&quot;:&quot;Currie&quot;,&quot;given&quot;:&quot;Suzanne&quot;,&quot;parse-names&quot;:false,&quot;dropping-particle&quot;:&quot;&quot;,&quot;non-dropping-particle&quot;:&quot;&quot;},{&quot;family&quot;:&quot;MacCormack&quot;,&quot;given&quot;:&quot;Tyson James&quot;,&quot;parse-names&quot;:false,&quot;dropping-particle&quot;:&quot;&quot;,&quot;non-dropping-particle&quot;:&quot;&quot;}],&quot;container-title&quot;:&quot;Physiological and Biochemical Zoology&quot;,&quot;DOI&quot;:&quot;10.1086/688680&quot;,&quot;ISSN&quot;:&quot;15222152&quot;,&quot;issued&quot;:{&quot;date-parts&quot;:[[2016]]},&quot;page&quot;:&quot;498-510&quot;,&quot;abstract&quot;:&quot;© 2016 by The University of Chicago. All rights reserved. 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metabolites. In liver and, to a lesser extent, in heart, patterns of signal transduction suggest an increasingly anabolic phenotype with successive heat cycles. Inhibition of Raptor in the heart suggests lowered gross protein synthesis after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quot;,&quot;issue&quot;:&quot;6&quot;,&quot;volume&quot;:&quot;89&quot;,&quot;container-title-short&quot;:&quot;&quot;},&quot;isTemporary&quot;:false}]},{&quot;citationID&quot;:&quot;MENDELEY_CITATION_2672f269-d307-4504-9a4c-0631a4630c3b&quot;,&quot;properties&quot;:{&quot;noteIndex&quot;:0},&quot;isEdited&quot;:false,&quot;manualOverride&quot;:{&quot;isManuallyOverridden&quot;:false,&quot;citeprocText&quot;:&quot;(Alonzo, 2015)&quot;,&quot;manualOverrideText&quot;:&quot;&quot;},&quot;citationTag&quot;:&quot;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quot;,&quot;citationItems&quot;:[{&quot;id&quot;:&quot;63f2b39b-3c8a-3690-8d6d-c9a3bc9256b8&quot;,&quot;itemData&quot;:{&quot;type&quot;:&quot;article-journal&quot;,&quot;id&quot;:&quot;63f2b39b-3c8a-3690-8d6d-c9a3bc9256b8&quot;,&quot;title&quot;:&quot;Integrating the how and why of within-individual and among-individual variation and plasticity in behavior&quot;,&quot;author&quot;:[{&quot;family&quot;:&quot;Alonzo&quot;,&quot;given&quot;:&quot;Suzanne H.&quot;,&quot;parse-names&quot;:false,&quot;dropping-particle&quot;:&quot;&quot;,&quot;non-dropping-particle&quot;:&quot;&quot;}],&quot;container-title&quot;:&quot;Current Opinion in Behavioral Sciences&quot;,&quot;container-title-short&quot;:&quot;Curr Opin Behav Sci&quot;,&quot;accessed&quot;:{&quot;date-parts&quot;:[[2024,1,24]]},&quot;DOI&quot;:&quot;10.1016/J.COBEHA.2015.09.008&quot;,&quot;ISSN&quot;:&quot;2352-1546&quot;,&quot;issued&quot;:{&quot;date-parts&quot;:[[2015,12,1]]},&quot;page&quot;:&quot;69-75&quot;,&quot;abstract&quot;:&quo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quot;,&quot;publisher&quot;:&quot;Elsevier&quot;,&quot;volume&quot;:&quot;6&quot;},&quot;isTemporary&quot;:false}]},{&quot;citationID&quot;:&quot;MENDELEY_CITATION_8b58d2eb-d8cb-4581-a1ac-1c88e6eaa6a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e0e48814-6526-4b1a-ace7-18b9729cfdcc&quot;,&quot;properties&quot;:{&quot;noteIndex&quot;:0},&quot;isEdited&quot;:false,&quot;manualOverride&quot;:{&quot;isManuallyOverridden&quot;:false,&quot;citeprocText&quot;:&quot;(Moran et al., 2021)&quot;,&quot;manualOverrideText&quot;:&quot;&quot;},&quot;citationTag&quot;:&quot;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quot;,&quot;citationItems&quot;:[{&quot;id&quot;:&quot;c30fcb60-5912-3d9a-be87-6f840849e7c5&quot;,&quot;itemData&quot;:{&quot;type&quot;:&quot;article-journal&quot;,&quot;id&quot;:&quot;c30fcb60-5912-3d9a-be87-6f840849e7c5&quot;,&quot;title&quot;:&quot;Poor nutritional condition promotes high-risk behaviours: a systematic review and meta-analysis&quot;,&quot;author&quot;:[{&quot;family&quot;:&quot;Moran&quot;,&quot;given&quot;:&quot;Nicholas P&quot;,&quot;parse-names&quot;:false,&quot;dropping-particle&quot;:&quot;&quot;,&quot;non-dropping-particle&quot;:&quot;&quot;},{&quot;family&quot;:&quot;Sánchez-Tójar&quot;,&quot;given&quot;:&quot;Alfredo&quot;,&quot;parse-names&quot;:false,&quot;dropping-particle&quot;:&quot;&quot;,&quot;non-dropping-particle&quot;:&quot;&quot;},{&quot;family&quot;:&quot;Schielzeth&quot;,&quot;given&quot;:&quot;Holger&quot;,&quot;parse-names&quot;:false,&quot;dropping-particle&quot;:&quot;&quot;,&quot;non-dropping-particle&quot;:&quot;&quot;},{&quot;family&quot;:&quot;Reinhold&quot;,&quot;given&quot;:&quot;Klaus&quot;,&quot;parse-names&quot;:false,&quot;dropping-particle&quot;:&quot;&quot;,&quot;non-dropping-particle&quot;:&quot;&quot;}],&quot;container-title&quot;:&quot;Biological Reviews&quot;,&quot;accessed&quot;:{&quot;date-parts&quot;:[[2024,1,24]]},&quot;DOI&quot;:&quot;10.1111/brv.12655&quot;,&quot;URL&quot;:&quot;https://onlinelibrary.wiley.com/doi/10.1111/brv.12655&quot;,&quot;issued&quot;:{&quot;date-parts&quot;:[[2021]]},&quot;page&quot;:&quot;269-288&quot;,&quot;abstract&quot;:&quo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quot;,&quot;issue&quot;:&quot;1&quot;,&quot;volume&quot;:&quot;96&quot;,&quot;container-title-short&quot;:&quot;&quot;},&quot;isTemporary&quot;:false}]},{&quot;citationID&quot;:&quot;MENDELEY_CITATION_26436c18-77bb-4719-844f-0467fa07b710&quot;,&quot;properties&quot;:{&quot;noteIndex&quot;:0},&quot;isEdited&quot;:false,&quot;manualOverride&quot;:{&quot;isManuallyOverridden&quot;:false,&quot;citeprocText&quot;:&quot;(Mac, 1985; Sogard &amp;#38; Olla, 1996)&quot;,&quot;manualOverrideText&quot;:&quot;&quot;},&quot;citationTag&quot;:&quot;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quot;,&quot;citationItems&quot;:[{&quot;id&quot;:&quot;78bb8a98-b2d7-317f-8054-ff1278c99430&quot;,&quot;itemData&quot;:{&quot;type&quot;:&quot;article-journal&quot;,&quot;id&quot;:&quot;78bb8a98-b2d7-317f-8054-ff1278c99430&quot;,&quot;title&quot;:&quot;Effects of ration size on preferred temperature of lake charr Salvelinus namaycush&quot;,&quot;author&quot;:[{&quot;family&quot;:&quot;Mac&quot;,&quot;given&quot;:&quot;Michael J.&quot;,&quot;parse-names&quot;:false,&quot;dropping-particle&quot;:&quot;&quot;,&quot;non-dropping-particle&quot;:&quot;&quot;}],&quot;container-title&quot;:&quot;Environmental Biology of Fishes&quot;,&quot;container-title-short&quot;:&quot;Environ Biol Fishes&quot;,&quot;accessed&quot;:{&quot;date-parts&quot;:[[2024,1,24]]},&quot;DOI&quot;:&quot;10.1007/BF00000830/METRICS&quot;,&quot;ISSN&quot;:&quot;03781909&quot;,&quot;URL&quot;:&quot;https://link.springer.com/article/10.1007/BF00000830&quot;,&quot;issued&quot;:{&quot;date-parts&quot;:[[1985,11]]},&quot;page&quot;:&quot;227-231&quot;,&quot;abstract&quot;:&quo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 © 1985 Dr W. Junk Publishers.&quot;,&quot;publisher&quot;:&quot;Kluwer Academic Publishers&quot;,&quot;volume&quot;:&quot;14&quot;},&quot;isTemporary&quot;:false},{&quot;id&quot;:&quot;5788fa54-6ac4-3983-9f1e-9ef8b0c2daf7&quot;,&quot;itemData&quot;:{&quot;type&quot;:&quot;article-journal&quot;,&quot;id&quot;:&quot;5788fa54-6ac4-3983-9f1e-9ef8b0c2daf7&quot;,&quot;title&quot;:&quot;Food deprivation affects vertical distribution and activity of a marine fish in a thermal gradient: potential energy-conserving mechanisms&quot;,&quot;author&quot;:[{&quot;family&quot;:&quot;Sogard&quot;,&quot;given&quot;:&quot;Susan M.&quot;,&quot;parse-names&quot;:false,&quot;dropping-particle&quot;:&quot;&quot;,&quot;non-dropping-particle&quot;:&quot;&quot;},{&quot;family&quot;:&quot;Olla&quot;,&quot;given&quot;:&quot;Bori L.&quot;,&quot;parse-names&quot;:false,&quot;dropping-particle&quot;:&quot;&quot;,&quot;non-dropping-particle&quot;:&quot;&quot;}],&quot;container-title&quot;:&quot;Marine Ecology Progress Series&quot;,&quot;container-title-short&quot;:&quot;Mar Ecol Prog Ser&quot;,&quot;accessed&quot;:{&quot;date-parts&quot;:[[2023,7,27]]},&quot;DOI&quot;:&quot;10.3354/MEPS133043&quot;,&quot;ISSN&quot;:&quot;0171-8630&quot;,&quot;URL&quot;:&quot;https://www.int-res.com/abstracts/meps/v133/p43-55/&quot;,&quot;issued&quot;:{&quot;date-parts&quot;:[[1996,3,28]]},&quot;page&quot;:&quot;43-55&quot;,&quot;abstract&quot;:&quot;The effects of reduced food availability on the behavior of juvenile walleye pollock Theragra chalcogramma were examined in laboratory experiments designed to test for potential energy-conserving responses. Groups of juvenile fish were held on 1 of 6 ration treatments ranging from ad libitum to near starvation, and then vertical distribution and activity levels were quantified in a 2.5 m deep water column under isothermal and thermally stratified conditions. Stratification resulted in a general shift to the upper, warmer layer in the 2 experiments employing a sharp thermocline at mid-depth, but the occurrence of fish in the colder bottom layer varied with different ration treatments. Movement into cold water increased in intermediate ration groups compared to high ration groups. Since reduced temperatures should reduce metabolic costs, this behavior is consistent with our hypothesis that food deprivation should invoke energy-saving behaviors. However, activity levels increased for fish held on intermediate rations, suggesting that the greater movement into cold water was a corollary result of increased searching for food Fish in the lowest ration treatments had decreased activity levels, but also decreased their movement into cold water when a sharp thermocline was present, negating potential bioenergetic benefits. In the third experiment, there was a gradual thermal gradient from surface to bottom rather than a sharp thermocline. Temperatures associated with vertical positions of the fish were determined. In this experiment, clear energy-conserving responses to temperature were displayed by food- deprived fish; the average temperatures occupied by fish on starvation rations were 3 to 4°C colder than those of the higher ration groups. Based on the high Q10 for metabolic rates of juvenile pollock, these reduced temperatures potentially conferred energy savings of up to 34%, relative to the metabolic expenditures of fish on high rations. The contrast in behavior for the lowest ration groups between sharply stratified and gradually stratified conditions suggested that the severity of the temperature gradient influenced the fishes' ability to take advantage of cold water as an energetic refuge. The behavior of fish in the laboratory was consistent with prior observations in the Bering Sea, where juvenile walleye pollock remained in surface waters if food availability was high, but initiated vertical migration into deeper, colder water with reduced prey densities. Results of this study demonstrated a broad flexibility in the behavioral mechanisms used by walleye pollock to deal with declining food levels. The initial response to food limitation was increased activity, indicative of greater searching behavior. With extended food deprivation, a switch to energy- conserving behavior was evident. The temperature responses of fish experiencing severe food limitation provided support for a bioenergetic hypothesis of diel vertical migration.&quot;,&quot;publisher&quot;:&quot;Inter-Research&quot;,&quot;issue&quot;:&quot;1-3&quot;,&quot;volume&quot;:&quot;133&quot;},&quot;isTemporary&quot;:false}]},{&quot;citationID&quot;:&quot;MENDELEY_CITATION_861dd50e-212c-4ce7-b0ed-e73147dc7240&quot;,&quot;properties&quot;:{&quot;noteIndex&quot;:0},&quot;isEdited&quot;:false,&quot;manualOverride&quot;:{&quot;isManuallyOverridden&quot;:false,&quot;citeprocText&quot;:&quot;(Poole &amp;#38; Berman, 2001)&quot;,&quot;manualOverrideText&quot;:&quot;&quot;},&quot;citationTag&quot;:&quot;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quot;,&quot;citationItems&quot;:[{&quot;id&quot;:&quot;5e3f7a4f-5a8c-3f4c-bfed-e466de0124ab&quot;,&quot;itemData&quot;:{&quot;type&quot;:&quot;article-journal&quot;,&quot;id&quot;:&quot;5e3f7a4f-5a8c-3f4c-bfed-e466de0124ab&quot;,&quot;title&quot;:&quot;An Ecological Perspective on In-Stream Temperature: Natural Heat Dynamics and Mechanisms of Human-Caused Thermal Degradation&quot;,&quot;author&quot;:[{&quot;family&quot;:&quot;Poole&quot;,&quot;given&quot;:&quot;Geoffrey C&quot;,&quot;parse-names&quot;:false,&quot;dropping-particle&quot;:&quot;&quot;,&quot;non-dropping-particle&quot;:&quot;&quot;},{&quot;family&quot;:&quot;Berman&quot;,&quot;given&quot;:&quot;Cara H&quot;,&quot;parse-names&quot;:false,&quot;dropping-particle&quot;:&quot;&quot;,&quot;non-dropping-particle&quot;:&quot;&quot;}],&quot;container-title&quot;:&quot;Environmental Management&quot;,&quot;container-title-short&quot;:&quot;Environ Manage&quot;,&quot;accessed&quot;:{&quot;date-parts&quot;:[[2019,2,4]]},&quot;DOI&quot;:&quot;10.1007/s002670010188&quot;,&quot;URL&quot;:&quot;https://link.springer.com/content/pdf/10.1007/s002670010188.pdf&quot;,&quot;issued&quot;:{&quot;date-parts&quot;:[[2001]]},&quot;page&quot;:&quot;787-802&quot;,&quot;abstract&quot;:&quot;While external factors (drivers) determine the net heat energy and water delivered to a stream, the internal structure of a stream determines how heat and water will be distributed within and exchanged among a stream's components (channel, alluvial aquifer, and riparian zone/floodplain). Therefore, the interaction between external drivers of stream temperature and the internal structure of integrated stream systems ultimately determines channel water temperature. This paper presents a synoptic, ecologically based discussion of the external drivers of stream temperature, the internal structures and processes that insulate and buffer stream temperatures , and the mechanisms of human influence on stream temperature. It provides a holistic perspective on the diversity of natural dynamics and human activities that influence stream temperature, including discussions of the role of the hyporheic zone. Key management implications include: (1) Protecting or reestablishing in-stream flow is critical for restoring desirable thermal regimes in streams. (2) Modified riparian vegetation, groundwater dynamics, and channel morphology are all important pathways of human influence on channel-water temperature and each pathway should be addressed in management plans. (3) Stream temperature research and monitoring programs will be jeopardized by an inaccurate or incomplete conceptual understanding of complex temporal and spatial stream temperature response patterns to anthropogenic influences. (4) Analyses of land-use history and the historical vs contemporary structure of the stream channel, riparian zone, and alluvial aquifer are important prerequisites for applying mechanistic temperature models to develop management prescriptions to meet in-channel temperature goals. Stream temperature directly influences the metabolic rates, physiology, and life-history traits of aquatic species and helps to determine rates of important community processes such as nutrient cycling and productivity (Allen 1995). Fluctuations in water temperature induce behavioral and physiological responses in aquatic organisms and permanent shifts in stream temperature regimes can render formerly suitable habitat unusable for native species (Holtby 1988, Quigley and Arbelbide 1997, Wissmar and others 1994b). Because of the ecological importance of stream temperature, preventing or mitigating anthropogenic thermal degradation is a common concern for resource managers (Cou-tant 1999). Perhaps because of the widespread use of quantitative models (and associated simplifying assumptions), management actions seldom consider the multitude of interacting environmental processes that determine stream temperature regimes or the wide variety of pathways by which humans may affect stream temperature. In this paper, we attempt to succinctly describe a number of these important processes and pathways. Our most detailed discussions focus on heat energy exchange and transport within stream systems because, in our opinion, these processes provide great promise for successful stream temperature management, yet are most often overlooked during the development of management plans. Although the discussion and examples in this paper focus on the Pacific Northwest, USA, the ecological principles and processes discussed are applicable to lotic systems in general.&quot;,&quot;issue&quot;:&quot;6&quot;,&quot;volume&quot;:&quot;27&quot;},&quot;isTemporary&quot;:false}]},{&quot;citationID&quot;:&quot;MENDELEY_CITATION_d9631796-9f89-44ca-85b1-2f1daa6a1ecf&quot;,&quot;properties&quot;:{&quot;noteIndex&quot;:0},&quot;isEdited&quot;:false,&quot;manualOverride&quot;:{&quot;isManuallyOverridden&quot;:false,&quot;citeprocText&quot;:&quot;(Palmer &amp;#38; Ruhi, 2019)&quot;,&quot;manualOverrideText&quot;:&quot;&quot;},&quot;citationTag&quot;:&quot;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quot;,&quot;citationItems&quot;:[{&quot;id&quot;:&quot;1bbe3a31-42e6-3777-9e74-b12c9a442a3e&quot;,&quot;itemData&quot;:{&quot;type&quot;:&quot;article-journal&quot;,&quot;id&quot;:&quot;1bbe3a31-42e6-3777-9e74-b12c9a442a3e&quot;,&quot;title&quot;:&quot;Linkages between flow regime, biota, and ecosystem processes: Implications for river restoration&quot;,&quot;author&quot;:[{&quot;family&quot;:&quot;Palmer&quot;,&quot;given&quot;:&quot;Margaret&quot;,&quot;parse-names&quot;:false,&quot;dropping-particle&quot;:&quot;&quot;,&quot;non-dropping-particle&quot;:&quot;&quot;},{&quot;family&quot;:&quot;Ruhi&quot;,&quot;given&quot;:&quot;Albert&quot;,&quot;parse-names&quot;:false,&quot;dropping-particle&quot;:&quot;&quot;,&quot;non-dropping-particle&quot;:&quot;&quot;}],&quot;container-title&quot;:&quot;Science&quot;,&quot;container-title-short&quot;:&quot;Science (1979)&quot;,&quot;DOI&quot;:&quot;10.1126/science.aaw2087&quot;,&quot;ISSN&quot;:&quot;10959203&quot;,&quot;PMID&quot;:&quot;31604208&quot;,&quot;issued&quot;:{&quot;date-parts&quot;:[[2019]]},&quot;abstract&quot;:&quo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quot;,&quot;issue&quot;:&quot;6459&quot;,&quot;volume&quot;:&quot;365&quot;},&quot;isTemporary&quot;:false}]},{&quot;citationID&quot;:&quot;MENDELEY_CITATION_0c3a007c-7c5f-40c1-b999-13b039a98730&quot;,&quot;properties&quot;:{&quot;noteIndex&quot;:0},&quot;isEdited&quot;:false,&quot;manualOverride&quot;:{&quot;isManuallyOverridden&quot;:false,&quot;citeprocText&quot;:&quot;(Caissie, 2006)&quot;,&quot;manualOverrideText&quot;:&quot;&quot;},&quot;citationTag&quot;:&quot;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quot;,&quot;citationItems&quot;:[{&quot;id&quot;:&quot;9a49a4d9-696e-350e-816a-5d518f87fce4&quot;,&quot;itemData&quot;:{&quot;type&quot;:&quot;article-journal&quot;,&quot;id&quot;:&quot;9a49a4d9-696e-350e-816a-5d518f87fce4&quot;,&quot;title&quot;:&quot;The thermal regime of rivers: A review&quot;,&quot;author&quot;:[{&quot;family&quot;:&quot;Caissie&quot;,&quot;given&quot;:&quot;D.&quot;,&quot;parse-names&quot;:false,&quot;dropping-particle&quot;:&quot;&quot;,&quot;non-dropping-particle&quot;:&quot;&quot;}],&quot;container-title&quot;:&quot;Freshwater Biology&quot;,&quot;container-title-short&quot;:&quot;Freshw Biol&quot;,&quot;DOI&quot;:&quot;10.1111/j.1365-2427.2006.01597.x&quot;,&quot;ISBN&quot;:&quot;0046-5070&quot;,&quot;ISSN&quot;:&quot;00465070&quot;,&quot;PMID&quot;:&quot;25980563&quot;,&quot;issued&quot;:{&quot;date-parts&quot;:[[2006]]},&quot;page&quot;:&quot;1389-1406&quot;,&quot;abstract&quot;:&quo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quot;,&quot;issue&quot;:&quot;8&quot;,&quot;volume&quot;:&quot;51&quot;},&quot;isTemporary&quot;:false}]},{&quot;citationID&quot;:&quot;MENDELEY_CITATION_621b7925-f19e-4571-8487-ef020704fa08&quot;,&quot;properties&quot;:{&quot;noteIndex&quot;:0},&quot;isEdited&quot;:false,&quot;manualOverride&quot;:{&quot;isManuallyOverridden&quot;:false,&quot;citeprocText&quot;:&quot;(Isaak &amp;#38; Hubert, 2001)&quot;,&quot;manualOverrideText&quot;:&quot;&quot;},&quot;citationTag&quot;:&quot;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quot;,&quot;citationItems&quot;:[{&quot;id&quot;:&quot;db5b686a-3f93-3f4f-8ccd-af4edf934d64&quot;,&quot;itemData&quot;:{&quot;type&quot;:&quot;article-journal&quot;,&quot;id&quot;:&quot;db5b686a-3f93-3f4f-8ccd-af4edf934d64&quot;,&quot;title&quot;:&quot;A hypothesis about factors that affect maximum summer stream temperatures across montane landscapes&quot;,&quot;author&quot;:[{&quot;family&quot;:&quot;Isaak&quot;,&quot;given&quot;:&quot;Daniel J.&quot;,&quot;parse-names&quot;:false,&quot;dropping-particle&quot;:&quot;&quot;,&quot;non-dropping-particle&quot;:&quot;&quot;},{&quot;family&quot;:&quot;Hubert&quot;,&quot;given&quot;:&quot;Wayne A.&quot;,&quot;parse-names&quot;:false,&quot;dropping-particle&quot;:&quot;&quot;,&quot;non-dropping-particle&quot;:&quot;&quot;}],&quot;container-title&quot;:&quot;JAWRA Journal of the American Water Resources Association&quot;,&quot;accessed&quot;:{&quot;date-parts&quot;:[[2024,1,24]]},&quot;DOI&quot;:&quot;10.1111/J.1752-1688.2001.TB00974.X&quot;,&quot;ISSN&quot;:&quot;1752-1688&quot;,&quot;URL&quot;:&quot;https://onlinelibrary.wiley.com/doi/full/10.1111/j.1752-1688.2001.tb00974.x&quot;,&quot;issued&quot;:{&quot;date-parts&quot;:[[2001,4,1]]},&quot;page&quot;:&quot;351-366&quot;,&quot;abstract&quot;:&quot;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quot;,&quot;publisher&quot;:&quot;John Wiley &amp; Sons, Ltd&quot;,&quot;issue&quot;:&quot;2&quot;,&quot;volume&quot;:&quot;37&quot;,&quot;container-title-short&quot;:&quot;&quot;},&quot;isTemporary&quot;:false}]},{&quot;citationID&quot;:&quot;MENDELEY_CITATION_4cbef875-8be0-45c5-81f9-599da6b7177e&quot;,&quot;properties&quot;:{&quot;noteIndex&quot;:0},&quot;isEdited&quot;:false,&quot;manualOverride&quot;:{&quot;isManuallyOverridden&quot;:false,&quot;citeprocText&quot;:&quot;(Beschta, 1997)&quot;,&quot;manualOverrideText&quot;:&quot;&quot;},&quot;citationTag&quot;:&quot;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quot;,&quot;citationItems&quot;:[{&quot;id&quot;:&quot;86bc1c72-daab-398e-a614-164d89cf16e2&quot;,&quot;itemData&quot;:{&quot;type&quot;:&quot;article-journal&quot;,&quot;id&quot;:&quot;86bc1c72-daab-398e-a614-164d89cf16e2&quot;,&quot;title&quot;:&quot;Riparian Shade and Stream Temperature: An Alternative Perspective&quot;,&quot;author&quot;:[{&quot;family&quot;:&quot;Beschta&quot;,&quot;given&quot;:&quot;Robert L&quot;,&quot;parse-names&quot;:false,&quot;dropping-particle&quot;:&quot;&quot;,&quot;non-dropping-particle&quot;:&quot;&quot;}],&quot;container-title&quot;:&quot;Rangelands&quot;,&quot;accessed&quot;:{&quot;date-parts&quot;:[[2024,1,24]]},&quot;issued&quot;:{&quot;date-parts&quot;:[[1997]]},&quot;page&quot;:&quot;25&quot;,&quot;abstract&quot;:&quot;F or streams in the upper Columbia River Basin, and elsewhere across much of the Intermountain West, the important role of shade with respect to stream temperatures has become an increasingly important issue. For example , the recent discussion of riparian systems by Larson and Larson (Rangelands, August 1996) focused on shade and temperature. However, I found that their perspective left much unsaid concerning the physical processes influencing stream temperatures and the role of riparian vegetation. There is no doubt that the reply that follows will also leave much unsaid, but I trust that readers will come away with a greater understanding about the relationship between ripan-an vegetation, shade, and stream temperatures. In the Pacific Northwest, decreasing salmon populations over the past decades have resulted in an urgent need for improving the management of watersheds, fish habitat, and water quality. Wild salmon, which once numbered more than 10 million returning adults in the Columbia River basin alone, have declined to less than one-tenth that number up and down the coast of the Pacific Northwest (National Research Council 1996). A vanety of natural factors (ocean conditions, climatic variations) and human factors (fishing, dams, hatch-eries, urbanization, forest practices, agricultural practices, livestock grazing, and others) have affected salmon populations. Once salmonids leave the ocean and enter freshwater streams and rivers they are critically dependent upon the quality of the water and instream habitats , particularly for spawning and rearing. Unfortunately, many streams in the upper Columbia River Basin and elsewhere in the Intermountain West have experienced serious long-term declines in the quality of aquatic habitats for both anadromous and resident fisheries (e.g., McIntosh et al. 1994, Wissmar et al. 1994). Various characteristics of a stream system, the adjacent n-parian area, and upslope watershed conditions collectively influence instream habitats. However, a stream's summertime temperature regime is often a critical characteristic of habitat quality. Temperature not only regulates the biological activity of aquatic organisms (higher temperatures result in increased metabolic rates) but the capability of water to hold oxygen decreases with higher temperatures. With high summertime temperatures, salmonids and other cold water species may experience increased stress levels, greater susceptibility to disease, and an inability to compete with warm water species. Larson and Larson (1996) indicate that the State of Oregon has established forest practices rules and regulations for riparian zones. Indeed, forest practices rules, recently modified to provide increased levels of protection to fisheries and other aquatic organisms (Oregon Department of Forestry 1994), have been in place for approximately twenty-five years. In contrast, comparable levels of water quality and stream protection for agricultural and rangeland streams do not exist in Oregon. A recent compilation by the Oregon Department of Environmental Quality (1996) indicates large numbers of streams and stream miles associated with agricultural and rangeland areas do not meet current water quality standards for temperature. Stream Temperatures and Shade Some of the early temperature research in the Pacific Northwest focused on the effects of removing forest vegetation from mountain streams. This early work led to a temperature prediction equation (Brown 1972) which illustrates several important principles regarding instream temperatures. These principles are also applicable to streams draining rangeland and agricultural areas. Brown's Equation is: AT= NHXSA XC Q (1) where A I = change in maximum daily stream temperature NH = net heat exchange per unit of surface area SA = surface area of stream for a specific reach Q = streamf low or stream discharge C = coefficient For a given reach of stream (with a given surface area and streamflow), this simple model indicates that any increase in the amount of heat entering a stream from solar radiation (or other sources) will have a proportional increase in stream temperature. Similarly, this relationship indicates that instream withdrawals during summertime periods may exacerbate maximum temperatures. A variety of heat sources and heat transfer mechanisms (i.e., the NH term in Browns Equation) ultimately influence the temperature of a stream. Energy exchanges may involve solar radiation, Iongwave radiation, evaporative heat transfer , convective heat transfer, conduction, and advection (e.g., Lee 1980, Beschta 1984). While the interactions of these variables is complex, and the importance of any given variable can significantly change during a day or over the course of a season (Beschta et al. 1987), certain of these variables are much more important than others. Larson and Larson (1996) mention that direct sunlight only accounts for approximately twenty percent of the total&quot;,&quot;issue&quot;:&quot;2&quot;,&quot;volume&quot;:&quot;19&quot;,&quot;container-title-short&quot;:&quot;&quot;},&quot;isTemporary&quot;:false}]},{&quot;citationID&quot;:&quot;MENDELEY_CITATION_540831a1-f61f-41b1-b797-fb01e9306f06&quot;,&quot;properties&quot;:{&quot;noteIndex&quot;:0},&quot;isEdited&quot;:false,&quot;manualOverride&quot;:{&quot;isManuallyOverridden&quot;:false,&quot;citeprocText&quot;:&quot;(Deutsch et al., 2023)&quot;,&quot;manualOverrideText&quot;:&quot;&quot;},&quot;citationTag&quot;:&quot;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quot;,&quot;citationItems&quot;:[{&quot;id&quot;:&quot;505fb430-3658-3f91-8741-8b877341bac9&quot;,&quot;itemData&quot;:{&quot;type&quot;:&quot;article-journal&quot;,&quot;id&quot;:&quot;505fb430-3658-3f91-8741-8b877341bac9&quot;,&quot;title&quot;:&quot;Climate, Oxygen, and the Future of Marine Biodiversity&quot;,&quot;author&quot;:[{&quot;family&quot;:&quot;Deutsch&quot;,&quot;given&quot;:&quot;Curtis&quot;,&quot;parse-names&quot;:false,&quot;dropping-particle&quot;:&quot;&quot;,&quot;non-dropping-particle&quot;:&quot;&quot;},{&quot;family&quot;:&quot;Penn&quot;,&quot;given&quot;:&quot;Justin L&quot;,&quot;parse-names&quot;:false,&quot;dropping-particle&quot;:&quot;&quot;,&quot;non-dropping-particle&quot;:&quot;&quot;},{&quot;family&quot;:&quot;Lucey&quot;,&quot;given&quot;:&quot;Noelle&quot;,&quot;parse-names&quot;:false,&quot;dropping-particle&quot;:&quot;&quot;,&quot;non-dropping-particle&quot;:&quot;&quot;}],&quot;container-title&quot;:&quot;Annual Review of Marine Science&quot;,&quot;container-title-short&quot;:&quot;Ann Rev Mar Sci&quot;,&quot;accessed&quot;:{&quot;date-parts&quot;:[[2024,1,24]]},&quot;DOI&quot;:&quot;10.1146/annurev-marine-040323&quot;,&quot;URL&quot;:&quot;https://doi.org/10.1146/annurev-marine-040323-&quot;,&quot;issued&quot;:{&quot;date-parts&quot;:[[2023]]},&quot;abstract&quot;:&quot;The ocean enabled the diversification of life on Earth by adding O 2 to the atmosphere , yet marine species remain most subject to O 2 limitation. Human industrialization is intensifying the aerobic challenges to marine ecosystems by depleting the ocean's O 2 inventory through the global addition of heat and local addition of nutrients. Historical observations reveal an ∼2% decline in upper-ocean O 2 and accelerating reports of coastal mass mortality events. The dynamic balance of O 2 supply and demand provides a unifying framework for understanding these phenomena across scales from the global ocean to individual organisms. Using this framework, we synthesize recent advances in forecasting O 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 2 sensitivities alter the structure of ecological communities , and how global O 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 2 loss will be essential if humankind is to preserve the health and biodiversity of the future ocean.&quot;,&quot;volume&quot;:&quot;16&quot;},&quot;isTemporary&quot;:false}]},{&quot;citationID&quot;:&quot;MENDELEY_CITATION_b7484b8b-c6cb-4447-8d54-6139195a57d4&quot;,&quot;properties&quot;:{&quot;noteIndex&quot;:0},&quot;isEdited&quot;:false,&quot;manualOverride&quot;:{&quot;isManuallyOverridden&quot;:false,&quot;citeprocText&quot;:&quot;(Coutant, 1985; McLaren et al., 2023; Swales, 2006)&quot;,&quot;manualOverrideText&quot;:&quot;&quot;},&quot;citationTag&quot;:&quot;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container-title-short&quot;:&quot;Trans Am Fish Soc&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isTemporary&quot;:false},{&quot;id&quot;:&quot;fcd97f87-7ff6-350c-9f0b-1e24c1353e01&quot;,&quot;itemData&quot;:{&quot;type&quot;:&quot;article-journal&quot;,&quot;id&quot;:&quot;fcd97f87-7ff6-350c-9f0b-1e24c1353e01&quot;,&quot;title&quot;:&quot;A Review of Factors Affecting the Distribution and Abundance of Rainbow Trout (Oncorhynchus mykiss Walbaum) in Lake and Reservoir Systems, Lake and Reservoir Management&quot;,&quot;author&quot;:[{&quot;family&quot;:&quot;Swales&quot;,&quot;given&quot;:&quot;Stephen&quot;,&quot;parse-names&quot;:false,&quot;dropping-particle&quot;:&quot;&quot;,&quot;non-dropping-particle&quot;:&quot;&quot;}],&quot;container-title&quot;:&quot;Lake and Reservoir Management&quot;,&quot;container-title-short&quot;:&quot;Lake Reserv Manag&quot;,&quot;accessed&quot;:{&quot;date-parts&quot;:[[2024,1,24]]},&quot;DOI&quot;:&quot;10.1080/07438140609353894&quot;,&quot;ISSN&quot;:&quot;1040-2381&quot;,&quot;URL&quot;:&quot;https://www.tandfonline.com/action/journalInformation?journalCode=ulrm20&quot;,&quot;issued&quot;:{&quot;date-parts&quot;:[[2006]]},&quot;page&quot;:&quot;167-178&quot;,&quot;abstract&quot;:&quot;Swales, S. 2006. A review of factors affecting the distribution and abundance of rainbow trout (Oncorhynchus mykiss Walbaum) in lake and reservoir systems. Lake and Reserv. Manage. 22(2):167-178. Rainbow trout distribution and abundance in lakes and reservoirs has been correlated with a wide range of physical, chemical and biological factors. In North American lakes and reservoirs, distribution and abundance are affected by variables such as lake elevation ,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quot;,&quot;issue&quot;:&quot;2&quot;,&quot;volume&quot;:&quot;22&quot;},&quot;isTemporary&quot;:false},{&quot;id&quot;:&quot;b1cc1726-430d-3160-9526-8d93de04878f&quot;,&quot;itemData&quot;:{&quot;type&quot;:&quot;article-journal&quot;,&quot;id&quot;:&quot;b1cc1726-430d-3160-9526-8d93de04878f&quot;,&quot;title&quot;:&quot;Drawdown, Habitat, and Kokanee Populations in a Western U.S. Reservoir&quot;,&quot;author&quot;:[{&quot;family&quot;:&quot;McLaren&quot;,&quot;given&quot;:&quot;John S.&quot;,&quot;parse-names&quot;:false,&quot;dropping-particle&quot;:&quot;&quot;,&quot;non-dropping-particle&quot;:&quot;&quot;},{&quot;family&quot;:&quot;Kirk&quot;,&quot;given&quot;:&quot;Robert W.&quot;,&quot;parse-names&quot;:false,&quot;dropping-particle&quot;:&quot;&quot;,&quot;non-dropping-particle&quot;:&quot;Van&quot;},{&quot;family&quot;:&quot;Mabaka&quot;,&quot;given&quot;:&quot;Arthur J.&quot;,&quot;parse-names&quot;:false,&quot;dropping-particle&quot;:&quot;&quot;,&quot;non-dropping-particle&quot;:&quot;&quot;},{&quot;family&quot;:&quot;Brothers&quot;,&quot;given&quot;:&quot;Soren&quot;,&quot;parse-names&quot;:false,&quot;dropping-particle&quot;:&quot;&quot;,&quot;non-dropping-particle&quot;:&quot;&quot;},{&quot;family&quot;:&quot;Budy&quot;,&quot;given&quot;:&quot;Phaedra&quot;,&quot;parse-names&quot;:false,&quot;dropping-particle&quot;:&quot;&quot;,&quot;non-dropping-particle&quot;:&quot;&quot;}],&quot;container-title&quot;:&quot;North American Journal of Fisheries Management&quot;,&quot;container-title-short&quot;:&quot;N Am J Fish Manag&quot;,&quot;accessed&quot;:{&quot;date-parts&quot;:[[2024,1,24]]},&quot;DOI&quot;:&quot;10.1002/NAFM.10879&quot;,&quot;ISSN&quot;:&quot;1548-8675&quot;,&quot;URL&quot;:&quot;https://onlinelibrary.wiley.com/doi/full/10.1002/nafm.10879&quot;,&quot;issued&quot;:{&quot;date-parts&quot;:[[2023,4,1]]},&quot;page&quot;:&quot;339-351&quot;,&quot;abstract&quot;:&quo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quot;,&quot;publisher&quot;:&quot;John Wiley &amp; Sons, Ltd&quot;,&quot;issue&quot;:&quot;2&quot;,&quot;volume&quot;:&quot;4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BC34C3E-27A9-49E6-B934-5B7F2EFA0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26</Pages>
  <Words>8166</Words>
  <Characters>46548</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54605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Levi, Taal</cp:lastModifiedBy>
  <cp:revision>3</cp:revision>
  <dcterms:created xsi:type="dcterms:W3CDTF">2024-10-24T18:00:00Z</dcterms:created>
  <dcterms:modified xsi:type="dcterms:W3CDTF">2024-10-24T18:24:00Z</dcterms:modified>
</cp:coreProperties>
</file>