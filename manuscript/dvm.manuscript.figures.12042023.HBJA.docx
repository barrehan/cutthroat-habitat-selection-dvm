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4A971" w14:textId="346E5D7A" w:rsidR="00417C1B" w:rsidRDefault="00241A97" w:rsidP="00417C1B">
      <w:pPr>
        <w:keepNext/>
      </w:pPr>
      <w:r>
        <w:rPr>
          <w:noProof/>
        </w:rPr>
        <w:pict w14:anchorId="05C2EE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391.35pt;height:260.5pt;mso-width-percent:0;mso-height-percent:0;mso-width-percent:0;mso-height-percent:0">
            <v:imagedata r:id="rId4" o:title="br"/>
          </v:shape>
        </w:pict>
      </w:r>
    </w:p>
    <w:p w14:paraId="0EB5098E" w14:textId="0B008F6B" w:rsidR="005A11CE" w:rsidRDefault="00417C1B" w:rsidP="00417C1B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begin"/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instrText xml:space="preserve"> SEQ Figure \* ARABIC </w:instrTex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separate"/>
      </w:r>
      <w:r w:rsidR="002105DC">
        <w:rPr>
          <w:rFonts w:ascii="Times New Roman" w:hAnsi="Times New Roman" w:cs="Times New Roman"/>
          <w:b/>
          <w:i w:val="0"/>
          <w:noProof/>
          <w:color w:val="auto"/>
          <w:sz w:val="24"/>
          <w:szCs w:val="24"/>
        </w:rPr>
        <w:t>1</w:t>
      </w:r>
      <w:r w:rsidRPr="00417C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fldChar w:fldCharType="end"/>
      </w:r>
      <w:ins w:id="0" w:author="Microsoft Office User" w:date="2023-12-01T16:29:00Z">
        <w:r w:rsidR="002A0F63">
          <w:rPr>
            <w:rFonts w:ascii="Times New Roman" w:hAnsi="Times New Roman" w:cs="Times New Roman"/>
            <w:b/>
            <w:i w:val="0"/>
            <w:color w:val="auto"/>
            <w:sz w:val="24"/>
            <w:szCs w:val="24"/>
          </w:rPr>
          <w:t>. Diel contrasts in</w:t>
        </w:r>
      </w:ins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ins w:id="1" w:author="Microsoft Office User" w:date="2023-12-01T16:29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t</w:t>
        </w:r>
      </w:ins>
      <w:del w:id="2" w:author="Microsoft Office User" w:date="2023-12-01T16:29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T</w:delText>
        </w:r>
      </w:del>
      <w:r>
        <w:rPr>
          <w:rFonts w:ascii="Times New Roman" w:hAnsi="Times New Roman" w:cs="Times New Roman"/>
          <w:i w:val="0"/>
          <w:color w:val="auto"/>
          <w:sz w:val="24"/>
          <w:szCs w:val="24"/>
        </w:rPr>
        <w:t>emperature and dissolved oxygen profiles f</w:t>
      </w:r>
      <w:ins w:id="3" w:author="Microsoft Office User" w:date="2023-12-01T16:29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or</w:t>
        </w:r>
      </w:ins>
      <w:del w:id="4" w:author="Microsoft Office User" w:date="2023-12-01T16:29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rom</w:delText>
        </w:r>
      </w:del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ins w:id="5" w:author="Microsoft Office User" w:date="2023-12-01T16:27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a </w:t>
        </w:r>
      </w:ins>
      <w:del w:id="6" w:author="Microsoft Office User" w:date="2023-12-01T16:27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terminus of Blue Ruin </w:delText>
        </w:r>
      </w:del>
      <w:del w:id="7" w:author="Microsoft Office User" w:date="2023-12-01T16:28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cold-water</w:delText>
        </w:r>
      </w:del>
      <w:ins w:id="8" w:author="Microsoft Office User" w:date="2023-12-01T16:28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floodplain</w:t>
        </w:r>
      </w:ins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alcove</w:t>
      </w:r>
      <w:ins w:id="9" w:author="Microsoft Office User" w:date="2023-12-01T16:27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that provides thermal refuge for </w:t>
        </w:r>
      </w:ins>
      <w:ins w:id="10" w:author="Microsoft Office User" w:date="2023-12-01T16:28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cold-water fishes</w:t>
        </w:r>
      </w:ins>
      <w:ins w:id="11" w:author="Microsoft Office User" w:date="2023-12-01T16:29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of the</w:t>
        </w:r>
      </w:ins>
      <w:ins w:id="12" w:author="Microsoft Office User" w:date="2023-12-01T16:27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Willamette River</w:t>
        </w:r>
      </w:ins>
      <w:ins w:id="13" w:author="Microsoft Office User" w:date="2023-12-01T16:29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. </w:t>
        </w:r>
      </w:ins>
      <w:del w:id="14" w:author="Microsoft Office User" w:date="2023-12-01T16:29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, </w:delText>
        </w:r>
      </w:del>
      <w:ins w:id="15" w:author="Microsoft Office User" w:date="2023-12-01T16:29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P</w:t>
        </w:r>
      </w:ins>
      <w:del w:id="16" w:author="Microsoft Office User" w:date="2023-12-01T16:29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p</w:delText>
        </w:r>
      </w:del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rofiles </w:t>
      </w:r>
      <w:ins w:id="17" w:author="Microsoft Office User" w:date="2023-12-01T16:29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were recorded </w:t>
        </w:r>
      </w:ins>
      <w:ins w:id="18" w:author="Microsoft Office User" w:date="2023-12-01T16:30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at</w:t>
        </w:r>
      </w:ins>
      <w:del w:id="19" w:author="Microsoft Office User" w:date="2023-12-01T16:30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fro</w:delText>
        </w:r>
      </w:del>
      <w:del w:id="20" w:author="Microsoft Office User" w:date="2023-12-01T16:29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m</w:delText>
        </w:r>
      </w:del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del w:id="21" w:author="Microsoft Office User" w:date="2023-12-01T16:25:00Z">
        <w:r w:rsidR="002A0F63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dawn</w:delText>
        </w:r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</w:delText>
        </w:r>
      </w:del>
      <w:ins w:id="22" w:author="Microsoft Office User" w:date="2023-12-01T16:25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dawn</w:t>
        </w:r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(6:00,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near dissolved oxygen minima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), and late afternoon (15:00, near </w:t>
      </w:r>
      <w:ins w:id="23" w:author="Microsoft Office User" w:date="2023-12-01T16:30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the </w:t>
        </w:r>
      </w:ins>
      <w:r>
        <w:rPr>
          <w:rFonts w:ascii="Times New Roman" w:hAnsi="Times New Roman" w:cs="Times New Roman"/>
          <w:i w:val="0"/>
          <w:color w:val="auto"/>
          <w:sz w:val="24"/>
          <w:szCs w:val="24"/>
        </w:rPr>
        <w:t>d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issolved oxygen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commentRangeStart w:id="24"/>
      <w:r>
        <w:rPr>
          <w:rFonts w:ascii="Times New Roman" w:hAnsi="Times New Roman" w:cs="Times New Roman"/>
          <w:i w:val="0"/>
          <w:color w:val="auto"/>
          <w:sz w:val="24"/>
          <w:szCs w:val="24"/>
        </w:rPr>
        <w:t>maxima</w:t>
      </w:r>
      <w:commentRangeEnd w:id="24"/>
      <w:r w:rsidR="002A0F63">
        <w:rPr>
          <w:rStyle w:val="CommentReference"/>
          <w:i w:val="0"/>
          <w:iCs w:val="0"/>
          <w:color w:val="auto"/>
        </w:rPr>
        <w:commentReference w:id="24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).</w:t>
      </w:r>
      <w:ins w:id="25" w:author="Microsoft Office User" w:date="2023-12-01T16:30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Data are shown for the Blue Ruin alcove.</w:t>
        </w:r>
      </w:ins>
    </w:p>
    <w:p w14:paraId="5AAE4E79" w14:textId="6C056FEB" w:rsidR="00123289" w:rsidRDefault="00123289" w:rsidP="00123289"/>
    <w:p w14:paraId="27A36B2E" w14:textId="43539143" w:rsidR="00123289" w:rsidRDefault="00123289" w:rsidP="00123289"/>
    <w:p w14:paraId="77F8911A" w14:textId="77777777" w:rsidR="00123289" w:rsidRPr="00123289" w:rsidRDefault="00123289" w:rsidP="00123289"/>
    <w:p w14:paraId="523C3439" w14:textId="45F1E1E9" w:rsidR="004D7A46" w:rsidRDefault="00355798" w:rsidP="004D7A46">
      <w:pPr>
        <w:keepNext/>
      </w:pPr>
      <w:r w:rsidRPr="00355798">
        <w:rPr>
          <w:noProof/>
        </w:rPr>
        <w:lastRenderedPageBreak/>
        <w:drawing>
          <wp:inline distT="0" distB="0" distL="0" distR="0" wp14:anchorId="507739E7" wp14:editId="397171EB">
            <wp:extent cx="5760720" cy="3596640"/>
            <wp:effectExtent l="0" t="0" r="0" b="3810"/>
            <wp:docPr id="8" name="Picture 8" descr="C:\Users\barrehan\GitHub\projects\cwa.habitat.selection.dvm\results\figures\logger.array\norwood.24hr.temp.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arrehan\GitHub\projects\cwa.habitat.selection.dvm\results\figures\logger.array\norwood.24hr.temp.d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4BEA" w14:textId="0071844C" w:rsidR="00F96673" w:rsidRDefault="004D7A46" w:rsidP="004D7A46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249D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Figure </w:t>
      </w:r>
      <w:r w:rsidR="00364A8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ins w:id="26" w:author="Microsoft Office User" w:date="2023-12-01T16:31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The diel cycle of water t</w:t>
        </w:r>
      </w:ins>
      <w:del w:id="27" w:author="Microsoft Office User" w:date="2023-12-01T16:31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T</w:delText>
        </w:r>
      </w:del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emperature and dissolved oxygen </w:t>
      </w:r>
      <w:del w:id="28" w:author="Microsoft Office User" w:date="2023-12-01T16:31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recorded</w:delText>
        </w:r>
        <w:r w:rsidR="009249D8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across 24-hours</w:delText>
        </w:r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</w:delText>
        </w:r>
      </w:del>
      <w:del w:id="29" w:author="Microsoft Office User" w:date="2023-12-01T16:34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in the epilimnion, metalimnion, and hypolimnion</w:delText>
        </w:r>
      </w:del>
      <w:ins w:id="30" w:author="Microsoft Office User" w:date="2023-12-01T16:34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at three depths</w:t>
        </w:r>
      </w:ins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>of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del w:id="31" w:author="Microsoft Office User" w:date="2023-12-01T16:32:00Z">
        <w:r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Norwood cold-water alcove</w:delText>
        </w:r>
      </w:del>
      <w:ins w:id="32" w:author="Microsoft Office User" w:date="2023-12-01T16:32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a stratified floodplain alcove</w:t>
        </w:r>
      </w:ins>
      <w:ins w:id="33" w:author="Microsoft Office User" w:date="2023-12-01T16:34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. </w:t>
        </w:r>
      </w:ins>
      <w:moveToRangeStart w:id="34" w:author="Microsoft Office User" w:date="2023-12-01T16:36:00Z" w:name="move152340985"/>
      <w:commentRangeStart w:id="35"/>
      <w:moveTo w:id="36" w:author="Microsoft Office User" w:date="2023-12-01T16:36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Shaded</w:t>
        </w:r>
        <w:commentRangeEnd w:id="35"/>
        <w:r w:rsidR="002A0F63">
          <w:rPr>
            <w:rStyle w:val="CommentReference"/>
            <w:i w:val="0"/>
            <w:iCs w:val="0"/>
            <w:color w:val="auto"/>
          </w:rPr>
          <w:commentReference w:id="35"/>
        </w:r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bars highlight </w:t>
        </w:r>
      </w:moveTo>
      <w:ins w:id="37" w:author="Microsoft Office User" w:date="2023-12-01T16:36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the </w:t>
        </w:r>
      </w:ins>
      <w:moveTo w:id="38" w:author="Microsoft Office User" w:date="2023-12-01T16:36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asynchro</w:t>
        </w:r>
      </w:moveTo>
      <w:ins w:id="39" w:author="Microsoft Office User" w:date="2023-12-01T16:36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ny between</w:t>
        </w:r>
      </w:ins>
      <w:moveTo w:id="40" w:author="Microsoft Office User" w:date="2023-12-01T16:36:00Z">
        <w:del w:id="41" w:author="Microsoft Office User" w:date="2023-12-01T16:36:00Z">
          <w:r w:rsidR="002A0F63" w:rsidDel="002A0F63">
            <w:rPr>
              <w:rFonts w:ascii="Times New Roman" w:hAnsi="Times New Roman" w:cs="Times New Roman"/>
              <w:i w:val="0"/>
              <w:color w:val="auto"/>
              <w:sz w:val="24"/>
              <w:szCs w:val="24"/>
            </w:rPr>
            <w:delText>nous</w:delText>
          </w:r>
        </w:del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periods of peak hypoxia (</w:t>
        </w:r>
        <w:del w:id="42" w:author="Microsoft Office User" w:date="2023-12-01T16:36:00Z">
          <w:r w:rsidR="002A0F63" w:rsidDel="002A0F63">
            <w:rPr>
              <w:rFonts w:ascii="Times New Roman" w:hAnsi="Times New Roman" w:cs="Times New Roman"/>
              <w:i w:val="0"/>
              <w:color w:val="auto"/>
              <w:sz w:val="24"/>
              <w:szCs w:val="24"/>
            </w:rPr>
            <w:delText>russet)</w:delText>
          </w:r>
        </w:del>
      </w:moveTo>
      <w:ins w:id="43" w:author="Microsoft Office User" w:date="2023-12-01T16:36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dark pink)</w:t>
        </w:r>
      </w:ins>
      <w:moveTo w:id="44" w:author="Microsoft Office User" w:date="2023-12-01T16:36:00Z">
        <w:r w:rsidR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and peak thermal stress (light pink).</w:t>
        </w:r>
      </w:moveTo>
      <w:moveToRangeEnd w:id="34"/>
      <w:ins w:id="45" w:author="Microsoft Office User" w:date="2023-12-01T16:37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</w:t>
        </w:r>
      </w:ins>
      <w:del w:id="46" w:author="Microsoft Office User" w:date="2023-12-01T16:34:00Z">
        <w:r w:rsidR="00F96673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.</w:delText>
        </w:r>
      </w:del>
      <w:del w:id="47" w:author="Microsoft Office User" w:date="2023-12-01T16:36:00Z">
        <w:r w:rsidR="00F96673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</w:delText>
        </w:r>
      </w:del>
      <w:ins w:id="48" w:author="Microsoft Office User" w:date="2023-12-01T16:36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Data</w:t>
        </w:r>
      </w:ins>
      <w:ins w:id="49" w:author="Microsoft Office User" w:date="2023-12-01T16:37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shown here are for</w:t>
        </w:r>
      </w:ins>
      <w:del w:id="50" w:author="Microsoft Office User" w:date="2023-12-01T16:33:00Z">
        <w:r w:rsidR="00F96673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T</w:delText>
        </w:r>
      </w:del>
      <w:del w:id="51" w:author="Microsoft Office User" w:date="2023-12-01T16:36:00Z">
        <w:r w:rsidR="00F96673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ime series begins on the </w:delText>
        </w:r>
        <w:r w:rsidR="009249D8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morning of</w:delText>
        </w:r>
      </w:del>
      <w:r w:rsidR="009249D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July 27</w:t>
      </w:r>
      <w:r w:rsidR="009249D8" w:rsidRPr="009249D8">
        <w:rPr>
          <w:rFonts w:ascii="Times New Roman" w:hAnsi="Times New Roman" w:cs="Times New Roman"/>
          <w:i w:val="0"/>
          <w:color w:val="auto"/>
          <w:sz w:val="24"/>
          <w:szCs w:val="24"/>
          <w:vertAlign w:val="superscript"/>
        </w:rPr>
        <w:t>th</w:t>
      </w:r>
      <w:ins w:id="52" w:author="Microsoft Office User" w:date="2023-12-01T16:37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202X in Norwood Alcove,</w:t>
        </w:r>
      </w:ins>
      <w:ins w:id="53" w:author="Microsoft Office User" w:date="2023-12-01T16:38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and have a 5-minute temporal resolution</w:t>
        </w:r>
      </w:ins>
      <w:del w:id="54" w:author="Microsoft Office User" w:date="2023-12-01T16:37:00Z">
        <w:r w:rsidR="004D2C4F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with a</w:delText>
        </w:r>
        <w:r w:rsidR="00F96673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record interval of</w:delText>
        </w:r>
        <w:r w:rsidR="009249D8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 xml:space="preserve"> </w:delText>
        </w:r>
        <w:r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5</w:delText>
        </w:r>
        <w:r w:rsidR="009249D8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-minute</w:delText>
        </w:r>
        <w:r w:rsidR="00F96673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s</w:delText>
        </w:r>
      </w:del>
      <w:ins w:id="55" w:author="Microsoft Office User" w:date="2023-12-01T16:38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.</w:t>
        </w:r>
      </w:ins>
      <w:del w:id="56" w:author="Microsoft Office User" w:date="2023-12-01T16:38:00Z">
        <w:r w:rsidR="000F685D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,</w:delText>
        </w:r>
      </w:del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ins w:id="57" w:author="Microsoft Office User" w:date="2023-12-01T16:38:00Z">
        <w:r w:rsidR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D</w:t>
        </w:r>
      </w:ins>
      <w:del w:id="58" w:author="Microsoft Office User" w:date="2023-12-01T16:38:00Z">
        <w:r w:rsidR="000F685D" w:rsidDel="00761DD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delText>d</w:delText>
        </w:r>
      </w:del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ashed lines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represent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temperature</w:t>
      </w:r>
      <w:ins w:id="59" w:author="Microsoft Office User" w:date="2023-12-01T16:38:00Z">
        <w:r w:rsidR="002618E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(°C)</w:t>
        </w:r>
      </w:ins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,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>and solid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30006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lines represent </w:t>
      </w:r>
      <w:r w:rsidR="000F685D">
        <w:rPr>
          <w:rFonts w:ascii="Times New Roman" w:hAnsi="Times New Roman" w:cs="Times New Roman"/>
          <w:i w:val="0"/>
          <w:color w:val="auto"/>
          <w:sz w:val="24"/>
          <w:szCs w:val="24"/>
        </w:rPr>
        <w:t>dissolved oxygen</w:t>
      </w:r>
      <w:ins w:id="60" w:author="Microsoft Office User" w:date="2023-12-01T16:38:00Z">
        <w:r w:rsidR="002618E4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(mg/L)</w:t>
        </w:r>
      </w:ins>
      <w:r w:rsidR="000A23C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. </w:t>
      </w:r>
      <w:moveFromRangeStart w:id="61" w:author="Microsoft Office User" w:date="2023-12-01T16:36:00Z" w:name="move152340985"/>
      <w:commentRangeStart w:id="62"/>
      <w:commentRangeStart w:id="63"/>
      <w:moveFrom w:id="64" w:author="Microsoft Office User" w:date="2023-12-01T16:36:00Z">
        <w:r w:rsidR="00355798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Shaded</w:t>
        </w:r>
        <w:commentRangeEnd w:id="62"/>
        <w:r w:rsidR="003A7281" w:rsidDel="002A0F63">
          <w:rPr>
            <w:rStyle w:val="CommentReference"/>
            <w:i w:val="0"/>
            <w:iCs w:val="0"/>
            <w:color w:val="auto"/>
          </w:rPr>
          <w:commentReference w:id="62"/>
        </w:r>
        <w:commentRangeEnd w:id="63"/>
        <w:r w:rsidR="002A0F63" w:rsidDel="002A0F63">
          <w:rPr>
            <w:rStyle w:val="CommentReference"/>
            <w:i w:val="0"/>
            <w:iCs w:val="0"/>
            <w:color w:val="auto"/>
          </w:rPr>
          <w:commentReference w:id="63"/>
        </w:r>
        <w:r w:rsidR="00355798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bars</w:t>
        </w:r>
        <w:r w:rsidR="000A23C1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highlight asynchronous periods of peak hypoxia </w:t>
        </w:r>
        <w:r w:rsidR="00355798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(russet) </w:t>
        </w:r>
        <w:r w:rsidR="000A23C1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and peak thermal stress</w:t>
        </w:r>
        <w:r w:rsidR="00355798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 xml:space="preserve"> (light pink)</w:t>
        </w:r>
        <w:r w:rsidR="000A23C1" w:rsidDel="002A0F63">
          <w:rPr>
            <w:rFonts w:ascii="Times New Roman" w:hAnsi="Times New Roman" w:cs="Times New Roman"/>
            <w:i w:val="0"/>
            <w:color w:val="auto"/>
            <w:sz w:val="24"/>
            <w:szCs w:val="24"/>
          </w:rPr>
          <w:t>.</w:t>
        </w:r>
      </w:moveFrom>
      <w:moveFromRangeEnd w:id="61"/>
    </w:p>
    <w:p w14:paraId="6EE94EB6" w14:textId="1AB6F1BE" w:rsidR="00F96673" w:rsidRDefault="00F96673" w:rsidP="00F96673"/>
    <w:p w14:paraId="621C7D22" w14:textId="5E4FDDA9" w:rsidR="00D62872" w:rsidRDefault="00D62872" w:rsidP="00F96673">
      <w:pPr>
        <w:rPr>
          <w:rFonts w:ascii="Times New Roman" w:hAnsi="Times New Roman" w:cs="Times New Roman"/>
          <w:b/>
          <w:sz w:val="24"/>
          <w:szCs w:val="24"/>
        </w:rPr>
      </w:pPr>
    </w:p>
    <w:p w14:paraId="2C0C89F5" w14:textId="0C1FCB99" w:rsidR="002238FD" w:rsidRDefault="00BF5DDC" w:rsidP="002238FD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973CC6F" wp14:editId="461E9E56">
            <wp:simplePos x="0" y="0"/>
            <wp:positionH relativeFrom="margin">
              <wp:posOffset>3192357</wp:posOffset>
            </wp:positionH>
            <wp:positionV relativeFrom="paragraph">
              <wp:posOffset>2763520</wp:posOffset>
            </wp:positionV>
            <wp:extent cx="2752246" cy="2175163"/>
            <wp:effectExtent l="0" t="0" r="0" b="0"/>
            <wp:wrapNone/>
            <wp:docPr id="12" name="Picture 12" descr="20230816_OR_WillametteAlcoveCutthroat_DHerasimtschuk DSC07220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20230816_OR_WillametteAlcoveCutthroat_DHerasimtschuk DSC07220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8" r="9222"/>
                    <a:stretch/>
                  </pic:blipFill>
                  <pic:spPr bwMode="auto">
                    <a:xfrm>
                      <a:off x="0" y="0"/>
                      <a:ext cx="2752246" cy="217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4CF" w:rsidRPr="008934C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44EC95E" wp14:editId="72B5B806">
            <wp:extent cx="5943600" cy="5350656"/>
            <wp:effectExtent l="0" t="0" r="0" b="2540"/>
            <wp:docPr id="7" name="Picture 7" descr="C:\Users\barrehan\GitHub\projects\cwa.habitat.selection.dvm\results\figures\logger.array\temp.do.mixed.effects.3.panel.2h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arrehan\GitHub\projects\cwa.habitat.selection.dvm\results\figures\logger.array\temp.do.mixed.effects.3.panel.2h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7BE1" w14:textId="4964EE49" w:rsidR="00F96673" w:rsidRDefault="00364A8A" w:rsidP="002238FD">
      <w:pPr>
        <w:spacing w:before="240"/>
        <w:rPr>
          <w:rFonts w:ascii="Times New Roman" w:hAnsi="Times New Roman" w:cs="Times New Roman"/>
          <w:sz w:val="24"/>
          <w:szCs w:val="24"/>
        </w:rPr>
      </w:pPr>
      <w:commentRangeStart w:id="65"/>
      <w:r>
        <w:rPr>
          <w:rFonts w:ascii="Times New Roman" w:hAnsi="Times New Roman" w:cs="Times New Roman"/>
          <w:b/>
          <w:sz w:val="24"/>
          <w:szCs w:val="24"/>
        </w:rPr>
        <w:t>Figure 3</w:t>
      </w:r>
      <w:r w:rsidR="000A23C1">
        <w:rPr>
          <w:rFonts w:ascii="Times New Roman" w:hAnsi="Times New Roman" w:cs="Times New Roman"/>
          <w:b/>
          <w:sz w:val="24"/>
          <w:szCs w:val="24"/>
        </w:rPr>
        <w:t xml:space="preserve"> </w:t>
      </w:r>
      <w:commentRangeEnd w:id="65"/>
      <w:r w:rsidR="00906087">
        <w:rPr>
          <w:rStyle w:val="CommentReference"/>
        </w:rPr>
        <w:commentReference w:id="65"/>
      </w:r>
      <w:r w:rsidR="001335B0">
        <w:rPr>
          <w:rFonts w:ascii="Times New Roman" w:hAnsi="Times New Roman" w:cs="Times New Roman"/>
          <w:sz w:val="24"/>
          <w:szCs w:val="24"/>
        </w:rPr>
        <w:t>Results from</w:t>
      </w:r>
      <w:r w:rsidR="00BC7532">
        <w:rPr>
          <w:rFonts w:ascii="Times New Roman" w:hAnsi="Times New Roman" w:cs="Times New Roman"/>
          <w:sz w:val="24"/>
          <w:szCs w:val="24"/>
        </w:rPr>
        <w:t xml:space="preserve"> linear mixed model</w:t>
      </w:r>
      <w:r w:rsidR="001335B0">
        <w:rPr>
          <w:rFonts w:ascii="Times New Roman" w:hAnsi="Times New Roman" w:cs="Times New Roman"/>
          <w:sz w:val="24"/>
          <w:szCs w:val="24"/>
        </w:rPr>
        <w:t>s</w:t>
      </w:r>
      <w:r w:rsidR="00BC7532">
        <w:rPr>
          <w:rFonts w:ascii="Times New Roman" w:hAnsi="Times New Roman" w:cs="Times New Roman"/>
          <w:sz w:val="24"/>
          <w:szCs w:val="24"/>
        </w:rPr>
        <w:t xml:space="preserve"> </w:t>
      </w:r>
      <w:r w:rsidR="00C57964">
        <w:rPr>
          <w:rFonts w:ascii="Times New Roman" w:hAnsi="Times New Roman" w:cs="Times New Roman"/>
          <w:sz w:val="24"/>
          <w:szCs w:val="24"/>
        </w:rPr>
        <w:t xml:space="preserve">evaluating the relationship between temperature </w:t>
      </w:r>
      <w:r w:rsidR="008832CB">
        <w:rPr>
          <w:rFonts w:ascii="Times New Roman" w:hAnsi="Times New Roman" w:cs="Times New Roman"/>
          <w:sz w:val="24"/>
          <w:szCs w:val="24"/>
        </w:rPr>
        <w:t xml:space="preserve">and </w:t>
      </w:r>
      <w:r w:rsidR="00C57964">
        <w:rPr>
          <w:rFonts w:ascii="Times New Roman" w:hAnsi="Times New Roman" w:cs="Times New Roman"/>
          <w:sz w:val="24"/>
          <w:szCs w:val="24"/>
        </w:rPr>
        <w:t>DO</w:t>
      </w:r>
      <w:r w:rsidR="008832CB">
        <w:rPr>
          <w:rFonts w:ascii="Times New Roman" w:hAnsi="Times New Roman" w:cs="Times New Roman"/>
          <w:sz w:val="24"/>
          <w:szCs w:val="24"/>
        </w:rPr>
        <w:t xml:space="preserve"> comparing</w:t>
      </w:r>
      <w:r w:rsidR="00C57964">
        <w:rPr>
          <w:rFonts w:ascii="Times New Roman" w:hAnsi="Times New Roman" w:cs="Times New Roman"/>
          <w:sz w:val="24"/>
          <w:szCs w:val="24"/>
        </w:rPr>
        <w:t xml:space="preserve"> the</w:t>
      </w:r>
      <w:r w:rsidR="000A23C1">
        <w:rPr>
          <w:rFonts w:ascii="Times New Roman" w:hAnsi="Times New Roman" w:cs="Times New Roman"/>
          <w:sz w:val="24"/>
          <w:szCs w:val="24"/>
        </w:rPr>
        <w:t xml:space="preserve"> 2-hour window that approx</w:t>
      </w:r>
      <w:r w:rsidR="00C57964">
        <w:rPr>
          <w:rFonts w:ascii="Times New Roman" w:hAnsi="Times New Roman" w:cs="Times New Roman"/>
          <w:sz w:val="24"/>
          <w:szCs w:val="24"/>
        </w:rPr>
        <w:t>imates the DO-minima (</w:t>
      </w:r>
      <w:commentRangeStart w:id="66"/>
      <w:r w:rsidR="00C57964">
        <w:rPr>
          <w:rFonts w:ascii="Times New Roman" w:hAnsi="Times New Roman" w:cs="Times New Roman"/>
          <w:sz w:val="24"/>
          <w:szCs w:val="24"/>
        </w:rPr>
        <w:t>pin</w:t>
      </w:r>
      <w:commentRangeEnd w:id="66"/>
      <w:r w:rsidR="003A7281">
        <w:rPr>
          <w:rStyle w:val="CommentReference"/>
        </w:rPr>
        <w:commentReference w:id="66"/>
      </w:r>
      <w:r w:rsidR="00C57964">
        <w:rPr>
          <w:rFonts w:ascii="Times New Roman" w:hAnsi="Times New Roman" w:cs="Times New Roman"/>
          <w:sz w:val="24"/>
          <w:szCs w:val="24"/>
        </w:rPr>
        <w:t>k) to the</w:t>
      </w:r>
      <w:r w:rsidR="000A23C1">
        <w:rPr>
          <w:rFonts w:ascii="Times New Roman" w:hAnsi="Times New Roman" w:cs="Times New Roman"/>
          <w:sz w:val="24"/>
          <w:szCs w:val="24"/>
        </w:rPr>
        <w:t xml:space="preserve"> 2-hour window that approximates the DO-minima (teal)</w:t>
      </w:r>
      <w:r w:rsidR="008832CB">
        <w:rPr>
          <w:rFonts w:ascii="Times New Roman" w:hAnsi="Times New Roman" w:cs="Times New Roman"/>
          <w:sz w:val="24"/>
          <w:szCs w:val="24"/>
        </w:rPr>
        <w:t xml:space="preserve"> in </w:t>
      </w:r>
      <w:r w:rsidR="00C57964" w:rsidRPr="00C57964">
        <w:rPr>
          <w:rFonts w:ascii="Times New Roman" w:hAnsi="Times New Roman" w:cs="Times New Roman"/>
          <w:b/>
          <w:sz w:val="24"/>
          <w:szCs w:val="24"/>
        </w:rPr>
        <w:t>a)</w:t>
      </w:r>
      <w:r w:rsidR="00C57964">
        <w:rPr>
          <w:rFonts w:ascii="Times New Roman" w:hAnsi="Times New Roman" w:cs="Times New Roman"/>
          <w:sz w:val="24"/>
          <w:szCs w:val="24"/>
        </w:rPr>
        <w:t xml:space="preserve"> </w:t>
      </w:r>
      <w:r w:rsidR="000A23C1">
        <w:rPr>
          <w:rFonts w:ascii="Times New Roman" w:hAnsi="Times New Roman" w:cs="Times New Roman"/>
          <w:sz w:val="24"/>
          <w:szCs w:val="24"/>
        </w:rPr>
        <w:t>Blue Ruin cold-water alcove</w:t>
      </w:r>
      <w:r w:rsidR="00C57964">
        <w:rPr>
          <w:rFonts w:ascii="Times New Roman" w:hAnsi="Times New Roman" w:cs="Times New Roman"/>
          <w:sz w:val="24"/>
          <w:szCs w:val="24"/>
        </w:rPr>
        <w:t xml:space="preserve">, </w:t>
      </w:r>
      <w:r w:rsidR="00174557">
        <w:rPr>
          <w:rFonts w:ascii="Times New Roman" w:hAnsi="Times New Roman" w:cs="Times New Roman"/>
          <w:sz w:val="24"/>
          <w:szCs w:val="24"/>
        </w:rPr>
        <w:t xml:space="preserve">and </w:t>
      </w:r>
      <w:r w:rsidR="00C57964" w:rsidRPr="00C57964">
        <w:rPr>
          <w:rFonts w:ascii="Times New Roman" w:hAnsi="Times New Roman" w:cs="Times New Roman"/>
          <w:b/>
          <w:sz w:val="24"/>
          <w:szCs w:val="24"/>
        </w:rPr>
        <w:t>b</w:t>
      </w:r>
      <w:r w:rsidR="000A23C1">
        <w:rPr>
          <w:rFonts w:ascii="Times New Roman" w:hAnsi="Times New Roman" w:cs="Times New Roman"/>
          <w:b/>
          <w:sz w:val="24"/>
          <w:szCs w:val="24"/>
        </w:rPr>
        <w:t>)</w:t>
      </w:r>
      <w:r w:rsidR="008832CB">
        <w:rPr>
          <w:rFonts w:ascii="Times New Roman" w:hAnsi="Times New Roman" w:cs="Times New Roman"/>
          <w:sz w:val="24"/>
          <w:szCs w:val="24"/>
        </w:rPr>
        <w:t xml:space="preserve"> </w:t>
      </w:r>
      <w:r w:rsidR="00C57964">
        <w:rPr>
          <w:rFonts w:ascii="Times New Roman" w:hAnsi="Times New Roman" w:cs="Times New Roman"/>
          <w:sz w:val="24"/>
          <w:szCs w:val="24"/>
        </w:rPr>
        <w:t>Norwood cold-water alcove</w:t>
      </w:r>
      <w:r w:rsidR="00BC7532">
        <w:rPr>
          <w:rFonts w:ascii="Times New Roman" w:hAnsi="Times New Roman" w:cs="Times New Roman"/>
          <w:sz w:val="24"/>
          <w:szCs w:val="24"/>
        </w:rPr>
        <w:t>.</w:t>
      </w:r>
      <w:r w:rsidR="008832CB">
        <w:rPr>
          <w:rFonts w:ascii="Times New Roman" w:hAnsi="Times New Roman" w:cs="Times New Roman"/>
          <w:sz w:val="24"/>
          <w:szCs w:val="24"/>
        </w:rPr>
        <w:t xml:space="preserve"> </w:t>
      </w:r>
      <w:r w:rsidR="008832CB">
        <w:rPr>
          <w:rFonts w:ascii="Times New Roman" w:hAnsi="Times New Roman" w:cs="Times New Roman"/>
          <w:b/>
          <w:sz w:val="24"/>
          <w:szCs w:val="24"/>
        </w:rPr>
        <w:t xml:space="preserve">c) </w:t>
      </w:r>
      <w:del w:id="67" w:author="Microsoft Office User" w:date="2023-12-01T16:39:00Z">
        <w:r w:rsidR="00BC7532" w:rsidDel="004D5B2F">
          <w:rPr>
            <w:rFonts w:ascii="Times New Roman" w:hAnsi="Times New Roman" w:cs="Times New Roman"/>
            <w:sz w:val="24"/>
            <w:szCs w:val="24"/>
          </w:rPr>
          <w:delText xml:space="preserve">Marginal fit from a mixed effects model evaluating the relationship between temperature and DO in </w:delText>
        </w:r>
      </w:del>
      <w:r w:rsidR="00C57964">
        <w:rPr>
          <w:rFonts w:ascii="Times New Roman" w:hAnsi="Times New Roman" w:cs="Times New Roman"/>
          <w:sz w:val="24"/>
          <w:szCs w:val="24"/>
        </w:rPr>
        <w:t>a</w:t>
      </w:r>
      <w:r w:rsidR="008832CB">
        <w:rPr>
          <w:rFonts w:ascii="Times New Roman" w:hAnsi="Times New Roman" w:cs="Times New Roman"/>
          <w:sz w:val="24"/>
          <w:szCs w:val="24"/>
        </w:rPr>
        <w:t xml:space="preserve">ll six </w:t>
      </w:r>
      <w:r w:rsidR="000E5AD4">
        <w:rPr>
          <w:rFonts w:ascii="Times New Roman" w:hAnsi="Times New Roman" w:cs="Times New Roman"/>
          <w:sz w:val="24"/>
          <w:szCs w:val="24"/>
        </w:rPr>
        <w:t>cold-water alcoves</w:t>
      </w:r>
      <w:r w:rsidR="008832CB">
        <w:rPr>
          <w:rFonts w:ascii="Times New Roman" w:hAnsi="Times New Roman" w:cs="Times New Roman"/>
          <w:sz w:val="24"/>
          <w:szCs w:val="24"/>
        </w:rPr>
        <w:t>. All linear fits are</w:t>
      </w:r>
      <w:r w:rsidR="000E5AD4">
        <w:rPr>
          <w:rFonts w:ascii="Times New Roman" w:hAnsi="Times New Roman" w:cs="Times New Roman"/>
          <w:sz w:val="24"/>
          <w:szCs w:val="24"/>
        </w:rPr>
        <w:t xml:space="preserve"> </w:t>
      </w:r>
      <w:r w:rsidR="00D62872">
        <w:rPr>
          <w:rFonts w:ascii="Times New Roman" w:hAnsi="Times New Roman" w:cs="Times New Roman"/>
          <w:sz w:val="24"/>
          <w:szCs w:val="24"/>
        </w:rPr>
        <w:t xml:space="preserve">plotted with </w:t>
      </w:r>
      <w:r w:rsidR="008832CB">
        <w:rPr>
          <w:rFonts w:ascii="Times New Roman" w:hAnsi="Times New Roman" w:cs="Times New Roman"/>
          <w:sz w:val="24"/>
          <w:szCs w:val="24"/>
        </w:rPr>
        <w:t xml:space="preserve">their </w:t>
      </w:r>
      <w:r w:rsidR="00D62872">
        <w:rPr>
          <w:rFonts w:ascii="Times New Roman" w:hAnsi="Times New Roman" w:cs="Times New Roman"/>
          <w:sz w:val="24"/>
          <w:szCs w:val="24"/>
        </w:rPr>
        <w:t>95% confidence interval envelope</w:t>
      </w:r>
      <w:r w:rsidR="008832CB">
        <w:rPr>
          <w:rFonts w:ascii="Times New Roman" w:hAnsi="Times New Roman" w:cs="Times New Roman"/>
          <w:sz w:val="24"/>
          <w:szCs w:val="24"/>
        </w:rPr>
        <w:t>s</w:t>
      </w:r>
      <w:r w:rsidR="00D62872">
        <w:rPr>
          <w:rFonts w:ascii="Times New Roman" w:hAnsi="Times New Roman" w:cs="Times New Roman"/>
          <w:sz w:val="24"/>
          <w:szCs w:val="24"/>
        </w:rPr>
        <w:t>.</w:t>
      </w:r>
      <w:r w:rsidR="000E5AD4">
        <w:rPr>
          <w:rFonts w:ascii="Times New Roman" w:hAnsi="Times New Roman" w:cs="Times New Roman"/>
          <w:sz w:val="24"/>
          <w:szCs w:val="24"/>
        </w:rPr>
        <w:t xml:space="preserve"> </w:t>
      </w:r>
      <w:r w:rsidR="00157983" w:rsidRPr="00913554">
        <w:rPr>
          <w:rFonts w:ascii="Times New Roman" w:hAnsi="Times New Roman" w:cs="Times New Roman"/>
          <w:b/>
          <w:sz w:val="24"/>
          <w:szCs w:val="24"/>
        </w:rPr>
        <w:t>d)</w:t>
      </w:r>
      <w:r w:rsidR="0015798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157983" w:rsidRPr="00F0091A">
        <w:rPr>
          <w:rFonts w:ascii="Times New Roman" w:hAnsi="Times New Roman" w:cs="Times New Roman"/>
          <w:sz w:val="24"/>
          <w:szCs w:val="24"/>
        </w:rPr>
        <w:t xml:space="preserve">Photo of </w:t>
      </w:r>
      <w:ins w:id="68" w:author="Microsoft Office User" w:date="2023-12-01T16:39:00Z">
        <w:r w:rsidR="004D5B2F">
          <w:rPr>
            <w:rFonts w:ascii="Times New Roman" w:hAnsi="Times New Roman" w:cs="Times New Roman"/>
            <w:sz w:val="24"/>
            <w:szCs w:val="24"/>
          </w:rPr>
          <w:t xml:space="preserve">a </w:t>
        </w:r>
      </w:ins>
      <w:r w:rsidR="00157983" w:rsidRPr="00F0091A">
        <w:rPr>
          <w:rFonts w:ascii="Times New Roman" w:hAnsi="Times New Roman" w:cs="Times New Roman"/>
          <w:sz w:val="24"/>
          <w:szCs w:val="24"/>
        </w:rPr>
        <w:t xml:space="preserve">coastal cutthroat trout in Blue Ruin cold-water alcove (photo credit: Dave </w:t>
      </w:r>
      <w:proofErr w:type="spellStart"/>
      <w:r w:rsidR="00157983" w:rsidRPr="00F0091A">
        <w:rPr>
          <w:rFonts w:ascii="Times New Roman" w:hAnsi="Times New Roman" w:cs="Times New Roman"/>
          <w:sz w:val="24"/>
          <w:szCs w:val="24"/>
        </w:rPr>
        <w:t>Herasimtschuk</w:t>
      </w:r>
      <w:proofErr w:type="spellEnd"/>
      <w:ins w:id="69" w:author="Microsoft Office User" w:date="2023-12-01T16:40:00Z">
        <w:r w:rsidR="00E66ADB">
          <w:rPr>
            <w:rFonts w:ascii="Times New Roman" w:hAnsi="Times New Roman" w:cs="Times New Roman"/>
            <w:sz w:val="24"/>
            <w:szCs w:val="24"/>
          </w:rPr>
          <w:t>, Freshwaters Illustrated</w:t>
        </w:r>
      </w:ins>
      <w:r w:rsidR="00157983" w:rsidRPr="00F0091A">
        <w:rPr>
          <w:rFonts w:ascii="Times New Roman" w:hAnsi="Times New Roman" w:cs="Times New Roman"/>
          <w:sz w:val="24"/>
          <w:szCs w:val="24"/>
        </w:rPr>
        <w:t>).</w:t>
      </w:r>
    </w:p>
    <w:p w14:paraId="15D08557" w14:textId="3BAFDDE1" w:rsidR="00F96673" w:rsidRDefault="00F0091A" w:rsidP="00F96673">
      <w:pPr>
        <w:pStyle w:val="Caption"/>
        <w:keepNext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ED892" wp14:editId="6F376E7F">
                <wp:simplePos x="0" y="0"/>
                <wp:positionH relativeFrom="column">
                  <wp:posOffset>264076</wp:posOffset>
                </wp:positionH>
                <wp:positionV relativeFrom="paragraph">
                  <wp:posOffset>2705663</wp:posOffset>
                </wp:positionV>
                <wp:extent cx="370517" cy="240917"/>
                <wp:effectExtent l="0" t="0" r="0" b="69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7" cy="240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1E49C" w14:textId="7AA2F12E" w:rsidR="00F0091A" w:rsidRPr="00F0091A" w:rsidRDefault="00F0091A" w:rsidP="00F0091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ED89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0.8pt;margin-top:213.05pt;width:29.15pt;height:1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" filled="f" stroked="f" strokeweight=".5pt">
                <v:textbox>
                  <w:txbxContent>
                    <w:p w14:paraId="0711E49C" w14:textId="7AA2F12E" w:rsidR="00F0091A" w:rsidRPr="00F0091A" w:rsidRDefault="00F0091A" w:rsidP="00F0091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DC8F910" w14:textId="0774FE38" w:rsidR="00F0091A" w:rsidRDefault="00F0091A" w:rsidP="00F0091A"/>
    <w:p w14:paraId="0E998052" w14:textId="67FD5605" w:rsidR="00F0091A" w:rsidRDefault="00F0091A" w:rsidP="00F0091A"/>
    <w:p w14:paraId="584353C2" w14:textId="65C74A82" w:rsidR="00661AD8" w:rsidRDefault="006D1AB6" w:rsidP="00F0091A">
      <w:commentRangeStart w:id="70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C51E2AB" wp14:editId="1F1DD42A">
            <wp:simplePos x="0" y="0"/>
            <wp:positionH relativeFrom="column">
              <wp:posOffset>3538855</wp:posOffset>
            </wp:positionH>
            <wp:positionV relativeFrom="paragraph">
              <wp:posOffset>2167043</wp:posOffset>
            </wp:positionV>
            <wp:extent cx="2683510" cy="1754239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1754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70"/>
      <w:r w:rsidR="00F94633">
        <w:rPr>
          <w:rStyle w:val="CommentReference"/>
        </w:rPr>
        <w:commentReference w:id="70"/>
      </w:r>
      <w:r w:rsidR="008F5FAA">
        <w:rPr>
          <w:noProof/>
        </w:rPr>
        <w:drawing>
          <wp:inline distT="0" distB="0" distL="0" distR="0" wp14:anchorId="7721BED8" wp14:editId="1AD7C77A">
            <wp:extent cx="6415617" cy="4064000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920" cy="4073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FD930" w14:textId="2281B9F2" w:rsidR="00444FE4" w:rsidRDefault="00444FE4" w:rsidP="00F0091A"/>
    <w:p w14:paraId="3BEEB0BF" w14:textId="38FE4CE5" w:rsidR="00913554" w:rsidRPr="006D1AB6" w:rsidRDefault="00F96673" w:rsidP="00913554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96673">
        <w:rPr>
          <w:rFonts w:ascii="Times New Roman" w:hAnsi="Times New Roman" w:cs="Times New Roman"/>
          <w:b/>
          <w:sz w:val="24"/>
          <w:szCs w:val="24"/>
        </w:rPr>
        <w:t>Figure 4</w:t>
      </w:r>
      <w:r w:rsidR="00364A8A">
        <w:rPr>
          <w:rFonts w:ascii="Times New Roman" w:hAnsi="Times New Roman" w:cs="Times New Roman"/>
          <w:b/>
          <w:sz w:val="24"/>
          <w:szCs w:val="24"/>
        </w:rPr>
        <w:t>a</w:t>
      </w:r>
      <w:r w:rsidR="00D9238C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del w:id="71" w:author="Microsoft Office User" w:date="2023-12-01T16:41:00Z">
        <w:r w:rsidDel="007922C5">
          <w:rPr>
            <w:rFonts w:ascii="Times New Roman" w:hAnsi="Times New Roman" w:cs="Times New Roman"/>
            <w:sz w:val="24"/>
            <w:szCs w:val="24"/>
          </w:rPr>
          <w:delText xml:space="preserve">Simulation </w:delText>
        </w:r>
      </w:del>
      <w:ins w:id="72" w:author="Microsoft Office User" w:date="2023-12-01T16:41:00Z">
        <w:r w:rsidR="007922C5">
          <w:rPr>
            <w:rFonts w:ascii="Times New Roman" w:hAnsi="Times New Roman" w:cs="Times New Roman"/>
            <w:sz w:val="24"/>
            <w:szCs w:val="24"/>
          </w:rPr>
          <w:t>Simulat</w:t>
        </w:r>
        <w:r w:rsidR="007922C5">
          <w:rPr>
            <w:rFonts w:ascii="Times New Roman" w:hAnsi="Times New Roman" w:cs="Times New Roman"/>
            <w:sz w:val="24"/>
            <w:szCs w:val="24"/>
          </w:rPr>
          <w:t>ed</w:t>
        </w:r>
        <w:r w:rsidR="007922C5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73" w:author="Microsoft Office User" w:date="2023-12-01T16:41:00Z">
        <w:r w:rsidDel="007922C5">
          <w:rPr>
            <w:rFonts w:ascii="Times New Roman" w:hAnsi="Times New Roman" w:cs="Times New Roman"/>
            <w:sz w:val="24"/>
            <w:szCs w:val="24"/>
          </w:rPr>
          <w:delText xml:space="preserve">of </w:delText>
        </w:r>
      </w:del>
      <w:ins w:id="74" w:author="Microsoft Office User" w:date="2023-12-01T16:41:00Z">
        <w:r w:rsidR="007922C5">
          <w:rPr>
            <w:rFonts w:ascii="Times New Roman" w:hAnsi="Times New Roman" w:cs="Times New Roman"/>
            <w:sz w:val="24"/>
            <w:szCs w:val="24"/>
          </w:rPr>
          <w:t xml:space="preserve">predictions of fish </w:t>
        </w:r>
      </w:ins>
      <w:r>
        <w:rPr>
          <w:rFonts w:ascii="Times New Roman" w:hAnsi="Times New Roman" w:cs="Times New Roman"/>
          <w:sz w:val="24"/>
          <w:szCs w:val="24"/>
        </w:rPr>
        <w:t>depth</w:t>
      </w:r>
      <w:ins w:id="75" w:author="Microsoft Office User" w:date="2023-12-01T16:41:00Z">
        <w:r w:rsidR="007922C5">
          <w:rPr>
            <w:rFonts w:ascii="Times New Roman" w:hAnsi="Times New Roman" w:cs="Times New Roman"/>
            <w:sz w:val="24"/>
            <w:szCs w:val="24"/>
          </w:rPr>
          <w:t>s</w:t>
        </w:r>
      </w:ins>
      <w:r>
        <w:rPr>
          <w:rFonts w:ascii="Times New Roman" w:hAnsi="Times New Roman" w:cs="Times New Roman"/>
          <w:sz w:val="24"/>
          <w:szCs w:val="24"/>
        </w:rPr>
        <w:t xml:space="preserve"> </w:t>
      </w:r>
      <w:del w:id="76" w:author="Microsoft Office User" w:date="2023-12-01T16:41:00Z">
        <w:r w:rsidDel="007922C5">
          <w:rPr>
            <w:rFonts w:ascii="Times New Roman" w:hAnsi="Times New Roman" w:cs="Times New Roman"/>
            <w:sz w:val="24"/>
            <w:szCs w:val="24"/>
          </w:rPr>
          <w:delText xml:space="preserve">selection </w:delText>
        </w:r>
      </w:del>
      <w:ins w:id="77" w:author="Microsoft Office User" w:date="2023-12-01T16:41:00Z">
        <w:r w:rsidR="007922C5">
          <w:rPr>
            <w:rFonts w:ascii="Times New Roman" w:hAnsi="Times New Roman" w:cs="Times New Roman"/>
            <w:sz w:val="24"/>
            <w:szCs w:val="24"/>
          </w:rPr>
          <w:t>throughout the diel cycle,</w:t>
        </w:r>
        <w:r w:rsidR="007922C5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sz w:val="24"/>
          <w:szCs w:val="24"/>
        </w:rPr>
        <w:t xml:space="preserve">based </w:t>
      </w:r>
      <w:r w:rsidR="00AE35F0">
        <w:rPr>
          <w:rFonts w:ascii="Times New Roman" w:hAnsi="Times New Roman" w:cs="Times New Roman"/>
          <w:sz w:val="24"/>
          <w:szCs w:val="24"/>
        </w:rPr>
        <w:t xml:space="preserve">on three different strategies; </w:t>
      </w:r>
      <w:r w:rsidR="00801155">
        <w:rPr>
          <w:rFonts w:ascii="Times New Roman" w:hAnsi="Times New Roman" w:cs="Times New Roman"/>
          <w:sz w:val="24"/>
          <w:szCs w:val="24"/>
        </w:rPr>
        <w:t>maximizing</w:t>
      </w:r>
      <w:ins w:id="78" w:author="Microsoft Office User" w:date="2023-12-01T16:41:00Z">
        <w:r w:rsidR="007922C5">
          <w:rPr>
            <w:rFonts w:ascii="Times New Roman" w:hAnsi="Times New Roman" w:cs="Times New Roman"/>
            <w:sz w:val="24"/>
            <w:szCs w:val="24"/>
          </w:rPr>
          <w:t xml:space="preserve"> dissolved </w:t>
        </w:r>
        <w:proofErr w:type="spellStart"/>
        <w:r w:rsidR="007922C5">
          <w:rPr>
            <w:rFonts w:ascii="Times New Roman" w:hAnsi="Times New Roman" w:cs="Times New Roman"/>
            <w:sz w:val="24"/>
            <w:szCs w:val="24"/>
          </w:rPr>
          <w:t>oygen</w:t>
        </w:r>
      </w:ins>
      <w:proofErr w:type="spellEnd"/>
      <w:del w:id="79" w:author="Microsoft Office User" w:date="2023-12-01T16:41:00Z">
        <w:r w:rsidR="00801155" w:rsidDel="007922C5">
          <w:rPr>
            <w:rFonts w:ascii="Times New Roman" w:hAnsi="Times New Roman" w:cs="Times New Roman"/>
            <w:sz w:val="24"/>
            <w:szCs w:val="24"/>
          </w:rPr>
          <w:delText xml:space="preserve"> DO</w:delText>
        </w:r>
      </w:del>
      <w:r w:rsidR="0080115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01155">
        <w:rPr>
          <w:rFonts w:ascii="Times New Roman" w:hAnsi="Times New Roman" w:cs="Times New Roman"/>
          <w:sz w:val="24"/>
          <w:szCs w:val="24"/>
        </w:rPr>
        <w:t>DO</w:t>
      </w:r>
      <w:r w:rsidR="00801155" w:rsidRPr="00801155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="00801155">
        <w:rPr>
          <w:rFonts w:ascii="Times New Roman" w:hAnsi="Times New Roman" w:cs="Times New Roman"/>
          <w:sz w:val="24"/>
          <w:szCs w:val="24"/>
        </w:rPr>
        <w:t xml:space="preserve">), minimizing </w:t>
      </w:r>
      <w:ins w:id="80" w:author="Microsoft Office User" w:date="2023-12-01T16:41:00Z">
        <w:r w:rsidR="007922C5">
          <w:rPr>
            <w:rFonts w:ascii="Times New Roman" w:hAnsi="Times New Roman" w:cs="Times New Roman"/>
            <w:sz w:val="24"/>
            <w:szCs w:val="24"/>
          </w:rPr>
          <w:t xml:space="preserve">water </w:t>
        </w:r>
      </w:ins>
      <w:r w:rsidR="00801155">
        <w:rPr>
          <w:rFonts w:ascii="Times New Roman" w:hAnsi="Times New Roman" w:cs="Times New Roman"/>
          <w:sz w:val="24"/>
          <w:szCs w:val="24"/>
        </w:rPr>
        <w:t>temperature (</w:t>
      </w:r>
      <w:proofErr w:type="spellStart"/>
      <w:r w:rsidR="00801155">
        <w:rPr>
          <w:rFonts w:ascii="Times New Roman" w:hAnsi="Times New Roman" w:cs="Times New Roman"/>
          <w:sz w:val="24"/>
          <w:szCs w:val="24"/>
        </w:rPr>
        <w:t>T</w:t>
      </w:r>
      <w:r w:rsidR="00801155" w:rsidRPr="00801155">
        <w:rPr>
          <w:rFonts w:ascii="Times New Roman" w:hAnsi="Times New Roman" w:cs="Times New Roman"/>
          <w:sz w:val="24"/>
          <w:szCs w:val="24"/>
          <w:vertAlign w:val="subscript"/>
        </w:rPr>
        <w:t>min</w:t>
      </w:r>
      <w:proofErr w:type="spellEnd"/>
      <w:r w:rsidR="00801155">
        <w:rPr>
          <w:rFonts w:ascii="Times New Roman" w:hAnsi="Times New Roman" w:cs="Times New Roman"/>
          <w:sz w:val="24"/>
          <w:szCs w:val="24"/>
        </w:rPr>
        <w:t xml:space="preserve">), or considering both temperature and DO </w:t>
      </w:r>
      <w:r w:rsidR="00A529AA">
        <w:rPr>
          <w:rFonts w:ascii="Times New Roman" w:hAnsi="Times New Roman" w:cs="Times New Roman"/>
          <w:sz w:val="24"/>
          <w:szCs w:val="24"/>
        </w:rPr>
        <w:t xml:space="preserve">concurrently </w:t>
      </w:r>
      <w:r w:rsidR="008011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01155">
        <w:rPr>
          <w:rFonts w:ascii="Times New Roman" w:hAnsi="Times New Roman" w:cs="Times New Roman"/>
          <w:sz w:val="24"/>
          <w:szCs w:val="24"/>
        </w:rPr>
        <w:t>TDO</w:t>
      </w:r>
      <w:r w:rsidR="00801155" w:rsidRPr="00A529AA">
        <w:rPr>
          <w:rFonts w:ascii="Times New Roman" w:hAnsi="Times New Roman" w:cs="Times New Roman"/>
          <w:sz w:val="24"/>
          <w:szCs w:val="24"/>
          <w:vertAlign w:val="subscript"/>
        </w:rPr>
        <w:t>opt</w:t>
      </w:r>
      <w:proofErr w:type="spellEnd"/>
      <w:r w:rsidR="00801155">
        <w:rPr>
          <w:rFonts w:ascii="Times New Roman" w:hAnsi="Times New Roman" w:cs="Times New Roman"/>
          <w:sz w:val="24"/>
          <w:szCs w:val="24"/>
        </w:rPr>
        <w:t>)</w:t>
      </w:r>
      <w:r w:rsidR="00AE35F0">
        <w:rPr>
          <w:rFonts w:ascii="Times New Roman" w:hAnsi="Times New Roman" w:cs="Times New Roman"/>
          <w:sz w:val="24"/>
          <w:szCs w:val="24"/>
        </w:rPr>
        <w:t xml:space="preserve">. </w:t>
      </w:r>
      <w:del w:id="81" w:author="Microsoft Office User" w:date="2023-12-01T16:42:00Z">
        <w:r w:rsidR="00AE35F0" w:rsidDel="007922C5">
          <w:rPr>
            <w:rFonts w:ascii="Times New Roman" w:hAnsi="Times New Roman" w:cs="Times New Roman"/>
            <w:sz w:val="24"/>
            <w:szCs w:val="24"/>
          </w:rPr>
          <w:delText xml:space="preserve">In the </w:delText>
        </w:r>
        <w:r w:rsidR="00740758" w:rsidDel="007922C5">
          <w:rPr>
            <w:rFonts w:ascii="Times New Roman" w:hAnsi="Times New Roman" w:cs="Times New Roman"/>
            <w:sz w:val="24"/>
            <w:szCs w:val="24"/>
          </w:rPr>
          <w:delText>DO</w:delText>
        </w:r>
        <w:r w:rsidR="00740758" w:rsidRPr="00801155" w:rsidDel="007922C5">
          <w:rPr>
            <w:rFonts w:ascii="Times New Roman" w:hAnsi="Times New Roman" w:cs="Times New Roman"/>
            <w:sz w:val="24"/>
            <w:szCs w:val="24"/>
            <w:vertAlign w:val="subscript"/>
          </w:rPr>
          <w:delText>max</w:delText>
        </w:r>
        <w:r w:rsidR="00740758" w:rsidDel="007922C5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AE35F0" w:rsidDel="007922C5">
          <w:rPr>
            <w:rFonts w:ascii="Times New Roman" w:hAnsi="Times New Roman" w:cs="Times New Roman"/>
            <w:sz w:val="24"/>
            <w:szCs w:val="24"/>
          </w:rPr>
          <w:delText xml:space="preserve">strategy, fish depth is based on maximizing DO, in the </w:delText>
        </w:r>
        <w:r w:rsidR="00740758" w:rsidDel="007922C5">
          <w:rPr>
            <w:rFonts w:ascii="Times New Roman" w:hAnsi="Times New Roman" w:cs="Times New Roman"/>
            <w:sz w:val="24"/>
            <w:szCs w:val="24"/>
          </w:rPr>
          <w:delText>T</w:delText>
        </w:r>
        <w:r w:rsidR="00740758" w:rsidRPr="00801155" w:rsidDel="007922C5">
          <w:rPr>
            <w:rFonts w:ascii="Times New Roman" w:hAnsi="Times New Roman" w:cs="Times New Roman"/>
            <w:sz w:val="24"/>
            <w:szCs w:val="24"/>
            <w:vertAlign w:val="subscript"/>
          </w:rPr>
          <w:delText>min</w:delText>
        </w:r>
        <w:r w:rsidR="00AE35F0" w:rsidDel="007922C5">
          <w:rPr>
            <w:rFonts w:ascii="Times New Roman" w:hAnsi="Times New Roman" w:cs="Times New Roman"/>
            <w:sz w:val="24"/>
            <w:szCs w:val="24"/>
          </w:rPr>
          <w:delText xml:space="preserve"> strategy, fish depth is based on minimizing temperature, and in the </w:delText>
        </w:r>
        <w:r w:rsidR="00740758" w:rsidDel="007922C5">
          <w:rPr>
            <w:rFonts w:ascii="Times New Roman" w:hAnsi="Times New Roman" w:cs="Times New Roman"/>
            <w:sz w:val="24"/>
            <w:szCs w:val="24"/>
          </w:rPr>
          <w:delText>TDO</w:delText>
        </w:r>
        <w:r w:rsidR="00740758" w:rsidRPr="00A529AA" w:rsidDel="007922C5">
          <w:rPr>
            <w:rFonts w:ascii="Times New Roman" w:hAnsi="Times New Roman" w:cs="Times New Roman"/>
            <w:sz w:val="24"/>
            <w:szCs w:val="24"/>
            <w:vertAlign w:val="subscript"/>
          </w:rPr>
          <w:delText>opt</w:delText>
        </w:r>
        <w:r w:rsidR="00AE35F0" w:rsidDel="007922C5">
          <w:rPr>
            <w:rFonts w:ascii="Times New Roman" w:hAnsi="Times New Roman" w:cs="Times New Roman"/>
            <w:sz w:val="24"/>
            <w:szCs w:val="24"/>
          </w:rPr>
          <w:delText xml:space="preserve"> strategy, fish depth is based on considering DO and temperature </w:delText>
        </w:r>
        <w:r w:rsidR="00F71360" w:rsidDel="007922C5">
          <w:rPr>
            <w:rFonts w:ascii="Times New Roman" w:hAnsi="Times New Roman" w:cs="Times New Roman"/>
            <w:sz w:val="24"/>
            <w:szCs w:val="24"/>
          </w:rPr>
          <w:delText>equally</w:delText>
        </w:r>
        <w:r w:rsidR="00AE35F0" w:rsidDel="007922C5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</w:del>
      <w:r w:rsidR="00D9238C" w:rsidRPr="00F0091A">
        <w:rPr>
          <w:rFonts w:ascii="Times New Roman" w:hAnsi="Times New Roman" w:cs="Times New Roman"/>
          <w:b/>
          <w:sz w:val="24"/>
          <w:szCs w:val="24"/>
        </w:rPr>
        <w:t xml:space="preserve">4b) </w:t>
      </w:r>
      <w:ins w:id="82" w:author="Microsoft Office User" w:date="2023-12-01T16:45:00Z">
        <w:r w:rsidR="007922C5">
          <w:rPr>
            <w:rFonts w:ascii="Times New Roman" w:hAnsi="Times New Roman" w:cs="Times New Roman"/>
            <w:b/>
            <w:sz w:val="24"/>
            <w:szCs w:val="24"/>
          </w:rPr>
          <w:t xml:space="preserve">Example of observed diel vertical migration </w:t>
        </w:r>
      </w:ins>
      <w:del w:id="83" w:author="Microsoft Office User" w:date="2023-12-01T16:44:00Z">
        <w:r w:rsidR="00D9238C" w:rsidRPr="00F0091A" w:rsidDel="007922C5">
          <w:rPr>
            <w:rFonts w:ascii="Times New Roman" w:hAnsi="Times New Roman" w:cs="Times New Roman"/>
            <w:sz w:val="24"/>
            <w:szCs w:val="24"/>
          </w:rPr>
          <w:delText xml:space="preserve">Plot of </w:delText>
        </w:r>
      </w:del>
      <w:del w:id="84" w:author="Microsoft Office User" w:date="2023-12-01T16:42:00Z">
        <w:r w:rsidR="00D9238C" w:rsidRPr="00F0091A" w:rsidDel="007922C5">
          <w:rPr>
            <w:rFonts w:ascii="Times New Roman" w:hAnsi="Times New Roman" w:cs="Times New Roman"/>
            <w:sz w:val="24"/>
            <w:szCs w:val="24"/>
          </w:rPr>
          <w:delText xml:space="preserve">individual tagged </w:delText>
        </w:r>
      </w:del>
      <w:del w:id="85" w:author="Microsoft Office User" w:date="2023-12-01T16:44:00Z">
        <w:r w:rsidR="00D9238C" w:rsidRPr="00F0091A" w:rsidDel="007922C5">
          <w:rPr>
            <w:rFonts w:ascii="Times New Roman" w:hAnsi="Times New Roman" w:cs="Times New Roman"/>
            <w:sz w:val="24"/>
            <w:szCs w:val="24"/>
          </w:rPr>
          <w:delText xml:space="preserve">fish depth </w:delText>
        </w:r>
      </w:del>
      <w:ins w:id="86" w:author="Microsoft Office User" w:date="2023-12-01T16:43:00Z">
        <w:r w:rsidR="007922C5">
          <w:rPr>
            <w:rFonts w:ascii="Times New Roman" w:hAnsi="Times New Roman" w:cs="Times New Roman"/>
            <w:sz w:val="24"/>
            <w:szCs w:val="24"/>
          </w:rPr>
          <w:t xml:space="preserve">for </w:t>
        </w:r>
        <w:proofErr w:type="gramStart"/>
        <w:r w:rsidR="007922C5">
          <w:rPr>
            <w:rFonts w:ascii="Times New Roman" w:hAnsi="Times New Roman" w:cs="Times New Roman"/>
            <w:sz w:val="24"/>
            <w:szCs w:val="24"/>
          </w:rPr>
          <w:t>a</w:t>
        </w:r>
      </w:ins>
      <w:ins w:id="87" w:author="Microsoft Office User" w:date="2023-12-01T16:46:00Z">
        <w:r w:rsidR="007922C5">
          <w:rPr>
            <w:rFonts w:ascii="Times New Roman" w:hAnsi="Times New Roman" w:cs="Times New Roman"/>
            <w:sz w:val="24"/>
            <w:szCs w:val="24"/>
          </w:rPr>
          <w:t>n</w:t>
        </w:r>
        <w:proofErr w:type="gramEnd"/>
        <w:r w:rsidR="007922C5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88" w:author="Microsoft Office User" w:date="2023-12-01T16:47:00Z">
        <w:r w:rsidR="007922C5">
          <w:rPr>
            <w:rFonts w:ascii="Times New Roman" w:hAnsi="Times New Roman" w:cs="Times New Roman"/>
            <w:sz w:val="24"/>
            <w:szCs w:val="24"/>
          </w:rPr>
          <w:t xml:space="preserve">tagged </w:t>
        </w:r>
      </w:ins>
      <w:ins w:id="89" w:author="Microsoft Office User" w:date="2023-12-01T16:46:00Z">
        <w:r w:rsidR="007922C5">
          <w:rPr>
            <w:rFonts w:ascii="Times New Roman" w:hAnsi="Times New Roman" w:cs="Times New Roman"/>
            <w:sz w:val="24"/>
            <w:szCs w:val="24"/>
          </w:rPr>
          <w:t>individual</w:t>
        </w:r>
      </w:ins>
      <w:ins w:id="90" w:author="Microsoft Office User" w:date="2023-12-01T16:43:00Z">
        <w:r w:rsidR="007922C5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91" w:author="Microsoft Office User" w:date="2023-12-01T16:44:00Z">
        <w:r w:rsidR="007922C5">
          <w:rPr>
            <w:rFonts w:ascii="Times New Roman" w:hAnsi="Times New Roman" w:cs="Times New Roman"/>
            <w:sz w:val="24"/>
            <w:szCs w:val="24"/>
          </w:rPr>
          <w:t xml:space="preserve">cutthroat trout </w:t>
        </w:r>
      </w:ins>
      <w:ins w:id="92" w:author="Microsoft Office User" w:date="2023-12-01T16:45:00Z">
        <w:r w:rsidR="007922C5">
          <w:rPr>
            <w:rFonts w:ascii="Times New Roman" w:hAnsi="Times New Roman" w:cs="Times New Roman"/>
            <w:sz w:val="24"/>
            <w:szCs w:val="24"/>
          </w:rPr>
          <w:t xml:space="preserve">held </w:t>
        </w:r>
        <w:r w:rsidR="007922C5" w:rsidRPr="007922C5">
          <w:rPr>
            <w:rFonts w:ascii="Times New Roman" w:hAnsi="Times New Roman" w:cs="Times New Roman"/>
            <w:i/>
            <w:iCs/>
            <w:sz w:val="24"/>
            <w:szCs w:val="24"/>
            <w:rPrChange w:id="93" w:author="Microsoft Office User" w:date="2023-12-01T16:45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>in</w:t>
        </w:r>
      </w:ins>
      <w:ins w:id="94" w:author="Microsoft Office User" w:date="2023-12-01T16:44:00Z">
        <w:r w:rsidR="007922C5" w:rsidRPr="007922C5">
          <w:rPr>
            <w:rFonts w:ascii="Times New Roman" w:hAnsi="Times New Roman" w:cs="Times New Roman"/>
            <w:i/>
            <w:iCs/>
            <w:sz w:val="24"/>
            <w:szCs w:val="24"/>
            <w:rPrChange w:id="95" w:author="Microsoft Office User" w:date="2023-12-01T16:45:00Z">
              <w:rPr>
                <w:rFonts w:ascii="Times New Roman" w:hAnsi="Times New Roman" w:cs="Times New Roman"/>
                <w:sz w:val="24"/>
                <w:szCs w:val="24"/>
              </w:rPr>
            </w:rPrChange>
          </w:rPr>
          <w:t xml:space="preserve"> situ</w:t>
        </w:r>
      </w:ins>
      <w:ins w:id="96" w:author="Microsoft Office User" w:date="2023-12-01T16:46:00Z">
        <w:r w:rsidR="007922C5">
          <w:rPr>
            <w:rFonts w:ascii="Times New Roman" w:hAnsi="Times New Roman" w:cs="Times New Roman"/>
            <w:i/>
            <w:iCs/>
            <w:sz w:val="24"/>
            <w:szCs w:val="24"/>
          </w:rPr>
          <w:t>.</w:t>
        </w:r>
      </w:ins>
      <w:ins w:id="97" w:author="Microsoft Office User" w:date="2023-12-01T16:44:00Z">
        <w:r w:rsidR="007922C5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ins w:id="98" w:author="Microsoft Office User" w:date="2023-12-01T16:47:00Z">
        <w:r w:rsidR="007922C5">
          <w:rPr>
            <w:rFonts w:ascii="Times New Roman" w:hAnsi="Times New Roman" w:cs="Times New Roman"/>
            <w:sz w:val="24"/>
            <w:szCs w:val="24"/>
          </w:rPr>
          <w:t xml:space="preserve">(see Methods for how depth was inferred from tag temperature) </w:t>
        </w:r>
      </w:ins>
      <w:del w:id="99" w:author="Microsoft Office User" w:date="2023-12-01T16:43:00Z">
        <w:r w:rsidR="00D9238C" w:rsidRPr="00F0091A" w:rsidDel="007922C5">
          <w:rPr>
            <w:rFonts w:ascii="Times New Roman" w:hAnsi="Times New Roman" w:cs="Times New Roman"/>
            <w:sz w:val="24"/>
            <w:szCs w:val="24"/>
          </w:rPr>
          <w:delText xml:space="preserve">(calculated using linear interpolation) </w:delText>
        </w:r>
      </w:del>
      <w:del w:id="100" w:author="Microsoft Office User" w:date="2023-12-01T16:46:00Z">
        <w:r w:rsidR="00D9238C" w:rsidRPr="00F0091A" w:rsidDel="007922C5">
          <w:rPr>
            <w:rFonts w:ascii="Times New Roman" w:hAnsi="Times New Roman" w:cs="Times New Roman"/>
            <w:sz w:val="24"/>
            <w:szCs w:val="24"/>
          </w:rPr>
          <w:delText>over 1-week, July 31 – August 6</w:delText>
        </w:r>
        <w:r w:rsidR="00F0091A" w:rsidDel="007922C5">
          <w:rPr>
            <w:rFonts w:ascii="Times New Roman" w:hAnsi="Times New Roman" w:cs="Times New Roman"/>
            <w:sz w:val="24"/>
            <w:szCs w:val="24"/>
          </w:rPr>
          <w:delText>.</w:delText>
        </w:r>
        <w:r w:rsidR="00F0091A" w:rsidDel="007922C5">
          <w:rPr>
            <w:rFonts w:ascii="Times New Roman" w:hAnsi="Times New Roman" w:cs="Times New Roman"/>
            <w:b/>
            <w:sz w:val="24"/>
            <w:szCs w:val="24"/>
          </w:rPr>
          <w:delText xml:space="preserve"> </w:delText>
        </w:r>
      </w:del>
      <w:r w:rsidR="00F0091A">
        <w:rPr>
          <w:rFonts w:ascii="Times New Roman" w:hAnsi="Times New Roman" w:cs="Times New Roman"/>
          <w:b/>
          <w:sz w:val="24"/>
          <w:szCs w:val="24"/>
        </w:rPr>
        <w:t>4c)</w:t>
      </w:r>
      <w:r w:rsidR="00F0091A" w:rsidRPr="000E5A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0091A">
        <w:rPr>
          <w:rFonts w:ascii="Times New Roman" w:hAnsi="Times New Roman" w:cs="Times New Roman"/>
          <w:sz w:val="24"/>
          <w:szCs w:val="24"/>
        </w:rPr>
        <w:t>Smoothed plot of fish depth over 24-hour timeframe, pooled</w:t>
      </w:r>
      <w:ins w:id="101" w:author="Microsoft Office User" w:date="2023-12-01T16:46:00Z">
        <w:r w:rsidR="007922C5">
          <w:rPr>
            <w:rFonts w:ascii="Times New Roman" w:hAnsi="Times New Roman" w:cs="Times New Roman"/>
            <w:sz w:val="24"/>
            <w:szCs w:val="24"/>
          </w:rPr>
          <w:t xml:space="preserve"> across all individuals in study </w:t>
        </w:r>
      </w:ins>
      <w:del w:id="102" w:author="Microsoft Office User" w:date="2023-12-01T16:46:00Z">
        <w:r w:rsidR="00F0091A" w:rsidDel="007922C5">
          <w:rPr>
            <w:rFonts w:ascii="Times New Roman" w:hAnsi="Times New Roman" w:cs="Times New Roman"/>
            <w:sz w:val="24"/>
            <w:szCs w:val="24"/>
          </w:rPr>
          <w:delText xml:space="preserve"> from both cold-water alcove locations between July 31 and August 6. </w:delText>
        </w:r>
      </w:del>
      <w:r w:rsidR="006D1AB6">
        <w:rPr>
          <w:rFonts w:ascii="Times New Roman" w:hAnsi="Times New Roman" w:cs="Times New Roman"/>
          <w:b/>
          <w:sz w:val="24"/>
          <w:szCs w:val="24"/>
        </w:rPr>
        <w:t>4d)</w:t>
      </w:r>
      <w:r w:rsidR="006D1AB6">
        <w:rPr>
          <w:rFonts w:ascii="Times New Roman" w:hAnsi="Times New Roman" w:cs="Times New Roman"/>
          <w:sz w:val="24"/>
          <w:szCs w:val="24"/>
        </w:rPr>
        <w:t xml:space="preserve"> Satel</w:t>
      </w:r>
      <w:r w:rsidR="005E3540">
        <w:rPr>
          <w:rFonts w:ascii="Times New Roman" w:hAnsi="Times New Roman" w:cs="Times New Roman"/>
          <w:sz w:val="24"/>
          <w:szCs w:val="24"/>
        </w:rPr>
        <w:t>lite image of Blue Ruin alcove (placeholder).</w:t>
      </w:r>
    </w:p>
    <w:p w14:paraId="250908EA" w14:textId="77A32C6C" w:rsidR="00913554" w:rsidRDefault="00913554" w:rsidP="00F0091A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49EC25D1" w14:textId="2D14912B" w:rsidR="00DC2186" w:rsidRDefault="00DC2186" w:rsidP="00DC2186"/>
    <w:p w14:paraId="0911E9C7" w14:textId="77777777" w:rsidR="00123289" w:rsidRDefault="00123289" w:rsidP="00DC2186"/>
    <w:p w14:paraId="06435204" w14:textId="5FAE1594" w:rsidR="00DC2186" w:rsidRDefault="00DC2186" w:rsidP="00DC2186"/>
    <w:p w14:paraId="505AFB0D" w14:textId="2C28E4DE" w:rsidR="003C7996" w:rsidRPr="00F94633" w:rsidRDefault="002C6973" w:rsidP="002C6973">
      <w:pPr>
        <w:rPr>
          <w:iCs/>
        </w:rPr>
      </w:pPr>
      <w:r>
        <w:rPr>
          <w:noProof/>
        </w:rPr>
        <w:lastRenderedPageBreak/>
        <w:drawing>
          <wp:inline distT="0" distB="0" distL="0" distR="0" wp14:anchorId="0CAF2E35" wp14:editId="7017A729">
            <wp:extent cx="6597710" cy="31800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1"/>
                    <a:stretch/>
                  </pic:blipFill>
                  <pic:spPr bwMode="auto">
                    <a:xfrm>
                      <a:off x="0" y="0"/>
                      <a:ext cx="6636134" cy="31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3554">
        <w:rPr>
          <w:rFonts w:ascii="Times New Roman" w:hAnsi="Times New Roman" w:cs="Times New Roman"/>
          <w:b/>
          <w:sz w:val="24"/>
          <w:szCs w:val="24"/>
        </w:rPr>
        <w:t>5</w:t>
      </w:r>
      <w:r w:rsidR="00416348">
        <w:rPr>
          <w:rFonts w:ascii="Times New Roman" w:hAnsi="Times New Roman" w:cs="Times New Roman"/>
          <w:b/>
          <w:sz w:val="24"/>
          <w:szCs w:val="24"/>
        </w:rPr>
        <w:t>)</w:t>
      </w:r>
      <w:r w:rsidR="00416348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03"/>
      <w:r w:rsidR="00416348">
        <w:rPr>
          <w:rFonts w:ascii="Times New Roman" w:hAnsi="Times New Roman" w:cs="Times New Roman"/>
          <w:sz w:val="24"/>
          <w:szCs w:val="24"/>
        </w:rPr>
        <w:t>Maximum</w:t>
      </w:r>
      <w:commentRangeEnd w:id="103"/>
      <w:r w:rsidR="00F94633">
        <w:rPr>
          <w:rStyle w:val="CommentReference"/>
        </w:rPr>
        <w:commentReference w:id="103"/>
      </w:r>
      <w:r w:rsidR="00416348">
        <w:rPr>
          <w:rFonts w:ascii="Times New Roman" w:hAnsi="Times New Roman" w:cs="Times New Roman"/>
          <w:sz w:val="24"/>
          <w:szCs w:val="24"/>
        </w:rPr>
        <w:t xml:space="preserve"> daily temperature and minimum daily DO encountered by simulated fish under three different strategies</w:t>
      </w:r>
      <w:ins w:id="104" w:author="Microsoft Office User" w:date="2023-12-01T16:50:00Z">
        <w:r w:rsidR="00F94633">
          <w:rPr>
            <w:rFonts w:ascii="Times New Roman" w:hAnsi="Times New Roman" w:cs="Times New Roman"/>
            <w:sz w:val="24"/>
            <w:szCs w:val="24"/>
          </w:rPr>
          <w:t xml:space="preserve"> (n </w:t>
        </w:r>
      </w:ins>
      <w:ins w:id="105" w:author="Microsoft Office User" w:date="2023-12-01T16:51:00Z">
        <w:r w:rsidR="00F94633">
          <w:rPr>
            <w:rFonts w:ascii="Times New Roman" w:hAnsi="Times New Roman" w:cs="Times New Roman"/>
            <w:sz w:val="24"/>
            <w:szCs w:val="24"/>
          </w:rPr>
          <w:t>= X days)</w:t>
        </w:r>
      </w:ins>
      <w:r w:rsidR="00416348">
        <w:rPr>
          <w:rFonts w:ascii="Times New Roman" w:hAnsi="Times New Roman" w:cs="Times New Roman"/>
          <w:sz w:val="24"/>
          <w:szCs w:val="24"/>
        </w:rPr>
        <w:t xml:space="preserve">, compared to </w:t>
      </w:r>
      <w:ins w:id="106" w:author="Microsoft Office User" w:date="2023-12-01T16:53:00Z">
        <w:r w:rsidR="00F94633">
          <w:rPr>
            <w:rFonts w:ascii="Times New Roman" w:hAnsi="Times New Roman" w:cs="Times New Roman"/>
            <w:sz w:val="24"/>
            <w:szCs w:val="24"/>
          </w:rPr>
          <w:t xml:space="preserve">corresponding values for </w:t>
        </w:r>
      </w:ins>
      <w:del w:id="107" w:author="Microsoft Office User" w:date="2023-12-01T16:53:00Z">
        <w:r w:rsidR="00416348" w:rsidDel="00F94633">
          <w:rPr>
            <w:rFonts w:ascii="Times New Roman" w:hAnsi="Times New Roman" w:cs="Times New Roman"/>
            <w:sz w:val="24"/>
            <w:szCs w:val="24"/>
          </w:rPr>
          <w:delText xml:space="preserve">average maximum daily temperature and average minimum daily DO encountered by </w:delText>
        </w:r>
      </w:del>
      <w:r w:rsidR="00416348">
        <w:rPr>
          <w:rFonts w:ascii="Times New Roman" w:hAnsi="Times New Roman" w:cs="Times New Roman"/>
          <w:sz w:val="24"/>
          <w:szCs w:val="24"/>
        </w:rPr>
        <w:t>tagged fish</w:t>
      </w:r>
      <w:ins w:id="108" w:author="Microsoft Office User" w:date="2023-12-01T16:53:00Z">
        <w:r w:rsidR="00F94633">
          <w:rPr>
            <w:rFonts w:ascii="Times New Roman" w:hAnsi="Times New Roman" w:cs="Times New Roman"/>
            <w:sz w:val="24"/>
            <w:szCs w:val="24"/>
          </w:rPr>
          <w:t xml:space="preserve"> held in enclosures</w:t>
        </w:r>
      </w:ins>
      <w:ins w:id="109" w:author="Microsoft Office User" w:date="2023-12-01T16:52:00Z">
        <w:r w:rsidR="00F94633">
          <w:rPr>
            <w:rFonts w:ascii="Times New Roman" w:hAnsi="Times New Roman" w:cs="Times New Roman"/>
            <w:sz w:val="24"/>
            <w:szCs w:val="24"/>
          </w:rPr>
          <w:t xml:space="preserve"> (n = X </w:t>
        </w:r>
        <w:commentRangeStart w:id="110"/>
        <w:r w:rsidR="00F94633">
          <w:rPr>
            <w:rFonts w:ascii="Times New Roman" w:hAnsi="Times New Roman" w:cs="Times New Roman"/>
            <w:sz w:val="24"/>
            <w:szCs w:val="24"/>
          </w:rPr>
          <w:t>individuals</w:t>
        </w:r>
      </w:ins>
      <w:commentRangeEnd w:id="110"/>
      <w:ins w:id="111" w:author="Microsoft Office User" w:date="2023-12-01T16:55:00Z">
        <w:r w:rsidR="00F94633">
          <w:rPr>
            <w:rStyle w:val="CommentReference"/>
          </w:rPr>
          <w:commentReference w:id="110"/>
        </w:r>
      </w:ins>
      <w:ins w:id="112" w:author="Microsoft Office User" w:date="2023-12-01T16:52:00Z">
        <w:r w:rsidR="00F94633">
          <w:rPr>
            <w:rFonts w:ascii="Times New Roman" w:hAnsi="Times New Roman" w:cs="Times New Roman"/>
            <w:sz w:val="24"/>
            <w:szCs w:val="24"/>
          </w:rPr>
          <w:t>)</w:t>
        </w:r>
      </w:ins>
      <w:r w:rsidR="00F90755">
        <w:rPr>
          <w:rFonts w:ascii="Times New Roman" w:hAnsi="Times New Roman" w:cs="Times New Roman"/>
          <w:sz w:val="24"/>
          <w:szCs w:val="24"/>
        </w:rPr>
        <w:t xml:space="preserve">. </w:t>
      </w:r>
      <w:r w:rsidR="00EC15B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0C5859C" w14:textId="04A36A3F" w:rsidR="00F0091A" w:rsidRDefault="00F0091A" w:rsidP="00F0091A"/>
    <w:p w14:paraId="0C2FABB0" w14:textId="623A0047" w:rsidR="00F0091A" w:rsidRDefault="00F0091A" w:rsidP="00F0091A"/>
    <w:p w14:paraId="66297BE8" w14:textId="77777777" w:rsidR="00A426A4" w:rsidRDefault="00A426A4" w:rsidP="00F0091A"/>
    <w:p w14:paraId="1AFB3322" w14:textId="77777777" w:rsidR="00F0091A" w:rsidRPr="00F0091A" w:rsidRDefault="00F0091A" w:rsidP="00F0091A"/>
    <w:p w14:paraId="6E000FAA" w14:textId="77777777" w:rsidR="00ED3FE3" w:rsidRDefault="00ED3FE3" w:rsidP="00ED3FE3"/>
    <w:p w14:paraId="1365E159" w14:textId="326E7839" w:rsidR="00ED3FE3" w:rsidRDefault="00BA37E3" w:rsidP="00ED3FE3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4959CF" wp14:editId="0CBE4BE5">
                <wp:simplePos x="0" y="0"/>
                <wp:positionH relativeFrom="column">
                  <wp:posOffset>3289935</wp:posOffset>
                </wp:positionH>
                <wp:positionV relativeFrom="paragraph">
                  <wp:posOffset>2858160</wp:posOffset>
                </wp:positionV>
                <wp:extent cx="914400" cy="914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FE7B5" w14:textId="74D4C865" w:rsidR="0032627C" w:rsidRPr="0032627C" w:rsidRDefault="0032627C" w:rsidP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959CF" id="Text Box 6" o:spid="_x0000_s1027" type="#_x0000_t202" style="position:absolute;margin-left:259.05pt;margin-top:225.05pt;width:1in;height:1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" filled="f" stroked="f" strokeweight=".5pt">
                <v:textbox>
                  <w:txbxContent>
                    <w:p w14:paraId="5E5FE7B5" w14:textId="74D4C865" w:rsidR="0032627C" w:rsidRPr="0032627C" w:rsidRDefault="0032627C" w:rsidP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8E09BA" wp14:editId="3ACA2C20">
                <wp:simplePos x="0" y="0"/>
                <wp:positionH relativeFrom="column">
                  <wp:posOffset>441450</wp:posOffset>
                </wp:positionH>
                <wp:positionV relativeFrom="paragraph">
                  <wp:posOffset>2739195</wp:posOffset>
                </wp:positionV>
                <wp:extent cx="914400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2FEBA" w14:textId="25ED5DC1" w:rsidR="0032627C" w:rsidRPr="0032627C" w:rsidRDefault="0032627C" w:rsidP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E09BA" id="Text Box 4" o:spid="_x0000_s1028" type="#_x0000_t202" style="position:absolute;margin-left:34.75pt;margin-top:215.7pt;width:1in;height:1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" filled="f" stroked="f" strokeweight=".5pt">
                <v:textbox>
                  <w:txbxContent>
                    <w:p w14:paraId="6CA2FEBA" w14:textId="25ED5DC1" w:rsidR="0032627C" w:rsidRPr="0032627C" w:rsidRDefault="0032627C" w:rsidP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1A11D" wp14:editId="3D7ECFD2">
                <wp:simplePos x="0" y="0"/>
                <wp:positionH relativeFrom="column">
                  <wp:posOffset>3225800</wp:posOffset>
                </wp:positionH>
                <wp:positionV relativeFrom="paragraph">
                  <wp:posOffset>-52598</wp:posOffset>
                </wp:positionV>
                <wp:extent cx="914400" cy="914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EB98CB" w14:textId="0C31C6C4" w:rsidR="0032627C" w:rsidRPr="0032627C" w:rsidRDefault="0032627C" w:rsidP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1A11D" id="Text Box 3" o:spid="_x0000_s1029" type="#_x0000_t202" style="position:absolute;margin-left:254pt;margin-top:-4.15pt;width:1in;height:1in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" filled="f" stroked="f" strokeweight=".5pt">
                <v:textbox>
                  <w:txbxContent>
                    <w:p w14:paraId="20EB98CB" w14:textId="0C31C6C4" w:rsidR="0032627C" w:rsidRPr="0032627C" w:rsidRDefault="0032627C" w:rsidP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4FECD" wp14:editId="2224F654">
                <wp:simplePos x="0" y="0"/>
                <wp:positionH relativeFrom="column">
                  <wp:posOffset>505026</wp:posOffset>
                </wp:positionH>
                <wp:positionV relativeFrom="paragraph">
                  <wp:posOffset>-53013</wp:posOffset>
                </wp:positionV>
                <wp:extent cx="91440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625D3" w14:textId="0EEFB984" w:rsidR="0032627C" w:rsidRPr="0032627C" w:rsidRDefault="0032627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262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4FECD" id="Text Box 2" o:spid="_x0000_s1030" type="#_x0000_t202" style="position:absolute;margin-left:39.75pt;margin-top:-4.1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" filled="f" stroked="f" strokeweight=".5pt">
                <v:textbox>
                  <w:txbxContent>
                    <w:p w14:paraId="4E3625D3" w14:textId="0EEFB984" w:rsidR="0032627C" w:rsidRPr="0032627C" w:rsidRDefault="0032627C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gramStart"/>
                      <w:r w:rsidRPr="003262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41A97">
        <w:rPr>
          <w:noProof/>
        </w:rPr>
        <w:pict w14:anchorId="5CB2308E">
          <v:shape id="_x0000_i1030" type="#_x0000_t75" alt="" style="width:468.25pt;height:224.8pt;mso-width-percent:0;mso-height-percent:0;mso-width-percent:0;mso-height-percent:0">
            <v:imagedata r:id="rId15" o:title="nor"/>
          </v:shape>
        </w:pict>
      </w:r>
      <w:r w:rsidR="00241A97">
        <w:rPr>
          <w:noProof/>
        </w:rPr>
        <w:pict w14:anchorId="78B04B5E">
          <v:shape id="_x0000_i1029" type="#_x0000_t75" alt="" style="width:468.25pt;height:224.8pt;mso-width-percent:0;mso-height-percent:0;mso-width-percent:0;mso-height-percent:0">
            <v:imagedata r:id="rId16" o:title="br"/>
          </v:shape>
        </w:pict>
      </w:r>
    </w:p>
    <w:p w14:paraId="56EEF809" w14:textId="3A6CEBE9" w:rsidR="0032627C" w:rsidRDefault="00F8310F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6</w:t>
      </w:r>
      <w:r w:rsidR="003435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15BC">
        <w:rPr>
          <w:rFonts w:ascii="Times New Roman" w:hAnsi="Times New Roman" w:cs="Times New Roman"/>
          <w:sz w:val="24"/>
          <w:szCs w:val="24"/>
        </w:rPr>
        <w:t>P</w:t>
      </w:r>
      <w:r w:rsidR="00DC2186">
        <w:rPr>
          <w:rFonts w:ascii="Times New Roman" w:hAnsi="Times New Roman" w:cs="Times New Roman"/>
          <w:sz w:val="24"/>
          <w:szCs w:val="24"/>
        </w:rPr>
        <w:t xml:space="preserve">redicted temperature selection for </w:t>
      </w:r>
      <w:ins w:id="113" w:author="Microsoft Office User" w:date="2023-12-01T16:56:00Z">
        <w:r w:rsidR="00F94633">
          <w:rPr>
            <w:rFonts w:ascii="Times New Roman" w:hAnsi="Times New Roman" w:cs="Times New Roman"/>
            <w:sz w:val="24"/>
            <w:szCs w:val="24"/>
          </w:rPr>
          <w:t xml:space="preserve">tagged </w:t>
        </w:r>
      </w:ins>
      <w:ins w:id="114" w:author="Microsoft Office User" w:date="2023-12-01T16:55:00Z">
        <w:r w:rsidR="00F94633">
          <w:rPr>
            <w:rFonts w:ascii="Times New Roman" w:hAnsi="Times New Roman" w:cs="Times New Roman"/>
            <w:sz w:val="24"/>
            <w:szCs w:val="24"/>
          </w:rPr>
          <w:t>coastal cutthroat trout held in enclosures</w:t>
        </w:r>
      </w:ins>
      <w:ins w:id="115" w:author="Microsoft Office User" w:date="2023-12-01T16:56:00Z">
        <w:r w:rsidR="00F94633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>
        <w:rPr>
          <w:rFonts w:ascii="Times New Roman" w:hAnsi="Times New Roman" w:cs="Times New Roman"/>
          <w:b/>
          <w:sz w:val="24"/>
          <w:szCs w:val="24"/>
        </w:rPr>
        <w:t xml:space="preserve">a) </w:t>
      </w:r>
      <w:commentRangeStart w:id="116"/>
      <w:r w:rsidR="00CF7A2F">
        <w:rPr>
          <w:rFonts w:ascii="Times New Roman" w:hAnsi="Times New Roman" w:cs="Times New Roman"/>
          <w:sz w:val="24"/>
          <w:szCs w:val="24"/>
        </w:rPr>
        <w:t xml:space="preserve">Norwood alcove </w:t>
      </w:r>
      <w:commentRangeEnd w:id="116"/>
      <w:r w:rsidR="00286B97">
        <w:rPr>
          <w:rStyle w:val="CommentReference"/>
        </w:rPr>
        <w:commentReference w:id="116"/>
      </w:r>
      <w:r w:rsidR="00DC2186">
        <w:rPr>
          <w:rFonts w:ascii="Times New Roman" w:hAnsi="Times New Roman" w:cs="Times New Roman"/>
          <w:sz w:val="24"/>
          <w:szCs w:val="24"/>
        </w:rPr>
        <w:t xml:space="preserve">during the </w:t>
      </w:r>
      <w:r w:rsidR="00CF7A2F">
        <w:rPr>
          <w:rFonts w:ascii="Times New Roman" w:hAnsi="Times New Roman" w:cs="Times New Roman"/>
          <w:sz w:val="24"/>
          <w:szCs w:val="24"/>
        </w:rPr>
        <w:t xml:space="preserve">evening DO minima 2-hour window, </w:t>
      </w:r>
      <w:r w:rsidR="00CF7A2F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="00CF7A2F">
        <w:rPr>
          <w:rFonts w:ascii="Times New Roman" w:hAnsi="Times New Roman" w:cs="Times New Roman"/>
          <w:sz w:val="24"/>
          <w:szCs w:val="24"/>
        </w:rPr>
        <w:t xml:space="preserve">Norwood </w:t>
      </w:r>
      <w:r w:rsidR="00343599">
        <w:rPr>
          <w:rFonts w:ascii="Times New Roman" w:hAnsi="Times New Roman" w:cs="Times New Roman"/>
          <w:sz w:val="24"/>
          <w:szCs w:val="24"/>
        </w:rPr>
        <w:t xml:space="preserve">alcove </w:t>
      </w:r>
      <w:r w:rsidR="00DC2186">
        <w:rPr>
          <w:rFonts w:ascii="Times New Roman" w:hAnsi="Times New Roman" w:cs="Times New Roman"/>
          <w:sz w:val="24"/>
          <w:szCs w:val="24"/>
        </w:rPr>
        <w:t xml:space="preserve">during the </w:t>
      </w:r>
      <w:r w:rsidR="00343599">
        <w:rPr>
          <w:rFonts w:ascii="Times New Roman" w:hAnsi="Times New Roman" w:cs="Times New Roman"/>
          <w:sz w:val="24"/>
          <w:szCs w:val="24"/>
        </w:rPr>
        <w:t xml:space="preserve">early morning DO </w:t>
      </w:r>
      <w:r w:rsidR="00CF7A2F">
        <w:rPr>
          <w:rFonts w:ascii="Times New Roman" w:hAnsi="Times New Roman" w:cs="Times New Roman"/>
          <w:sz w:val="24"/>
          <w:szCs w:val="24"/>
        </w:rPr>
        <w:t>maxima</w:t>
      </w:r>
      <w:r w:rsidR="00343599">
        <w:rPr>
          <w:rFonts w:ascii="Times New Roman" w:hAnsi="Times New Roman" w:cs="Times New Roman"/>
          <w:sz w:val="24"/>
          <w:szCs w:val="24"/>
        </w:rPr>
        <w:t xml:space="preserve"> 2-hour window</w:t>
      </w:r>
      <w:r w:rsidR="00CF7A2F">
        <w:rPr>
          <w:rFonts w:ascii="Times New Roman" w:hAnsi="Times New Roman" w:cs="Times New Roman"/>
          <w:sz w:val="24"/>
          <w:szCs w:val="24"/>
        </w:rPr>
        <w:t xml:space="preserve"> </w:t>
      </w:r>
      <w:r w:rsidR="00343599">
        <w:rPr>
          <w:rFonts w:ascii="Times New Roman" w:hAnsi="Times New Roman" w:cs="Times New Roman"/>
          <w:b/>
          <w:sz w:val="24"/>
          <w:szCs w:val="24"/>
        </w:rPr>
        <w:t>c)</w:t>
      </w:r>
      <w:r w:rsidR="00343599">
        <w:rPr>
          <w:rFonts w:ascii="Times New Roman" w:hAnsi="Times New Roman" w:cs="Times New Roman"/>
          <w:sz w:val="24"/>
          <w:szCs w:val="24"/>
        </w:rPr>
        <w:t xml:space="preserve"> </w:t>
      </w:r>
      <w:r w:rsidR="00CF7A2F">
        <w:rPr>
          <w:rFonts w:ascii="Times New Roman" w:hAnsi="Times New Roman" w:cs="Times New Roman"/>
          <w:sz w:val="24"/>
          <w:szCs w:val="24"/>
        </w:rPr>
        <w:t xml:space="preserve">Blue ruin alcove </w:t>
      </w:r>
      <w:r w:rsidR="00DC2186">
        <w:rPr>
          <w:rFonts w:ascii="Times New Roman" w:hAnsi="Times New Roman" w:cs="Times New Roman"/>
          <w:sz w:val="24"/>
          <w:szCs w:val="24"/>
        </w:rPr>
        <w:t xml:space="preserve">during the </w:t>
      </w:r>
      <w:r w:rsidR="00CF7A2F">
        <w:rPr>
          <w:rFonts w:ascii="Times New Roman" w:hAnsi="Times New Roman" w:cs="Times New Roman"/>
          <w:sz w:val="24"/>
          <w:szCs w:val="24"/>
        </w:rPr>
        <w:t xml:space="preserve">evening DO maxima 2-hour window, </w:t>
      </w:r>
      <w:r w:rsidR="00CF7A2F">
        <w:rPr>
          <w:rFonts w:ascii="Times New Roman" w:hAnsi="Times New Roman" w:cs="Times New Roman"/>
          <w:b/>
          <w:sz w:val="24"/>
          <w:szCs w:val="24"/>
        </w:rPr>
        <w:t>d)</w:t>
      </w:r>
      <w:r w:rsidR="00CF7A2F">
        <w:rPr>
          <w:rFonts w:ascii="Times New Roman" w:hAnsi="Times New Roman" w:cs="Times New Roman"/>
          <w:sz w:val="24"/>
          <w:szCs w:val="24"/>
        </w:rPr>
        <w:t xml:space="preserve"> </w:t>
      </w:r>
      <w:r w:rsidR="00343599">
        <w:rPr>
          <w:rFonts w:ascii="Times New Roman" w:hAnsi="Times New Roman" w:cs="Times New Roman"/>
          <w:sz w:val="24"/>
          <w:szCs w:val="24"/>
        </w:rPr>
        <w:t xml:space="preserve">Blue ruin alcove </w:t>
      </w:r>
      <w:r w:rsidR="00DC2186">
        <w:rPr>
          <w:rFonts w:ascii="Times New Roman" w:hAnsi="Times New Roman" w:cs="Times New Roman"/>
          <w:sz w:val="24"/>
          <w:szCs w:val="24"/>
        </w:rPr>
        <w:t xml:space="preserve">during the </w:t>
      </w:r>
      <w:r w:rsidR="00343599">
        <w:rPr>
          <w:rFonts w:ascii="Times New Roman" w:hAnsi="Times New Roman" w:cs="Times New Roman"/>
          <w:sz w:val="24"/>
          <w:szCs w:val="24"/>
        </w:rPr>
        <w:t>early m</w:t>
      </w:r>
      <w:r w:rsidR="00CF7A2F">
        <w:rPr>
          <w:rFonts w:ascii="Times New Roman" w:hAnsi="Times New Roman" w:cs="Times New Roman"/>
          <w:sz w:val="24"/>
          <w:szCs w:val="24"/>
        </w:rPr>
        <w:t xml:space="preserve">orning DO minima 2-hour window. </w:t>
      </w:r>
      <w:r w:rsidR="00343599">
        <w:rPr>
          <w:rFonts w:ascii="Times New Roman" w:hAnsi="Times New Roman" w:cs="Times New Roman"/>
          <w:sz w:val="24"/>
          <w:szCs w:val="24"/>
        </w:rPr>
        <w:t xml:space="preserve">In all plots, DO </w:t>
      </w:r>
      <w:r w:rsidR="00CF7A2F">
        <w:rPr>
          <w:rFonts w:ascii="Times New Roman" w:hAnsi="Times New Roman" w:cs="Times New Roman"/>
          <w:sz w:val="24"/>
          <w:szCs w:val="24"/>
        </w:rPr>
        <w:t xml:space="preserve">was </w:t>
      </w:r>
      <w:r w:rsidR="00343599">
        <w:rPr>
          <w:rFonts w:ascii="Times New Roman" w:hAnsi="Times New Roman" w:cs="Times New Roman"/>
          <w:sz w:val="24"/>
          <w:szCs w:val="24"/>
        </w:rPr>
        <w:t>held constant a</w:t>
      </w:r>
      <w:r w:rsidR="00CF7A2F">
        <w:rPr>
          <w:rFonts w:ascii="Times New Roman" w:hAnsi="Times New Roman" w:cs="Times New Roman"/>
          <w:sz w:val="24"/>
          <w:szCs w:val="24"/>
        </w:rPr>
        <w:t>t 4mg•L</w:t>
      </w:r>
      <w:r w:rsidR="00CF7A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CF7A2F">
        <w:rPr>
          <w:rFonts w:ascii="Times New Roman" w:hAnsi="Times New Roman" w:cs="Times New Roman"/>
          <w:sz w:val="24"/>
          <w:szCs w:val="24"/>
        </w:rPr>
        <w:t xml:space="preserve"> (EPA threshold for cold-</w:t>
      </w:r>
      <w:r w:rsidR="00343599">
        <w:rPr>
          <w:rFonts w:ascii="Times New Roman" w:hAnsi="Times New Roman" w:cs="Times New Roman"/>
          <w:sz w:val="24"/>
          <w:szCs w:val="24"/>
        </w:rPr>
        <w:t>water fish)</w:t>
      </w:r>
      <w:r w:rsidR="007064D4">
        <w:rPr>
          <w:rFonts w:ascii="Times New Roman" w:hAnsi="Times New Roman" w:cs="Times New Roman"/>
          <w:sz w:val="24"/>
          <w:szCs w:val="24"/>
        </w:rPr>
        <w:t>, and the x-axis was constrained to the range of temperatures selected by fish during the 2-hour window</w:t>
      </w:r>
      <w:r w:rsidR="003435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60D9B0" w14:textId="36D741D5" w:rsidR="0032627C" w:rsidRDefault="0032627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B05479D" w14:textId="14995DEE" w:rsidR="00EC15BC" w:rsidRDefault="00EC15B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AB52BBB" w14:textId="77777777" w:rsidR="00EC15BC" w:rsidRDefault="00EC15BC" w:rsidP="00ED3FE3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39FC81A" w14:textId="4DDF237A" w:rsidR="003F00C4" w:rsidRPr="00AD434D" w:rsidRDefault="00AD434D" w:rsidP="00ED3FE3">
      <w:pPr>
        <w:rPr>
          <w:rFonts w:ascii="Times New Roman" w:hAnsi="Times New Roman" w:cs="Times New Roman"/>
          <w:noProof/>
          <w:sz w:val="24"/>
          <w:szCs w:val="24"/>
        </w:rPr>
      </w:pPr>
      <w:commentRangeStart w:id="117"/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 xml:space="preserve">Table 1 </w:t>
      </w:r>
      <w:commentRangeEnd w:id="117"/>
      <w:r w:rsidR="00286B97">
        <w:rPr>
          <w:rStyle w:val="CommentReference"/>
        </w:rPr>
        <w:commentReference w:id="117"/>
      </w:r>
      <w:r>
        <w:rPr>
          <w:rFonts w:ascii="Times New Roman" w:hAnsi="Times New Roman" w:cs="Times New Roman"/>
          <w:noProof/>
          <w:sz w:val="24"/>
          <w:szCs w:val="24"/>
        </w:rPr>
        <w:t xml:space="preserve">Average minimum and maximum temperature and dissolved oxygen (DO) recorded at the hypolimnion and metalimnion in both Blue Ruin and Norwood alcoves at their net pen associated logger arrays. 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4100"/>
        <w:gridCol w:w="1300"/>
        <w:gridCol w:w="1720"/>
      </w:tblGrid>
      <w:tr w:rsidR="003F00C4" w:rsidRPr="003F00C4" w14:paraId="7092A311" w14:textId="77777777" w:rsidTr="003F0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vAlign w:val="bottom"/>
            <w:hideMark/>
          </w:tcPr>
          <w:p w14:paraId="596CE7A3" w14:textId="77777777" w:rsidR="003F00C4" w:rsidRPr="003F00C4" w:rsidRDefault="003F00C4" w:rsidP="003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Norwood 07-31 to 08-07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1FF313B" w14:textId="59EB436A" w:rsidR="003F00C4" w:rsidRPr="003F00C4" w:rsidRDefault="003F00C4" w:rsidP="003F0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610762D" w14:textId="395D2840" w:rsidR="003F00C4" w:rsidRPr="003F00C4" w:rsidRDefault="003F00C4" w:rsidP="003F0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(mg/L)</w:t>
            </w:r>
          </w:p>
        </w:tc>
      </w:tr>
      <w:tr w:rsidR="003F00C4" w:rsidRPr="003F00C4" w14:paraId="4AAB145C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4486B3CB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minimum h</w:t>
            </w:r>
            <w:commentRangeStart w:id="118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yporheic</w:t>
            </w:r>
            <w:commentRangeEnd w:id="118"/>
            <w:r w:rsidR="00286B97">
              <w:rPr>
                <w:rStyle w:val="CommentReference"/>
                <w:b w:val="0"/>
                <w:bCs w:val="0"/>
              </w:rPr>
              <w:commentReference w:id="118"/>
            </w: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7EAC4CE2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330E67A6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3F00C4" w:rsidRPr="003F00C4" w14:paraId="54631240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2038EB16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hyporheic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429F606B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7742AFE6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  <w:tr w:rsidR="003F00C4" w:rsidRPr="003F00C4" w14:paraId="61EA55EC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77BFF94A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1ACB7622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0A7FBFB6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</w:tr>
      <w:tr w:rsidR="003F00C4" w:rsidRPr="003F00C4" w14:paraId="2D002F07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75EF3066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7420A7F2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23D7E886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</w:tr>
      <w:tr w:rsidR="003F00C4" w:rsidRPr="003F00C4" w14:paraId="67BF1340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4C626" w14:textId="77777777" w:rsidR="003F00C4" w:rsidRPr="003F00C4" w:rsidRDefault="003F00C4" w:rsidP="003F00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8EAEB" w14:textId="68E3C68C" w:rsidR="003F00C4" w:rsidRPr="003F00C4" w:rsidRDefault="003F00C4" w:rsidP="003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Blue Ruin 07-31 to 08-07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92F3D" w14:textId="7355CE00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Temp (℃)</w:t>
            </w:r>
          </w:p>
        </w:tc>
        <w:tc>
          <w:tcPr>
            <w:tcW w:w="172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DFFF" w14:textId="7708B1A3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/>
                <w:sz w:val="24"/>
                <w:szCs w:val="24"/>
              </w:rPr>
              <w:t>DO (mg/L)</w:t>
            </w:r>
          </w:p>
        </w:tc>
      </w:tr>
      <w:tr w:rsidR="003F00C4" w:rsidRPr="003F00C4" w14:paraId="3C86C545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28526162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hyporheic 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B6EABFD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FC8FC5F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3F00C4" w:rsidRPr="003F00C4" w14:paraId="2E991A21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194AAC1B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Average maximum hyporheic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60B93896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3CBCB5D9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3F00C4" w:rsidRPr="003F00C4" w14:paraId="48171CD0" w14:textId="77777777" w:rsidTr="003F0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428C24BA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minimum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  <w:shd w:val="clear" w:color="auto" w:fill="auto"/>
            <w:noWrap/>
            <w:hideMark/>
          </w:tcPr>
          <w:p w14:paraId="1569CB04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16.2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169E0AF5" w14:textId="77777777" w:rsidR="003F00C4" w:rsidRPr="003F00C4" w:rsidRDefault="003F00C4" w:rsidP="003F00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3F00C4" w:rsidRPr="003F00C4" w14:paraId="3B02628F" w14:textId="77777777" w:rsidTr="003F0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auto"/>
            <w:noWrap/>
            <w:hideMark/>
          </w:tcPr>
          <w:p w14:paraId="39B9402A" w14:textId="77777777" w:rsidR="003F00C4" w:rsidRPr="003F00C4" w:rsidRDefault="003F00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Average maximum </w:t>
            </w:r>
            <w:proofErr w:type="spellStart"/>
            <w:r w:rsidRPr="003F00C4">
              <w:rPr>
                <w:rFonts w:ascii="Times New Roman" w:hAnsi="Times New Roman" w:cs="Times New Roman"/>
                <w:b w:val="0"/>
                <w:sz w:val="24"/>
                <w:szCs w:val="24"/>
              </w:rPr>
              <w:t>epilimnetic</w:t>
            </w:r>
            <w:proofErr w:type="spellEnd"/>
          </w:p>
        </w:tc>
        <w:tc>
          <w:tcPr>
            <w:tcW w:w="1300" w:type="dxa"/>
            <w:shd w:val="clear" w:color="auto" w:fill="auto"/>
            <w:noWrap/>
            <w:hideMark/>
          </w:tcPr>
          <w:p w14:paraId="12DF549E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22.7</w:t>
            </w:r>
          </w:p>
        </w:tc>
        <w:tc>
          <w:tcPr>
            <w:tcW w:w="1720" w:type="dxa"/>
            <w:shd w:val="clear" w:color="auto" w:fill="auto"/>
            <w:noWrap/>
            <w:hideMark/>
          </w:tcPr>
          <w:p w14:paraId="1CBDDE35" w14:textId="77777777" w:rsidR="003F00C4" w:rsidRPr="003F00C4" w:rsidRDefault="003F00C4" w:rsidP="003F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00C4"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</w:tr>
    </w:tbl>
    <w:p w14:paraId="581ED255" w14:textId="73B5D688" w:rsidR="002B60D4" w:rsidRDefault="002B60D4" w:rsidP="00ED3FE3"/>
    <w:p w14:paraId="21F4260E" w14:textId="275CF91A" w:rsidR="00086B30" w:rsidRDefault="00086B30" w:rsidP="00ED3FE3"/>
    <w:p w14:paraId="6BFA8892" w14:textId="508099EB" w:rsidR="00A426A4" w:rsidRDefault="00A426A4" w:rsidP="00ED3FE3"/>
    <w:p w14:paraId="528B5B9A" w14:textId="3C1EFF4D" w:rsidR="000D2D08" w:rsidRPr="000D2D08" w:rsidRDefault="000D2D08" w:rsidP="00ED3FE3">
      <w:pPr>
        <w:rPr>
          <w:rFonts w:ascii="Times New Roman" w:hAnsi="Times New Roman" w:cs="Times New Roman"/>
          <w:sz w:val="24"/>
          <w:szCs w:val="24"/>
        </w:rPr>
      </w:pPr>
      <w:r w:rsidRPr="000D2D08">
        <w:rPr>
          <w:rFonts w:ascii="Times New Roman" w:hAnsi="Times New Roman" w:cs="Times New Roman"/>
          <w:b/>
          <w:sz w:val="24"/>
          <w:szCs w:val="24"/>
        </w:rPr>
        <w:t>Table 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Results from linear models (Norwood, Blue Ruin) and linear mixed models (all CWA) fit to data collected during the approximate 2-hour DO-maxima (6:00-8:00), and 2-hour DO-minima (18:00-20:00).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1452"/>
        <w:gridCol w:w="1161"/>
        <w:gridCol w:w="813"/>
        <w:gridCol w:w="1054"/>
        <w:gridCol w:w="1032"/>
      </w:tblGrid>
      <w:tr w:rsidR="003B0CA2" w:rsidRPr="000D2D08" w14:paraId="27318704" w14:textId="77777777" w:rsidTr="000D2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3EB292DF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63B94EB3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shd w:val="clear" w:color="auto" w:fill="auto"/>
            <w:noWrap/>
            <w:hideMark/>
          </w:tcPr>
          <w:p w14:paraId="570D1320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2BA39442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4455B5F0" w14:textId="77777777" w:rsidR="003B0CA2" w:rsidRPr="000D2D08" w:rsidRDefault="003B0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</w:tr>
      <w:tr w:rsidR="003B0CA2" w:rsidRPr="000D2D08" w14:paraId="68DD557D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32155B3A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Norwood</w:t>
            </w:r>
          </w:p>
        </w:tc>
        <w:tc>
          <w:tcPr>
            <w:tcW w:w="1161" w:type="dxa"/>
            <w:shd w:val="clear" w:color="auto" w:fill="auto"/>
            <w:noWrap/>
            <w:hideMark/>
          </w:tcPr>
          <w:p w14:paraId="78599170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1F2D7FEF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0.264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2F91AC3F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794F0E1D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321B2DF0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0E257CFF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4F38FB48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580CDF48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0.856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00DEBD1A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0C54F3D7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42C4B728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7BE17D1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2A49FA4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08D33F0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40E6476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DF95F2A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CA2" w:rsidRPr="000D2D08" w14:paraId="040CC435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0FB35EC3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Blue Ruin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F472186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6DE04D9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0.563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E6CB359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4C2A0BA0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6B87B133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78CFD8E0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58C00F58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5B199A7A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0.306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00482FAA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0.011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33D773F1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3BD94AF5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FA5EAC3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2B2C10C9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548CAF9B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4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3439BD2D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FB77390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CA2" w:rsidRPr="000D2D08" w14:paraId="57365DA1" w14:textId="77777777" w:rsidTr="000D2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A1D655C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All CWA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4C6316B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7262BC25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0.325</w:t>
            </w: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0D8D565" w14:textId="77777777" w:rsidR="003B0CA2" w:rsidRPr="000D2D08" w:rsidRDefault="003B0CA2" w:rsidP="000D2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032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18282594" w14:textId="77777777" w:rsidR="003B0CA2" w:rsidRPr="000D2D08" w:rsidRDefault="003B0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B0CA2" w:rsidRPr="000D2D08" w14:paraId="6314BACD" w14:textId="77777777" w:rsidTr="000D2D08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  <w:shd w:val="clear" w:color="auto" w:fill="auto"/>
            <w:noWrap/>
            <w:hideMark/>
          </w:tcPr>
          <w:p w14:paraId="5BB2D289" w14:textId="77777777" w:rsidR="003B0CA2" w:rsidRPr="000D2D08" w:rsidRDefault="003B0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shd w:val="clear" w:color="auto" w:fill="auto"/>
            <w:noWrap/>
            <w:hideMark/>
          </w:tcPr>
          <w:p w14:paraId="7643C4EE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20E6E5A2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0.642</w:t>
            </w:r>
          </w:p>
        </w:tc>
        <w:tc>
          <w:tcPr>
            <w:tcW w:w="1054" w:type="dxa"/>
            <w:shd w:val="clear" w:color="auto" w:fill="auto"/>
            <w:noWrap/>
            <w:hideMark/>
          </w:tcPr>
          <w:p w14:paraId="55044567" w14:textId="77777777" w:rsidR="003B0CA2" w:rsidRPr="000D2D08" w:rsidRDefault="003B0CA2" w:rsidP="000D2D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1032" w:type="dxa"/>
            <w:shd w:val="clear" w:color="auto" w:fill="auto"/>
            <w:noWrap/>
            <w:hideMark/>
          </w:tcPr>
          <w:p w14:paraId="097B87C8" w14:textId="77777777" w:rsidR="003B0CA2" w:rsidRPr="000D2D08" w:rsidRDefault="003B0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2D08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14:paraId="563BC970" w14:textId="3F4BECE6" w:rsidR="000D2D08" w:rsidRDefault="000D2D08" w:rsidP="00ED3FE3">
      <w:pPr>
        <w:rPr>
          <w:rFonts w:ascii="Times New Roman" w:hAnsi="Times New Roman" w:cs="Times New Roman"/>
          <w:sz w:val="24"/>
          <w:szCs w:val="24"/>
        </w:rPr>
      </w:pPr>
    </w:p>
    <w:p w14:paraId="5ECC18EE" w14:textId="709DA289" w:rsidR="00086B30" w:rsidRDefault="00086B30" w:rsidP="00ED3FE3">
      <w:pPr>
        <w:rPr>
          <w:rFonts w:ascii="Times New Roman" w:hAnsi="Times New Roman" w:cs="Times New Roman"/>
          <w:sz w:val="24"/>
          <w:szCs w:val="24"/>
        </w:rPr>
      </w:pPr>
    </w:p>
    <w:p w14:paraId="6A715DA0" w14:textId="1A21A6B5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18053098" w14:textId="1A25EB99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3BCBFEC9" w14:textId="1BFA3352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688FA382" w14:textId="6980A072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069816AD" w14:textId="77777777" w:rsid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</w:p>
    <w:p w14:paraId="0A3AD437" w14:textId="65310A85" w:rsidR="00D046B6" w:rsidRPr="00D046B6" w:rsidRDefault="00D046B6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3 </w:t>
      </w:r>
      <w:r>
        <w:rPr>
          <w:rFonts w:ascii="Times New Roman" w:hAnsi="Times New Roman" w:cs="Times New Roman"/>
          <w:sz w:val="24"/>
          <w:szCs w:val="24"/>
        </w:rPr>
        <w:t xml:space="preserve">Results from conditional logistic regression models of resource </w:t>
      </w:r>
      <w:commentRangeStart w:id="119"/>
      <w:r>
        <w:rPr>
          <w:rFonts w:ascii="Times New Roman" w:hAnsi="Times New Roman" w:cs="Times New Roman"/>
          <w:sz w:val="24"/>
          <w:szCs w:val="24"/>
        </w:rPr>
        <w:t>selection</w:t>
      </w:r>
      <w:commentRangeEnd w:id="119"/>
      <w:r w:rsidR="00352279">
        <w:rPr>
          <w:rStyle w:val="CommentReference"/>
        </w:rPr>
        <w:commentReference w:id="119"/>
      </w:r>
      <w:r>
        <w:rPr>
          <w:rFonts w:ascii="Times New Roman" w:hAnsi="Times New Roman" w:cs="Times New Roman"/>
          <w:sz w:val="24"/>
          <w:szCs w:val="24"/>
        </w:rPr>
        <w:t xml:space="preserve"> by cutthroat trout.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46B6" w:rsidRPr="00C94EA9" w14:paraId="128E2106" w14:textId="77777777" w:rsidTr="006D4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auto"/>
              <w:bottom w:val="none" w:sz="0" w:space="0" w:color="auto"/>
            </w:tcBorders>
            <w:shd w:val="clear" w:color="auto" w:fill="auto"/>
          </w:tcPr>
          <w:p w14:paraId="3BA3B61C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Norwood</w:t>
            </w:r>
          </w:p>
        </w:tc>
      </w:tr>
      <w:tr w:rsidR="00D046B6" w:rsidRPr="00C94EA9" w14:paraId="12B31D5A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1959647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</w:tr>
      <w:tr w:rsidR="00D046B6" w:rsidRPr="00C94EA9" w14:paraId="12585540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7C79CD66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67C9BBB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1341AE6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06F8D036" w14:textId="77777777" w:rsidR="00D046B6" w:rsidRPr="00C94EA9" w:rsidRDefault="00D046B6" w:rsidP="006D47C4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2F358799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61CB437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4DE8873F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5.999</w:t>
            </w:r>
          </w:p>
        </w:tc>
        <w:tc>
          <w:tcPr>
            <w:tcW w:w="2338" w:type="dxa"/>
            <w:shd w:val="clear" w:color="auto" w:fill="auto"/>
          </w:tcPr>
          <w:p w14:paraId="6C995340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1.103</w:t>
            </w:r>
          </w:p>
        </w:tc>
        <w:tc>
          <w:tcPr>
            <w:tcW w:w="2338" w:type="dxa"/>
            <w:shd w:val="clear" w:color="auto" w:fill="auto"/>
          </w:tcPr>
          <w:p w14:paraId="511BB682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5659941B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339FC16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12CBC84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-11.760</w:t>
            </w:r>
          </w:p>
        </w:tc>
        <w:tc>
          <w:tcPr>
            <w:tcW w:w="2338" w:type="dxa"/>
            <w:shd w:val="clear" w:color="auto" w:fill="auto"/>
          </w:tcPr>
          <w:p w14:paraId="2ECE9A7E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7.841e-06</w:t>
            </w:r>
          </w:p>
        </w:tc>
        <w:tc>
          <w:tcPr>
            <w:tcW w:w="2338" w:type="dxa"/>
            <w:shd w:val="clear" w:color="auto" w:fill="auto"/>
          </w:tcPr>
          <w:p w14:paraId="470999AE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63D5E37D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</w:tcBorders>
            <w:shd w:val="clear" w:color="auto" w:fill="auto"/>
          </w:tcPr>
          <w:p w14:paraId="4593BF3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  <w:shd w:val="clear" w:color="auto" w:fill="auto"/>
          </w:tcPr>
          <w:p w14:paraId="501BF1BB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-2.603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auto"/>
          </w:tcPr>
          <w:p w14:paraId="5B156EB8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0.321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shd w:val="clear" w:color="auto" w:fill="auto"/>
          </w:tcPr>
          <w:p w14:paraId="6045763D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53ABA5F0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8530BE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</w:tr>
      <w:tr w:rsidR="00D046B6" w:rsidRPr="00C94EA9" w14:paraId="49C52F9B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7B09DBE0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44450B99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27DAC3B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0E937391" w14:textId="77777777" w:rsidR="00D046B6" w:rsidRPr="00C94EA9" w:rsidRDefault="00D046B6" w:rsidP="006D47C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15E97709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2CC03469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64A77795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-6.000</w:t>
            </w:r>
          </w:p>
        </w:tc>
        <w:tc>
          <w:tcPr>
            <w:tcW w:w="2338" w:type="dxa"/>
            <w:shd w:val="clear" w:color="auto" w:fill="auto"/>
          </w:tcPr>
          <w:p w14:paraId="07A38E5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0.578</w:t>
            </w:r>
          </w:p>
        </w:tc>
        <w:tc>
          <w:tcPr>
            <w:tcW w:w="2338" w:type="dxa"/>
            <w:shd w:val="clear" w:color="auto" w:fill="auto"/>
          </w:tcPr>
          <w:p w14:paraId="2899233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6B4A6260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38885DA0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627C964B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7.799</w:t>
            </w:r>
          </w:p>
        </w:tc>
        <w:tc>
          <w:tcPr>
            <w:tcW w:w="2338" w:type="dxa"/>
            <w:shd w:val="clear" w:color="auto" w:fill="auto"/>
          </w:tcPr>
          <w:p w14:paraId="609EACE9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0.825</w:t>
            </w:r>
          </w:p>
        </w:tc>
        <w:tc>
          <w:tcPr>
            <w:tcW w:w="2338" w:type="dxa"/>
            <w:shd w:val="clear" w:color="auto" w:fill="auto"/>
          </w:tcPr>
          <w:p w14:paraId="425C558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0C05A02B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1FACF583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49536726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0.485</w:t>
            </w:r>
          </w:p>
        </w:tc>
        <w:tc>
          <w:tcPr>
            <w:tcW w:w="2338" w:type="dxa"/>
            <w:shd w:val="clear" w:color="auto" w:fill="auto"/>
          </w:tcPr>
          <w:p w14:paraId="1FA8FE5D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0.342</w:t>
            </w:r>
          </w:p>
        </w:tc>
        <w:tc>
          <w:tcPr>
            <w:tcW w:w="2338" w:type="dxa"/>
            <w:shd w:val="clear" w:color="auto" w:fill="auto"/>
          </w:tcPr>
          <w:p w14:paraId="3132FC4B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0.156</w:t>
            </w:r>
          </w:p>
        </w:tc>
      </w:tr>
      <w:tr w:rsidR="00D046B6" w:rsidRPr="00C94EA9" w14:paraId="3E58B569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EDE39B5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Blue Ruin</w:t>
            </w:r>
          </w:p>
        </w:tc>
      </w:tr>
      <w:tr w:rsidR="00D046B6" w:rsidRPr="00C94EA9" w14:paraId="30CB7E45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C34631F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Low DO</w:t>
            </w:r>
          </w:p>
        </w:tc>
      </w:tr>
      <w:tr w:rsidR="00D046B6" w:rsidRPr="00C94EA9" w14:paraId="27ACBFC0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9B7E706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6F268F5E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35570036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65AFE338" w14:textId="77777777" w:rsidR="00D046B6" w:rsidRPr="00C94EA9" w:rsidRDefault="00D046B6" w:rsidP="006D47C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62930F53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2944EB83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540BD45C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0.595</w:t>
            </w:r>
          </w:p>
        </w:tc>
        <w:tc>
          <w:tcPr>
            <w:tcW w:w="2338" w:type="dxa"/>
            <w:shd w:val="clear" w:color="auto" w:fill="auto"/>
          </w:tcPr>
          <w:p w14:paraId="64DEAA1B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0.716</w:t>
            </w:r>
          </w:p>
        </w:tc>
        <w:tc>
          <w:tcPr>
            <w:tcW w:w="2338" w:type="dxa"/>
            <w:shd w:val="clear" w:color="auto" w:fill="auto"/>
          </w:tcPr>
          <w:p w14:paraId="4D30C219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56A53DFB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3EBFBF9D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5D26C96B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-8.260</w:t>
            </w:r>
          </w:p>
        </w:tc>
        <w:tc>
          <w:tcPr>
            <w:tcW w:w="2338" w:type="dxa"/>
            <w:shd w:val="clear" w:color="auto" w:fill="auto"/>
          </w:tcPr>
          <w:p w14:paraId="3409F07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0.562</w:t>
            </w:r>
          </w:p>
        </w:tc>
        <w:tc>
          <w:tcPr>
            <w:tcW w:w="2338" w:type="dxa"/>
            <w:shd w:val="clear" w:color="auto" w:fill="auto"/>
          </w:tcPr>
          <w:p w14:paraId="7C5B53A8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0.406</w:t>
            </w:r>
          </w:p>
        </w:tc>
      </w:tr>
      <w:tr w:rsidR="00D046B6" w:rsidRPr="00C94EA9" w14:paraId="09AD2728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1C479A08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01ECE23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-0.052</w:t>
            </w:r>
          </w:p>
        </w:tc>
        <w:tc>
          <w:tcPr>
            <w:tcW w:w="2338" w:type="dxa"/>
            <w:shd w:val="clear" w:color="auto" w:fill="auto"/>
          </w:tcPr>
          <w:p w14:paraId="77AE885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0.756</w:t>
            </w:r>
          </w:p>
        </w:tc>
        <w:tc>
          <w:tcPr>
            <w:tcW w:w="2338" w:type="dxa"/>
            <w:shd w:val="clear" w:color="auto" w:fill="auto"/>
          </w:tcPr>
          <w:p w14:paraId="7DB0FB7F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0.945</w:t>
            </w:r>
          </w:p>
        </w:tc>
      </w:tr>
      <w:tr w:rsidR="00D046B6" w:rsidRPr="00C94EA9" w14:paraId="4232C2AC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2C3F249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D046B6" w:rsidRPr="00C94EA9" w14:paraId="61F91639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30630665" w14:textId="77777777" w:rsidR="00D046B6" w:rsidRPr="00C94EA9" w:rsidRDefault="00D046B6" w:rsidP="006D4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High DO</w:t>
            </w:r>
          </w:p>
        </w:tc>
      </w:tr>
      <w:tr w:rsidR="00D046B6" w:rsidRPr="00C94EA9" w14:paraId="58736144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2BD67821" w14:textId="77777777" w:rsidR="00D046B6" w:rsidRPr="00C94EA9" w:rsidRDefault="00D046B6" w:rsidP="006D4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sz w:val="24"/>
                <w:szCs w:val="24"/>
              </w:rPr>
              <w:t>Covariate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5DCB4149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5994694E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2D98C2BC" w14:textId="77777777" w:rsidR="00D046B6" w:rsidRPr="00C94EA9" w:rsidRDefault="00D046B6" w:rsidP="006D47C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D046B6" w:rsidRPr="00C94EA9" w14:paraId="08999BF5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5D6745AB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Temperature </w:t>
            </w:r>
          </w:p>
        </w:tc>
        <w:tc>
          <w:tcPr>
            <w:tcW w:w="2337" w:type="dxa"/>
            <w:shd w:val="clear" w:color="auto" w:fill="auto"/>
          </w:tcPr>
          <w:p w14:paraId="5DE89466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0.263</w:t>
            </w:r>
          </w:p>
        </w:tc>
        <w:tc>
          <w:tcPr>
            <w:tcW w:w="2338" w:type="dxa"/>
            <w:shd w:val="clear" w:color="auto" w:fill="auto"/>
          </w:tcPr>
          <w:p w14:paraId="3E9200BF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0.344</w:t>
            </w:r>
          </w:p>
        </w:tc>
        <w:tc>
          <w:tcPr>
            <w:tcW w:w="2338" w:type="dxa"/>
            <w:shd w:val="clear" w:color="auto" w:fill="auto"/>
          </w:tcPr>
          <w:p w14:paraId="02336440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D046B6" w:rsidRPr="00C94EA9" w14:paraId="6DE3D3DE" w14:textId="77777777" w:rsidTr="006D4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0800BC09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DO</w:t>
            </w:r>
          </w:p>
        </w:tc>
        <w:tc>
          <w:tcPr>
            <w:tcW w:w="2337" w:type="dxa"/>
            <w:shd w:val="clear" w:color="auto" w:fill="auto"/>
          </w:tcPr>
          <w:p w14:paraId="1F3A47F4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-4.549</w:t>
            </w:r>
          </w:p>
        </w:tc>
        <w:tc>
          <w:tcPr>
            <w:tcW w:w="2338" w:type="dxa"/>
            <w:shd w:val="clear" w:color="auto" w:fill="auto"/>
          </w:tcPr>
          <w:p w14:paraId="19E72A0C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0.799</w:t>
            </w:r>
          </w:p>
        </w:tc>
        <w:tc>
          <w:tcPr>
            <w:tcW w:w="2338" w:type="dxa"/>
            <w:shd w:val="clear" w:color="auto" w:fill="auto"/>
          </w:tcPr>
          <w:p w14:paraId="5444C91A" w14:textId="77777777" w:rsidR="00D046B6" w:rsidRPr="00C94EA9" w:rsidRDefault="00D046B6" w:rsidP="006D4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0.455</w:t>
            </w:r>
          </w:p>
        </w:tc>
      </w:tr>
      <w:tr w:rsidR="00D046B6" w:rsidRPr="00C94EA9" w14:paraId="29AB4589" w14:textId="77777777" w:rsidTr="006D4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auto"/>
          </w:tcPr>
          <w:p w14:paraId="5843DB4A" w14:textId="77777777" w:rsidR="00D046B6" w:rsidRPr="00C94EA9" w:rsidRDefault="00D046B6" w:rsidP="006D47C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94EA9">
              <w:rPr>
                <w:rFonts w:ascii="Times New Roman" w:hAnsi="Times New Roman" w:cs="Times New Roman"/>
                <w:b w:val="0"/>
                <w:sz w:val="24"/>
                <w:szCs w:val="24"/>
              </w:rPr>
              <w:t>Temperature:DO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3E409899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-10.394</w:t>
            </w:r>
          </w:p>
        </w:tc>
        <w:tc>
          <w:tcPr>
            <w:tcW w:w="2338" w:type="dxa"/>
            <w:shd w:val="clear" w:color="auto" w:fill="auto"/>
          </w:tcPr>
          <w:p w14:paraId="4F2B02F1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1.109</w:t>
            </w:r>
          </w:p>
        </w:tc>
        <w:tc>
          <w:tcPr>
            <w:tcW w:w="2338" w:type="dxa"/>
            <w:shd w:val="clear" w:color="auto" w:fill="auto"/>
          </w:tcPr>
          <w:p w14:paraId="401CBDD4" w14:textId="77777777" w:rsidR="00D046B6" w:rsidRPr="00C94EA9" w:rsidRDefault="00D046B6" w:rsidP="006D4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14:paraId="37A55556" w14:textId="5CC7A5CC" w:rsidR="00086B30" w:rsidRDefault="00086B30" w:rsidP="00ED3FE3">
      <w:pPr>
        <w:rPr>
          <w:rFonts w:ascii="Times New Roman" w:hAnsi="Times New Roman" w:cs="Times New Roman"/>
          <w:sz w:val="24"/>
          <w:szCs w:val="24"/>
        </w:rPr>
      </w:pPr>
    </w:p>
    <w:p w14:paraId="64DE9BE5" w14:textId="13AA957C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12357716" w14:textId="282653F2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616F334B" w14:textId="020FAFEC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2EDCA4E3" w14:textId="61AE5C20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7911294A" w14:textId="2269EAC7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5460A78A" w14:textId="1B082B68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2375F931" w14:textId="7FE5A06B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27481DFC" w14:textId="14B322CB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374A7BD8" w14:textId="3F7DECDA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5CF449CD" w14:textId="22C018D0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3E84A726" w14:textId="020D3081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4F0A7438" w14:textId="77777777" w:rsidR="00D046B6" w:rsidRDefault="00D046B6" w:rsidP="00F0091A">
      <w:pPr>
        <w:rPr>
          <w:rFonts w:ascii="Times New Roman" w:hAnsi="Times New Roman" w:cs="Times New Roman"/>
          <w:sz w:val="24"/>
          <w:szCs w:val="24"/>
        </w:rPr>
      </w:pPr>
    </w:p>
    <w:p w14:paraId="39172120" w14:textId="021E70EB" w:rsidR="00F0091A" w:rsidRDefault="00F0091A" w:rsidP="00F0091A">
      <w:pPr>
        <w:rPr>
          <w:rFonts w:ascii="Times New Roman" w:hAnsi="Times New Roman" w:cs="Times New Roman"/>
          <w:b/>
          <w:sz w:val="24"/>
          <w:szCs w:val="24"/>
        </w:rPr>
      </w:pPr>
      <w:r w:rsidRPr="002B60D4">
        <w:rPr>
          <w:rFonts w:ascii="Times New Roman" w:hAnsi="Times New Roman" w:cs="Times New Roman"/>
          <w:b/>
          <w:sz w:val="24"/>
          <w:szCs w:val="24"/>
        </w:rPr>
        <w:lastRenderedPageBreak/>
        <w:t>Supplemental Figures</w:t>
      </w:r>
    </w:p>
    <w:p w14:paraId="35D5A0D6" w14:textId="5F880283" w:rsidR="002B60D4" w:rsidRDefault="002B60D4" w:rsidP="00ED3FE3">
      <w:pPr>
        <w:rPr>
          <w:rFonts w:ascii="Times New Roman" w:hAnsi="Times New Roman" w:cs="Times New Roman"/>
          <w:b/>
          <w:sz w:val="24"/>
          <w:szCs w:val="24"/>
        </w:rPr>
      </w:pPr>
    </w:p>
    <w:p w14:paraId="45A971CF" w14:textId="77777777" w:rsidR="008B6728" w:rsidRDefault="002B60D4" w:rsidP="008B6728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5A69EB" wp14:editId="07E0004F">
                <wp:simplePos x="0" y="0"/>
                <wp:positionH relativeFrom="column">
                  <wp:posOffset>1676400</wp:posOffset>
                </wp:positionH>
                <wp:positionV relativeFrom="paragraph">
                  <wp:posOffset>1158240</wp:posOffset>
                </wp:positionV>
                <wp:extent cx="914400" cy="914400"/>
                <wp:effectExtent l="19050" t="152400" r="0" b="1714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721462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8506F" w14:textId="0F37E431" w:rsidR="002B60D4" w:rsidRPr="002B60D4" w:rsidRDefault="002B60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60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Mainstem Willamette 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A69EB" id="Text Box 5" o:spid="_x0000_s1031" type="#_x0000_t202" style="position:absolute;margin-left:132pt;margin-top:91.2pt;width:1in;height:1in;rotation:788029fd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" filled="f" stroked="f" strokeweight=".5pt">
                <v:textbox>
                  <w:txbxContent>
                    <w:p w14:paraId="4BA8506F" w14:textId="0F37E431" w:rsidR="002B60D4" w:rsidRPr="002B60D4" w:rsidRDefault="002B60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60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Mainstem Willamette River</w:t>
                      </w:r>
                    </w:p>
                  </w:txbxContent>
                </v:textbox>
              </v:shape>
            </w:pict>
          </mc:Fallback>
        </mc:AlternateContent>
      </w:r>
      <w:r w:rsidR="00241A97" w:rsidRPr="00241A97">
        <w:rPr>
          <w:rFonts w:ascii="Times New Roman" w:hAnsi="Times New Roman" w:cs="Times New Roman"/>
          <w:b/>
          <w:noProof/>
          <w:sz w:val="24"/>
          <w:szCs w:val="24"/>
        </w:rPr>
        <w:pict w14:anchorId="1922CF95">
          <v:shape id="_x0000_i1028" type="#_x0000_t75" alt="" style="width:493pt;height:388.6pt;mso-width-percent:0;mso-height-percent:0;mso-width-percent:0;mso-height-percent:0">
            <v:imagedata r:id="rId17" o:title="blue"/>
          </v:shape>
        </w:pict>
      </w:r>
    </w:p>
    <w:p w14:paraId="4AA9AF37" w14:textId="7AFB0CBF" w:rsidR="008B6728" w:rsidRDefault="008B6728" w:rsidP="008B6728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B672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Supplemental Figure </w:t>
      </w:r>
      <w:r w:rsidR="000D5609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Map of Blue Ruin cold-water alcove with logger array (numbered triangles) and net pen (black points) locations.</w:t>
      </w:r>
    </w:p>
    <w:p w14:paraId="0C6A6C69" w14:textId="089DACA2" w:rsidR="008B6728" w:rsidRDefault="000D5609" w:rsidP="008B6728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lastRenderedPageBreak/>
        <w:drawing>
          <wp:inline distT="0" distB="0" distL="0" distR="0" wp14:anchorId="7D58B967" wp14:editId="580CE0F8">
            <wp:extent cx="6381025" cy="3079630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23" cy="3091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A11FA" w14:textId="2B35DD57" w:rsidR="002105DC" w:rsidRDefault="002105DC" w:rsidP="002105DC">
      <w:pPr>
        <w:pStyle w:val="Caption"/>
        <w:keepNext/>
      </w:pPr>
    </w:p>
    <w:p w14:paraId="79D207EC" w14:textId="7CC79FDC" w:rsidR="00106FEC" w:rsidRDefault="000D5609" w:rsidP="002105D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Supplemental Figure 2</w:t>
      </w:r>
      <w:r w:rsidR="002105D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2105D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Temperature and dissolved oxygen recorded at the Blue Ruin </w:t>
      </w:r>
      <w:r w:rsidR="00106FE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cold-water alcove </w:t>
      </w:r>
      <w:r w:rsidR="002105D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site-4 net pen logger array. </w:t>
      </w:r>
    </w:p>
    <w:p w14:paraId="17A310F0" w14:textId="484CC72B" w:rsidR="00106FEC" w:rsidRPr="00106FEC" w:rsidRDefault="00106FEC" w:rsidP="00106FEC"/>
    <w:p w14:paraId="7FD55472" w14:textId="3836B3DD" w:rsidR="002B60D4" w:rsidRPr="002105DC" w:rsidRDefault="000D5609" w:rsidP="002105DC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drawing>
          <wp:inline distT="0" distB="0" distL="0" distR="0" wp14:anchorId="7663FF21" wp14:editId="36C66FC0">
            <wp:extent cx="6323162" cy="3093496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070" cy="3108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97D4" w14:textId="26C76719" w:rsidR="00195A5A" w:rsidRDefault="000D5609" w:rsidP="00195A5A">
      <w:pPr>
        <w:pStyle w:val="Caption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Supplemental Figure 3</w:t>
      </w:r>
      <w:r w:rsidR="00106FE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r w:rsidR="00106FEC">
        <w:rPr>
          <w:rFonts w:ascii="Times New Roman" w:hAnsi="Times New Roman" w:cs="Times New Roman"/>
          <w:i w:val="0"/>
          <w:color w:val="auto"/>
          <w:sz w:val="24"/>
          <w:szCs w:val="24"/>
        </w:rPr>
        <w:t>Temperature and dissolved oxygen recorded at the Norwood cold-wat</w:t>
      </w:r>
      <w:r w:rsidR="00195A5A">
        <w:rPr>
          <w:rFonts w:ascii="Times New Roman" w:hAnsi="Times New Roman" w:cs="Times New Roman"/>
          <w:i w:val="0"/>
          <w:color w:val="auto"/>
          <w:sz w:val="24"/>
          <w:szCs w:val="24"/>
        </w:rPr>
        <w:t>er alcove net pen logger array.</w:t>
      </w:r>
    </w:p>
    <w:p w14:paraId="4ACAF2D6" w14:textId="0AD7514D" w:rsidR="00195A5A" w:rsidRDefault="00195A5A" w:rsidP="00195A5A">
      <w:pPr>
        <w:rPr>
          <w:rFonts w:ascii="Times New Roman" w:hAnsi="Times New Roman" w:cs="Times New Roman"/>
          <w:sz w:val="24"/>
          <w:szCs w:val="24"/>
        </w:rPr>
      </w:pPr>
    </w:p>
    <w:p w14:paraId="6DB1D42C" w14:textId="2B0A6209" w:rsidR="002B60D4" w:rsidRDefault="00241A97" w:rsidP="00ED3FE3">
      <w:pPr>
        <w:rPr>
          <w:rFonts w:ascii="Times New Roman" w:hAnsi="Times New Roman" w:cs="Times New Roman"/>
          <w:b/>
          <w:sz w:val="24"/>
          <w:szCs w:val="24"/>
        </w:rPr>
      </w:pPr>
      <w:r w:rsidRPr="00241A9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pict w14:anchorId="104D3E29">
          <v:shape id="_x0000_i1027" type="#_x0000_t75" alt="" style="width:467.2pt;height:100.6pt;mso-width-percent:0;mso-height-percent:0;mso-width-percent:0;mso-height-percent:0">
            <v:imagedata r:id="rId20" o:title="norwood" croptop="22888f" cropbottom="21324f"/>
          </v:shape>
        </w:pict>
      </w:r>
    </w:p>
    <w:p w14:paraId="485FC6D0" w14:textId="67BB5F9E" w:rsidR="00195A5A" w:rsidRDefault="00241A97" w:rsidP="00ED3FE3">
      <w:pPr>
        <w:rPr>
          <w:rFonts w:ascii="Times New Roman" w:hAnsi="Times New Roman" w:cs="Times New Roman"/>
          <w:b/>
          <w:sz w:val="24"/>
          <w:szCs w:val="24"/>
        </w:rPr>
      </w:pPr>
      <w:r w:rsidRPr="00241A97">
        <w:rPr>
          <w:rFonts w:ascii="Times New Roman" w:hAnsi="Times New Roman" w:cs="Times New Roman"/>
          <w:b/>
          <w:noProof/>
          <w:sz w:val="24"/>
          <w:szCs w:val="24"/>
        </w:rPr>
        <w:pict w14:anchorId="66CA5B8F">
          <v:shape id="_x0000_i1026" type="#_x0000_t75" alt="" style="width:467.2pt;height:100.6pt;mso-width-percent:0;mso-height-percent:0;mso-width-percent:0;mso-height-percent:0">
            <v:imagedata r:id="rId21" o:title="norwood" croptop="23320f" cropbottom="21034f"/>
          </v:shape>
        </w:pict>
      </w:r>
    </w:p>
    <w:p w14:paraId="1A5027B0" w14:textId="39B91ADB" w:rsidR="00195A5A" w:rsidRDefault="00241A97" w:rsidP="00ED3FE3">
      <w:pPr>
        <w:rPr>
          <w:rFonts w:ascii="Times New Roman" w:hAnsi="Times New Roman" w:cs="Times New Roman"/>
          <w:b/>
          <w:sz w:val="24"/>
          <w:szCs w:val="24"/>
        </w:rPr>
      </w:pPr>
      <w:r w:rsidRPr="00241A97">
        <w:rPr>
          <w:rFonts w:ascii="Times New Roman" w:hAnsi="Times New Roman" w:cs="Times New Roman"/>
          <w:b/>
          <w:noProof/>
          <w:sz w:val="24"/>
          <w:szCs w:val="24"/>
        </w:rPr>
        <w:pict w14:anchorId="1AD5D584">
          <v:shape id="_x0000_i1025" type="#_x0000_t75" alt="" style="width:467.2pt;height:100.6pt;mso-width-percent:0;mso-height-percent:0;mso-width-percent:0;mso-height-percent:0">
            <v:imagedata r:id="rId22" o:title="br" croptop="23035f" cropbottom="21182f"/>
          </v:shape>
        </w:pict>
      </w:r>
    </w:p>
    <w:p w14:paraId="0D480AAB" w14:textId="2EEBBFC7" w:rsidR="00195A5A" w:rsidRDefault="00195A5A" w:rsidP="00ED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Supplemental Figure 4 </w:t>
      </w:r>
      <w:r>
        <w:rPr>
          <w:rFonts w:ascii="Times New Roman" w:hAnsi="Times New Roman" w:cs="Times New Roman"/>
          <w:sz w:val="24"/>
          <w:szCs w:val="24"/>
        </w:rPr>
        <w:t xml:space="preserve">Depth plots of 3-individual tagged fish from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netpen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study, fish display individual and intra-individual level variation in movement, however all display fine scale diel vertical movement patterns. </w:t>
      </w:r>
    </w:p>
    <w:p w14:paraId="426350CE" w14:textId="67732B38" w:rsidR="00661AD8" w:rsidRPr="00195A5A" w:rsidRDefault="00661AD8" w:rsidP="00ED3FE3">
      <w:pPr>
        <w:rPr>
          <w:rFonts w:ascii="Times New Roman" w:hAnsi="Times New Roman" w:cs="Times New Roman"/>
          <w:sz w:val="24"/>
          <w:szCs w:val="24"/>
        </w:rPr>
      </w:pPr>
    </w:p>
    <w:sectPr w:rsidR="00661AD8" w:rsidRPr="00195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4" w:author="Microsoft Office User" w:date="2023-12-01T16:26:00Z" w:initials="MOU">
    <w:p w14:paraId="025B12CB" w14:textId="77777777" w:rsidR="002A0F63" w:rsidRDefault="002A0F63" w:rsidP="009C58C2">
      <w:r>
        <w:rPr>
          <w:rStyle w:val="CommentReference"/>
        </w:rPr>
        <w:annotationRef/>
      </w:r>
      <w:r>
        <w:rPr>
          <w:sz w:val="20"/>
          <w:szCs w:val="20"/>
        </w:rPr>
        <w:t>Would this look better as a line?</w:t>
      </w:r>
    </w:p>
  </w:comment>
  <w:comment w:id="35" w:author="Microsoft Office User" w:date="2023-12-01T08:20:00Z" w:initials="MOU">
    <w:p w14:paraId="1D94B8C3" w14:textId="77777777" w:rsidR="002A0F63" w:rsidRDefault="002A0F63" w:rsidP="002A0F63">
      <w:r>
        <w:rPr>
          <w:rStyle w:val="CommentReference"/>
        </w:rPr>
        <w:annotationRef/>
      </w:r>
      <w:r>
        <w:rPr>
          <w:sz w:val="20"/>
          <w:szCs w:val="20"/>
        </w:rPr>
        <w:t>label the min DO and max temp shaded regions on the plot</w:t>
      </w:r>
    </w:p>
  </w:comment>
  <w:comment w:id="62" w:author="Microsoft Office User" w:date="2023-12-01T08:20:00Z" w:initials="MOU">
    <w:p w14:paraId="04FB2C7A" w14:textId="221408F5" w:rsidR="003A7281" w:rsidRDefault="003A7281" w:rsidP="00C12565">
      <w:r>
        <w:rPr>
          <w:rStyle w:val="CommentReference"/>
        </w:rPr>
        <w:annotationRef/>
      </w:r>
      <w:r>
        <w:rPr>
          <w:sz w:val="20"/>
          <w:szCs w:val="20"/>
        </w:rPr>
        <w:t>label the min DO and max temp shaded regions on the plot</w:t>
      </w:r>
    </w:p>
  </w:comment>
  <w:comment w:id="63" w:author="Microsoft Office User" w:date="2023-12-01T16:26:00Z" w:initials="MOU">
    <w:p w14:paraId="03548CC2" w14:textId="77777777" w:rsidR="002A0F63" w:rsidRDefault="002A0F63" w:rsidP="003124A3">
      <w:r>
        <w:rPr>
          <w:rStyle w:val="CommentReference"/>
        </w:rPr>
        <w:annotationRef/>
      </w:r>
      <w:r>
        <w:rPr>
          <w:sz w:val="20"/>
          <w:szCs w:val="20"/>
        </w:rPr>
        <w:t xml:space="preserve">Just say ‘dark orange’ ‘light orange’ </w:t>
      </w:r>
    </w:p>
  </w:comment>
  <w:comment w:id="65" w:author="Microsoft Office User" w:date="2023-12-01T08:29:00Z" w:initials="MOU">
    <w:p w14:paraId="7E03373F" w14:textId="0880407D" w:rsidR="00906087" w:rsidRDefault="00906087" w:rsidP="00D5628B">
      <w:r>
        <w:rPr>
          <w:rStyle w:val="CommentReference"/>
        </w:rPr>
        <w:annotationRef/>
      </w:r>
      <w:r>
        <w:rPr>
          <w:sz w:val="20"/>
          <w:szCs w:val="20"/>
        </w:rPr>
        <w:t>Would it help to reverse the x-axis scale, so that you ‘lose’ coolness as you increase DO? Prob not needed</w:t>
      </w:r>
    </w:p>
  </w:comment>
  <w:comment w:id="66" w:author="Microsoft Office User" w:date="2023-12-01T08:20:00Z" w:initials="MOU">
    <w:p w14:paraId="7FB25AF0" w14:textId="28E454B6" w:rsidR="003A7281" w:rsidRDefault="003A7281" w:rsidP="00A454AE">
      <w:r>
        <w:rPr>
          <w:rStyle w:val="CommentReference"/>
        </w:rPr>
        <w:annotationRef/>
      </w:r>
      <w:r>
        <w:rPr>
          <w:sz w:val="20"/>
          <w:szCs w:val="20"/>
        </w:rPr>
        <w:t>not pink</w:t>
      </w:r>
    </w:p>
  </w:comment>
  <w:comment w:id="70" w:author="Microsoft Office User" w:date="2023-12-01T16:51:00Z" w:initials="MOU">
    <w:p w14:paraId="37C9A89B" w14:textId="77777777" w:rsidR="00F94633" w:rsidRDefault="00F94633" w:rsidP="00F20349">
      <w:r>
        <w:rPr>
          <w:rStyle w:val="CommentReference"/>
        </w:rPr>
        <w:annotationRef/>
      </w:r>
      <w:r>
        <w:rPr>
          <w:sz w:val="20"/>
          <w:szCs w:val="20"/>
        </w:rPr>
        <w:t>Maybe the picture should be the enclosure, if we have an OK one</w:t>
      </w:r>
    </w:p>
  </w:comment>
  <w:comment w:id="103" w:author="Microsoft Office User" w:date="2023-12-01T16:52:00Z" w:initials="MOU">
    <w:p w14:paraId="2941B53A" w14:textId="77777777" w:rsidR="00F94633" w:rsidRDefault="00F94633" w:rsidP="00240C8B">
      <w:r>
        <w:rPr>
          <w:rStyle w:val="CommentReference"/>
        </w:rPr>
        <w:annotationRef/>
      </w:r>
      <w:r>
        <w:rPr>
          <w:sz w:val="20"/>
          <w:szCs w:val="20"/>
        </w:rPr>
        <w:t>Isn’t this also ‘average maximum’ where does the replication come from?</w:t>
      </w:r>
    </w:p>
  </w:comment>
  <w:comment w:id="110" w:author="Microsoft Office User" w:date="2023-12-01T16:55:00Z" w:initials="MOU">
    <w:p w14:paraId="35699FCC" w14:textId="77777777" w:rsidR="00F94633" w:rsidRDefault="00F94633" w:rsidP="00892D25">
      <w:r>
        <w:rPr>
          <w:rStyle w:val="CommentReference"/>
        </w:rPr>
        <w:annotationRef/>
      </w:r>
      <w:r>
        <w:rPr>
          <w:sz w:val="20"/>
          <w:szCs w:val="20"/>
        </w:rPr>
        <w:t>Need to label the panels and explain in the legend. Perhaps you can reorganize so you don’t need 4 y-axes. looks a bit cluttered</w:t>
      </w:r>
    </w:p>
  </w:comment>
  <w:comment w:id="116" w:author="Microsoft Office User" w:date="2023-12-01T16:57:00Z" w:initials="MOU">
    <w:p w14:paraId="46A37F84" w14:textId="77777777" w:rsidR="00286B97" w:rsidRDefault="00286B97" w:rsidP="00B87032">
      <w:r>
        <w:rPr>
          <w:rStyle w:val="CommentReference"/>
        </w:rPr>
        <w:annotationRef/>
      </w:r>
      <w:r>
        <w:rPr>
          <w:sz w:val="20"/>
          <w:szCs w:val="20"/>
        </w:rPr>
        <w:t>I would add labeles to for the sites and times of day</w:t>
      </w:r>
    </w:p>
  </w:comment>
  <w:comment w:id="117" w:author="Microsoft Office User" w:date="2023-12-01T16:59:00Z" w:initials="MOU">
    <w:p w14:paraId="28966A96" w14:textId="77777777" w:rsidR="00286B97" w:rsidRDefault="00286B97" w:rsidP="00C26ED5">
      <w:r>
        <w:rPr>
          <w:rStyle w:val="CommentReference"/>
        </w:rPr>
        <w:annotationRef/>
      </w:r>
      <w:r>
        <w:rPr>
          <w:sz w:val="20"/>
          <w:szCs w:val="20"/>
        </w:rPr>
        <w:t>These can perhaps be supplementary</w:t>
      </w:r>
    </w:p>
  </w:comment>
  <w:comment w:id="118" w:author="Microsoft Office User" w:date="2023-12-01T16:59:00Z" w:initials="MOU">
    <w:p w14:paraId="2167B305" w14:textId="2EAA7A37" w:rsidR="00286B97" w:rsidRDefault="00286B97" w:rsidP="00375B17">
      <w:r>
        <w:rPr>
          <w:rStyle w:val="CommentReference"/>
        </w:rPr>
        <w:annotationRef/>
      </w:r>
      <w:r>
        <w:rPr>
          <w:sz w:val="20"/>
          <w:szCs w:val="20"/>
        </w:rPr>
        <w:t>hypolimnion? Here prob easier to say ‘bottom’ and ‘surface’ perhaps</w:t>
      </w:r>
    </w:p>
  </w:comment>
  <w:comment w:id="119" w:author="Barrett, Hannah" w:date="2023-11-04T14:36:00Z" w:initials="BH">
    <w:p w14:paraId="7B8BE3FD" w14:textId="5A176E9C" w:rsidR="00352279" w:rsidRDefault="00352279">
      <w:pPr>
        <w:pStyle w:val="CommentText"/>
      </w:pPr>
      <w:r>
        <w:rPr>
          <w:rStyle w:val="CommentReference"/>
        </w:rPr>
        <w:annotationRef/>
      </w:r>
      <w:r>
        <w:t>Delete now using GAM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5B12CB" w15:done="0"/>
  <w15:commentEx w15:paraId="1D94B8C3" w15:done="0"/>
  <w15:commentEx w15:paraId="04FB2C7A" w15:done="0"/>
  <w15:commentEx w15:paraId="03548CC2" w15:paraIdParent="04FB2C7A" w15:done="0"/>
  <w15:commentEx w15:paraId="7E03373F" w15:done="0"/>
  <w15:commentEx w15:paraId="7FB25AF0" w15:done="0"/>
  <w15:commentEx w15:paraId="37C9A89B" w15:done="0"/>
  <w15:commentEx w15:paraId="2941B53A" w15:done="0"/>
  <w15:commentEx w15:paraId="35699FCC" w15:done="0"/>
  <w15:commentEx w15:paraId="46A37F84" w15:done="0"/>
  <w15:commentEx w15:paraId="28966A96" w15:done="0"/>
  <w15:commentEx w15:paraId="2167B305" w15:done="0"/>
  <w15:commentEx w15:paraId="7B8BE3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DAD41FC" w16cex:dateUtc="2023-12-02T00:26:00Z"/>
  <w16cex:commentExtensible w16cex:durableId="065060A2" w16cex:dateUtc="2023-12-01T16:20:00Z"/>
  <w16cex:commentExtensible w16cex:durableId="1574EE25" w16cex:dateUtc="2023-12-01T16:20:00Z"/>
  <w16cex:commentExtensible w16cex:durableId="6F5A8814" w16cex:dateUtc="2023-12-02T00:26:00Z"/>
  <w16cex:commentExtensible w16cex:durableId="22D44588" w16cex:dateUtc="2023-12-01T16:29:00Z"/>
  <w16cex:commentExtensible w16cex:durableId="585C1AF6" w16cex:dateUtc="2023-12-01T16:20:00Z"/>
  <w16cex:commentExtensible w16cex:durableId="1395F665" w16cex:dateUtc="2023-12-02T00:51:00Z"/>
  <w16cex:commentExtensible w16cex:durableId="29887FA0" w16cex:dateUtc="2023-12-02T00:52:00Z"/>
  <w16cex:commentExtensible w16cex:durableId="384193BC" w16cex:dateUtc="2023-12-02T00:55:00Z"/>
  <w16cex:commentExtensible w16cex:durableId="5781C6F9" w16cex:dateUtc="2023-12-02T00:57:00Z"/>
  <w16cex:commentExtensible w16cex:durableId="73A731B3" w16cex:dateUtc="2023-12-02T00:59:00Z"/>
  <w16cex:commentExtensible w16cex:durableId="234F4B2B" w16cex:dateUtc="2023-12-02T0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5B12CB" w16cid:durableId="7DAD41FC"/>
  <w16cid:commentId w16cid:paraId="1D94B8C3" w16cid:durableId="065060A2"/>
  <w16cid:commentId w16cid:paraId="04FB2C7A" w16cid:durableId="1574EE25"/>
  <w16cid:commentId w16cid:paraId="03548CC2" w16cid:durableId="6F5A8814"/>
  <w16cid:commentId w16cid:paraId="7E03373F" w16cid:durableId="22D44588"/>
  <w16cid:commentId w16cid:paraId="7FB25AF0" w16cid:durableId="585C1AF6"/>
  <w16cid:commentId w16cid:paraId="37C9A89B" w16cid:durableId="1395F665"/>
  <w16cid:commentId w16cid:paraId="2941B53A" w16cid:durableId="29887FA0"/>
  <w16cid:commentId w16cid:paraId="35699FCC" w16cid:durableId="384193BC"/>
  <w16cid:commentId w16cid:paraId="46A37F84" w16cid:durableId="5781C6F9"/>
  <w16cid:commentId w16cid:paraId="28966A96" w16cid:durableId="73A731B3"/>
  <w16cid:commentId w16cid:paraId="2167B305" w16cid:durableId="234F4B2B"/>
  <w16cid:commentId w16cid:paraId="7B8BE3FD" w16cid:durableId="60CA43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  <w15:person w15:author="Barrett, Hannah">
    <w15:presenceInfo w15:providerId="AD" w15:userId="S-1-5-21-828376571-1197701538-1844936127-3504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C1B"/>
    <w:rsid w:val="00006564"/>
    <w:rsid w:val="00011B55"/>
    <w:rsid w:val="00044478"/>
    <w:rsid w:val="00071B1F"/>
    <w:rsid w:val="000805FD"/>
    <w:rsid w:val="00083071"/>
    <w:rsid w:val="00086B30"/>
    <w:rsid w:val="000A23C1"/>
    <w:rsid w:val="000B04A6"/>
    <w:rsid w:val="000B5085"/>
    <w:rsid w:val="000B7256"/>
    <w:rsid w:val="000D2D08"/>
    <w:rsid w:val="000D5609"/>
    <w:rsid w:val="000E5AD4"/>
    <w:rsid w:val="000E5AD7"/>
    <w:rsid w:val="000F685D"/>
    <w:rsid w:val="00106FEC"/>
    <w:rsid w:val="00123289"/>
    <w:rsid w:val="001335B0"/>
    <w:rsid w:val="00140EB4"/>
    <w:rsid w:val="00157983"/>
    <w:rsid w:val="00174557"/>
    <w:rsid w:val="00183029"/>
    <w:rsid w:val="00195A5A"/>
    <w:rsid w:val="001A3B62"/>
    <w:rsid w:val="002008C9"/>
    <w:rsid w:val="002105DC"/>
    <w:rsid w:val="002234B7"/>
    <w:rsid w:val="002238FD"/>
    <w:rsid w:val="00241A97"/>
    <w:rsid w:val="002618E4"/>
    <w:rsid w:val="00286B97"/>
    <w:rsid w:val="00294249"/>
    <w:rsid w:val="002948E9"/>
    <w:rsid w:val="00297828"/>
    <w:rsid w:val="002A0F63"/>
    <w:rsid w:val="002B60D4"/>
    <w:rsid w:val="002C6973"/>
    <w:rsid w:val="0030006B"/>
    <w:rsid w:val="00300628"/>
    <w:rsid w:val="00305638"/>
    <w:rsid w:val="0032627C"/>
    <w:rsid w:val="00343599"/>
    <w:rsid w:val="00352279"/>
    <w:rsid w:val="00355798"/>
    <w:rsid w:val="00364A8A"/>
    <w:rsid w:val="003730C2"/>
    <w:rsid w:val="003873D1"/>
    <w:rsid w:val="003A7281"/>
    <w:rsid w:val="003B0CA2"/>
    <w:rsid w:val="003C7996"/>
    <w:rsid w:val="003D7CC0"/>
    <w:rsid w:val="003F00C4"/>
    <w:rsid w:val="00414AB9"/>
    <w:rsid w:val="00416348"/>
    <w:rsid w:val="00417C1B"/>
    <w:rsid w:val="0043192E"/>
    <w:rsid w:val="004370A6"/>
    <w:rsid w:val="00444FE4"/>
    <w:rsid w:val="004902EF"/>
    <w:rsid w:val="004948DC"/>
    <w:rsid w:val="004C0F72"/>
    <w:rsid w:val="004D2C4F"/>
    <w:rsid w:val="004D5B2F"/>
    <w:rsid w:val="004D7A46"/>
    <w:rsid w:val="004F4A0F"/>
    <w:rsid w:val="00543757"/>
    <w:rsid w:val="0059295D"/>
    <w:rsid w:val="005A11CE"/>
    <w:rsid w:val="005E3540"/>
    <w:rsid w:val="006104D7"/>
    <w:rsid w:val="00650755"/>
    <w:rsid w:val="00661AD8"/>
    <w:rsid w:val="006D021D"/>
    <w:rsid w:val="006D1AB6"/>
    <w:rsid w:val="006E4A82"/>
    <w:rsid w:val="007064D4"/>
    <w:rsid w:val="00715970"/>
    <w:rsid w:val="00740758"/>
    <w:rsid w:val="00761DD4"/>
    <w:rsid w:val="007625DB"/>
    <w:rsid w:val="007922C5"/>
    <w:rsid w:val="007D0460"/>
    <w:rsid w:val="007F6A6C"/>
    <w:rsid w:val="00801155"/>
    <w:rsid w:val="008537C8"/>
    <w:rsid w:val="008832CB"/>
    <w:rsid w:val="008934CF"/>
    <w:rsid w:val="008B2853"/>
    <w:rsid w:val="008B6728"/>
    <w:rsid w:val="008F4478"/>
    <w:rsid w:val="008F5FAA"/>
    <w:rsid w:val="00902FC2"/>
    <w:rsid w:val="00906087"/>
    <w:rsid w:val="00910C5E"/>
    <w:rsid w:val="0091170B"/>
    <w:rsid w:val="00913554"/>
    <w:rsid w:val="009249D8"/>
    <w:rsid w:val="00937942"/>
    <w:rsid w:val="00965BCB"/>
    <w:rsid w:val="00972102"/>
    <w:rsid w:val="0099444D"/>
    <w:rsid w:val="009B2232"/>
    <w:rsid w:val="00A40FBE"/>
    <w:rsid w:val="00A426A4"/>
    <w:rsid w:val="00A529AA"/>
    <w:rsid w:val="00A91E86"/>
    <w:rsid w:val="00A96EC4"/>
    <w:rsid w:val="00AD434D"/>
    <w:rsid w:val="00AE35F0"/>
    <w:rsid w:val="00B63645"/>
    <w:rsid w:val="00B945BC"/>
    <w:rsid w:val="00BA37E3"/>
    <w:rsid w:val="00BC7532"/>
    <w:rsid w:val="00BF5DDC"/>
    <w:rsid w:val="00C25DF2"/>
    <w:rsid w:val="00C57964"/>
    <w:rsid w:val="00CD4A00"/>
    <w:rsid w:val="00CF4154"/>
    <w:rsid w:val="00CF7A2F"/>
    <w:rsid w:val="00D046B6"/>
    <w:rsid w:val="00D32EB8"/>
    <w:rsid w:val="00D62872"/>
    <w:rsid w:val="00D656DD"/>
    <w:rsid w:val="00D9238C"/>
    <w:rsid w:val="00DC2186"/>
    <w:rsid w:val="00E11C6C"/>
    <w:rsid w:val="00E14E11"/>
    <w:rsid w:val="00E41DC5"/>
    <w:rsid w:val="00E66ADB"/>
    <w:rsid w:val="00EC15BC"/>
    <w:rsid w:val="00ED0722"/>
    <w:rsid w:val="00ED3FE3"/>
    <w:rsid w:val="00EE2F3E"/>
    <w:rsid w:val="00F0091A"/>
    <w:rsid w:val="00F71360"/>
    <w:rsid w:val="00F8310F"/>
    <w:rsid w:val="00F844AE"/>
    <w:rsid w:val="00F90755"/>
    <w:rsid w:val="00F94633"/>
    <w:rsid w:val="00F96673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FC1F"/>
  <w15:chartTrackingRefBased/>
  <w15:docId w15:val="{A019F312-37CA-4AB1-824B-415F3253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17C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96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6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6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6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67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F0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3F00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A0F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4F4A0F"/>
  </w:style>
  <w:style w:type="paragraph" w:styleId="Revision">
    <w:name w:val="Revision"/>
    <w:hidden/>
    <w:uiPriority w:val="99"/>
    <w:semiHidden/>
    <w:rsid w:val="002A0F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comments" Target="comment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Microsoft Office User</cp:lastModifiedBy>
  <cp:revision>11</cp:revision>
  <dcterms:created xsi:type="dcterms:W3CDTF">2023-12-01T16:20:00Z</dcterms:created>
  <dcterms:modified xsi:type="dcterms:W3CDTF">2023-12-02T00:59:00Z</dcterms:modified>
</cp:coreProperties>
</file>