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Pr="00B9760F" w:rsidRDefault="00A54FA2" w:rsidP="007E4574">
      <w:pPr>
        <w:rPr>
          <w:rFonts w:ascii="Times New Roman" w:hAnsi="Times New Roman" w:cs="Times New Roman"/>
          <w:b/>
          <w:sz w:val="24"/>
          <w:szCs w:val="24"/>
        </w:rPr>
      </w:pPr>
      <w:commentRangeStart w:id="0"/>
      <w:r w:rsidRPr="00B9760F">
        <w:rPr>
          <w:rFonts w:ascii="Times New Roman" w:hAnsi="Times New Roman" w:cs="Times New Roman"/>
          <w:b/>
          <w:sz w:val="24"/>
          <w:szCs w:val="24"/>
        </w:rPr>
        <w:t>Diel</w:t>
      </w:r>
      <w:commentRangeEnd w:id="0"/>
      <w:r w:rsidR="00154085">
        <w:rPr>
          <w:rStyle w:val="CommentReference"/>
        </w:rPr>
        <w:commentReference w:id="0"/>
      </w:r>
      <w:r w:rsidRPr="00B9760F">
        <w:rPr>
          <w:rFonts w:ascii="Times New Roman" w:hAnsi="Times New Roman" w:cs="Times New Roman"/>
          <w:b/>
          <w:sz w:val="24"/>
          <w:szCs w:val="24"/>
        </w:rPr>
        <w:t xml:space="preserve"> vertical movement in floodplain refuges exploits diel asynchrony in hypoxia and thermal stress</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15F0E045" w:rsidR="00272B1D" w:rsidRPr="00272B1D" w:rsidRDefault="005B19CF" w:rsidP="005B2443">
      <w:pPr>
        <w:spacing w:line="480" w:lineRule="auto"/>
        <w:ind w:firstLine="720"/>
        <w:rPr>
          <w:rFonts w:ascii="Times New Roman" w:hAnsi="Times New Roman" w:cs="Times New Roman"/>
          <w:sz w:val="24"/>
          <w:szCs w:val="24"/>
        </w:rPr>
      </w:pPr>
      <w:ins w:id="1" w:author="Barrett, Hannah" w:date="2023-12-18T10:17:00Z">
        <w:r>
          <w:rPr>
            <w:rFonts w:ascii="Times New Roman" w:hAnsi="Times New Roman" w:cs="Times New Roman"/>
            <w:sz w:val="24"/>
            <w:szCs w:val="24"/>
          </w:rPr>
          <w:t xml:space="preserve">Mobile organisms often </w:t>
        </w:r>
        <w:r w:rsidR="002C6BF4">
          <w:rPr>
            <w:rFonts w:ascii="Times New Roman" w:hAnsi="Times New Roman" w:cs="Times New Roman"/>
            <w:sz w:val="24"/>
            <w:szCs w:val="24"/>
          </w:rPr>
          <w:t>respond to multiple co-</w:t>
        </w:r>
      </w:ins>
      <w:ins w:id="2" w:author="Barrett, Hannah" w:date="2023-12-18T10:18:00Z">
        <w:r w:rsidR="002C6BF4">
          <w:rPr>
            <w:rFonts w:ascii="Times New Roman" w:hAnsi="Times New Roman" w:cs="Times New Roman"/>
            <w:sz w:val="24"/>
            <w:szCs w:val="24"/>
          </w:rPr>
          <w:t>occurring</w:t>
        </w:r>
      </w:ins>
      <w:ins w:id="3" w:author="Barrett, Hannah" w:date="2023-12-18T10:17:00Z">
        <w:r w:rsidR="002C6BF4">
          <w:rPr>
            <w:rFonts w:ascii="Times New Roman" w:hAnsi="Times New Roman" w:cs="Times New Roman"/>
            <w:sz w:val="24"/>
            <w:szCs w:val="24"/>
          </w:rPr>
          <w:t xml:space="preserve"> </w:t>
        </w:r>
      </w:ins>
      <w:ins w:id="4" w:author="Barrett, Hannah" w:date="2023-12-18T10:18:00Z">
        <w:r w:rsidR="002C6BF4">
          <w:rPr>
            <w:rFonts w:ascii="Times New Roman" w:hAnsi="Times New Roman" w:cs="Times New Roman"/>
            <w:sz w:val="24"/>
            <w:szCs w:val="24"/>
          </w:rPr>
          <w:t>environmental</w:t>
        </w:r>
      </w:ins>
      <w:ins w:id="5" w:author="Barrett, Hannah" w:date="2023-12-18T10:17:00Z">
        <w:r w:rsidR="002C6BF4">
          <w:rPr>
            <w:rFonts w:ascii="Times New Roman" w:hAnsi="Times New Roman" w:cs="Times New Roman"/>
            <w:sz w:val="24"/>
            <w:szCs w:val="24"/>
          </w:rPr>
          <w:t xml:space="preserve"> variables</w:t>
        </w:r>
      </w:ins>
      <w:ins w:id="6" w:author="Barrett, Hannah" w:date="2023-12-18T10:19:00Z">
        <w:r w:rsidR="002C6BF4">
          <w:rPr>
            <w:rFonts w:ascii="Times New Roman" w:hAnsi="Times New Roman" w:cs="Times New Roman"/>
            <w:sz w:val="24"/>
            <w:szCs w:val="24"/>
          </w:rPr>
          <w:t xml:space="preserve"> that </w:t>
        </w:r>
      </w:ins>
      <w:ins w:id="7" w:author="Barrett, Hannah" w:date="2023-12-18T10:22:00Z">
        <w:r>
          <w:rPr>
            <w:rFonts w:ascii="Times New Roman" w:hAnsi="Times New Roman" w:cs="Times New Roman"/>
            <w:sz w:val="24"/>
            <w:szCs w:val="24"/>
          </w:rPr>
          <w:t xml:space="preserve">present a </w:t>
        </w:r>
      </w:ins>
      <w:ins w:id="8" w:author="Barrett, Hannah" w:date="2023-12-18T10:19:00Z">
        <w:r w:rsidR="002C6BF4">
          <w:rPr>
            <w:rFonts w:ascii="Times New Roman" w:hAnsi="Times New Roman" w:cs="Times New Roman"/>
            <w:sz w:val="24"/>
            <w:szCs w:val="24"/>
          </w:rPr>
          <w:t>trade-off</w:t>
        </w:r>
      </w:ins>
      <w:ins w:id="9" w:author="Barrett, Hannah" w:date="2023-12-18T10:17:00Z">
        <w:r w:rsidR="002C6BF4">
          <w:rPr>
            <w:rFonts w:ascii="Times New Roman" w:hAnsi="Times New Roman" w:cs="Times New Roman"/>
            <w:sz w:val="24"/>
            <w:szCs w:val="24"/>
          </w:rPr>
          <w:t xml:space="preserve"> </w:t>
        </w:r>
      </w:ins>
      <w:ins w:id="10" w:author="Barrett, Hannah" w:date="2023-12-18T10:20:00Z">
        <w:r w:rsidR="002C6BF4">
          <w:rPr>
            <w:rFonts w:ascii="Times New Roman" w:hAnsi="Times New Roman" w:cs="Times New Roman"/>
            <w:sz w:val="24"/>
            <w:szCs w:val="24"/>
          </w:rPr>
          <w:t>between</w:t>
        </w:r>
      </w:ins>
      <w:ins w:id="11" w:author="Barrett, Hannah" w:date="2023-12-18T10:23:00Z">
        <w:r>
          <w:rPr>
            <w:rFonts w:ascii="Times New Roman" w:hAnsi="Times New Roman" w:cs="Times New Roman"/>
            <w:sz w:val="24"/>
            <w:szCs w:val="24"/>
          </w:rPr>
          <w:t xml:space="preserve"> </w:t>
        </w:r>
      </w:ins>
      <w:ins w:id="12" w:author="Barrett, Hannah" w:date="2023-12-18T10:21:00Z">
        <w:r>
          <w:rPr>
            <w:rFonts w:ascii="Times New Roman" w:hAnsi="Times New Roman" w:cs="Times New Roman"/>
            <w:sz w:val="24"/>
            <w:szCs w:val="24"/>
          </w:rPr>
          <w:t>desirable conditions.</w:t>
        </w:r>
      </w:ins>
      <w:ins w:id="13" w:author="Barrett, Hannah" w:date="2023-12-18T10:17:00Z">
        <w:r w:rsidR="002C6BF4">
          <w:rPr>
            <w:rFonts w:ascii="Times New Roman" w:hAnsi="Times New Roman" w:cs="Times New Roman"/>
            <w:sz w:val="24"/>
            <w:szCs w:val="24"/>
          </w:rPr>
          <w:t xml:space="preserve"> </w:t>
        </w:r>
      </w:ins>
      <w:ins w:id="14" w:author="Barrett, Hannah" w:date="2023-12-18T11:20:00Z">
        <w:r w:rsidR="002516C1">
          <w:rPr>
            <w:rFonts w:ascii="Times New Roman" w:hAnsi="Times New Roman" w:cs="Times New Roman"/>
            <w:sz w:val="24"/>
            <w:szCs w:val="24"/>
          </w:rPr>
          <w:t>For example, i</w:t>
        </w:r>
      </w:ins>
      <w:ins w:id="15" w:author="Barrett, Hannah" w:date="2023-12-18T10:24:00Z">
        <w:r>
          <w:rPr>
            <w:rFonts w:ascii="Times New Roman" w:hAnsi="Times New Roman" w:cs="Times New Roman"/>
            <w:sz w:val="24"/>
            <w:szCs w:val="24"/>
          </w:rPr>
          <w:t>n aquatic ecosystems</w:t>
        </w:r>
      </w:ins>
      <w:ins w:id="16" w:author="Barrett, Hannah" w:date="2023-12-18T10:52:00Z">
        <w:r w:rsidR="002516C1">
          <w:rPr>
            <w:rFonts w:ascii="Times New Roman" w:hAnsi="Times New Roman" w:cs="Times New Roman"/>
            <w:sz w:val="24"/>
            <w:szCs w:val="24"/>
          </w:rPr>
          <w:t xml:space="preserve"> </w:t>
        </w:r>
      </w:ins>
      <w:ins w:id="17" w:author="Barrett, Hannah" w:date="2023-12-18T10:25:00Z">
        <w:r>
          <w:rPr>
            <w:rFonts w:ascii="Times New Roman" w:hAnsi="Times New Roman" w:cs="Times New Roman"/>
            <w:sz w:val="24"/>
            <w:szCs w:val="24"/>
          </w:rPr>
          <w:t xml:space="preserve">temperature and dissolved oxygen are critical to cold-adapted fishes, </w:t>
        </w:r>
      </w:ins>
      <w:ins w:id="18" w:author="Barrett, Hannah" w:date="2023-12-18T11:47:00Z">
        <w:r w:rsidR="00B277BF">
          <w:rPr>
            <w:rFonts w:ascii="Times New Roman" w:hAnsi="Times New Roman" w:cs="Times New Roman"/>
            <w:sz w:val="24"/>
            <w:szCs w:val="24"/>
          </w:rPr>
          <w:t xml:space="preserve">and </w:t>
        </w:r>
      </w:ins>
      <w:ins w:id="19" w:author="Barrett, Hannah" w:date="2023-12-18T10:58:00Z">
        <w:r w:rsidR="00F44E85">
          <w:rPr>
            <w:rFonts w:ascii="Times New Roman" w:hAnsi="Times New Roman" w:cs="Times New Roman"/>
            <w:sz w:val="24"/>
            <w:szCs w:val="24"/>
          </w:rPr>
          <w:t>t</w:t>
        </w:r>
      </w:ins>
      <w:ins w:id="20" w:author="Barrett, Hannah" w:date="2023-12-18T10:46:00Z">
        <w:r w:rsidR="006C599A">
          <w:rPr>
            <w:rFonts w:ascii="Times New Roman" w:hAnsi="Times New Roman" w:cs="Times New Roman"/>
            <w:sz w:val="24"/>
            <w:szCs w:val="24"/>
          </w:rPr>
          <w:t xml:space="preserve">hese conditions </w:t>
        </w:r>
      </w:ins>
      <w:ins w:id="21" w:author="Barrett, Hannah" w:date="2023-12-18T10:58:00Z">
        <w:r w:rsidR="00F44E85">
          <w:rPr>
            <w:rFonts w:ascii="Times New Roman" w:hAnsi="Times New Roman" w:cs="Times New Roman"/>
            <w:sz w:val="24"/>
            <w:szCs w:val="24"/>
          </w:rPr>
          <w:t>can vary both vertically</w:t>
        </w:r>
      </w:ins>
      <w:ins w:id="22" w:author="Barrett, Hannah" w:date="2023-12-18T11:20:00Z">
        <w:r w:rsidR="002516C1">
          <w:rPr>
            <w:rFonts w:ascii="Times New Roman" w:hAnsi="Times New Roman" w:cs="Times New Roman"/>
            <w:sz w:val="24"/>
            <w:szCs w:val="24"/>
          </w:rPr>
          <w:t xml:space="preserve"> </w:t>
        </w:r>
      </w:ins>
      <w:ins w:id="23" w:author="Barrett, Hannah" w:date="2023-12-18T10:58:00Z">
        <w:r w:rsidR="00F44E85">
          <w:rPr>
            <w:rFonts w:ascii="Times New Roman" w:hAnsi="Times New Roman" w:cs="Times New Roman"/>
            <w:sz w:val="24"/>
            <w:szCs w:val="24"/>
          </w:rPr>
          <w:t>and</w:t>
        </w:r>
      </w:ins>
      <w:ins w:id="24" w:author="Barrett, Hannah" w:date="2023-12-18T10:45:00Z">
        <w:r w:rsidR="006C599A">
          <w:rPr>
            <w:rFonts w:ascii="Times New Roman" w:hAnsi="Times New Roman" w:cs="Times New Roman"/>
            <w:sz w:val="24"/>
            <w:szCs w:val="24"/>
          </w:rPr>
          <w:t xml:space="preserve"> </w:t>
        </w:r>
      </w:ins>
      <w:ins w:id="25" w:author="Barrett, Hannah" w:date="2023-12-18T10:53:00Z">
        <w:r w:rsidR="00F44E85">
          <w:rPr>
            <w:rFonts w:ascii="Times New Roman" w:hAnsi="Times New Roman" w:cs="Times New Roman"/>
            <w:sz w:val="24"/>
            <w:szCs w:val="24"/>
          </w:rPr>
          <w:t>temporally</w:t>
        </w:r>
      </w:ins>
      <w:ins w:id="26" w:author="Barrett, Hannah" w:date="2023-12-18T10:59:00Z">
        <w:r w:rsidR="002516C1">
          <w:rPr>
            <w:rFonts w:ascii="Times New Roman" w:hAnsi="Times New Roman" w:cs="Times New Roman"/>
            <w:sz w:val="24"/>
            <w:szCs w:val="24"/>
          </w:rPr>
          <w:t xml:space="preserve">, </w:t>
        </w:r>
      </w:ins>
      <w:ins w:id="27" w:author="Barrett, Hannah" w:date="2023-12-18T10:51:00Z">
        <w:r w:rsidR="006C599A">
          <w:rPr>
            <w:rFonts w:ascii="Times New Roman" w:hAnsi="Times New Roman" w:cs="Times New Roman"/>
            <w:sz w:val="24"/>
            <w:szCs w:val="24"/>
          </w:rPr>
          <w:t xml:space="preserve">creating asynchronous combinations </w:t>
        </w:r>
      </w:ins>
      <w:ins w:id="28" w:author="Barrett, Hannah" w:date="2023-12-18T10:49:00Z">
        <w:r w:rsidR="006C599A">
          <w:rPr>
            <w:rFonts w:ascii="Times New Roman" w:hAnsi="Times New Roman" w:cs="Times New Roman"/>
            <w:sz w:val="24"/>
            <w:szCs w:val="24"/>
          </w:rPr>
          <w:t xml:space="preserve">of low temperature and low </w:t>
        </w:r>
      </w:ins>
      <w:ins w:id="29" w:author="Barrett, Hannah" w:date="2023-12-18T10:51:00Z">
        <w:r w:rsidR="006C599A">
          <w:rPr>
            <w:rFonts w:ascii="Times New Roman" w:hAnsi="Times New Roman" w:cs="Times New Roman"/>
            <w:sz w:val="24"/>
            <w:szCs w:val="24"/>
          </w:rPr>
          <w:t>DO (at night) and high temperature and high DO (during the day)</w:t>
        </w:r>
      </w:ins>
      <w:ins w:id="30" w:author="Barrett, Hannah" w:date="2023-12-18T11:20:00Z">
        <w:r w:rsidR="002516C1">
          <w:rPr>
            <w:rFonts w:ascii="Times New Roman" w:hAnsi="Times New Roman" w:cs="Times New Roman"/>
            <w:sz w:val="24"/>
            <w:szCs w:val="24"/>
          </w:rPr>
          <w:t xml:space="preserve"> that fish must navigate</w:t>
        </w:r>
      </w:ins>
      <w:ins w:id="31" w:author="Barrett, Hannah" w:date="2023-12-18T10:45:00Z">
        <w:r w:rsidR="00F44E85">
          <w:rPr>
            <w:rFonts w:ascii="Times New Roman" w:hAnsi="Times New Roman" w:cs="Times New Roman"/>
            <w:sz w:val="24"/>
            <w:szCs w:val="24"/>
          </w:rPr>
          <w:t xml:space="preserve">. </w:t>
        </w:r>
      </w:ins>
      <w:ins w:id="32" w:author="Barrett, Hannah" w:date="2023-12-18T10:53:00Z">
        <w:r w:rsidR="00F44E85">
          <w:rPr>
            <w:rFonts w:ascii="Times New Roman" w:hAnsi="Times New Roman" w:cs="Times New Roman"/>
            <w:sz w:val="24"/>
            <w:szCs w:val="24"/>
          </w:rPr>
          <w:t xml:space="preserve">While diel variation in </w:t>
        </w:r>
      </w:ins>
      <w:ins w:id="33" w:author="Barrett, Hannah" w:date="2023-12-18T10:54:00Z">
        <w:r w:rsidR="00F44E85">
          <w:rPr>
            <w:rFonts w:ascii="Times New Roman" w:hAnsi="Times New Roman" w:cs="Times New Roman"/>
            <w:sz w:val="24"/>
            <w:szCs w:val="24"/>
          </w:rPr>
          <w:t xml:space="preserve">temperature and DO is well documented, </w:t>
        </w:r>
      </w:ins>
      <w:ins w:id="34" w:author="Barrett, Hannah" w:date="2023-12-18T10:48:00Z">
        <w:r w:rsidR="006C599A">
          <w:rPr>
            <w:rFonts w:ascii="Times New Roman" w:hAnsi="Times New Roman" w:cs="Times New Roman"/>
            <w:sz w:val="24"/>
            <w:szCs w:val="24"/>
          </w:rPr>
          <w:t xml:space="preserve">fish </w:t>
        </w:r>
      </w:ins>
      <w:ins w:id="35" w:author="Barrett, Hannah" w:date="2023-12-18T10:47:00Z">
        <w:r w:rsidR="006C599A">
          <w:rPr>
            <w:rFonts w:ascii="Times New Roman" w:hAnsi="Times New Roman" w:cs="Times New Roman"/>
            <w:sz w:val="24"/>
            <w:szCs w:val="24"/>
          </w:rPr>
          <w:t xml:space="preserve">behavioral response to </w:t>
        </w:r>
      </w:ins>
      <w:ins w:id="36" w:author="Barrett, Hannah" w:date="2023-12-18T10:55:00Z">
        <w:r w:rsidR="00F44E85">
          <w:rPr>
            <w:rFonts w:ascii="Times New Roman" w:hAnsi="Times New Roman" w:cs="Times New Roman"/>
            <w:sz w:val="24"/>
            <w:szCs w:val="24"/>
          </w:rPr>
          <w:t xml:space="preserve">such </w:t>
        </w:r>
      </w:ins>
      <w:ins w:id="37" w:author="Barrett, Hannah" w:date="2023-12-18T10:47:00Z">
        <w:r w:rsidR="006C599A">
          <w:rPr>
            <w:rFonts w:ascii="Times New Roman" w:hAnsi="Times New Roman" w:cs="Times New Roman"/>
            <w:sz w:val="24"/>
            <w:szCs w:val="24"/>
          </w:rPr>
          <w:t>spatiotemporal heterogeneity is relatively unexplored.</w:t>
        </w:r>
      </w:ins>
      <w:ins w:id="38" w:author="Barrett, Hannah" w:date="2023-12-18T10:45:00Z">
        <w:r w:rsidR="006C599A">
          <w:rPr>
            <w:rFonts w:ascii="Times New Roman" w:hAnsi="Times New Roman" w:cs="Times New Roman"/>
            <w:sz w:val="24"/>
            <w:szCs w:val="24"/>
          </w:rPr>
          <w:t xml:space="preserve"> </w:t>
        </w:r>
      </w:ins>
      <w:r w:rsidR="00272B1D" w:rsidRPr="00272B1D">
        <w:rPr>
          <w:rFonts w:ascii="Times New Roman" w:hAnsi="Times New Roman" w:cs="Times New Roman"/>
          <w:sz w:val="24"/>
          <w:szCs w:val="24"/>
        </w:rPr>
        <w:t xml:space="preserve">Here, we demonstrate how </w:t>
      </w:r>
      <w:r w:rsidR="00272B1D">
        <w:rPr>
          <w:rFonts w:ascii="Times New Roman" w:hAnsi="Times New Roman" w:cs="Times New Roman"/>
          <w:sz w:val="24"/>
          <w:szCs w:val="24"/>
        </w:rPr>
        <w:t>diel vertical migration</w:t>
      </w:r>
      <w:ins w:id="39" w:author="Barrett, Hannah" w:date="2023-12-18T11:17:00Z">
        <w:r w:rsidR="002516C1">
          <w:rPr>
            <w:rFonts w:ascii="Times New Roman" w:hAnsi="Times New Roman" w:cs="Times New Roman"/>
            <w:sz w:val="24"/>
            <w:szCs w:val="24"/>
          </w:rPr>
          <w:t xml:space="preserve"> </w:t>
        </w:r>
      </w:ins>
      <w:del w:id="40" w:author="Barrett, Hannah" w:date="2023-12-18T11:21:00Z">
        <w:r w:rsidR="00272B1D" w:rsidRPr="00272B1D" w:rsidDel="002516C1">
          <w:rPr>
            <w:rFonts w:ascii="Times New Roman" w:hAnsi="Times New Roman" w:cs="Times New Roman"/>
            <w:sz w:val="24"/>
            <w:szCs w:val="24"/>
          </w:rPr>
          <w:delText xml:space="preserve"> </w:delText>
        </w:r>
      </w:del>
      <w:r w:rsidR="00272B1D" w:rsidRPr="00272B1D">
        <w:rPr>
          <w:rFonts w:ascii="Times New Roman" w:hAnsi="Times New Roman" w:cs="Times New Roman"/>
          <w:sz w:val="24"/>
          <w:szCs w:val="24"/>
        </w:rPr>
        <w:t xml:space="preserve">is an emergent property of spatiotemporal heterogeneity in temperature and dissolved oxygen. </w:t>
      </w:r>
      <w:ins w:id="41" w:author="Barrett, Hannah" w:date="2023-12-18T11:06:00Z">
        <w:r w:rsidR="00AC3BB3">
          <w:rPr>
            <w:rFonts w:ascii="Times New Roman" w:hAnsi="Times New Roman" w:cs="Times New Roman"/>
            <w:sz w:val="24"/>
            <w:szCs w:val="24"/>
          </w:rPr>
          <w:t xml:space="preserve">For this study, we </w:t>
        </w:r>
      </w:ins>
      <w:ins w:id="42" w:author="Barrett, Hannah" w:date="2023-12-18T11:02:00Z">
        <w:r w:rsidR="00F44E85">
          <w:rPr>
            <w:rFonts w:ascii="Times New Roman" w:hAnsi="Times New Roman" w:cs="Times New Roman"/>
            <w:sz w:val="24"/>
            <w:szCs w:val="24"/>
          </w:rPr>
          <w:t xml:space="preserve">used </w:t>
        </w:r>
      </w:ins>
      <w:ins w:id="43" w:author="Barrett, Hannah" w:date="2023-12-18T11:03:00Z">
        <w:r w:rsidR="00AC3BB3">
          <w:rPr>
            <w:rFonts w:ascii="Times New Roman" w:hAnsi="Times New Roman" w:cs="Times New Roman"/>
            <w:sz w:val="24"/>
            <w:szCs w:val="24"/>
          </w:rPr>
          <w:t>a continuous monitoring approach to quantify</w:t>
        </w:r>
      </w:ins>
      <w:ins w:id="44" w:author="Barrett, Hannah" w:date="2023-12-18T11:04:00Z">
        <w:r w:rsidR="00AC3BB3">
          <w:rPr>
            <w:rFonts w:ascii="Times New Roman" w:hAnsi="Times New Roman" w:cs="Times New Roman"/>
            <w:sz w:val="24"/>
            <w:szCs w:val="24"/>
          </w:rPr>
          <w:t xml:space="preserve"> the shifting pa</w:t>
        </w:r>
      </w:ins>
      <w:ins w:id="45" w:author="Barrett, Hannah" w:date="2023-12-18T11:05:00Z">
        <w:r w:rsidR="00AC3BB3">
          <w:rPr>
            <w:rFonts w:ascii="Times New Roman" w:hAnsi="Times New Roman" w:cs="Times New Roman"/>
            <w:sz w:val="24"/>
            <w:szCs w:val="24"/>
          </w:rPr>
          <w:t>ttern</w:t>
        </w:r>
        <w:r w:rsidR="00AC3BB3" w:rsidRPr="00AC3BB3">
          <w:rPr>
            <w:rFonts w:ascii="Times New Roman" w:hAnsi="Times New Roman" w:cs="Times New Roman"/>
            <w:sz w:val="24"/>
            <w:szCs w:val="24"/>
          </w:rPr>
          <w:t>s of temperature and</w:t>
        </w:r>
      </w:ins>
      <w:ins w:id="46" w:author="Barrett, Hannah" w:date="2023-12-18T11:47:00Z">
        <w:r w:rsidR="00B277BF">
          <w:rPr>
            <w:rFonts w:ascii="Times New Roman" w:hAnsi="Times New Roman" w:cs="Times New Roman"/>
            <w:sz w:val="24"/>
            <w:szCs w:val="24"/>
          </w:rPr>
          <w:t xml:space="preserve"> dissolved oxygen</w:t>
        </w:r>
      </w:ins>
      <w:ins w:id="47" w:author="Barrett, Hannah" w:date="2023-12-18T11:05:00Z">
        <w:r w:rsidR="00AC3BB3" w:rsidRPr="00AC3BB3">
          <w:rPr>
            <w:rFonts w:ascii="Times New Roman" w:hAnsi="Times New Roman" w:cs="Times New Roman"/>
            <w:sz w:val="24"/>
            <w:szCs w:val="24"/>
          </w:rPr>
          <w:t xml:space="preserve"> </w:t>
        </w:r>
        <w:r w:rsidR="00AC3BB3">
          <w:rPr>
            <w:rFonts w:ascii="Times New Roman" w:hAnsi="Times New Roman" w:cs="Times New Roman"/>
            <w:sz w:val="24"/>
            <w:szCs w:val="24"/>
          </w:rPr>
          <w:t>across several floodplain thermal refuge habitats</w:t>
        </w:r>
      </w:ins>
      <w:ins w:id="48" w:author="Barrett, Hannah" w:date="2023-12-18T11:06:00Z">
        <w:r w:rsidR="00AC3BB3">
          <w:rPr>
            <w:rFonts w:ascii="Times New Roman" w:hAnsi="Times New Roman" w:cs="Times New Roman"/>
            <w:sz w:val="24"/>
            <w:szCs w:val="24"/>
          </w:rPr>
          <w:t>, and to track fish movement patterns</w:t>
        </w:r>
      </w:ins>
      <w:ins w:id="49" w:author="Barrett, Hannah" w:date="2023-12-18T11:07:00Z">
        <w:r w:rsidR="00AC3BB3">
          <w:rPr>
            <w:rFonts w:ascii="Times New Roman" w:hAnsi="Times New Roman" w:cs="Times New Roman"/>
            <w:sz w:val="24"/>
            <w:szCs w:val="24"/>
          </w:rPr>
          <w:t xml:space="preserve"> in response to these fluctuating conditions</w:t>
        </w:r>
      </w:ins>
      <w:ins w:id="50" w:author="Barrett, Hannah" w:date="2023-12-18T11:05:00Z">
        <w:r w:rsidR="00AC3BB3">
          <w:rPr>
            <w:rFonts w:ascii="Times New Roman" w:hAnsi="Times New Roman" w:cs="Times New Roman"/>
            <w:sz w:val="24"/>
            <w:szCs w:val="24"/>
          </w:rPr>
          <w:t xml:space="preserve">. </w:t>
        </w:r>
      </w:ins>
      <w:ins w:id="51" w:author="Barrett, Hannah" w:date="2023-12-18T11:47:00Z">
        <w:r w:rsidR="00B277BF">
          <w:rPr>
            <w:rFonts w:ascii="Times New Roman" w:hAnsi="Times New Roman" w:cs="Times New Roman"/>
            <w:sz w:val="24"/>
            <w:szCs w:val="24"/>
          </w:rPr>
          <w:t>A</w:t>
        </w:r>
      </w:ins>
      <w:ins w:id="52" w:author="Barrett, Hannah" w:date="2023-12-18T11:11:00Z">
        <w:r w:rsidR="00AC3BB3">
          <w:rPr>
            <w:rFonts w:ascii="Times New Roman" w:hAnsi="Times New Roman" w:cs="Times New Roman"/>
            <w:sz w:val="24"/>
            <w:szCs w:val="24"/>
          </w:rPr>
          <w:t xml:space="preserve">synchronous threats of </w:t>
        </w:r>
      </w:ins>
      <w:ins w:id="53" w:author="Barrett, Hannah" w:date="2023-12-18T11:08:00Z">
        <w:r w:rsidR="00AC3BB3" w:rsidRPr="00AC3BB3">
          <w:rPr>
            <w:rFonts w:ascii="Times New Roman" w:hAnsi="Times New Roman" w:cs="Times New Roman"/>
            <w:sz w:val="24"/>
            <w:szCs w:val="24"/>
          </w:rPr>
          <w:t xml:space="preserve">hypoxia and heat stress </w:t>
        </w:r>
      </w:ins>
      <w:ins w:id="54" w:author="Barrett, Hannah" w:date="2023-12-18T11:12:00Z">
        <w:r w:rsidR="00AC3BB3">
          <w:rPr>
            <w:rFonts w:ascii="Times New Roman" w:hAnsi="Times New Roman" w:cs="Times New Roman"/>
            <w:sz w:val="24"/>
            <w:szCs w:val="24"/>
          </w:rPr>
          <w:t>created a</w:t>
        </w:r>
      </w:ins>
      <w:ins w:id="55" w:author="Barrett, Hannah" w:date="2023-12-18T11:13:00Z">
        <w:r w:rsidR="00AC3BB3">
          <w:rPr>
            <w:rFonts w:ascii="Times New Roman" w:hAnsi="Times New Roman" w:cs="Times New Roman"/>
            <w:sz w:val="24"/>
            <w:szCs w:val="24"/>
          </w:rPr>
          <w:t xml:space="preserve"> pronounced trade-off for fish, which became more </w:t>
        </w:r>
      </w:ins>
      <w:ins w:id="56" w:author="Barrett, Hannah" w:date="2023-12-18T11:14:00Z">
        <w:r w:rsidR="00AC3BB3">
          <w:rPr>
            <w:rFonts w:ascii="Times New Roman" w:hAnsi="Times New Roman" w:cs="Times New Roman"/>
            <w:sz w:val="24"/>
            <w:szCs w:val="24"/>
          </w:rPr>
          <w:t>severe at night during the oxygen minimum. A simulation to these conditions pr</w:t>
        </w:r>
        <w:bookmarkStart w:id="57" w:name="_GoBack"/>
        <w:bookmarkEnd w:id="57"/>
        <w:r w:rsidR="00AC3BB3">
          <w:rPr>
            <w:rFonts w:ascii="Times New Roman" w:hAnsi="Times New Roman" w:cs="Times New Roman"/>
            <w:sz w:val="24"/>
            <w:szCs w:val="24"/>
          </w:rPr>
          <w:t xml:space="preserve">edicted a </w:t>
        </w:r>
        <w:r w:rsidR="00F35383">
          <w:rPr>
            <w:rFonts w:ascii="Times New Roman" w:hAnsi="Times New Roman" w:cs="Times New Roman"/>
            <w:sz w:val="24"/>
            <w:szCs w:val="24"/>
          </w:rPr>
          <w:t xml:space="preserve">diel movement pattern for fish that considered both </w:t>
        </w:r>
      </w:ins>
      <w:ins w:id="58" w:author="Barrett, Hannah" w:date="2023-12-18T11:21:00Z">
        <w:r w:rsidR="002516C1">
          <w:rPr>
            <w:rFonts w:ascii="Times New Roman" w:hAnsi="Times New Roman" w:cs="Times New Roman"/>
            <w:sz w:val="24"/>
            <w:szCs w:val="24"/>
          </w:rPr>
          <w:t>temperature and oxygen</w:t>
        </w:r>
      </w:ins>
      <w:ins w:id="59" w:author="Barrett, Hannah" w:date="2023-12-18T11:14:00Z">
        <w:r w:rsidR="00F35383">
          <w:rPr>
            <w:rFonts w:ascii="Times New Roman" w:hAnsi="Times New Roman" w:cs="Times New Roman"/>
            <w:sz w:val="24"/>
            <w:szCs w:val="24"/>
          </w:rPr>
          <w:t xml:space="preserve">, which was supported by fish movement data collected </w:t>
        </w:r>
        <w:r w:rsidR="00F35383" w:rsidRPr="003A3B2C">
          <w:rPr>
            <w:rFonts w:ascii="Times New Roman" w:hAnsi="Times New Roman" w:cs="Times New Roman"/>
            <w:i/>
            <w:sz w:val="24"/>
            <w:szCs w:val="24"/>
          </w:rPr>
          <w:t>in situ</w:t>
        </w:r>
        <w:r w:rsidR="00F35383">
          <w:rPr>
            <w:rFonts w:ascii="Times New Roman" w:hAnsi="Times New Roman" w:cs="Times New Roman"/>
            <w:sz w:val="24"/>
            <w:szCs w:val="24"/>
          </w:rPr>
          <w:t xml:space="preserve"> using externally mounted temperature recording tags.</w:t>
        </w:r>
      </w:ins>
      <w:ins w:id="60" w:author="Barrett, Hannah" w:date="2023-12-18T11:13:00Z">
        <w:r w:rsidR="00AC3BB3">
          <w:rPr>
            <w:rFonts w:ascii="Times New Roman" w:hAnsi="Times New Roman" w:cs="Times New Roman"/>
            <w:sz w:val="24"/>
            <w:szCs w:val="24"/>
          </w:rPr>
          <w:t xml:space="preserve"> </w:t>
        </w:r>
      </w:ins>
      <w:r w:rsidR="00272B1D" w:rsidRPr="00272B1D">
        <w:rPr>
          <w:rFonts w:ascii="Times New Roman" w:hAnsi="Times New Roman" w:cs="Times New Roman"/>
          <w:sz w:val="24"/>
          <w:szCs w:val="24"/>
        </w:rPr>
        <w:t>This is a generalizable phenomenon across freshwater environments because vertical stratification is ubiquitous, and so is the temperature-dissolved oxygen trade off</w:t>
      </w:r>
      <w:r w:rsidR="00272B1D">
        <w:rPr>
          <w:rFonts w:ascii="Times New Roman" w:hAnsi="Times New Roman" w:cs="Times New Roman"/>
          <w:sz w:val="24"/>
          <w:szCs w:val="24"/>
        </w:rPr>
        <w:t xml:space="preserve">, caused by </w:t>
      </w:r>
      <w:r w:rsidR="00BA1D11">
        <w:rPr>
          <w:rFonts w:ascii="Times New Roman" w:hAnsi="Times New Roman" w:cs="Times New Roman"/>
          <w:sz w:val="24"/>
          <w:szCs w:val="24"/>
        </w:rPr>
        <w:t xml:space="preserve">isolation of the cool hypolimnion </w:t>
      </w:r>
      <w:r w:rsidR="00272B1D">
        <w:rPr>
          <w:rFonts w:ascii="Times New Roman" w:hAnsi="Times New Roman" w:cs="Times New Roman"/>
          <w:sz w:val="24"/>
          <w:szCs w:val="24"/>
        </w:rPr>
        <w:t>in lentic systems</w:t>
      </w:r>
      <w:r w:rsidR="00272B1D" w:rsidRPr="00272B1D">
        <w:rPr>
          <w:rFonts w:ascii="Times New Roman" w:hAnsi="Times New Roman" w:cs="Times New Roman"/>
          <w:sz w:val="24"/>
          <w:szCs w:val="24"/>
        </w:rPr>
        <w:t xml:space="preserve">, or </w:t>
      </w:r>
      <w:r w:rsidR="00B96566">
        <w:rPr>
          <w:rFonts w:ascii="Times New Roman" w:hAnsi="Times New Roman" w:cs="Times New Roman"/>
          <w:sz w:val="24"/>
          <w:szCs w:val="24"/>
        </w:rPr>
        <w:t>by</w:t>
      </w:r>
      <w:r w:rsidR="00272B1D">
        <w:rPr>
          <w:rFonts w:ascii="Times New Roman" w:hAnsi="Times New Roman" w:cs="Times New Roman"/>
          <w:sz w:val="24"/>
          <w:szCs w:val="24"/>
        </w:rPr>
        <w:t xml:space="preserve"> </w:t>
      </w:r>
      <w:r w:rsidR="00272B1D" w:rsidRPr="00272B1D">
        <w:rPr>
          <w:rFonts w:ascii="Times New Roman" w:hAnsi="Times New Roman" w:cs="Times New Roman"/>
          <w:sz w:val="24"/>
          <w:szCs w:val="24"/>
        </w:rPr>
        <w:t>hyporheic seeps in lotic systems</w:t>
      </w:r>
      <w:r w:rsidR="00272B1D">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11C537B9" w:rsidR="00206F8E" w:rsidRDefault="00955527" w:rsidP="00F56768">
      <w:pPr>
        <w:spacing w:line="480" w:lineRule="auto"/>
        <w:ind w:firstLine="720"/>
        <w:rPr>
          <w:rFonts w:ascii="Times New Roman" w:hAnsi="Times New Roman" w:cs="Times New Roman"/>
          <w:sz w:val="24"/>
          <w:szCs w:val="24"/>
        </w:rPr>
      </w:pPr>
      <w:r w:rsidRPr="00615231">
        <w:rPr>
          <w:rFonts w:ascii="Times New Roman" w:hAnsi="Times New Roman" w:cs="Times New Roman"/>
          <w:sz w:val="24"/>
          <w:szCs w:val="24"/>
        </w:rPr>
        <w:lastRenderedPageBreak/>
        <w:t>Landscape heterogeneity can decouple local habitat conditions from regional drivers, creating asynchronous variation among different habitat patches.</w:t>
      </w:r>
      <w:r w:rsidR="00615231" w:rsidRPr="00615231">
        <w:rPr>
          <w:rFonts w:ascii="Times New Roman" w:hAnsi="Times New Roman" w:cs="Times New Roman"/>
          <w:sz w:val="24"/>
          <w:szCs w:val="24"/>
        </w:rPr>
        <w:t xml:space="preserve"> </w:t>
      </w:r>
      <w:r w:rsidR="00615231">
        <w:rPr>
          <w:rFonts w:ascii="Times New Roman" w:hAnsi="Times New Roman" w:cs="Times New Roman"/>
          <w:sz w:val="24"/>
          <w:szCs w:val="24"/>
        </w:rPr>
        <w:t>Thes</w:t>
      </w:r>
      <w:r w:rsidR="000765B8">
        <w:rPr>
          <w:rFonts w:ascii="Times New Roman" w:hAnsi="Times New Roman" w:cs="Times New Roman"/>
          <w:sz w:val="24"/>
          <w:szCs w:val="24"/>
        </w:rPr>
        <w:t>e</w:t>
      </w:r>
      <w:r w:rsidR="00615231" w:rsidRPr="00615231">
        <w:rPr>
          <w:rFonts w:ascii="Times New Roman" w:hAnsi="Times New Roman" w:cs="Times New Roman"/>
          <w:sz w:val="24"/>
          <w:szCs w:val="24"/>
        </w:rPr>
        <w:t xml:space="preserve"> local </w:t>
      </w:r>
      <w:r w:rsidRPr="00615231">
        <w:rPr>
          <w:rFonts w:ascii="Times New Roman" w:hAnsi="Times New Roman" w:cs="Times New Roman"/>
          <w:sz w:val="24"/>
          <w:szCs w:val="24"/>
        </w:rPr>
        <w:t xml:space="preserve">variations in the expression of regional conditions </w:t>
      </w:r>
      <w:r w:rsidR="00615231">
        <w:rPr>
          <w:rFonts w:ascii="Times New Roman" w:hAnsi="Times New Roman" w:cs="Times New Roman"/>
          <w:sz w:val="24"/>
          <w:szCs w:val="24"/>
        </w:rPr>
        <w:t>may allow</w:t>
      </w:r>
      <w:r w:rsidRPr="00615231">
        <w:rPr>
          <w:rFonts w:ascii="Times New Roman" w:hAnsi="Times New Roman" w:cs="Times New Roman"/>
          <w:sz w:val="24"/>
          <w:szCs w:val="24"/>
        </w:rPr>
        <w:t xml:space="preserve"> animals to track more favorable conditions across the accessible landscape. </w:t>
      </w:r>
      <w:r w:rsidR="00615231" w:rsidRPr="00615231">
        <w:rPr>
          <w:rFonts w:ascii="Times New Roman" w:hAnsi="Times New Roman" w:cs="Times New Roman"/>
          <w:sz w:val="24"/>
          <w:szCs w:val="24"/>
        </w:rPr>
        <w:t xml:space="preserve">In aquatic ecosystems, habitat heterogeneity may enable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to move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r w:rsidR="000765B8">
        <w:rPr>
          <w:rFonts w:ascii="Times New Roman" w:hAnsi="Times New Roman" w:cs="Times New Roman"/>
          <w:sz w:val="24"/>
          <w:szCs w:val="24"/>
        </w:rPr>
        <w:t>Persson and Eklov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or 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r w:rsidR="000765B8">
        <w:rPr>
          <w:rFonts w:ascii="Times New Roman" w:hAnsi="Times New Roman" w:cs="Times New Roman"/>
          <w:sz w:val="24"/>
          <w:szCs w:val="24"/>
        </w:rPr>
        <w:t>Westhoff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r w:rsidR="00EF410A">
        <w:rPr>
          <w:rFonts w:ascii="Times New Roman" w:hAnsi="Times New Roman" w:cs="Times New Roman"/>
          <w:sz w:val="24"/>
          <w:szCs w:val="24"/>
        </w:rPr>
        <w:t>Beechie et al. 2013, Kurylyk et al. 2015, Steel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15977735" w:rsidR="00A46028" w:rsidRDefault="001C29D4"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4A2890">
        <w:rPr>
          <w:rFonts w:ascii="Times New Roman" w:hAnsi="Times New Roman" w:cs="Times New Roman"/>
          <w:sz w:val="24"/>
          <w:szCs w:val="24"/>
        </w:rPr>
        <w:t xml:space="preserve">predation; Stich et al. 1981,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 et al. 2001</w:t>
      </w:r>
      <w:r w:rsidR="00EF410A">
        <w:rPr>
          <w:rFonts w:ascii="Times New Roman" w:hAnsi="Times New Roman" w:cs="Times New Roman"/>
          <w:sz w:val="24"/>
          <w:szCs w:val="24"/>
        </w:rPr>
        <w:t>, suboptimal temperatures; Sims et al. 2006)</w:t>
      </w:r>
      <w:r>
        <w:rPr>
          <w:rFonts w:ascii="Times New Roman" w:hAnsi="Times New Roman" w:cs="Times New Roman"/>
          <w:sz w:val="24"/>
          <w:szCs w:val="24"/>
        </w:rPr>
        <w:t xml:space="preserve"> in nature fish are responding to multiple </w:t>
      </w:r>
      <w:r w:rsidR="002D24B1">
        <w:rPr>
          <w:rFonts w:ascii="Times New Roman" w:hAnsi="Times New Roman" w:cs="Times New Roman"/>
          <w:sz w:val="24"/>
          <w:szCs w:val="24"/>
        </w:rPr>
        <w:t xml:space="preserve">co-occurring </w:t>
      </w:r>
      <w:r>
        <w:rPr>
          <w:rFonts w:ascii="Times New Roman" w:hAnsi="Times New Roman" w:cs="Times New Roman"/>
          <w:sz w:val="24"/>
          <w:szCs w:val="24"/>
        </w:rPr>
        <w:t>variables.</w:t>
      </w:r>
      <w:r w:rsidR="002D24B1">
        <w:rPr>
          <w:rFonts w:ascii="Times New Roman" w:hAnsi="Times New Roman" w:cs="Times New Roman"/>
          <w:sz w:val="24"/>
          <w:szCs w:val="24"/>
        </w:rPr>
        <w:t xml:space="preserve"> </w:t>
      </w:r>
      <w:r w:rsidR="00310438">
        <w:rPr>
          <w:rFonts w:ascii="Times New Roman" w:hAnsi="Times New Roman" w:cs="Times New Roman"/>
          <w:sz w:val="24"/>
          <w:szCs w:val="24"/>
        </w:rPr>
        <w:t>Currently there is high interest in whether multiple stressors have synergistic physiological effects</w:t>
      </w:r>
      <w:r w:rsidR="00D234CC">
        <w:rPr>
          <w:rFonts w:ascii="Times New Roman" w:hAnsi="Times New Roman" w:cs="Times New Roman"/>
          <w:sz w:val="24"/>
          <w:szCs w:val="24"/>
        </w:rPr>
        <w:t>. Behavioral</w:t>
      </w:r>
      <w:r w:rsidR="00310438">
        <w:rPr>
          <w:rFonts w:ascii="Times New Roman" w:hAnsi="Times New Roman" w:cs="Times New Roman"/>
          <w:sz w:val="24"/>
          <w:szCs w:val="24"/>
        </w:rPr>
        <w:t xml:space="preserve"> research often focuses on potential trade-offs, where avoidance of one stressor introduces another. </w:t>
      </w:r>
      <w:r w:rsidR="00A93194">
        <w:rPr>
          <w:rFonts w:ascii="Times New Roman" w:hAnsi="Times New Roman" w:cs="Times New Roman"/>
          <w:sz w:val="24"/>
          <w:szCs w:val="24"/>
        </w:rPr>
        <w:t xml:space="preserve">For example, predator-induced use of refuges </w:t>
      </w:r>
      <w:r w:rsidR="00A46028">
        <w:rPr>
          <w:rFonts w:ascii="Times New Roman" w:hAnsi="Times New Roman" w:cs="Times New Roman"/>
          <w:sz w:val="24"/>
          <w:szCs w:val="24"/>
        </w:rPr>
        <w:t xml:space="preserve">in aquatic ecosystems </w:t>
      </w:r>
      <w:r w:rsidR="00A93194">
        <w:rPr>
          <w:rFonts w:ascii="Times New Roman" w:hAnsi="Times New Roman" w:cs="Times New Roman"/>
          <w:sz w:val="24"/>
          <w:szCs w:val="24"/>
        </w:rPr>
        <w:t xml:space="preserve">may present a trade-off between the immediate threat of being consumed and the </w:t>
      </w:r>
      <w:r w:rsidR="00D234CC">
        <w:rPr>
          <w:rFonts w:ascii="Times New Roman" w:hAnsi="Times New Roman" w:cs="Times New Roman"/>
          <w:sz w:val="24"/>
          <w:szCs w:val="24"/>
        </w:rPr>
        <w:t xml:space="preserve">incidental </w:t>
      </w:r>
      <w:r w:rsidR="00A93194">
        <w:rPr>
          <w:rFonts w:ascii="Times New Roman" w:hAnsi="Times New Roman" w:cs="Times New Roman"/>
          <w:sz w:val="24"/>
          <w:szCs w:val="24"/>
        </w:rPr>
        <w:t xml:space="preserve">effect of reduced growth </w:t>
      </w:r>
      <w:r w:rsidR="00E75119">
        <w:rPr>
          <w:rFonts w:ascii="Times New Roman" w:hAnsi="Times New Roman" w:cs="Times New Roman"/>
          <w:sz w:val="24"/>
          <w:szCs w:val="24"/>
        </w:rPr>
        <w:t>due to</w:t>
      </w:r>
      <w:r w:rsidR="00B54233">
        <w:rPr>
          <w:rFonts w:ascii="Times New Roman" w:hAnsi="Times New Roman" w:cs="Times New Roman"/>
          <w:sz w:val="24"/>
          <w:szCs w:val="24"/>
        </w:rPr>
        <w:t xml:space="preserve"> diminished</w:t>
      </w:r>
      <w:r w:rsidR="00E75119">
        <w:rPr>
          <w:rFonts w:ascii="Times New Roman" w:hAnsi="Times New Roman" w:cs="Times New Roman"/>
          <w:sz w:val="24"/>
          <w:szCs w:val="24"/>
        </w:rPr>
        <w:t xml:space="preserve"> feeding opportunity and</w:t>
      </w:r>
      <w:r w:rsidR="00A93194">
        <w:rPr>
          <w:rFonts w:ascii="Times New Roman" w:hAnsi="Times New Roman" w:cs="Times New Roman"/>
          <w:sz w:val="24"/>
          <w:szCs w:val="24"/>
        </w:rPr>
        <w:t xml:space="preserve"> within-refuge resource competition</w:t>
      </w:r>
      <w:r w:rsidR="00E75119">
        <w:rPr>
          <w:rFonts w:ascii="Times New Roman" w:hAnsi="Times New Roman" w:cs="Times New Roman"/>
          <w:sz w:val="24"/>
          <w:szCs w:val="24"/>
        </w:rPr>
        <w:t xml:space="preserve"> (Houston et al. 1993, Krause et al. 1998, 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30363D">
        <w:rPr>
          <w:rFonts w:ascii="Times New Roman" w:hAnsi="Times New Roman" w:cs="Times New Roman"/>
          <w:sz w:val="24"/>
          <w:szCs w:val="24"/>
        </w:rPr>
        <w:t xml:space="preserve">access to </w:t>
      </w:r>
      <w:r w:rsidR="00FD3A52" w:rsidRPr="00FD3A52">
        <w:rPr>
          <w:rFonts w:ascii="Times New Roman" w:hAnsi="Times New Roman" w:cs="Times New Roman"/>
          <w:sz w:val="24"/>
          <w:szCs w:val="24"/>
        </w:rPr>
        <w:t>food and metabolic conditions</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Moss 1985, Brewitt et al. 2016</w:t>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7669899B" w14:textId="22129FA3"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Pelagic and lentic habitats can present a pronounced thermocline and oxycline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as vertical fronts; Logan et al. 2023). In tropical marine environments, excessively cold and hypoxic waters create hypoxia based habitat constriction, causing fish to primarily hold at and above the thermocline (Brill et al. 1998, Logan et al. 2023). In temperate lotic and lentic environments, warm surface temperatures can exceed physiological optima, and hypoxic conditions at depth can limit fish vertical distribution, creating a vertically compressed habitat known as a temperature-oxygen squeeze (Coutant</w:t>
      </w:r>
      <w:r w:rsidR="00DB638B">
        <w:rPr>
          <w:rFonts w:ascii="Times New Roman" w:hAnsi="Times New Roman" w:cs="Times New Roman"/>
          <w:sz w:val="24"/>
          <w:szCs w:val="24"/>
        </w:rPr>
        <w:t xml:space="preserve"> 1985</w:t>
      </w:r>
      <w:r w:rsidR="001003EB">
        <w:rPr>
          <w:rFonts w:ascii="Times New Roman" w:hAnsi="Times New Roman" w:cs="Times New Roman"/>
          <w:sz w:val="24"/>
          <w:szCs w:val="24"/>
        </w:rPr>
        <w:t xml:space="preserve">). This phenomena can also occur in fine scale patches of lentic habitat within a river floodplain. For example, thermally stratified cold-water alcoves often present a temperature-oxygen squeeze, effectively confining cold-adapted fish to &lt;20% of the water column (Barrett et al. </w:t>
      </w:r>
      <w:r w:rsidR="00597ABF">
        <w:rPr>
          <w:rFonts w:ascii="Times New Roman" w:hAnsi="Times New Roman" w:cs="Times New Roman"/>
          <w:i/>
          <w:sz w:val="24"/>
          <w:szCs w:val="24"/>
        </w:rPr>
        <w:t>in review</w:t>
      </w:r>
      <w:r w:rsidR="001003EB">
        <w:rPr>
          <w:rFonts w:ascii="Times New Roman" w:hAnsi="Times New Roman" w:cs="Times New Roman"/>
          <w:sz w:val="24"/>
          <w:szCs w:val="24"/>
        </w:rPr>
        <w:t xml:space="preserve">). </w:t>
      </w:r>
      <w:r w:rsidR="00865DBF">
        <w:rPr>
          <w:rFonts w:ascii="Times New Roman" w:hAnsi="Times New Roman" w:cs="Times New Roman"/>
          <w:sz w:val="24"/>
          <w:szCs w:val="24"/>
        </w:rPr>
        <w:t>H</w:t>
      </w:r>
      <w:r w:rsidR="001003EB">
        <w:rPr>
          <w:rFonts w:ascii="Times New Roman" w:hAnsi="Times New Roman" w:cs="Times New Roman"/>
          <w:sz w:val="24"/>
          <w:szCs w:val="24"/>
        </w:rPr>
        <w:t xml:space="preserve">owever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39E56C2E"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most commonly studied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w:t>
      </w:r>
      <w:r>
        <w:rPr>
          <w:rFonts w:ascii="Times New Roman" w:hAnsi="Times New Roman" w:cs="Times New Roman"/>
          <w:sz w:val="24"/>
          <w:szCs w:val="24"/>
        </w:rPr>
        <w:lastRenderedPageBreak/>
        <w:t>safer waters at depth where the potential for growth is severely reduced (Ohman 1990</w:t>
      </w:r>
      <w:r w:rsidR="00BA2B50">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maximizing bioenergetic</w:t>
      </w:r>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antipredation window, and foraging opportunity (Clark and Levy 1988, Wurtsbaugh and Neverman 1988, Scheuerell and Schindler 2003). </w:t>
      </w:r>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(Eckmann et al. 2016, Thomas et al. 2023).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282A5115" w:rsidR="001D0E3A" w:rsidRDefault="00011FEA"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r w:rsidR="002A79D7">
        <w:rPr>
          <w:rFonts w:ascii="Times New Roman" w:hAnsi="Times New Roman" w:cs="Times New Roman"/>
          <w:color w:val="000000"/>
          <w:sz w:val="24"/>
          <w:szCs w:val="24"/>
        </w:rPr>
        <w:t>Zarnetske et al. 2011, Gombert et al. 2022</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r w:rsidR="002A79D7" w:rsidRPr="007E4574">
        <w:rPr>
          <w:rFonts w:ascii="Times New Roman" w:hAnsi="Times New Roman" w:cs="Times New Roman"/>
          <w:sz w:val="24"/>
          <w:szCs w:val="24"/>
        </w:rPr>
        <w:t>Andersen et al. 2017</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clarkii clarkii</w:t>
      </w:r>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w:t>
      </w:r>
      <w:r w:rsidR="001D0E3A" w:rsidRPr="007E4574">
        <w:rPr>
          <w:rFonts w:ascii="Times New Roman" w:hAnsi="Times New Roman" w:cs="Times New Roman"/>
          <w:sz w:val="24"/>
          <w:szCs w:val="24"/>
        </w:rPr>
        <w:lastRenderedPageBreak/>
        <w:t xml:space="preserve">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06C3AD15" w:rsidR="00267A04" w:rsidRPr="00267A04" w:rsidRDefault="00267A04" w:rsidP="00F56768">
      <w:pPr>
        <w:spacing w:line="480" w:lineRule="auto"/>
        <w:ind w:firstLine="720"/>
      </w:pPr>
      <w:r>
        <w:rPr>
          <w:rFonts w:ascii="Times New Roman" w:hAnsi="Times New Roman" w:cs="Times New Roman"/>
          <w:sz w:val="24"/>
          <w:szCs w:val="24"/>
        </w:rPr>
        <w:t xml:space="preserve">When determining the ecological significance of cold-water refuges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48E15C3F" w:rsidR="00C42A4C" w:rsidRPr="00025335"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was comprised of four primary components. First, we collected continuous vertical profiles of temperature and DO to characterize how these conditions varied both spatially and temporally in select cold-water alcoves during summer. We then used a subset of our data to simulate how a fish might respond to temperature and oxygen variation given three alternate behavioral responses. Next, we collected empirical data on fine scale vertical movement in </w:t>
      </w:r>
      <w:commentRangeStart w:id="61"/>
      <w:r>
        <w:rPr>
          <w:rFonts w:ascii="Times New Roman" w:hAnsi="Times New Roman" w:cs="Times New Roman"/>
          <w:sz w:val="24"/>
          <w:szCs w:val="24"/>
        </w:rPr>
        <w:t xml:space="preserve">alcoves. </w:t>
      </w:r>
      <w:commentRangeEnd w:id="61"/>
      <w:r>
        <w:rPr>
          <w:rStyle w:val="CommentReference"/>
        </w:rPr>
        <w:commentReference w:id="61"/>
      </w:r>
      <w:r>
        <w:rPr>
          <w:rFonts w:ascii="Times New Roman" w:hAnsi="Times New Roman" w:cs="Times New Roman"/>
          <w:sz w:val="24"/>
          <w:szCs w:val="24"/>
        </w:rPr>
        <w:t>Finally, we used</w:t>
      </w:r>
      <w:r w:rsidR="004A2EE4">
        <w:rPr>
          <w:rFonts w:ascii="Times New Roman" w:hAnsi="Times New Roman" w:cs="Times New Roman"/>
          <w:sz w:val="24"/>
          <w:szCs w:val="24"/>
        </w:rPr>
        <w:t xml:space="preserve"> </w:t>
      </w:r>
      <w:del w:id="62" w:author="Barrett, Hannah" w:date="2023-12-17T12:17:00Z">
        <w:r w:rsidR="004A2EE4" w:rsidDel="00116CE5">
          <w:rPr>
            <w:rFonts w:ascii="Times New Roman" w:hAnsi="Times New Roman" w:cs="Times New Roman"/>
            <w:sz w:val="24"/>
            <w:szCs w:val="24"/>
          </w:rPr>
          <w:delText xml:space="preserve">Cox proportional hazards </w:delText>
        </w:r>
      </w:del>
      <w:r w:rsidR="004A2EE4">
        <w:rPr>
          <w:rFonts w:ascii="Times New Roman" w:hAnsi="Times New Roman" w:cs="Times New Roman"/>
          <w:sz w:val="24"/>
          <w:szCs w:val="24"/>
        </w:rPr>
        <w:t xml:space="preserve">modelling </w:t>
      </w:r>
      <w:r>
        <w:rPr>
          <w:rFonts w:ascii="Times New Roman" w:hAnsi="Times New Roman" w:cs="Times New Roman"/>
          <w:sz w:val="24"/>
          <w:szCs w:val="24"/>
        </w:rPr>
        <w:t xml:space="preserve">to quantify whether fish preference for temperature or oxygen shifts as these variables fluctuate over time. </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Study location</w:t>
      </w:r>
    </w:p>
    <w:p w14:paraId="78ABDF35" w14:textId="13F3669D" w:rsidR="00C42A4C" w:rsidRPr="00776CDB"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Willamette River basin lies between the Cascade and Coastal Mountain ranges of Western Oregon. Historically the Upper Willamette River (between Eugene and Salem) was a laterally dynamic and meandering gravel bed river with side channels, islands, and gravel beds (Wallick et al. 2013, Flitcroft et al. 2023). These features can still be found, but have been severely reduced since Euro-American settlement (Baker et al. 2004, Gregory et al. 2019). This portion of the river also contains numerous alcoves, floodplain features with only a downstream connection to the mainstem river. A subset of these waterbodies function as cold-water refuges, providing water at least 2℃ cooler than the adjacent mainstem river</w:t>
      </w:r>
      <w:ins w:id="63" w:author="Barrett, Hannah" w:date="2023-12-17T12:17:00Z">
        <w:r w:rsidR="00116CE5">
          <w:rPr>
            <w:rFonts w:ascii="Times New Roman" w:hAnsi="Times New Roman" w:cs="Times New Roman"/>
            <w:sz w:val="24"/>
            <w:szCs w:val="24"/>
          </w:rPr>
          <w:t xml:space="preserve"> (</w:t>
        </w:r>
      </w:ins>
      <w:ins w:id="64" w:author="Barrett, Hannah" w:date="2023-12-17T12:23:00Z">
        <w:r w:rsidR="00116CE5">
          <w:rPr>
            <w:rFonts w:ascii="Times New Roman" w:hAnsi="Times New Roman" w:cs="Times New Roman"/>
            <w:sz w:val="24"/>
            <w:szCs w:val="24"/>
          </w:rPr>
          <w:t>ODEQ 2007)</w:t>
        </w:r>
      </w:ins>
      <w:r>
        <w:rPr>
          <w:rFonts w:ascii="Times New Roman" w:hAnsi="Times New Roman" w:cs="Times New Roman"/>
          <w:sz w:val="24"/>
          <w:szCs w:val="24"/>
        </w:rPr>
        <w:t xml:space="preserve">. Often, these cold-water habitats are seasonally exploited by cold-water fishes. Our research has focused on two such alcoves, Norwood and Blue Ruin, which frequently contain dense aggregations of coastal cutthroat trout, a fluvial cold-water fish, during peak summer conditions. While we have primarily focused on these two cold-water alcoves, we have documented cutthroat trout in all of the cold-water alcoves we have studied thus far, and many likely contain high numbers of these fish during summer. </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2020, we collected data on temperature and DO within six known cold-water alcoves on the Upper Willamette River to determine whether these habitats were vertically stratified, and to quantify whether these habitats displayed spatiotemporal variation in temperature and DO. 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w:t>
      </w:r>
      <w:r>
        <w:rPr>
          <w:rFonts w:ascii="Times New Roman" w:hAnsi="Times New Roman" w:cs="Times New Roman"/>
          <w:sz w:val="24"/>
          <w:szCs w:val="24"/>
        </w:rPr>
        <w:lastRenderedPageBreak/>
        <w:t xml:space="preserve">10-minute intervals at the surface, mid-, and bottom of the water column. Arrays were deployed in each alcove for a total of 3-4 days.  </w:t>
      </w:r>
    </w:p>
    <w:p w14:paraId="3E11C4A7" w14:textId="3DCC3EDF" w:rsidR="00C42A4C" w:rsidRPr="00735D37" w:rsidRDefault="00C42A4C" w:rsidP="00F56768">
      <w:pPr>
        <w:spacing w:line="480" w:lineRule="auto"/>
        <w:ind w:firstLine="720"/>
        <w:rPr>
          <w:rFonts w:ascii="Times New Roman" w:hAnsi="Times New Roman" w:cs="Times New Roman"/>
          <w:sz w:val="24"/>
          <w:szCs w:val="24"/>
        </w:rPr>
      </w:pPr>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Pr>
          <w:rFonts w:ascii="Times New Roman" w:hAnsi="Times New Roman" w:cs="Times New Roman"/>
          <w:sz w:val="24"/>
          <w:szCs w:val="24"/>
        </w:rPr>
        <w:t>ime period during peak summer.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del w:id="65" w:author="Barrett, Hannah" w:date="2023-12-17T12:25:00Z">
        <w:r w:rsidDel="00913CE7">
          <w:rPr>
            <w:rFonts w:ascii="Times New Roman" w:hAnsi="Times New Roman" w:cs="Times New Roman"/>
            <w:sz w:val="24"/>
            <w:szCs w:val="24"/>
          </w:rPr>
          <w:delText xml:space="preserve">We </w:delText>
        </w:r>
      </w:del>
      <w:ins w:id="66" w:author="Barrett, Hannah" w:date="2023-12-17T12:25:00Z">
        <w:r w:rsidR="00913CE7">
          <w:rPr>
            <w:rFonts w:ascii="Times New Roman" w:hAnsi="Times New Roman" w:cs="Times New Roman"/>
            <w:sz w:val="24"/>
            <w:szCs w:val="24"/>
          </w:rPr>
          <w:t xml:space="preserve">In 2021, we </w:t>
        </w:r>
      </w:ins>
      <w:r>
        <w:rPr>
          <w:rFonts w:ascii="Times New Roman" w:hAnsi="Times New Roman" w:cs="Times New Roman"/>
          <w:sz w:val="24"/>
          <w:szCs w:val="24"/>
        </w:rPr>
        <w:t>also recorded ve</w:t>
      </w:r>
      <w:r w:rsidRPr="00A80419">
        <w:rPr>
          <w:rFonts w:ascii="Times New Roman" w:hAnsi="Times New Roman" w:cs="Times New Roman"/>
          <w:sz w:val="24"/>
          <w:szCs w:val="24"/>
        </w:rPr>
        <w:t xml:space="preserve">rtical profiles of </w:t>
      </w:r>
      <w:r>
        <w:rPr>
          <w:rFonts w:ascii="Times New Roman" w:hAnsi="Times New Roman" w:cs="Times New Roman"/>
          <w:sz w:val="24"/>
          <w:szCs w:val="24"/>
        </w:rPr>
        <w:t xml:space="preserve"> temperature and DO</w:t>
      </w:r>
      <w:r w:rsidRPr="00A80419">
        <w:rPr>
          <w:rFonts w:ascii="Times New Roman" w:hAnsi="Times New Roman" w:cs="Times New Roman"/>
          <w:sz w:val="24"/>
          <w:szCs w:val="24"/>
        </w:rPr>
        <w:t xml:space="preserve"> </w:t>
      </w:r>
      <w:del w:id="67" w:author="Barrett, Hannah" w:date="2023-12-17T12:24:00Z">
        <w:r w:rsidDel="00913CE7">
          <w:rPr>
            <w:rFonts w:ascii="Times New Roman" w:hAnsi="Times New Roman" w:cs="Times New Roman"/>
            <w:sz w:val="24"/>
            <w:szCs w:val="24"/>
          </w:rPr>
          <w:delText>at</w:delText>
        </w:r>
        <w:r w:rsidRPr="00A80419" w:rsidDel="00913CE7">
          <w:rPr>
            <w:rFonts w:ascii="Times New Roman" w:hAnsi="Times New Roman" w:cs="Times New Roman"/>
            <w:sz w:val="24"/>
            <w:szCs w:val="24"/>
          </w:rPr>
          <w:delText xml:space="preserve"> Blue Ruin alcove </w:delText>
        </w:r>
      </w:del>
      <w:del w:id="68" w:author="Barrett, Hannah" w:date="2023-12-17T12:25:00Z">
        <w:r w:rsidRPr="00A80419" w:rsidDel="00913CE7">
          <w:rPr>
            <w:rFonts w:ascii="Times New Roman" w:hAnsi="Times New Roman" w:cs="Times New Roman"/>
            <w:sz w:val="24"/>
            <w:szCs w:val="24"/>
          </w:rPr>
          <w:delText xml:space="preserve">in 2021 </w:delText>
        </w:r>
      </w:del>
      <w:r w:rsidRPr="00A80419">
        <w:rPr>
          <w:rFonts w:ascii="Times New Roman" w:hAnsi="Times New Roman" w:cs="Times New Roman"/>
          <w:sz w:val="24"/>
          <w:szCs w:val="24"/>
        </w:rPr>
        <w:t xml:space="preserve">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and peak oxygen periods</w:t>
      </w:r>
      <w:ins w:id="69" w:author="Barrett, Hannah" w:date="2023-12-17T12:36:00Z">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ins>
      <w:ins w:id="70" w:author="Barrett, Hannah" w:date="2023-12-17T12:37:00Z">
        <w:r w:rsidR="00D059F0">
          <w:rPr>
            <w:rFonts w:ascii="Times New Roman" w:hAnsi="Times New Roman" w:cs="Times New Roman"/>
            <w:sz w:val="24"/>
            <w:szCs w:val="24"/>
          </w:rPr>
          <w:t>’</w:t>
        </w:r>
      </w:ins>
      <w:ins w:id="71" w:author="Barrett, Hannah" w:date="2023-12-17T12:36:00Z">
        <w:r w:rsidR="00D059F0" w:rsidRPr="00795A38">
          <w:rPr>
            <w:rFonts w:ascii="Times New Roman" w:hAnsi="Times New Roman" w:cs="Times New Roman"/>
            <w:sz w:val="24"/>
            <w:szCs w:val="24"/>
          </w:rPr>
          <w:t>.</w:t>
        </w:r>
      </w:ins>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7FBF80E7" w14:textId="77777777" w:rsidR="00913CE7" w:rsidRDefault="00913CE7" w:rsidP="00913CE7">
      <w:pPr>
        <w:spacing w:line="480" w:lineRule="auto"/>
        <w:ind w:firstLine="720"/>
        <w:rPr>
          <w:ins w:id="72" w:author="Barrett, Hannah" w:date="2023-12-17T12:27:00Z"/>
          <w:rFonts w:ascii="Times New Roman" w:hAnsi="Times New Roman" w:cs="Times New Roman"/>
          <w:sz w:val="24"/>
          <w:szCs w:val="24"/>
        </w:rPr>
      </w:pPr>
      <w:ins w:id="73" w:author="Barrett, Hannah" w:date="2023-12-17T12:27:00Z">
        <w:r>
          <w:rPr>
            <w:rFonts w:ascii="Times New Roman" w:hAnsi="Times New Roman" w:cs="Times New Roman"/>
            <w:sz w:val="24"/>
            <w:szCs w:val="24"/>
          </w:rPr>
          <w:t xml:space="preserve">Currently, depth sensing tags lack adequate resolution to accurately determine fish depth selection in shallow environments. This led us to develop a study where we used externally mounted temperature recording iButtons, coupled with temporally continuous recordings of temperature and oxygen at known depths, in order to calculate fish depth over time. </w:t>
        </w:r>
        <w:r w:rsidRPr="000F558D">
          <w:rPr>
            <w:rFonts w:ascii="Times New Roman" w:hAnsi="Times New Roman" w:cs="Times New Roman"/>
            <w:sz w:val="24"/>
            <w:szCs w:val="24"/>
          </w:rPr>
          <w:t xml:space="preserve">Internal radio tags or iButtons estimate body temperature, which will reflect the temporal integration of habitat use (Pepino et al. 2015). For this study we used external tags so we could get point </w:t>
        </w:r>
        <w:r w:rsidRPr="000F558D">
          <w:rPr>
            <w:rFonts w:ascii="Times New Roman" w:hAnsi="Times New Roman" w:cs="Times New Roman"/>
            <w:sz w:val="24"/>
            <w:szCs w:val="24"/>
          </w:rPr>
          <w:lastRenderedPageBreak/>
          <w:t>measurements in time with the fish’s thermal environment</w:t>
        </w:r>
        <w:r>
          <w:rPr>
            <w:rFonts w:ascii="Times New Roman" w:hAnsi="Times New Roman" w:cs="Times New Roman"/>
            <w:sz w:val="24"/>
            <w:szCs w:val="24"/>
          </w:rPr>
          <w:t>, and constrained them to a known area so we could use vertical temperature-DO profiles to determine fish depth. V</w:t>
        </w:r>
        <w:r w:rsidRPr="000F558D">
          <w:rPr>
            <w:rFonts w:ascii="Times New Roman" w:hAnsi="Times New Roman" w:cs="Times New Roman"/>
            <w:sz w:val="24"/>
            <w:szCs w:val="24"/>
          </w:rPr>
          <w:t xml:space="preserve">ertical heterogeneity varies within </w:t>
        </w:r>
        <w:r>
          <w:rPr>
            <w:rFonts w:ascii="Times New Roman" w:hAnsi="Times New Roman" w:cs="Times New Roman"/>
            <w:sz w:val="24"/>
            <w:szCs w:val="24"/>
          </w:rPr>
          <w:t xml:space="preserve">an </w:t>
        </w:r>
        <w:r w:rsidRPr="000F558D">
          <w:rPr>
            <w:rFonts w:ascii="Times New Roman" w:hAnsi="Times New Roman" w:cs="Times New Roman"/>
            <w:sz w:val="24"/>
            <w:szCs w:val="24"/>
          </w:rPr>
          <w:t xml:space="preserve">alcove, and fish may be able to move laterally to sample different habitats and experience different </w:t>
        </w:r>
        <w:r>
          <w:rPr>
            <w:rFonts w:ascii="Times New Roman" w:hAnsi="Times New Roman" w:cs="Times New Roman"/>
            <w:sz w:val="24"/>
            <w:szCs w:val="24"/>
          </w:rPr>
          <w:t>temperature</w:t>
        </w:r>
        <w:r w:rsidRPr="000F558D">
          <w:rPr>
            <w:rFonts w:ascii="Times New Roman" w:hAnsi="Times New Roman" w:cs="Times New Roman"/>
            <w:sz w:val="24"/>
            <w:szCs w:val="24"/>
          </w:rPr>
          <w:t>-DO combos</w:t>
        </w:r>
        <w:r>
          <w:rPr>
            <w:rFonts w:ascii="Times New Roman" w:hAnsi="Times New Roman" w:cs="Times New Roman"/>
            <w:sz w:val="24"/>
            <w:szCs w:val="24"/>
          </w:rPr>
          <w:t>.</w:t>
        </w:r>
        <w:r w:rsidRPr="00371E66">
          <w:rPr>
            <w:rFonts w:ascii="Times New Roman" w:hAnsi="Times New Roman" w:cs="Times New Roman"/>
            <w:sz w:val="24"/>
            <w:szCs w:val="24"/>
          </w:rPr>
          <w:t xml:space="preserve"> </w:t>
        </w:r>
        <w:r w:rsidRPr="00622257">
          <w:rPr>
            <w:rFonts w:ascii="Times New Roman" w:hAnsi="Times New Roman" w:cs="Times New Roman"/>
            <w:sz w:val="24"/>
            <w:szCs w:val="24"/>
          </w:rPr>
          <w:t xml:space="preserve">However, we have found that the regions within these habitats that contain cool water also consistently have low DO, and these cool and low DO regions frequently contain dense </w:t>
        </w:r>
        <w:r w:rsidRPr="00371E66">
          <w:rPr>
            <w:rFonts w:ascii="Times New Roman" w:hAnsi="Times New Roman" w:cs="Times New Roman"/>
            <w:sz w:val="24"/>
            <w:szCs w:val="24"/>
          </w:rPr>
          <w:t xml:space="preserve">aggregations of cold water fish. </w:t>
        </w:r>
        <w:r>
          <w:rPr>
            <w:rFonts w:ascii="Times New Roman" w:hAnsi="Times New Roman" w:cs="Times New Roman"/>
            <w:sz w:val="24"/>
            <w:szCs w:val="24"/>
          </w:rPr>
          <w:t xml:space="preserve">Our study was designed to quantify movement patterns of fish that are holding in these cool areas and trying to minimize energetic costs via thermoregulation, rather than focusing on lateral movements to areas with higher DO and warmer temperatures. </w:t>
        </w:r>
      </w:ins>
    </w:p>
    <w:p w14:paraId="78DD5E96" w14:textId="6641B8F3"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w:t>
      </w:r>
      <w:r>
        <w:rPr>
          <w:rFonts w:ascii="Times New Roman" w:hAnsi="Times New Roman" w:cs="Times New Roman"/>
          <w:sz w:val="24"/>
          <w:szCs w:val="24"/>
        </w:rPr>
        <w:t xml:space="preserve"> </w:t>
      </w:r>
      <w:r w:rsidRPr="002703D6">
        <w:rPr>
          <w:rFonts w:ascii="Times New Roman" w:hAnsi="Times New Roman" w:cs="Times New Roman"/>
          <w:sz w:val="24"/>
          <w:szCs w:val="24"/>
        </w:rPr>
        <w:t>0.5°C). iButtons were modified to reduce weight following methods outlined by Lovegrove (2009)</w:t>
      </w:r>
      <w:r>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Pr>
          <w:rFonts w:ascii="Times New Roman" w:hAnsi="Times New Roman" w:cs="Times New Roman"/>
          <w:sz w:val="24"/>
          <w:szCs w:val="24"/>
        </w:rPr>
        <w:t>he disk’s outer margin</w:t>
      </w:r>
      <w:r w:rsidRPr="002703D6">
        <w:rPr>
          <w:rFonts w:ascii="Times New Roman" w:hAnsi="Times New Roman" w:cs="Times New Roman"/>
          <w:sz w:val="24"/>
          <w:szCs w:val="24"/>
        </w:rPr>
        <w:t>, which were used to suture the mounted iButton to each fish through the</w:t>
      </w:r>
      <w:r>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Pr>
          <w:rFonts w:ascii="Times New Roman" w:hAnsi="Times New Roman" w:cs="Times New Roman"/>
          <w:sz w:val="24"/>
          <w:szCs w:val="24"/>
        </w:rPr>
        <w:t xml:space="preserve"> (recent work shows that a 2% tag-burden is arbitrary and overly conservative; Brownscombe et al. 2019)</w:t>
      </w:r>
      <w:r w:rsidRPr="002703D6">
        <w:rPr>
          <w:rFonts w:ascii="Times New Roman" w:hAnsi="Times New Roman" w:cs="Times New Roman"/>
          <w:sz w:val="24"/>
          <w:szCs w:val="24"/>
        </w:rPr>
        <w:t>.</w:t>
      </w:r>
    </w:p>
    <w:p w14:paraId="5F82990D" w14:textId="77777777"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This was only feasible in shallower parts of </w:t>
      </w:r>
      <w:r>
        <w:rPr>
          <w:rFonts w:ascii="Times New Roman" w:hAnsi="Times New Roman" w:cs="Times New Roman"/>
          <w:sz w:val="24"/>
          <w:szCs w:val="24"/>
        </w:rPr>
        <w:t>each</w:t>
      </w:r>
      <w:r w:rsidRPr="002703D6">
        <w:rPr>
          <w:rFonts w:ascii="Times New Roman" w:hAnsi="Times New Roman" w:cs="Times New Roman"/>
          <w:sz w:val="24"/>
          <w:szCs w:val="24"/>
        </w:rPr>
        <w:t xml:space="preserve"> alcove (~1.8-2.5m) where we had previously visually observed fish throughout the day and at dawn during the oxygen minimum</w:t>
      </w:r>
      <w:r>
        <w:rPr>
          <w:rFonts w:ascii="Times New Roman" w:hAnsi="Times New Roman" w:cs="Times New Roman"/>
          <w:sz w:val="24"/>
          <w:szCs w:val="24"/>
        </w:rPr>
        <w:t>.</w:t>
      </w:r>
      <w:r w:rsidRPr="002703D6">
        <w:rPr>
          <w:rFonts w:ascii="Times New Roman" w:hAnsi="Times New Roman" w:cs="Times New Roman"/>
          <w:sz w:val="24"/>
          <w:szCs w:val="24"/>
        </w:rPr>
        <w:t xml:space="preserve"> </w:t>
      </w:r>
      <w:r w:rsidRPr="002703D6">
        <w:rPr>
          <w:rFonts w:ascii="Times New Roman" w:hAnsi="Times New Roman" w:cs="Times New Roman"/>
          <w:sz w:val="24"/>
          <w:szCs w:val="24"/>
        </w:rPr>
        <w:lastRenderedPageBreak/>
        <w:t xml:space="preserve">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3743B110"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tagged a total of 11-</w:t>
      </w:r>
      <w:r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Salmo salar</w:t>
      </w:r>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r w:rsidRPr="002703D6">
        <w:rPr>
          <w:rFonts w:ascii="Times New Roman" w:hAnsi="Times New Roman" w:cs="Times New Roman"/>
          <w:sz w:val="24"/>
          <w:szCs w:val="24"/>
        </w:rPr>
        <w:t>(Turnbull et al. 2005).</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iButtons recovered from Blue Ruin were corrupted. </w:t>
      </w:r>
    </w:p>
    <w:p w14:paraId="7C32FE84" w14:textId="77777777" w:rsidR="00913CE7" w:rsidRDefault="00C42A4C">
      <w:pPr>
        <w:spacing w:line="480" w:lineRule="auto"/>
        <w:ind w:firstLine="720"/>
        <w:rPr>
          <w:ins w:id="74" w:author="Barrett, Hannah" w:date="2023-12-17T12:30:00Z"/>
          <w:rFonts w:ascii="Times New Roman" w:hAnsi="Times New Roman" w:cs="Times New Roman"/>
          <w:sz w:val="24"/>
          <w:szCs w:val="24"/>
        </w:rPr>
        <w:pPrChange w:id="75" w:author="Barrett, Hannah" w:date="2023-12-12T12:33:00Z">
          <w:pPr>
            <w:spacing w:line="480" w:lineRule="auto"/>
          </w:pPr>
        </w:pPrChange>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 xml:space="preserve">(MiniDOT®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lastRenderedPageBreak/>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76"/>
      <w:r w:rsidRPr="002703D6">
        <w:rPr>
          <w:rFonts w:ascii="Times New Roman" w:hAnsi="Times New Roman" w:cs="Times New Roman"/>
          <w:sz w:val="24"/>
          <w:szCs w:val="24"/>
        </w:rPr>
        <w:t>surface</w:t>
      </w:r>
      <w:commentRangeEnd w:id="76"/>
      <w:r>
        <w:rPr>
          <w:rStyle w:val="CommentReference"/>
        </w:rPr>
        <w:commentReference w:id="76"/>
      </w:r>
      <w:r w:rsidRPr="002703D6">
        <w:rPr>
          <w:rFonts w:ascii="Times New Roman" w:hAnsi="Times New Roman" w:cs="Times New Roman"/>
          <w:sz w:val="24"/>
          <w:szCs w:val="24"/>
        </w:rPr>
        <w:t xml:space="preserv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Net pens were cleared of any debris or buildup twice weekly, but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Quantifying variation in temperature and oxygen</w:t>
      </w:r>
    </w:p>
    <w:p w14:paraId="502BA0B4"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First, we reviewed data from the logger arrays to remove any outliers. We then pooled all array data from the summers of 2020 and 2021. Across all alcoves, we roughly determined the best overlapping two-hour windows of minimum and maximum DO; ~6:00-8:00 and ~18:00-20:00 respectively.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38B621EA" w14:textId="56380928" w:rsidR="00C42A4C" w:rsidRDefault="00C42A4C"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used the temperature and oxygen data from the 2021 </w:t>
      </w:r>
      <w:r w:rsidR="00811080">
        <w:rPr>
          <w:rFonts w:ascii="Times New Roman" w:hAnsi="Times New Roman" w:cs="Times New Roman"/>
          <w:sz w:val="24"/>
          <w:szCs w:val="24"/>
        </w:rPr>
        <w:t>Norwood</w:t>
      </w:r>
      <w:r>
        <w:rPr>
          <w:rFonts w:ascii="Times New Roman" w:hAnsi="Times New Roman" w:cs="Times New Roman"/>
          <w:sz w:val="24"/>
          <w:szCs w:val="24"/>
        </w:rPr>
        <w:t xml:space="preserve"> net pen array to simulate how hypothesized fish depth should change over a 24-</w:t>
      </w:r>
      <w:r w:rsidRPr="00334360">
        <w:rPr>
          <w:rFonts w:ascii="Times New Roman" w:hAnsi="Times New Roman" w:cs="Times New Roman"/>
          <w:sz w:val="24"/>
          <w:szCs w:val="24"/>
        </w:rPr>
        <w:t>hour cycle under three different strategies</w:t>
      </w:r>
      <w:r>
        <w:rPr>
          <w:rFonts w:ascii="Times New Roman" w:hAnsi="Times New Roman" w:cs="Times New Roman"/>
          <w:sz w:val="24"/>
          <w:szCs w:val="24"/>
        </w:rPr>
        <w:t>; a fish that tracks preferred dissolved oxygen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a fish that tracks preferred temperature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and a fish that tracks both temperature and oxygen concurrently (TDO</w:t>
      </w:r>
      <w:r w:rsidRPr="00A57C90">
        <w:rPr>
          <w:rFonts w:ascii="Times New Roman" w:hAnsi="Times New Roman" w:cs="Times New Roman"/>
          <w:sz w:val="24"/>
          <w:szCs w:val="24"/>
          <w:vertAlign w:val="subscript"/>
        </w:rPr>
        <w:t>opt</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w:t>
      </w:r>
      <w:r w:rsidR="00811080">
        <w:rPr>
          <w:rFonts w:ascii="Times New Roman" w:hAnsi="Times New Roman" w:cs="Times New Roman"/>
          <w:sz w:val="24"/>
          <w:szCs w:val="24"/>
        </w:rPr>
        <w:t xml:space="preserve">1m </w:t>
      </w:r>
      <w:r>
        <w:rPr>
          <w:rFonts w:ascii="Times New Roman" w:hAnsi="Times New Roman" w:cs="Times New Roman"/>
          <w:sz w:val="24"/>
          <w:szCs w:val="24"/>
        </w:rPr>
        <w:t>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p>
    <w:p w14:paraId="3E3FE90C" w14:textId="4F663F50" w:rsidR="00C42A4C" w:rsidRPr="005068C0" w:rsidRDefault="00C42A4C" w:rsidP="00C42A4C">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TE=(</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34DC3F70" w14:textId="07B57403" w:rsidR="00C42A4C" w:rsidRDefault="00C42A4C" w:rsidP="00C42A4C">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TE</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 bounding sensors. This same equation was used to estimate DO per each depth, using oxygen recorded at the bounding sensors rather than temperature. </w:t>
      </w:r>
    </w:p>
    <w:p w14:paraId="007A6982" w14:textId="4B5B08E9"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produce simulated responses to these habitat conditions, we first created habitat indices for the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xml:space="preserve"> and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xml:space="preserve"> strategies, our approach loosely follows methods detailed in Sullivan et al. (2003).</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w:t>
      </w:r>
      <w:commentRangeStart w:id="77"/>
      <w:commentRangeStart w:id="78"/>
      <w:r>
        <w:rPr>
          <w:rFonts w:ascii="Times New Roman" w:hAnsi="Times New Roman" w:cs="Times New Roman"/>
          <w:sz w:val="24"/>
          <w:szCs w:val="24"/>
        </w:rPr>
        <w:t>). We then used linear regression to calculate the slope and intercept values between these two indices in order to determine the index values for the full range of temperature and oxygen</w:t>
      </w:r>
      <w:del w:id="79" w:author="Barrett, Hannah" w:date="2023-12-17T12:32:00Z">
        <w:r w:rsidDel="00913CE7">
          <w:rPr>
            <w:rFonts w:ascii="Times New Roman" w:hAnsi="Times New Roman" w:cs="Times New Roman"/>
            <w:sz w:val="24"/>
            <w:szCs w:val="24"/>
          </w:rPr>
          <w:delText xml:space="preserve"> values</w:delText>
        </w:r>
      </w:del>
      <w:r>
        <w:rPr>
          <w:rFonts w:ascii="Times New Roman" w:hAnsi="Times New Roman" w:cs="Times New Roman"/>
          <w:sz w:val="24"/>
          <w:szCs w:val="24"/>
        </w:rPr>
        <w:t xml:space="preserve"> recorded over this </w:t>
      </w:r>
      <w:commentRangeEnd w:id="77"/>
      <w:r>
        <w:rPr>
          <w:rStyle w:val="CommentReference"/>
        </w:rPr>
        <w:commentReference w:id="77"/>
      </w:r>
      <w:commentRangeEnd w:id="78"/>
      <w:r>
        <w:rPr>
          <w:rStyle w:val="CommentReference"/>
        </w:rPr>
        <w:commentReference w:id="78"/>
      </w:r>
      <w:r>
        <w:rPr>
          <w:rFonts w:ascii="Times New Roman" w:hAnsi="Times New Roman" w:cs="Times New Roman"/>
          <w:sz w:val="24"/>
          <w:szCs w:val="24"/>
        </w:rPr>
        <w:t>24-hour timeframe.</w:t>
      </w:r>
    </w:p>
    <w:p w14:paraId="732E4E14" w14:textId="7155D223"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then combined the temperature and oxygen </w:t>
      </w:r>
      <w:del w:id="80" w:author="Barrett, Hannah" w:date="2023-12-17T12:32:00Z">
        <w:r w:rsidDel="00913CE7">
          <w:rPr>
            <w:rFonts w:ascii="Times New Roman" w:hAnsi="Times New Roman" w:cs="Times New Roman"/>
            <w:sz w:val="24"/>
            <w:szCs w:val="24"/>
          </w:rPr>
          <w:delText xml:space="preserve">factors </w:delText>
        </w:r>
      </w:del>
      <w:ins w:id="81" w:author="Barrett, Hannah" w:date="2023-12-17T12:32:00Z">
        <w:r w:rsidR="00913CE7">
          <w:rPr>
            <w:rFonts w:ascii="Times New Roman" w:hAnsi="Times New Roman" w:cs="Times New Roman"/>
            <w:sz w:val="24"/>
            <w:szCs w:val="24"/>
          </w:rPr>
          <w:t xml:space="preserve">indices </w:t>
        </w:r>
      </w:ins>
      <w:r>
        <w:rPr>
          <w:rFonts w:ascii="Times New Roman" w:hAnsi="Times New Roman" w:cs="Times New Roman"/>
          <w:sz w:val="24"/>
          <w:szCs w:val="24"/>
        </w:rPr>
        <w:t>into a TDO</w:t>
      </w:r>
      <w:r w:rsidRPr="00F86B12">
        <w:rPr>
          <w:rFonts w:ascii="Times New Roman" w:hAnsi="Times New Roman" w:cs="Times New Roman"/>
          <w:sz w:val="24"/>
          <w:szCs w:val="24"/>
          <w:vertAlign w:val="subscript"/>
        </w:rPr>
        <w:t>opt</w:t>
      </w:r>
      <w:r>
        <w:rPr>
          <w:rFonts w:ascii="Times New Roman" w:hAnsi="Times New Roman" w:cs="Times New Roman"/>
          <w:sz w:val="24"/>
          <w:szCs w:val="24"/>
        </w:rPr>
        <w:t xml:space="preserve"> index that weighted these two variables equally using the equation:</w:t>
      </w:r>
    </w:p>
    <w:p w14:paraId="52765BC3" w14:textId="7EC3D61D"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57AEC354"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time period. For each strategy, we determined the highest index value at each time step and found its correlated depth. We then plotted these depths, per strategy, over a 24-hour timeframe. </w:t>
      </w:r>
    </w:p>
    <w:p w14:paraId="668861F4" w14:textId="004D79C5" w:rsidR="00811080" w:rsidRPr="00334360" w:rsidRDefault="00811080"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Next, we ran this simulation across the 7-day study window</w:t>
      </w:r>
      <w:r w:rsidR="00A51219">
        <w:rPr>
          <w:rFonts w:ascii="Times New Roman" w:hAnsi="Times New Roman" w:cs="Times New Roman"/>
          <w:sz w:val="24"/>
          <w:szCs w:val="24"/>
        </w:rPr>
        <w:t xml:space="preserve"> for our captive fish. Here we performed two separate analyses using the net pen array data from both cold water alcoves. </w:t>
      </w:r>
      <w:r>
        <w:rPr>
          <w:rFonts w:ascii="Times New Roman" w:hAnsi="Times New Roman" w:cs="Times New Roman"/>
          <w:sz w:val="24"/>
          <w:szCs w:val="24"/>
        </w:rPr>
        <w:t>We once again interpolated between logger depths to create a more fine-resolution prediction of temperature and DO across the full depth of the water column. Two of the temperature-DO loggers at the Blue Ruin site-4 net pen array (loggers at 1.55m and 0.5m depth) became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t>
      </w:r>
      <w:r w:rsidR="007A2E0B">
        <w:rPr>
          <w:rFonts w:ascii="Times New Roman" w:hAnsi="Times New Roman" w:cs="Times New Roman"/>
          <w:sz w:val="24"/>
          <w:szCs w:val="24"/>
        </w:rPr>
        <w:t>We also used these data</w:t>
      </w:r>
      <w:r>
        <w:rPr>
          <w:rFonts w:ascii="Times New Roman" w:hAnsi="Times New Roman" w:cs="Times New Roman"/>
          <w:sz w:val="24"/>
          <w:szCs w:val="24"/>
        </w:rPr>
        <w:t xml:space="preserve"> to determine the </w:t>
      </w:r>
      <w:r>
        <w:rPr>
          <w:rFonts w:ascii="Times New Roman" w:hAnsi="Times New Roman" w:cs="Times New Roman"/>
          <w:sz w:val="24"/>
          <w:szCs w:val="24"/>
        </w:rPr>
        <w:lastRenderedPageBreak/>
        <w:t xml:space="preserve">maximum daily temperature and minimum daily DO encountered by simulated fish under </w:t>
      </w:r>
      <w:r w:rsidR="007A1134">
        <w:rPr>
          <w:rFonts w:ascii="Times New Roman" w:hAnsi="Times New Roman" w:cs="Times New Roman"/>
          <w:sz w:val="24"/>
          <w:szCs w:val="24"/>
        </w:rPr>
        <w:t xml:space="preserve">the </w:t>
      </w:r>
      <w:r>
        <w:rPr>
          <w:rFonts w:ascii="Times New Roman" w:hAnsi="Times New Roman" w:cs="Times New Roman"/>
          <w:sz w:val="24"/>
          <w:szCs w:val="24"/>
        </w:rPr>
        <w:t xml:space="preserve">three different </w:t>
      </w:r>
      <w:r w:rsidR="007A1134">
        <w:rPr>
          <w:rFonts w:ascii="Times New Roman" w:hAnsi="Times New Roman" w:cs="Times New Roman"/>
          <w:sz w:val="24"/>
          <w:szCs w:val="24"/>
        </w:rPr>
        <w:t xml:space="preserve">behavioral </w:t>
      </w:r>
      <w:r>
        <w:rPr>
          <w:rFonts w:ascii="Times New Roman" w:hAnsi="Times New Roman" w:cs="Times New Roman"/>
          <w:sz w:val="24"/>
          <w:szCs w:val="24"/>
        </w:rPr>
        <w:t>strategies</w:t>
      </w:r>
      <w:r w:rsidR="00F8728F">
        <w:rPr>
          <w:rFonts w:ascii="Times New Roman" w:hAnsi="Times New Roman" w:cs="Times New Roman"/>
          <w:sz w:val="24"/>
          <w:szCs w:val="24"/>
        </w:rPr>
        <w:t>, which we plotted using boxplots</w:t>
      </w:r>
      <w:r>
        <w:rPr>
          <w:rFonts w:ascii="Times New Roman" w:hAnsi="Times New Roman" w:cs="Times New Roman"/>
          <w:sz w:val="24"/>
          <w:szCs w:val="24"/>
        </w:rPr>
        <w:t>.</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77777777" w:rsidR="00D059F0" w:rsidRDefault="00C42A4C" w:rsidP="00D059F0">
      <w:pPr>
        <w:spacing w:line="480" w:lineRule="auto"/>
        <w:ind w:firstLine="720"/>
        <w:rPr>
          <w:ins w:id="82" w:author="Barrett, Hannah" w:date="2023-12-17T12:37:00Z"/>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Pr="00AD001A">
        <w:rPr>
          <w:rFonts w:ascii="Times New Roman" w:hAnsi="Times New Roman" w:cs="Times New Roman"/>
          <w:i/>
          <w:sz w:val="24"/>
          <w:szCs w:val="24"/>
        </w:rPr>
        <w:t>in review</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ins w:id="83" w:author="Barrett, Hannah" w:date="2023-12-17T12:37:00Z">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(Jepsen et al. 2001).  </w:t>
        </w:r>
      </w:ins>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2397ADED"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the two-hour periods of lowest and highest DO in Blue Ruin and Norwood alcoves</w:t>
      </w:r>
      <w:r w:rsidR="00AD001A">
        <w:rPr>
          <w:rFonts w:ascii="Times New Roman" w:hAnsi="Times New Roman" w:cs="Times New Roman"/>
          <w:sz w:val="24"/>
          <w:szCs w:val="24"/>
        </w:rPr>
        <w:t>,</w:t>
      </w:r>
      <w:r>
        <w:rPr>
          <w:rFonts w:ascii="Times New Roman" w:hAnsi="Times New Roman" w:cs="Times New Roman"/>
          <w:sz w:val="24"/>
          <w:szCs w:val="24"/>
        </w:rPr>
        <w:t xml:space="preserve"> and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w:t>
      </w:r>
      <w:r>
        <w:rPr>
          <w:rFonts w:ascii="Times New Roman" w:hAnsi="Times New Roman" w:cs="Times New Roman"/>
          <w:sz w:val="24"/>
          <w:szCs w:val="24"/>
        </w:rPr>
        <w:lastRenderedPageBreak/>
        <w:t>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Manly et al. (2002)</w:t>
      </w:r>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w:commentRangeStart w:id="84"/>
          <w:commentRangeEnd w:id="84"/>
          <m:r>
            <m:rPr>
              <m:sty m:val="p"/>
            </m:rPr>
            <w:rPr>
              <w:rStyle w:val="CommentReference"/>
            </w:rPr>
            <w:commentReference w:id="84"/>
          </m:r>
          <m:r>
            <m:rPr>
              <m:sty m:val="p"/>
            </m:rPr>
            <w:rPr>
              <w:rFonts w:ascii="Times New Roman" w:eastAsiaTheme="minorEastAsia" w:hAnsi="Times New Roman" w:cs="Times New Roman"/>
              <w:sz w:val="24"/>
              <w:szCs w:val="24"/>
            </w:rPr>
            <w:br/>
          </m:r>
        </m:oMath>
      </m:oMathPara>
    </w:p>
    <w:p w14:paraId="3CBA4DBB" w14:textId="1F02ADDD"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Models were fit using the mgcv package (</w:t>
      </w:r>
      <w:r w:rsidR="00D137F0">
        <w:rPr>
          <w:rFonts w:ascii="Times New Roman" w:hAnsi="Times New Roman" w:cs="Times New Roman"/>
          <w:sz w:val="24"/>
          <w:szCs w:val="24"/>
        </w:rPr>
        <w:t xml:space="preserve">Wood 2023) using REML estimated smoothing parameters (Wood 2004). </w:t>
      </w:r>
    </w:p>
    <w:p w14:paraId="12C5CCF2" w14:textId="171ADEB0"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r w:rsidR="007A1134">
        <w:rPr>
          <w:rFonts w:ascii="Times New Roman" w:hAnsi="Times New Roman" w:cs="Times New Roman"/>
          <w:color w:val="000000"/>
          <w:sz w:val="24"/>
          <w:szCs w:val="24"/>
        </w:rPr>
        <w:t xml:space="preserve">US EPA </w:t>
      </w:r>
      <w:r w:rsidR="007A1134" w:rsidRPr="003B688B">
        <w:rPr>
          <w:rFonts w:ascii="Times New Roman" w:hAnsi="Times New Roman" w:cs="Times New Roman"/>
          <w:color w:val="000000"/>
          <w:sz w:val="24"/>
          <w:szCs w:val="24"/>
        </w:rPr>
        <w:t>1986</w:t>
      </w:r>
      <w:r w:rsidR="0012206B" w:rsidRPr="0012206B">
        <w:rPr>
          <w:rFonts w:ascii="Times New Roman" w:hAnsi="Times New Roman" w:cs="Times New Roman"/>
          <w:sz w:val="24"/>
          <w:szCs w:val="24"/>
        </w:rPr>
        <w:t>)</w:t>
      </w:r>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ins w:id="85" w:author="Barrett, Hannah" w:date="2023-11-19T13:04:00Z">
        <w:r w:rsidR="0020159F">
          <w:rPr>
            <w:rFonts w:ascii="Times New Roman" w:hAnsi="Times New Roman" w:cs="Times New Roman"/>
            <w:sz w:val="24"/>
            <w:szCs w:val="24"/>
          </w:rPr>
          <w:t xml:space="preserve"> </w:t>
        </w:r>
      </w:ins>
      <w:r w:rsidR="0020159F">
        <w:rPr>
          <w:rFonts w:ascii="Times New Roman" w:hAnsi="Times New Roman" w:cs="Times New Roman"/>
          <w:sz w:val="24"/>
          <w:szCs w:val="24"/>
        </w:rPr>
        <w:t>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Vertical and diel variation in temperature and </w:t>
      </w:r>
      <w:commentRangeStart w:id="86"/>
      <w:r>
        <w:rPr>
          <w:rFonts w:ascii="Times New Roman" w:hAnsi="Times New Roman" w:cs="Times New Roman"/>
          <w:i/>
          <w:sz w:val="24"/>
          <w:szCs w:val="24"/>
        </w:rPr>
        <w:t>DO</w:t>
      </w:r>
      <w:commentRangeEnd w:id="86"/>
      <w:r w:rsidR="00A77F12">
        <w:rPr>
          <w:rStyle w:val="CommentReference"/>
        </w:rPr>
        <w:commentReference w:id="86"/>
      </w:r>
    </w:p>
    <w:p w14:paraId="6675887E" w14:textId="0A4B9AEB"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AE6379">
        <w:rPr>
          <w:rFonts w:ascii="Times New Roman" w:hAnsi="Times New Roman" w:cs="Times New Roman"/>
          <w:sz w:val="24"/>
          <w:szCs w:val="24"/>
        </w:rPr>
        <w:t xml:space="preserve">hyporheic 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 xml:space="preserve">surface water </w:t>
      </w:r>
      <w:r w:rsidR="00F72293">
        <w:rPr>
          <w:rFonts w:ascii="Times New Roman" w:hAnsi="Times New Roman" w:cs="Times New Roman"/>
          <w:sz w:val="24"/>
          <w:szCs w:val="24"/>
        </w:rPr>
        <w:lastRenderedPageBreak/>
        <w:t>temperatures re</w:t>
      </w:r>
      <w:r w:rsidR="00AE6379">
        <w:rPr>
          <w:rFonts w:ascii="Times New Roman" w:hAnsi="Times New Roman" w:cs="Times New Roman"/>
          <w:sz w:val="24"/>
          <w:szCs w:val="24"/>
        </w:rPr>
        <w:t>ached levels similar to 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2E6ADE">
        <w:rPr>
          <w:rFonts w:ascii="Times New Roman" w:hAnsi="Times New Roman" w:cs="Times New Roman"/>
          <w:sz w:val="24"/>
          <w:szCs w:val="24"/>
        </w:rPr>
        <w:t>The v</w:t>
      </w:r>
      <w:r w:rsidR="00C959C5">
        <w:rPr>
          <w:rFonts w:ascii="Times New Roman" w:hAnsi="Times New Roman" w:cs="Times New Roman"/>
          <w:sz w:val="24"/>
          <w:szCs w:val="24"/>
        </w:rPr>
        <w:t xml:space="preserve">ertical stratification of oxygen varied between sites. At night, </w:t>
      </w:r>
      <w:r w:rsidR="002E6ADE">
        <w:rPr>
          <w:rFonts w:ascii="Times New Roman" w:hAnsi="Times New Roman" w:cs="Times New Roman"/>
          <w:sz w:val="24"/>
          <w:szCs w:val="24"/>
        </w:rPr>
        <w:t xml:space="preserve">vertical profiles of </w:t>
      </w:r>
      <w:r w:rsidR="003C39B2">
        <w:rPr>
          <w:rFonts w:ascii="Times New Roman" w:hAnsi="Times New Roman" w:cs="Times New Roman"/>
          <w:sz w:val="24"/>
          <w:szCs w:val="24"/>
        </w:rPr>
        <w:t>DO in Blue R</w:t>
      </w:r>
      <w:r w:rsidR="00C959C5">
        <w:rPr>
          <w:rFonts w:ascii="Times New Roman" w:hAnsi="Times New Roman" w:cs="Times New Roman"/>
          <w:sz w:val="24"/>
          <w:szCs w:val="24"/>
        </w:rPr>
        <w:t>uin</w:t>
      </w:r>
      <w:r w:rsidR="003C39B2">
        <w:rPr>
          <w:rFonts w:ascii="Times New Roman" w:hAnsi="Times New Roman" w:cs="Times New Roman"/>
          <w:sz w:val="24"/>
          <w:szCs w:val="24"/>
        </w:rPr>
        <w:t xml:space="preserve"> remained </w:t>
      </w:r>
      <w:r w:rsidR="002E6ADE">
        <w:rPr>
          <w:rFonts w:ascii="Times New Roman" w:hAnsi="Times New Roman" w:cs="Times New Roman"/>
          <w:sz w:val="24"/>
          <w:szCs w:val="24"/>
        </w:rPr>
        <w:t>within a</w:t>
      </w:r>
      <w:r w:rsidR="003C39B2">
        <w:rPr>
          <w:rFonts w:ascii="Times New Roman" w:hAnsi="Times New Roman" w:cs="Times New Roman"/>
          <w:sz w:val="24"/>
          <w:szCs w:val="24"/>
        </w:rPr>
        <w:t xml:space="preserve"> narrow range</w:t>
      </w:r>
      <w:r w:rsidR="002E6ADE">
        <w:rPr>
          <w:rFonts w:ascii="Times New Roman" w:hAnsi="Times New Roman" w:cs="Times New Roman"/>
          <w:sz w:val="24"/>
          <w:szCs w:val="24"/>
        </w:rPr>
        <w:t xml:space="preserve">, </w:t>
      </w:r>
      <w:r w:rsidR="003C39B2">
        <w:rPr>
          <w:rFonts w:ascii="Times New Roman" w:hAnsi="Times New Roman" w:cs="Times New Roman"/>
          <w:sz w:val="24"/>
          <w:szCs w:val="24"/>
        </w:rPr>
        <w:t xml:space="preserve">spanning from </w:t>
      </w:r>
      <w:r w:rsidR="005944EF">
        <w:rPr>
          <w:rFonts w:ascii="Times New Roman" w:hAnsi="Times New Roman" w:cs="Times New Roman"/>
          <w:sz w:val="24"/>
          <w:szCs w:val="24"/>
        </w:rPr>
        <w:t>~</w:t>
      </w:r>
      <w:r w:rsidR="00C959C5">
        <w:rPr>
          <w:rFonts w:ascii="Times New Roman" w:hAnsi="Times New Roman" w:cs="Times New Roman"/>
          <w:sz w:val="24"/>
          <w:szCs w:val="24"/>
        </w:rPr>
        <w:t>2.</w:t>
      </w:r>
      <w:r w:rsidR="005944EF">
        <w:rPr>
          <w:rFonts w:ascii="Times New Roman" w:hAnsi="Times New Roman" w:cs="Times New Roman"/>
          <w:sz w:val="24"/>
          <w:szCs w:val="24"/>
        </w:rPr>
        <w:t>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 </w:t>
      </w:r>
      <w:r w:rsidR="00C959C5">
        <w:rPr>
          <w:rFonts w:ascii="Times New Roman" w:hAnsi="Times New Roman" w:cs="Times New Roman"/>
          <w:sz w:val="24"/>
          <w:szCs w:val="24"/>
        </w:rPr>
        <w:t>3.5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-1</w:t>
      </w:r>
      <w:r w:rsidR="003C39B2">
        <w:rPr>
          <w:rFonts w:ascii="Times New Roman" w:hAnsi="Times New Roman" w:cs="Times New Roman"/>
          <w:sz w:val="24"/>
          <w:szCs w:val="24"/>
        </w:rPr>
        <w:t>.</w:t>
      </w:r>
      <w:r w:rsidR="00C959C5">
        <w:rPr>
          <w:rFonts w:ascii="Times New Roman" w:hAnsi="Times New Roman" w:cs="Times New Roman"/>
          <w:sz w:val="24"/>
          <w:szCs w:val="24"/>
        </w:rPr>
        <w:t xml:space="preserve"> </w:t>
      </w:r>
      <w:r w:rsidR="003C39B2">
        <w:rPr>
          <w:rFonts w:ascii="Times New Roman" w:hAnsi="Times New Roman" w:cs="Times New Roman"/>
          <w:sz w:val="24"/>
          <w:szCs w:val="24"/>
        </w:rPr>
        <w:t>In Norwood alcove, the span of DO encompassed a much wider range, reaching values as low as 0.79</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bottom </w:t>
      </w:r>
      <w:r w:rsidR="002E6ADE">
        <w:rPr>
          <w:rFonts w:ascii="Times New Roman" w:hAnsi="Times New Roman" w:cs="Times New Roman"/>
          <w:sz w:val="24"/>
          <w:szCs w:val="24"/>
        </w:rPr>
        <w:t>and</w:t>
      </w:r>
      <w:r w:rsidR="003C39B2">
        <w:rPr>
          <w:rFonts w:ascii="Times New Roman" w:hAnsi="Times New Roman" w:cs="Times New Roman"/>
          <w:sz w:val="24"/>
          <w:szCs w:val="24"/>
        </w:rPr>
        <w:t xml:space="preserve"> 7.0</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surface. Vertical stratification of </w:t>
      </w:r>
      <w:r w:rsidR="002E6ADE">
        <w:rPr>
          <w:rFonts w:ascii="Times New Roman" w:hAnsi="Times New Roman" w:cs="Times New Roman"/>
          <w:sz w:val="24"/>
          <w:szCs w:val="24"/>
        </w:rPr>
        <w:t xml:space="preserve">DO during the day remained within a narrower range in both alcoves, spanning 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FB3FAB">
        <w:rPr>
          <w:rFonts w:ascii="Times New Roman" w:hAnsi="Times New Roman" w:cs="Times New Roman"/>
          <w:sz w:val="24"/>
          <w:szCs w:val="24"/>
        </w:rPr>
        <w:t>Vertical profiles taken along the Blue Ruin</w:t>
      </w:r>
      <w:r w:rsidR="000072FE">
        <w:rPr>
          <w:rFonts w:ascii="Times New Roman" w:hAnsi="Times New Roman" w:cs="Times New Roman"/>
          <w:sz w:val="24"/>
          <w:szCs w:val="24"/>
        </w:rPr>
        <w:t xml:space="preserve"> alcove thalweg consistently yielded similar thermal profiles, however measurements of DO across the alcove were more varied. </w:t>
      </w:r>
      <w:r w:rsidR="005D2126">
        <w:rPr>
          <w:rFonts w:ascii="Times New Roman" w:hAnsi="Times New Roman" w:cs="Times New Roman"/>
          <w:sz w:val="24"/>
          <w:szCs w:val="24"/>
        </w:rPr>
        <w:t>At night</w:t>
      </w:r>
      <w:r w:rsidR="003F698F">
        <w:rPr>
          <w:rFonts w:ascii="Times New Roman" w:hAnsi="Times New Roman" w:cs="Times New Roman"/>
          <w:sz w:val="24"/>
          <w:szCs w:val="24"/>
        </w:rPr>
        <w:t>, for example,</w:t>
      </w:r>
      <w:r w:rsidR="000072FE">
        <w:rPr>
          <w:rFonts w:ascii="Times New Roman" w:hAnsi="Times New Roman" w:cs="Times New Roman"/>
          <w:sz w:val="24"/>
          <w:szCs w:val="24"/>
        </w:rPr>
        <w:t xml:space="preserve"> maximum epilimnetic DO ranged between 3.7 – 6.7</w:t>
      </w:r>
      <w:r w:rsidR="000072FE" w:rsidRPr="007D20A5">
        <w:rPr>
          <w:rFonts w:ascii="Times New Roman" w:hAnsi="Times New Roman" w:cs="Times New Roman"/>
          <w:sz w:val="24"/>
          <w:szCs w:val="24"/>
        </w:rPr>
        <w:t xml:space="preserve"> </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0072FE">
        <w:rPr>
          <w:rFonts w:ascii="Times New Roman" w:hAnsi="Times New Roman" w:cs="Times New Roman"/>
          <w:sz w:val="24"/>
          <w:szCs w:val="24"/>
        </w:rPr>
        <w:t>, whereas minimum hypolimnetic DO was as low as 0.3</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3F698F">
        <w:rPr>
          <w:rFonts w:ascii="Times New Roman" w:hAnsi="Times New Roman" w:cs="Times New Roman"/>
          <w:sz w:val="24"/>
          <w:szCs w:val="24"/>
          <w:vertAlign w:val="superscript"/>
        </w:rPr>
        <w:t xml:space="preserve"> </w:t>
      </w:r>
      <w:r w:rsidR="003F698F" w:rsidRPr="00A24D79">
        <w:rPr>
          <w:rFonts w:ascii="Times New Roman" w:hAnsi="Times New Roman" w:cs="Times New Roman"/>
          <w:sz w:val="24"/>
          <w:szCs w:val="24"/>
        </w:rPr>
        <w:t>in some</w:t>
      </w:r>
      <w:r w:rsidR="003F698F">
        <w:rPr>
          <w:rFonts w:ascii="Times New Roman" w:hAnsi="Times New Roman" w:cs="Times New Roman"/>
          <w:sz w:val="24"/>
          <w:szCs w:val="24"/>
          <w:vertAlign w:val="superscript"/>
        </w:rPr>
        <w:t xml:space="preserve"> </w:t>
      </w:r>
      <w:r w:rsidR="003F698F">
        <w:rPr>
          <w:rFonts w:ascii="Times New Roman" w:hAnsi="Times New Roman" w:cs="Times New Roman"/>
          <w:sz w:val="24"/>
          <w:szCs w:val="24"/>
        </w:rPr>
        <w:t>locations</w:t>
      </w:r>
      <w:r w:rsidR="000072FE">
        <w:rPr>
          <w:rFonts w:ascii="Times New Roman" w:hAnsi="Times New Roman" w:cs="Times New Roman"/>
          <w:sz w:val="24"/>
          <w:szCs w:val="24"/>
        </w:rPr>
        <w:t>.</w:t>
      </w:r>
    </w:p>
    <w:p w14:paraId="6C0C5BD4" w14:textId="3F3AE171"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ins w:id="87" w:author="Barrett, Hannah" w:date="2023-12-15T13:42:00Z">
        <w:r w:rsidR="00567789">
          <w:rPr>
            <w:rFonts w:ascii="Times New Roman" w:hAnsi="Times New Roman" w:cs="Times New Roman"/>
            <w:sz w:val="24"/>
            <w:szCs w:val="24"/>
          </w:rPr>
          <w:t xml:space="preserve"> (‘night’)</w:t>
        </w:r>
      </w:ins>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ins w:id="88" w:author="Barrett, Hannah" w:date="2023-12-15T13:42:00Z">
        <w:r w:rsidR="00567789">
          <w:rPr>
            <w:rFonts w:ascii="Times New Roman" w:hAnsi="Times New Roman" w:cs="Times New Roman"/>
            <w:sz w:val="24"/>
            <w:szCs w:val="24"/>
          </w:rPr>
          <w:t xml:space="preserve"> (‘day’)</w:t>
        </w:r>
      </w:ins>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ins w:id="89" w:author="Barrett, Hannah" w:date="2023-12-17T12:40:00Z">
        <w:r w:rsidR="00D059F0">
          <w:rPr>
            <w:rFonts w:ascii="Times New Roman" w:hAnsi="Times New Roman" w:cs="Times New Roman"/>
            <w:sz w:val="24"/>
            <w:szCs w:val="24"/>
          </w:rPr>
          <w:t>~</w:t>
        </w:r>
      </w:ins>
      <w:r w:rsidRPr="00B07D79">
        <w:rPr>
          <w:rFonts w:ascii="Times New Roman" w:hAnsi="Times New Roman" w:cs="Times New Roman"/>
          <w:sz w:val="24"/>
          <w:szCs w:val="24"/>
        </w:rPr>
        <w:t xml:space="preserve">5:00-7:00 &amp; </w:t>
      </w:r>
      <w:ins w:id="90" w:author="Barrett, Hannah" w:date="2023-12-17T12:40:00Z">
        <w:r w:rsidR="00D059F0">
          <w:rPr>
            <w:rFonts w:ascii="Times New Roman" w:hAnsi="Times New Roman" w:cs="Times New Roman"/>
            <w:sz w:val="24"/>
            <w:szCs w:val="24"/>
          </w:rPr>
          <w:t>~</w:t>
        </w:r>
      </w:ins>
      <w:r w:rsidRPr="00B07D79">
        <w:rPr>
          <w:rFonts w:ascii="Times New Roman" w:hAnsi="Times New Roman" w:cs="Times New Roman"/>
          <w:sz w:val="24"/>
          <w:szCs w:val="24"/>
        </w:rPr>
        <w:t xml:space="preserve">17:00-19:00 for Blue Ruin, </w:t>
      </w:r>
      <w:ins w:id="91" w:author="Barrett, Hannah" w:date="2023-12-17T12:40:00Z">
        <w:r w:rsidR="00D059F0">
          <w:rPr>
            <w:rFonts w:ascii="Times New Roman" w:hAnsi="Times New Roman" w:cs="Times New Roman"/>
            <w:sz w:val="24"/>
            <w:szCs w:val="24"/>
          </w:rPr>
          <w:t>~</w:t>
        </w:r>
      </w:ins>
      <w:r w:rsidRPr="00B07D79">
        <w:rPr>
          <w:rFonts w:ascii="Times New Roman" w:hAnsi="Times New Roman" w:cs="Times New Roman"/>
          <w:sz w:val="24"/>
          <w:szCs w:val="24"/>
        </w:rPr>
        <w:t xml:space="preserve">6:00-8:00 &amp; </w:t>
      </w:r>
      <w:ins w:id="92" w:author="Barrett, Hannah" w:date="2023-12-17T12:40:00Z">
        <w:r w:rsidR="00D059F0">
          <w:rPr>
            <w:rFonts w:ascii="Times New Roman" w:hAnsi="Times New Roman" w:cs="Times New Roman"/>
            <w:sz w:val="24"/>
            <w:szCs w:val="24"/>
          </w:rPr>
          <w:t>~</w:t>
        </w:r>
      </w:ins>
      <w:r w:rsidRPr="00B07D79">
        <w:rPr>
          <w:rFonts w:ascii="Times New Roman" w:hAnsi="Times New Roman" w:cs="Times New Roman"/>
          <w:sz w:val="24"/>
          <w:szCs w:val="24"/>
        </w:rPr>
        <w:t>18:00-20:00 for Norwood), likely due to differing alcove orientation and solar exposure.</w:t>
      </w:r>
    </w:p>
    <w:p w14:paraId="24E1CCA0" w14:textId="206C640B"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w:t>
      </w:r>
      <w:r>
        <w:rPr>
          <w:rFonts w:ascii="Times New Roman" w:hAnsi="Times New Roman" w:cs="Times New Roman"/>
          <w:sz w:val="24"/>
          <w:szCs w:val="24"/>
        </w:rPr>
        <w:lastRenderedPageBreak/>
        <w:t xml:space="preserve">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5F27D13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 xml:space="preserve">depth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(TDO</w:t>
      </w:r>
      <w:r w:rsidRPr="003173CB">
        <w:rPr>
          <w:rFonts w:ascii="Times New Roman" w:hAnsi="Times New Roman" w:cs="Times New Roman"/>
          <w:sz w:val="24"/>
          <w:szCs w:val="24"/>
          <w:vertAlign w:val="subscript"/>
        </w:rPr>
        <w:t>opt</w:t>
      </w:r>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ins w:id="93" w:author="Barrett, Hannah" w:date="2023-12-15T13:44:00Z">
        <w:r w:rsidR="00567789">
          <w:rPr>
            <w:rFonts w:ascii="Times New Roman" w:hAnsi="Times New Roman" w:cs="Times New Roman"/>
            <w:sz w:val="24"/>
            <w:szCs w:val="24"/>
          </w:rPr>
          <w:t>,</w:t>
        </w:r>
      </w:ins>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DO was high but surface temperatures were overly warm.</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 and photosynthesis).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4D3DA9E0"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w:t>
      </w:r>
      <w:commentRangeStart w:id="94"/>
      <w:r>
        <w:rPr>
          <w:rFonts w:ascii="Times New Roman" w:hAnsi="Times New Roman" w:cs="Times New Roman"/>
          <w:sz w:val="24"/>
          <w:szCs w:val="24"/>
        </w:rPr>
        <w:t xml:space="preserve">trout monitored </w:t>
      </w:r>
      <w:commentRangeEnd w:id="94"/>
      <w:r w:rsidR="00183EAC">
        <w:rPr>
          <w:rStyle w:val="CommentReference"/>
        </w:rPr>
        <w:commentReference w:id="94"/>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w:t>
      </w:r>
      <w:commentRangeStart w:id="95"/>
      <w:r>
        <w:rPr>
          <w:rFonts w:ascii="Times New Roman" w:hAnsi="Times New Roman" w:cs="Times New Roman"/>
          <w:sz w:val="24"/>
          <w:szCs w:val="24"/>
        </w:rPr>
        <w:t>4b</w:t>
      </w:r>
      <w:commentRangeEnd w:id="95"/>
      <w:r w:rsidR="00620E5F">
        <w:rPr>
          <w:rStyle w:val="CommentReference"/>
        </w:rPr>
        <w:commentReference w:id="95"/>
      </w:r>
      <w:r>
        <w:rPr>
          <w:rFonts w:ascii="Times New Roman" w:hAnsi="Times New Roman" w:cs="Times New Roman"/>
          <w:sz w:val="24"/>
          <w:szCs w:val="24"/>
        </w:rPr>
        <w:t>).</w:t>
      </w:r>
      <w:r w:rsidR="00F33AC1">
        <w:rPr>
          <w:rFonts w:ascii="Times New Roman" w:hAnsi="Times New Roman" w:cs="Times New Roman"/>
          <w:sz w:val="24"/>
          <w:szCs w:val="24"/>
        </w:rPr>
        <w:t xml:space="preserve"> </w:t>
      </w:r>
      <w:ins w:id="96" w:author="Barrett, Hannah" w:date="2023-12-17T12:42:00Z">
        <w:r w:rsidR="00D059F0" w:rsidRPr="00D059F0">
          <w:rPr>
            <w:rFonts w:ascii="Times New Roman" w:hAnsi="Times New Roman" w:cs="Times New Roman"/>
            <w:sz w:val="24"/>
            <w:szCs w:val="24"/>
          </w:rPr>
          <w:t xml:space="preserve">All individuals expressed DVM, shifting their depths by at least 0.2m and up to 1.3m between day and night. </w:t>
        </w:r>
      </w:ins>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del w:id="97" w:author="Barrett, Hannah" w:date="2023-12-17T12:42:00Z">
        <w:r w:rsidDel="00D059F0">
          <w:rPr>
            <w:rFonts w:ascii="Times New Roman" w:hAnsi="Times New Roman" w:cs="Times New Roman"/>
            <w:sz w:val="24"/>
            <w:szCs w:val="24"/>
          </w:rPr>
          <w:delText>at dawn</w:delText>
        </w:r>
      </w:del>
      <w:ins w:id="98" w:author="Barrett, Hannah" w:date="2023-12-17T12:42:00Z">
        <w:r w:rsidR="00D059F0">
          <w:rPr>
            <w:rFonts w:ascii="Times New Roman" w:hAnsi="Times New Roman" w:cs="Times New Roman"/>
            <w:sz w:val="24"/>
            <w:szCs w:val="24"/>
          </w:rPr>
          <w:t>during the morning</w:t>
        </w:r>
      </w:ins>
      <w:r>
        <w:rPr>
          <w:rFonts w:ascii="Times New Roman" w:hAnsi="Times New Roman" w:cs="Times New Roman"/>
          <w:sz w:val="24"/>
          <w:szCs w:val="24"/>
        </w:rPr>
        <w:t xml:space="preserve"> (~6:00), and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column, and were constrained roughly to the hypo- and </w:t>
      </w:r>
      <w:r w:rsidR="00F8728F">
        <w:rPr>
          <w:rFonts w:ascii="Times New Roman" w:hAnsi="Times New Roman" w:cs="Times New Roman"/>
          <w:sz w:val="24"/>
          <w:szCs w:val="24"/>
        </w:rPr>
        <w:lastRenderedPageBreak/>
        <w:t>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TDO</w:t>
      </w:r>
      <w:r w:rsidR="00F27282" w:rsidRPr="007156B0">
        <w:rPr>
          <w:rFonts w:ascii="Times New Roman" w:hAnsi="Times New Roman" w:cs="Times New Roman"/>
          <w:sz w:val="24"/>
          <w:szCs w:val="24"/>
          <w:vertAlign w:val="subscript"/>
        </w:rPr>
        <w:t xml:space="preserve">opt </w:t>
      </w:r>
      <w:r w:rsidR="00F27282">
        <w:rPr>
          <w:rFonts w:ascii="Times New Roman" w:hAnsi="Times New Roman" w:cs="Times New Roman"/>
          <w:sz w:val="24"/>
          <w:szCs w:val="24"/>
        </w:rPr>
        <w:t>and T</w:t>
      </w:r>
      <w:r w:rsidR="00F27282" w:rsidRPr="007156B0">
        <w:rPr>
          <w:rFonts w:ascii="Times New Roman" w:hAnsi="Times New Roman" w:cs="Times New Roman"/>
          <w:sz w:val="24"/>
          <w:szCs w:val="24"/>
          <w:vertAlign w:val="subscript"/>
        </w:rPr>
        <w:t>min</w:t>
      </w:r>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6A34F3EB" w:rsidR="00267A04" w:rsidRDefault="00C42A4C" w:rsidP="00F56768">
      <w:pPr>
        <w:spacing w:line="480" w:lineRule="auto"/>
        <w:ind w:firstLine="720"/>
      </w:pPr>
      <w:r>
        <w:rPr>
          <w:rFonts w:ascii="Times New Roman" w:hAnsi="Times New Roman" w:cs="Times New Roman"/>
          <w:sz w:val="24"/>
          <w:szCs w:val="24"/>
        </w:rPr>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t</w:t>
      </w:r>
      <w:r>
        <w:rPr>
          <w:rFonts w:ascii="Times New Roman" w:hAnsi="Times New Roman" w:cs="Times New Roman"/>
          <w:sz w:val="24"/>
          <w:szCs w:val="24"/>
        </w:rPr>
        <w:t xml:space="preserve">agged fish showed avoidance of cool temperatures during the </w:t>
      </w:r>
      <w:r w:rsidR="005D2126">
        <w:rPr>
          <w:rFonts w:ascii="Times New Roman" w:hAnsi="Times New Roman" w:cs="Times New Roman"/>
          <w:sz w:val="24"/>
          <w:szCs w:val="24"/>
        </w:rPr>
        <w:t>night</w:t>
      </w:r>
      <w:r>
        <w:rPr>
          <w:rFonts w:ascii="Times New Roman" w:hAnsi="Times New Roman" w:cs="Times New Roman"/>
          <w:sz w:val="24"/>
          <w:szCs w:val="24"/>
        </w:rPr>
        <w:t xml:space="preserve"> </w:t>
      </w:r>
      <w:r w:rsidR="00183EAC">
        <w:rPr>
          <w:rFonts w:ascii="Times New Roman" w:hAnsi="Times New Roman" w:cs="Times New Roman"/>
          <w:sz w:val="24"/>
          <w:szCs w:val="24"/>
        </w:rPr>
        <w:t xml:space="preserve">and </w:t>
      </w:r>
      <w:r w:rsidR="0012206B">
        <w:rPr>
          <w:rFonts w:ascii="Times New Roman" w:hAnsi="Times New Roman" w:cs="Times New Roman"/>
          <w:sz w:val="24"/>
          <w:szCs w:val="24"/>
        </w:rPr>
        <w:t>increased</w:t>
      </w:r>
      <w:r w:rsidR="00A36135">
        <w:rPr>
          <w:rFonts w:ascii="Times New Roman" w:hAnsi="Times New Roman" w:cs="Times New Roman"/>
          <w:sz w:val="24"/>
          <w:szCs w:val="24"/>
        </w:rPr>
        <w:t xml:space="preserve"> </w:t>
      </w:r>
      <w:r>
        <w:rPr>
          <w:rFonts w:ascii="Times New Roman" w:hAnsi="Times New Roman" w:cs="Times New Roman"/>
          <w:sz w:val="24"/>
          <w:szCs w:val="24"/>
        </w:rPr>
        <w:t xml:space="preserve">probability of selecting cool temperatures during the </w:t>
      </w:r>
      <w:r w:rsidR="005D2126">
        <w:rPr>
          <w:rFonts w:ascii="Times New Roman" w:hAnsi="Times New Roman" w:cs="Times New Roman"/>
          <w:sz w:val="24"/>
          <w:szCs w:val="24"/>
        </w:rPr>
        <w:t>day</w:t>
      </w:r>
      <w:r>
        <w:rPr>
          <w:rFonts w:ascii="Times New Roman" w:hAnsi="Times New Roman" w:cs="Times New Roman"/>
          <w:sz w:val="24"/>
          <w:szCs w:val="24"/>
        </w:rPr>
        <w:t xml:space="preserve"> (Figure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 xml:space="preserve">There was high </w:t>
      </w:r>
      <w:commentRangeStart w:id="99"/>
      <w:r>
        <w:rPr>
          <w:rFonts w:ascii="Times New Roman" w:hAnsi="Times New Roman" w:cs="Times New Roman"/>
          <w:sz w:val="24"/>
          <w:szCs w:val="24"/>
        </w:rPr>
        <w:t xml:space="preserve">correlation between the temperature and DO covariates (≥ 0.8), however this level of correlation was </w:t>
      </w:r>
      <w:commentRangeEnd w:id="99"/>
      <w:r w:rsidR="00183EAC">
        <w:rPr>
          <w:rStyle w:val="CommentReference"/>
        </w:rPr>
        <w:commentReference w:id="99"/>
      </w:r>
      <w:r>
        <w:rPr>
          <w:rFonts w:ascii="Times New Roman" w:hAnsi="Times New Roman" w:cs="Times New Roman"/>
          <w:sz w:val="24"/>
          <w:szCs w:val="24"/>
        </w:rPr>
        <w:t>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1C43B151" w:rsidR="00A97F6B" w:rsidRDefault="00364634" w:rsidP="004B55FC">
      <w:pPr>
        <w:pStyle w:val="Default"/>
        <w:spacing w:line="480" w:lineRule="auto"/>
        <w:ind w:firstLine="720"/>
      </w:pPr>
      <w:commentRangeStart w:id="100"/>
      <w:r>
        <w:t xml:space="preserve">Fish </w:t>
      </w:r>
      <w:commentRangeEnd w:id="100"/>
      <w:r w:rsidR="0057388B">
        <w:rPr>
          <w:rStyle w:val="CommentReference"/>
          <w:rFonts w:asciiTheme="minorHAnsi" w:hAnsiTheme="minorHAnsi" w:cstheme="minorBidi"/>
          <w:color w:val="auto"/>
        </w:rPr>
        <w:commentReference w:id="100"/>
      </w:r>
      <w:r>
        <w:t>have been shown to track favorable temperatures across space as habitat mosaics shift at timescales of days, months, and years</w:t>
      </w:r>
      <w:r w:rsidR="00A97F6B">
        <w:t xml:space="preserve"> (</w:t>
      </w:r>
      <w:ins w:id="101" w:author="Barrett, Hannah" w:date="2023-12-17T12:54:00Z">
        <w:r w:rsidR="00861B0E">
          <w:t>Armstrong and Schindler 2013,</w:t>
        </w:r>
      </w:ins>
      <w:ins w:id="102" w:author="Barrett, Hannah" w:date="2023-12-17T12:55:00Z">
        <w:r w:rsidR="00861B0E">
          <w:t xml:space="preserve"> Frechette et al. 2018,</w:t>
        </w:r>
      </w:ins>
      <w:ins w:id="103" w:author="Barrett, Hannah" w:date="2023-12-17T12:59:00Z">
        <w:r w:rsidR="00861B0E">
          <w:t xml:space="preserve"> Ivanova et al. 2021</w:t>
        </w:r>
      </w:ins>
      <w:r w:rsidR="00A97F6B">
        <w:t>)</w:t>
      </w:r>
      <w:r>
        <w:t xml:space="preserve">. However, </w:t>
      </w:r>
      <w:r w:rsidR="00336332">
        <w:t>less</w:t>
      </w:r>
      <w:r>
        <w:t xml:space="preserve"> is known about how fish respond to </w:t>
      </w:r>
      <w:commentRangeStart w:id="104"/>
      <w:r>
        <w:t>spatiotemporal heterogeneity in temperature and oxygen</w:t>
      </w:r>
      <w:commentRangeEnd w:id="104"/>
      <w:r w:rsidR="00336332">
        <w:rPr>
          <w:rStyle w:val="CommentReference"/>
          <w:rFonts w:asciiTheme="minorHAnsi" w:hAnsiTheme="minorHAnsi" w:cstheme="minorBidi"/>
          <w:color w:val="auto"/>
        </w:rPr>
        <w:commentReference w:id="104"/>
      </w:r>
      <w:r w:rsidR="00A97F6B">
        <w:t xml:space="preserve"> (but see </w:t>
      </w:r>
      <w:ins w:id="105" w:author="Barrett, Hannah" w:date="2023-12-13T15:15:00Z">
        <w:r w:rsidR="00FB3FAB">
          <w:t xml:space="preserve">Prince and </w:t>
        </w:r>
      </w:ins>
      <w:ins w:id="106" w:author="Barrett, Hannah" w:date="2023-12-13T15:16:00Z">
        <w:r w:rsidR="00FB3FAB">
          <w:t>Goodyear 2006</w:t>
        </w:r>
      </w:ins>
      <w:ins w:id="107" w:author="Barrett, Hannah" w:date="2023-12-13T15:33:00Z">
        <w:r w:rsidR="00CD3009">
          <w:t xml:space="preserve">, </w:t>
        </w:r>
      </w:ins>
      <w:ins w:id="108" w:author="Barrett, Hannah" w:date="2023-12-13T15:42:00Z">
        <w:r w:rsidR="00EB712A">
          <w:t>Bertrand et al. 2011, Stramma et al. 2012</w:t>
        </w:r>
      </w:ins>
      <w:ins w:id="109" w:author="Barrett, Hannah" w:date="2023-12-14T15:11:00Z">
        <w:r w:rsidR="003C2D16">
          <w:t xml:space="preserve">, </w:t>
        </w:r>
      </w:ins>
      <w:ins w:id="110" w:author="Barrett, Hannah" w:date="2023-12-13T15:48:00Z">
        <w:r w:rsidR="002001C2">
          <w:t>Logan et al. 2023</w:t>
        </w:r>
      </w:ins>
      <w:r w:rsidR="00A97F6B">
        <w:t>)</w:t>
      </w:r>
      <w:r w:rsidR="00336332">
        <w:t>, two of the most important variables affected by climate change</w:t>
      </w:r>
      <w:r w:rsidR="00A97F6B">
        <w:t xml:space="preserve"> (</w:t>
      </w:r>
      <w:ins w:id="111" w:author="Barrett, Hannah" w:date="2023-12-13T15:45:00Z">
        <w:r w:rsidR="00EB712A" w:rsidRPr="00EB712A">
          <w:t>Pörtner</w:t>
        </w:r>
        <w:r w:rsidR="00EB712A">
          <w:t xml:space="preserve"> 2001, </w:t>
        </w:r>
      </w:ins>
      <w:ins w:id="112" w:author="Barrett, Hannah" w:date="2023-12-13T15:43:00Z">
        <w:r w:rsidR="00EB712A">
          <w:t xml:space="preserve">Rajesh and </w:t>
        </w:r>
      </w:ins>
      <w:ins w:id="113" w:author="Barrett, Hannah" w:date="2023-12-13T15:44:00Z">
        <w:r w:rsidR="00EB712A">
          <w:t>Rehana 2022</w:t>
        </w:r>
      </w:ins>
      <w:r w:rsidR="00A97F6B">
        <w:t>)</w:t>
      </w:r>
      <w:r w:rsidR="00336332">
        <w:t xml:space="preserve">. Here we characterized diel variation in trade-offs between temperature and </w:t>
      </w:r>
      <w:r w:rsidR="00FB3FAB">
        <w:t>DO</w:t>
      </w:r>
      <w:r w:rsidR="00336332">
        <w:t xml:space="preserve"> across six floodplain thermal refuges on a seasonally warm river. During the daytime, when temperature increased toward its maximum and photosynthesis </w:t>
      </w:r>
      <w:r w:rsidR="00E940C2">
        <w:t>increased DO concentrations</w:t>
      </w:r>
      <w:r w:rsidR="00336332">
        <w:t xml:space="preserve">, the temperature-DO trade-off was flatter and there was more oxygen overall. During the night, temperatures were cooler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 the </w:t>
      </w:r>
      <w:r w:rsidR="00A97F6B">
        <w:lastRenderedPageBreak/>
        <w:t>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thermal refuges were avoiding cooler temperatures at night, when hypoxia was most severe, </w:t>
      </w:r>
      <w:r w:rsidR="00A97F6B">
        <w:t xml:space="preserve">but were selecting cooler temperatures during the day, when DO was higher. Thus, diel variation, and adaptive fish behavior that exploits spatio-temporal heterogeneity, likely softens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17A1A64B" w14:textId="6A9B1A77" w:rsidR="0057388B" w:rsidRDefault="00231B40" w:rsidP="00231B40">
      <w:pPr>
        <w:pStyle w:val="Default"/>
        <w:spacing w:line="480" w:lineRule="auto"/>
        <w:ind w:firstLine="720"/>
      </w:pPr>
      <w:r>
        <w:t>P</w:t>
      </w:r>
      <w:commentRangeStart w:id="114"/>
      <w:r w:rsidR="00CE5636">
        <w:t>attern</w:t>
      </w:r>
      <w:commentRangeEnd w:id="114"/>
      <w:r w:rsidR="005C7858">
        <w:rPr>
          <w:rStyle w:val="CommentReference"/>
          <w:rFonts w:asciiTheme="minorHAnsi" w:hAnsiTheme="minorHAnsi" w:cstheme="minorBidi"/>
          <w:color w:val="auto"/>
        </w:rPr>
        <w:commentReference w:id="114"/>
      </w:r>
      <w:r w:rsidR="00CE5636">
        <w:t xml:space="preserve">s of temperature and DO varied both between and within cold-water alcoves. </w:t>
      </w:r>
      <w:r w:rsidR="000632A6">
        <w:t xml:space="preserve">At night, these habitats often exhibited a narrow range of preferred cool </w:t>
      </w:r>
      <w:commentRangeStart w:id="115"/>
      <w:r w:rsidR="000632A6">
        <w:t>temperatures that were also adequately oxygenated, creating a more pronounced trade-off for fish. However, there was variation in the minimum oxygen recorded across habitats. For example, all alcoves had hyporheic DO &lt;1</w:t>
      </w:r>
      <w:r w:rsidR="000632A6" w:rsidRPr="00483A97">
        <w:t xml:space="preserve"> </w:t>
      </w:r>
      <w:r w:rsidR="000632A6" w:rsidRPr="002703D6">
        <w:t>mg</w:t>
      </w:r>
      <w:r w:rsidR="000632A6">
        <w:t>•</w:t>
      </w:r>
      <w:r w:rsidR="000632A6" w:rsidRPr="002703D6">
        <w:t>L</w:t>
      </w:r>
      <w:r w:rsidR="000632A6">
        <w:rPr>
          <w:vertAlign w:val="superscript"/>
        </w:rPr>
        <w:t>-1</w:t>
      </w:r>
      <w:r w:rsidR="000632A6">
        <w:t xml:space="preserve">at one or more locations </w:t>
      </w:r>
      <w:r w:rsidR="003C2D16">
        <w:t>at night</w:t>
      </w:r>
      <w:r w:rsidR="000632A6">
        <w:t xml:space="preserve">, but during the </w:t>
      </w:r>
      <w:r w:rsidR="003C2D16">
        <w:t>day</w:t>
      </w:r>
      <w:r w:rsidR="000632A6">
        <w:t>, minimum DO levels ranged from &lt;1mg•L</w:t>
      </w:r>
      <w:r w:rsidR="000632A6">
        <w:rPr>
          <w:vertAlign w:val="superscript"/>
        </w:rPr>
        <w:t>-1</w:t>
      </w:r>
      <w:r w:rsidR="000632A6">
        <w:t xml:space="preserve"> to &gt;4mg•L</w:t>
      </w:r>
      <w:r w:rsidR="000632A6">
        <w:rPr>
          <w:vertAlign w:val="superscript"/>
        </w:rPr>
        <w:t>-1</w:t>
      </w:r>
      <w:r w:rsidR="000632A6">
        <w:t xml:space="preserve"> across sites. This can be a meaningful difference for fish, when preferred cooler temperatures may co-occur with either adequate or severely hypoxic conditions. </w:t>
      </w:r>
      <w:commentRangeEnd w:id="115"/>
      <w:r w:rsidR="000632A6">
        <w:rPr>
          <w:rStyle w:val="CommentReference"/>
          <w:rFonts w:asciiTheme="minorHAnsi" w:hAnsiTheme="minorHAnsi" w:cstheme="minorBidi"/>
          <w:color w:val="auto"/>
        </w:rPr>
        <w:commentReference w:id="115"/>
      </w:r>
      <w:r w:rsidRPr="00231B40">
        <w:t xml:space="preserve"> </w:t>
      </w:r>
      <w:r w:rsidR="009906FB">
        <w:t>I</w:t>
      </w:r>
      <w:r>
        <w:t>n lotic systems</w:t>
      </w:r>
      <w:r w:rsidR="009906FB">
        <w:t>, spatiotemporal variation in temperature and DO</w:t>
      </w:r>
      <w:r>
        <w:t xml:space="preserve"> is driven by both external drivers and internal structures (Poole and Berman 2001) including hydrologic connectivity (Palmer and Ruhi 2019), atmospheric conditions (Caissie 2006), topography</w:t>
      </w:r>
      <w:r w:rsidR="009906FB">
        <w:t xml:space="preserve"> (</w:t>
      </w:r>
      <w:ins w:id="116" w:author="Barrett, Hannah" w:date="2023-12-17T13:14:00Z">
        <w:r w:rsidR="00F91A6A">
          <w:t xml:space="preserve">Isaak and </w:t>
        </w:r>
      </w:ins>
      <w:ins w:id="117" w:author="Barrett, Hannah" w:date="2023-12-17T13:15:00Z">
        <w:r w:rsidR="00F91A6A">
          <w:t>Hubert 2001</w:t>
        </w:r>
      </w:ins>
      <w:r w:rsidR="009906FB">
        <w:t>)</w:t>
      </w:r>
      <w:r>
        <w:t>, and vegetation</w:t>
      </w:r>
      <w:r w:rsidR="009906FB">
        <w:t xml:space="preserve"> (</w:t>
      </w:r>
      <w:ins w:id="118" w:author="Barrett, Hannah" w:date="2023-12-17T13:23:00Z">
        <w:r w:rsidR="00F91A6A">
          <w:t>Beschta 1997</w:t>
        </w:r>
      </w:ins>
      <w:r w:rsidR="009906FB">
        <w:t>)</w:t>
      </w:r>
      <w:r>
        <w:t xml:space="preserve">. </w:t>
      </w:r>
      <w:r w:rsidR="00803B7E">
        <w:t>Temperature</w:t>
      </w:r>
      <w:r w:rsidR="009906FB">
        <w:t>-oxygen squeeze</w:t>
      </w:r>
      <w:r w:rsidR="00803B7E">
        <w:t>s</w:t>
      </w:r>
      <w:r w:rsidR="009906FB">
        <w:t xml:space="preserve"> </w:t>
      </w:r>
      <w:r w:rsidR="00803B7E">
        <w:t xml:space="preserve">can also be found </w:t>
      </w:r>
      <w:r w:rsidR="009906FB">
        <w:t>in</w:t>
      </w:r>
      <w:r w:rsidR="00803B7E">
        <w:t xml:space="preserve"> lentic </w:t>
      </w:r>
      <w:r w:rsidR="005B2443">
        <w:t>systems</w:t>
      </w:r>
      <w:r w:rsidR="00803B7E">
        <w:t>,</w:t>
      </w:r>
      <w:r w:rsidR="009906FB">
        <w:t xml:space="preserve"> often driven by </w:t>
      </w:r>
      <w:r w:rsidR="003D571C">
        <w:t>thermal and solar</w:t>
      </w:r>
      <w:r w:rsidR="009906FB">
        <w:t xml:space="preserve"> isolation of </w:t>
      </w:r>
      <w:r w:rsidR="003D571C">
        <w:t>a stable</w:t>
      </w:r>
      <w:r w:rsidR="009906FB">
        <w:t xml:space="preserve"> hypolimnion</w:t>
      </w:r>
      <w:r w:rsidR="003D571C">
        <w:t xml:space="preserve"> </w:t>
      </w:r>
      <w:r w:rsidR="003D571C">
        <w:lastRenderedPageBreak/>
        <w:t>(Jankowski et al. 2006, Fenocchi et al. 2018)</w:t>
      </w:r>
      <w:r w:rsidR="005B2443">
        <w:t xml:space="preserve">. While </w:t>
      </w:r>
      <w:r w:rsidR="0023045E">
        <w:t>these</w:t>
      </w:r>
      <w:r w:rsidR="005B2443">
        <w:t xml:space="preserve"> water bodies experience diel variation in epilimnetic temperatures</w:t>
      </w:r>
      <w:r w:rsidR="00556746">
        <w:t xml:space="preserve"> during summer (Woolway et al. 2016)</w:t>
      </w:r>
      <w:r w:rsidR="005B2443">
        <w:t xml:space="preserve">, </w:t>
      </w:r>
      <w:r w:rsidR="003C2D16">
        <w:t>DO</w:t>
      </w:r>
      <w:r w:rsidR="005B2443">
        <w:t xml:space="preserve"> in the hypolimnion is </w:t>
      </w:r>
      <w:r w:rsidR="00556746">
        <w:t xml:space="preserve">continuously </w:t>
      </w:r>
      <w:r w:rsidR="005B2443">
        <w:t>depleted by aerobic decomposition processes</w:t>
      </w:r>
      <w:r w:rsidR="00556746">
        <w:t xml:space="preserve"> </w:t>
      </w:r>
      <w:ins w:id="119" w:author="Barrett, Hannah" w:date="2023-12-15T13:46:00Z">
        <w:r w:rsidR="00567789">
          <w:t>(</w:t>
        </w:r>
      </w:ins>
      <w:r w:rsidR="00556746">
        <w:t xml:space="preserve">until fall turnover </w:t>
      </w:r>
      <w:r w:rsidR="003C2D16">
        <w:t>occurs</w:t>
      </w:r>
      <w:ins w:id="120" w:author="Barrett, Hannah" w:date="2023-12-15T13:47:00Z">
        <w:r w:rsidR="00567789">
          <w:t xml:space="preserve">; </w:t>
        </w:r>
      </w:ins>
      <w:del w:id="121" w:author="Barrett, Hannah" w:date="2023-12-15T13:47:00Z">
        <w:r w:rsidR="003C2D16" w:rsidDel="00567789">
          <w:delText xml:space="preserve"> </w:delText>
        </w:r>
        <w:r w:rsidR="00556746" w:rsidDel="00567789">
          <w:delText>(</w:delText>
        </w:r>
      </w:del>
      <w:r w:rsidR="00556746">
        <w:t xml:space="preserve">Walker 1979).  </w:t>
      </w:r>
    </w:p>
    <w:p w14:paraId="15931E1F" w14:textId="571B497B" w:rsidR="0079546D" w:rsidRDefault="0057388B" w:rsidP="00C56B0A">
      <w:pPr>
        <w:pStyle w:val="Default"/>
        <w:spacing w:line="480" w:lineRule="auto"/>
        <w:rPr>
          <w:ins w:id="122" w:author="Barrett, Hannah" w:date="2023-12-14T17:00:00Z"/>
          <w:noProof/>
        </w:rPr>
      </w:pPr>
      <w:r>
        <w:t xml:space="preserve"> </w:t>
      </w:r>
      <w:r w:rsidR="000632A6" w:rsidDel="000632A6">
        <w:t xml:space="preserve"> </w:t>
      </w:r>
      <w:r w:rsidR="00C56B0A">
        <w:tab/>
      </w:r>
      <w:commentRangeStart w:id="123"/>
      <w:r w:rsidR="00F273BC">
        <w:t xml:space="preserve">Our </w:t>
      </w:r>
      <w:r w:rsidR="00470B5B">
        <w:t xml:space="preserve">simulation </w:t>
      </w:r>
      <w:commentRangeEnd w:id="123"/>
      <w:r>
        <w:rPr>
          <w:rStyle w:val="CommentReference"/>
          <w:rFonts w:asciiTheme="minorHAnsi" w:hAnsiTheme="minorHAnsi" w:cstheme="minorBidi"/>
          <w:color w:val="auto"/>
        </w:rPr>
        <w:commentReference w:id="123"/>
      </w:r>
      <w:r w:rsidR="00470B5B">
        <w:t>of</w:t>
      </w:r>
      <w:r w:rsidR="005367DA">
        <w:t xml:space="preserve"> </w:t>
      </w:r>
      <w:r w:rsidR="00BD7F9A">
        <w:t>behavioral responses to</w:t>
      </w:r>
      <w:r w:rsidR="00470B5B">
        <w:t xml:space="preserve"> shifting </w:t>
      </w:r>
      <w:r w:rsidR="00BD7F9A">
        <w:t xml:space="preserve">habitat </w:t>
      </w:r>
      <w:r w:rsidR="00470B5B">
        <w:t xml:space="preserve">conditions </w:t>
      </w:r>
      <w:r w:rsidR="005367DA">
        <w:t xml:space="preserve">produced a </w:t>
      </w:r>
      <w:r w:rsidR="00470B5B">
        <w:t>diel vertical movement</w:t>
      </w:r>
      <w:r w:rsidR="005367DA">
        <w:t xml:space="preserve"> pattern</w:t>
      </w:r>
      <w:r w:rsidR="00470B5B">
        <w:t xml:space="preserve"> when both temperature and </w:t>
      </w:r>
      <w:r w:rsidR="00BD7F9A">
        <w:t>DO</w:t>
      </w:r>
      <w:r w:rsidR="00470B5B">
        <w:t xml:space="preserve"> were considered.</w:t>
      </w:r>
      <w:r w:rsidR="00470B5B" w:rsidRPr="004B55FC">
        <w:t xml:space="preserve"> </w:t>
      </w:r>
      <w:r w:rsidR="009E5AF1">
        <w:t>This movement was reflected in our tagged fish, but at a lower amplitude.</w:t>
      </w:r>
      <w:r w:rsidR="00C56B0A">
        <w:t xml:space="preserve"> </w:t>
      </w:r>
      <w:r w:rsidR="00C56B0A">
        <w:rPr>
          <w:noProof/>
        </w:rPr>
        <w:t xml:space="preserve">In these stratified refuge habitats, fish </w:t>
      </w:r>
      <w:r w:rsidR="00C56B0A" w:rsidRPr="003C2D16">
        <w:rPr>
          <w:noProof/>
        </w:rPr>
        <w:t xml:space="preserve">exhibited DVM with similar timing to the simulated </w:t>
      </w:r>
      <w:r w:rsidR="00C56B0A">
        <w:rPr>
          <w:noProof/>
        </w:rPr>
        <w:t>TDO</w:t>
      </w:r>
      <w:r w:rsidR="00C56B0A" w:rsidRPr="00F91A6A">
        <w:rPr>
          <w:noProof/>
          <w:vertAlign w:val="subscript"/>
        </w:rPr>
        <w:t>opt</w:t>
      </w:r>
      <w:r w:rsidR="00C56B0A" w:rsidRPr="003C2D16">
        <w:rPr>
          <w:noProof/>
        </w:rPr>
        <w:t xml:space="preserve"> strategy, </w:t>
      </w:r>
      <w:r w:rsidR="00C56B0A">
        <w:rPr>
          <w:noProof/>
        </w:rPr>
        <w:t xml:space="preserve">however they often </w:t>
      </w:r>
      <w:r w:rsidR="00055194">
        <w:rPr>
          <w:noProof/>
        </w:rPr>
        <w:t xml:space="preserve">avoided the epilimnion and </w:t>
      </w:r>
      <w:r w:rsidR="00C56B0A">
        <w:rPr>
          <w:noProof/>
        </w:rPr>
        <w:t>selected for cooler and</w:t>
      </w:r>
      <w:r w:rsidR="00C56B0A" w:rsidRPr="003C2D16">
        <w:rPr>
          <w:noProof/>
        </w:rPr>
        <w:t xml:space="preserve"> less oxygen</w:t>
      </w:r>
      <w:r w:rsidR="00C56B0A">
        <w:rPr>
          <w:noProof/>
        </w:rPr>
        <w:t>ated</w:t>
      </w:r>
      <w:r w:rsidR="00C56B0A" w:rsidRPr="003C2D16">
        <w:rPr>
          <w:noProof/>
        </w:rPr>
        <w:t xml:space="preserve"> habitat</w:t>
      </w:r>
      <w:r w:rsidR="00C56B0A">
        <w:rPr>
          <w:noProof/>
        </w:rPr>
        <w:t>. The TDO</w:t>
      </w:r>
      <w:r w:rsidR="00C56B0A" w:rsidRPr="00F91A6A">
        <w:rPr>
          <w:noProof/>
          <w:vertAlign w:val="subscript"/>
        </w:rPr>
        <w:t>opt</w:t>
      </w:r>
      <w:r w:rsidR="00C56B0A" w:rsidRPr="00631D22">
        <w:rPr>
          <w:noProof/>
        </w:rPr>
        <w:t xml:space="preserve"> strategy </w:t>
      </w:r>
      <w:r w:rsidR="00C56B0A">
        <w:rPr>
          <w:noProof/>
        </w:rPr>
        <w:t xml:space="preserve">simulated here </w:t>
      </w:r>
      <w:r w:rsidR="00C56B0A" w:rsidRPr="00631D22">
        <w:rPr>
          <w:noProof/>
        </w:rPr>
        <w:t>was for illustrative purposes</w:t>
      </w:r>
      <w:r w:rsidR="00C56B0A">
        <w:rPr>
          <w:noProof/>
        </w:rPr>
        <w:t>, as we do not have</w:t>
      </w:r>
      <w:r w:rsidR="00C56B0A" w:rsidRPr="00631D22">
        <w:rPr>
          <w:noProof/>
        </w:rPr>
        <w:t xml:space="preserve"> have actual fitness curves showing </w:t>
      </w:r>
      <w:r w:rsidR="00055194">
        <w:rPr>
          <w:noProof/>
        </w:rPr>
        <w:t xml:space="preserve">the combined effects of </w:t>
      </w:r>
      <w:r w:rsidR="00C56B0A">
        <w:rPr>
          <w:noProof/>
        </w:rPr>
        <w:t>temperature and DO</w:t>
      </w:r>
      <w:ins w:id="124" w:author="Barrett, Hannah" w:date="2023-12-17T12:45:00Z">
        <w:r w:rsidR="00991472">
          <w:rPr>
            <w:noProof/>
          </w:rPr>
          <w:t xml:space="preserve"> on fish</w:t>
        </w:r>
      </w:ins>
      <w:r w:rsidR="00C56B0A">
        <w:rPr>
          <w:noProof/>
        </w:rPr>
        <w:t>. However,</w:t>
      </w:r>
      <w:r w:rsidR="00C56B0A" w:rsidRPr="00631D22">
        <w:rPr>
          <w:noProof/>
        </w:rPr>
        <w:t xml:space="preserve"> </w:t>
      </w:r>
      <w:r w:rsidR="00055194">
        <w:rPr>
          <w:noProof/>
        </w:rPr>
        <w:t>fish responses to these variables</w:t>
      </w:r>
      <w:r w:rsidR="00C56B0A">
        <w:rPr>
          <w:noProof/>
        </w:rPr>
        <w:t xml:space="preserve"> </w:t>
      </w:r>
      <w:r w:rsidR="00C56B0A" w:rsidRPr="00631D22">
        <w:rPr>
          <w:noProof/>
        </w:rPr>
        <w:t>are nonlinear</w:t>
      </w:r>
      <w:r w:rsidR="00C56B0A">
        <w:rPr>
          <w:noProof/>
        </w:rPr>
        <w:t>,</w:t>
      </w:r>
      <w:r w:rsidR="00C56B0A" w:rsidRPr="00631D22">
        <w:rPr>
          <w:noProof/>
        </w:rPr>
        <w:t xml:space="preserve"> and fitness </w:t>
      </w:r>
      <w:r w:rsidR="00C56B0A">
        <w:rPr>
          <w:noProof/>
        </w:rPr>
        <w:t>decreases rapidly</w:t>
      </w:r>
      <w:r w:rsidR="00C56B0A" w:rsidRPr="00631D22">
        <w:rPr>
          <w:noProof/>
        </w:rPr>
        <w:t xml:space="preserve"> </w:t>
      </w:r>
      <w:r w:rsidR="00C56B0A">
        <w:rPr>
          <w:noProof/>
        </w:rPr>
        <w:t xml:space="preserve">at threshold values. Such complexity makes it unlikely that we would </w:t>
      </w:r>
      <w:r w:rsidR="00C56B0A" w:rsidRPr="00631D22">
        <w:rPr>
          <w:noProof/>
        </w:rPr>
        <w:t xml:space="preserve">predict the actual </w:t>
      </w:r>
      <w:r w:rsidR="00C56B0A">
        <w:rPr>
          <w:noProof/>
        </w:rPr>
        <w:t xml:space="preserve">temperature-DO combinations </w:t>
      </w:r>
      <w:r w:rsidR="00C56B0A" w:rsidRPr="00631D22">
        <w:rPr>
          <w:noProof/>
        </w:rPr>
        <w:t>selected by fish in the wild</w:t>
      </w:r>
      <w:r w:rsidR="00C56B0A">
        <w:rPr>
          <w:noProof/>
        </w:rPr>
        <w:t>.</w:t>
      </w:r>
    </w:p>
    <w:p w14:paraId="04BB1E9B" w14:textId="7C29D851" w:rsidR="00C56B0A" w:rsidRDefault="00C56B0A" w:rsidP="00007053">
      <w:pPr>
        <w:pStyle w:val="Default"/>
        <w:spacing w:line="480" w:lineRule="auto"/>
        <w:ind w:firstLine="720"/>
        <w:rPr>
          <w:noProof/>
        </w:rPr>
      </w:pPr>
      <w:del w:id="125" w:author="Barrett, Hannah" w:date="2023-12-14T17:00:00Z">
        <w:r w:rsidDel="0079546D">
          <w:rPr>
            <w:noProof/>
          </w:rPr>
          <w:delText xml:space="preserve"> </w:delText>
        </w:r>
      </w:del>
      <w:r>
        <w:rPr>
          <w:noProof/>
        </w:rPr>
        <w:t xml:space="preserve">In these </w:t>
      </w:r>
      <w:ins w:id="126" w:author="Barrett, Hannah" w:date="2023-12-14T17:00:00Z">
        <w:r w:rsidR="0079546D">
          <w:rPr>
            <w:noProof/>
          </w:rPr>
          <w:t xml:space="preserve">alcove </w:t>
        </w:r>
      </w:ins>
      <w:r>
        <w:rPr>
          <w:noProof/>
        </w:rPr>
        <w:t xml:space="preserve">habitats, temperature appears to be a more </w:t>
      </w:r>
      <w:commentRangeStart w:id="127"/>
      <w:r>
        <w:rPr>
          <w:noProof/>
        </w:rPr>
        <w:t xml:space="preserve">prominent driver of DVM. When sampling cold-water alcoves, we often encounter fish with either empty stomachs, or small rations of low quality prey items (Barrett unpublished data). Here, a fish would likely starve before suffocating. Under these circumstances, it seems logical that habitat </w:t>
      </w:r>
      <w:commentRangeStart w:id="128"/>
      <w:r>
        <w:rPr>
          <w:noProof/>
        </w:rPr>
        <w:t>selection</w:t>
      </w:r>
      <w:commentRangeEnd w:id="128"/>
      <w:r w:rsidR="00007053">
        <w:rPr>
          <w:rStyle w:val="CommentReference"/>
          <w:rFonts w:asciiTheme="minorHAnsi" w:hAnsiTheme="minorHAnsi" w:cstheme="minorBidi"/>
          <w:color w:val="auto"/>
        </w:rPr>
        <w:commentReference w:id="128"/>
      </w:r>
      <w:r>
        <w:rPr>
          <w:noProof/>
        </w:rPr>
        <w:t xml:space="preserve"> should shift away from p</w:t>
      </w:r>
      <w:r w:rsidR="005C7858">
        <w:rPr>
          <w:noProof/>
        </w:rPr>
        <w:t>rioritizing growth and towards</w:t>
      </w:r>
      <w:r>
        <w:rPr>
          <w:noProof/>
        </w:rPr>
        <w:t xml:space="preserve"> reduced meta</w:t>
      </w:r>
      <w:commentRangeStart w:id="129"/>
      <w:r>
        <w:rPr>
          <w:noProof/>
        </w:rPr>
        <w:t>bolism</w:t>
      </w:r>
      <w:commentRangeEnd w:id="129"/>
      <w:r w:rsidR="00117344">
        <w:rPr>
          <w:rStyle w:val="CommentReference"/>
          <w:rFonts w:asciiTheme="minorHAnsi" w:hAnsiTheme="minorHAnsi" w:cstheme="minorBidi"/>
          <w:color w:val="auto"/>
        </w:rPr>
        <w:commentReference w:id="129"/>
      </w:r>
      <w:r>
        <w:rPr>
          <w:noProof/>
        </w:rPr>
        <w:t xml:space="preserve"> (esp</w:t>
      </w:r>
      <w:commentRangeStart w:id="130"/>
      <w:r>
        <w:rPr>
          <w:noProof/>
        </w:rPr>
        <w:t>eciall</w:t>
      </w:r>
      <w:commentRangeEnd w:id="130"/>
      <w:r w:rsidR="00117344">
        <w:rPr>
          <w:rStyle w:val="CommentReference"/>
          <w:rFonts w:asciiTheme="minorHAnsi" w:hAnsiTheme="minorHAnsi" w:cstheme="minorBidi"/>
          <w:color w:val="auto"/>
        </w:rPr>
        <w:commentReference w:id="130"/>
      </w:r>
      <w:r>
        <w:rPr>
          <w:noProof/>
        </w:rPr>
        <w:t>y since these fish should only infrequently exhibit a postprandial metabolic response</w:t>
      </w:r>
      <w:ins w:id="131" w:author="Barrett, Hannah" w:date="2023-12-18T09:44:00Z">
        <w:r w:rsidR="00D2205F">
          <w:rPr>
            <w:noProof/>
          </w:rPr>
          <w:t xml:space="preserve">; </w:t>
        </w:r>
      </w:ins>
      <w:ins w:id="132" w:author="Barrett, Hannah" w:date="2023-12-18T09:53:00Z">
        <w:r w:rsidR="007811C6">
          <w:rPr>
            <w:noProof/>
          </w:rPr>
          <w:t>Kramer 1987</w:t>
        </w:r>
        <w:r w:rsidR="007811C6">
          <w:rPr>
            <w:noProof/>
          </w:rPr>
          <w:t xml:space="preserve">, </w:t>
        </w:r>
      </w:ins>
      <w:ins w:id="133" w:author="Barrett, Hannah" w:date="2023-12-18T09:44:00Z">
        <w:r w:rsidR="00D2205F">
          <w:rPr>
            <w:noProof/>
          </w:rPr>
          <w:t>West et al. 2001</w:t>
        </w:r>
      </w:ins>
      <w:r>
        <w:rPr>
          <w:noProof/>
        </w:rPr>
        <w:t xml:space="preserve">). Indeed, </w:t>
      </w:r>
      <w:ins w:id="134" w:author="Barrett, Hannah" w:date="2023-12-18T09:40:00Z">
        <w:r w:rsidR="00D2205F">
          <w:rPr>
            <w:noProof/>
          </w:rPr>
          <w:t>physiological adaptation</w:t>
        </w:r>
      </w:ins>
      <w:ins w:id="135" w:author="Barrett, Hannah" w:date="2023-12-18T09:41:00Z">
        <w:r w:rsidR="00D2205F">
          <w:rPr>
            <w:noProof/>
          </w:rPr>
          <w:t>s</w:t>
        </w:r>
      </w:ins>
      <w:ins w:id="136" w:author="Barrett, Hannah" w:date="2023-12-18T09:40:00Z">
        <w:r w:rsidR="00D2205F">
          <w:rPr>
            <w:noProof/>
          </w:rPr>
          <w:t xml:space="preserve"> to limited oxygen supply </w:t>
        </w:r>
      </w:ins>
      <w:ins w:id="137" w:author="Barrett, Hannah" w:date="2023-12-18T09:41:00Z">
        <w:r w:rsidR="00D2205F">
          <w:rPr>
            <w:noProof/>
          </w:rPr>
          <w:t>often</w:t>
        </w:r>
      </w:ins>
      <w:ins w:id="138" w:author="Barrett, Hannah" w:date="2023-12-18T09:42:00Z">
        <w:r w:rsidR="00D2205F">
          <w:rPr>
            <w:noProof/>
          </w:rPr>
          <w:t xml:space="preserve"> result in </w:t>
        </w:r>
      </w:ins>
      <w:ins w:id="139" w:author="Barrett, Hannah" w:date="2023-12-18T09:43:00Z">
        <w:r w:rsidR="00D2205F">
          <w:rPr>
            <w:noProof/>
          </w:rPr>
          <w:t xml:space="preserve">lower temperature selection and </w:t>
        </w:r>
      </w:ins>
      <w:ins w:id="140" w:author="Barrett, Hannah" w:date="2023-12-18T09:42:00Z">
        <w:r w:rsidR="00D2205F">
          <w:rPr>
            <w:noProof/>
          </w:rPr>
          <w:t>a decrease in metabolic processes</w:t>
        </w:r>
      </w:ins>
      <w:ins w:id="141" w:author="Barrett, Hannah" w:date="2023-12-18T09:43:00Z">
        <w:r w:rsidR="00D2205F">
          <w:rPr>
            <w:noProof/>
          </w:rPr>
          <w:t xml:space="preserve"> (Schurmann et al 1991, Glencross 2009</w:t>
        </w:r>
      </w:ins>
      <w:ins w:id="142" w:author="Barrett, Hannah" w:date="2023-12-18T09:44:00Z">
        <w:r w:rsidR="00D2205F">
          <w:rPr>
            <w:noProof/>
          </w:rPr>
          <w:t>). T</w:t>
        </w:r>
      </w:ins>
      <w:del w:id="143" w:author="Barrett, Hannah" w:date="2023-12-18T09:44:00Z">
        <w:r w:rsidDel="00D2205F">
          <w:rPr>
            <w:noProof/>
          </w:rPr>
          <w:delText>t</w:delText>
        </w:r>
      </w:del>
      <w:r>
        <w:rPr>
          <w:noProof/>
        </w:rPr>
        <w:t xml:space="preserve">his behavioral trade-off confirms that the term </w:t>
      </w:r>
      <w:r w:rsidRPr="009A2557">
        <w:rPr>
          <w:i/>
          <w:noProof/>
        </w:rPr>
        <w:t>refuge</w:t>
      </w:r>
      <w:r>
        <w:rPr>
          <w:noProof/>
        </w:rPr>
        <w:t xml:space="preserve"> is fitting; these are not </w:t>
      </w:r>
      <w:r>
        <w:rPr>
          <w:noProof/>
        </w:rPr>
        <w:lastRenderedPageBreak/>
        <w:t>ideal habitats</w:t>
      </w:r>
      <w:commentRangeEnd w:id="127"/>
      <w:r>
        <w:rPr>
          <w:rStyle w:val="CommentReference"/>
          <w:rFonts w:asciiTheme="minorHAnsi" w:hAnsiTheme="minorHAnsi" w:cstheme="minorBidi"/>
          <w:color w:val="auto"/>
        </w:rPr>
        <w:commentReference w:id="127"/>
      </w:r>
      <w:r>
        <w:rPr>
          <w:noProof/>
        </w:rPr>
        <w:t>, and prolonged seasonal use with increased exposure to critically low DO may have negative impacts on growth and survival.</w:t>
      </w:r>
    </w:p>
    <w:p w14:paraId="14788945" w14:textId="40D485D7" w:rsidR="00284B74" w:rsidRDefault="005C7858" w:rsidP="005C7858">
      <w:pPr>
        <w:pStyle w:val="Default"/>
        <w:spacing w:line="480" w:lineRule="auto"/>
        <w:ind w:firstLine="720"/>
        <w:rPr>
          <w:noProof/>
        </w:rPr>
      </w:pPr>
      <w:commentRangeStart w:id="144"/>
      <w:r>
        <w:t>Tagged</w:t>
      </w:r>
      <w:commentRangeEnd w:id="144"/>
      <w:r w:rsidR="00284B74">
        <w:rPr>
          <w:rStyle w:val="CommentReference"/>
          <w:rFonts w:asciiTheme="minorHAnsi" w:hAnsiTheme="minorHAnsi" w:cstheme="minorBidi"/>
          <w:color w:val="auto"/>
        </w:rPr>
        <w:commentReference w:id="144"/>
      </w:r>
      <w:r>
        <w:t xml:space="preserve"> fish displayed high individual and intra-individual variation in their vertical movements, however the central tendency was consistent with a vertically cycling movement pattern constrained to ~20% of the water column, ranging between the metalimnion and upper hypolimnion (Figure 4c). This behavioral variation is likely a reflection of genetic diversity (Alonzo 2015), individual thermal tolerance (Anlauf-Dunn et al. 2022) or energy reserves (Moran et al. 2021). Fish ration size affects optimal temperature for growth and could influence habitat selection by fish (Mac 1985, Sogard &amp; Olla 1996).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377C4110" w14:textId="565E858A"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warm</w:t>
      </w:r>
      <w:r w:rsidR="0057388B">
        <w:t>er</w:t>
      </w:r>
      <w:r w:rsidR="0057388B" w:rsidRPr="00D3471B">
        <w:t xml:space="preserve"> water (</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was much greater</w:t>
      </w:r>
      <w:r w:rsidR="0057388B" w:rsidRPr="00D3471B">
        <w:t xml:space="preserve"> in Norwood</w:t>
      </w:r>
      <w:r w:rsidR="0057388B">
        <w:t xml:space="preserve"> alcove, while epilimnetic DO stayed relatively high across that timeframe (Table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ins w:id="145" w:author="Barrett, Hannah" w:date="2023-12-17T12:47:00Z">
        <w:r w:rsidR="00991472">
          <w:t xml:space="preserve"> the</w:t>
        </w:r>
      </w:ins>
      <w:r w:rsidR="0057388B">
        <w:t xml:space="preserve"> warmer </w:t>
      </w:r>
      <w:ins w:id="146" w:author="Barrett, Hannah" w:date="2023-12-17T12:47:00Z">
        <w:r w:rsidR="00991472">
          <w:t xml:space="preserve">and more oxygenated </w:t>
        </w:r>
      </w:ins>
      <w:r w:rsidR="0057388B">
        <w:t>surface temperatures (Figure 6b). I</w:t>
      </w:r>
      <w:r w:rsidR="0057388B" w:rsidRPr="00D3471B">
        <w:t>n Blue Ruin</w:t>
      </w:r>
      <w:r w:rsidR="0057388B">
        <w:t>,</w:t>
      </w:r>
      <w:r w:rsidR="0057388B" w:rsidRPr="00D3471B">
        <w:t xml:space="preserve"> </w:t>
      </w:r>
      <w:r w:rsidR="0057388B">
        <w:t xml:space="preserve">temperatures in the epilimnion were </w:t>
      </w:r>
      <w:r w:rsidR="0057388B">
        <w:lastRenderedPageBreak/>
        <w:t xml:space="preserve">much lower at night (and DO remained adequate; Table 1), which may explain the greater selection strength towards warmer (and shallower) temperatures when compared to Norwood (Figure 6b, 6d). </w:t>
      </w:r>
    </w:p>
    <w:p w14:paraId="0F1C6020" w14:textId="4E8AC061" w:rsidR="0051426B" w:rsidRPr="00E04F5D" w:rsidRDefault="00914135" w:rsidP="002516C1">
      <w:pPr>
        <w:pStyle w:val="Default"/>
        <w:spacing w:line="480" w:lineRule="auto"/>
        <w:ind w:firstLine="720"/>
      </w:pPr>
      <w:ins w:id="147" w:author="Barrett, Hannah" w:date="2023-12-17T13:57:00Z">
        <w:r>
          <w:rPr>
            <w:noProof/>
          </w:rPr>
          <w:t xml:space="preserve">Here, we show that </w:t>
        </w:r>
      </w:ins>
      <w:ins w:id="148" w:author="Barrett, Hannah" w:date="2023-12-17T14:44:00Z">
        <w:r w:rsidR="00554236">
          <w:rPr>
            <w:noProof/>
          </w:rPr>
          <w:t>DO</w:t>
        </w:r>
      </w:ins>
      <w:ins w:id="149" w:author="Barrett, Hannah" w:date="2023-12-17T13:56:00Z">
        <w:r>
          <w:rPr>
            <w:noProof/>
          </w:rPr>
          <w:t xml:space="preserve"> availability in floodplain thermal refuge habitats constrains habitat </w:t>
        </w:r>
      </w:ins>
      <w:ins w:id="150" w:author="Barrett, Hannah" w:date="2023-12-17T13:58:00Z">
        <w:r>
          <w:rPr>
            <w:noProof/>
          </w:rPr>
          <w:t xml:space="preserve">use by a </w:t>
        </w:r>
      </w:ins>
      <w:ins w:id="151" w:author="Barrett, Hannah" w:date="2023-12-17T13:56:00Z">
        <w:r w:rsidR="00FE6CC5">
          <w:rPr>
            <w:noProof/>
          </w:rPr>
          <w:t>cold-</w:t>
        </w:r>
        <w:r>
          <w:rPr>
            <w:noProof/>
          </w:rPr>
          <w:t>water fish.</w:t>
        </w:r>
      </w:ins>
      <w:ins w:id="152" w:author="Barrett, Hannah" w:date="2023-12-17T14:07:00Z">
        <w:r w:rsidR="00391C39">
          <w:rPr>
            <w:noProof/>
          </w:rPr>
          <w:t xml:space="preserve"> </w:t>
        </w:r>
      </w:ins>
      <w:ins w:id="153" w:author="Barrett, Hannah" w:date="2023-12-17T14:09:00Z">
        <w:r w:rsidR="00391C39">
          <w:rPr>
            <w:noProof/>
          </w:rPr>
          <w:t>In marine habitats, t</w:t>
        </w:r>
      </w:ins>
      <w:ins w:id="154" w:author="Barrett, Hannah" w:date="2023-12-17T14:07:00Z">
        <w:r w:rsidR="00B359F7">
          <w:rPr>
            <w:noProof/>
          </w:rPr>
          <w:t>he combined effects of temperature an</w:t>
        </w:r>
        <w:r w:rsidR="00391C39">
          <w:rPr>
            <w:noProof/>
          </w:rPr>
          <w:t xml:space="preserve">d oxygen are projected to </w:t>
        </w:r>
      </w:ins>
      <w:ins w:id="155" w:author="Barrett, Hannah" w:date="2023-12-17T14:33:00Z">
        <w:r w:rsidR="00150EAF">
          <w:rPr>
            <w:noProof/>
          </w:rPr>
          <w:t xml:space="preserve">both </w:t>
        </w:r>
      </w:ins>
      <w:ins w:id="156" w:author="Barrett, Hannah" w:date="2023-12-17T14:07:00Z">
        <w:r w:rsidR="00391C39">
          <w:rPr>
            <w:noProof/>
          </w:rPr>
          <w:t xml:space="preserve">latitudinally shift and vertically contract </w:t>
        </w:r>
      </w:ins>
      <w:ins w:id="157" w:author="Barrett, Hannah" w:date="2023-12-17T14:10:00Z">
        <w:r w:rsidR="00391C39">
          <w:rPr>
            <w:noProof/>
          </w:rPr>
          <w:t xml:space="preserve">species distributions (Deutsch et al. 2023). </w:t>
        </w:r>
      </w:ins>
      <w:ins w:id="158" w:author="Barrett, Hannah" w:date="2023-12-17T14:47:00Z">
        <w:r w:rsidR="00554236">
          <w:rPr>
            <w:noProof/>
          </w:rPr>
          <w:t>Fish response to v</w:t>
        </w:r>
      </w:ins>
      <w:ins w:id="159" w:author="Barrett, Hannah" w:date="2023-12-17T14:34:00Z">
        <w:r w:rsidR="00150EAF">
          <w:rPr>
            <w:noProof/>
          </w:rPr>
          <w:t>ertical habitat compression has also been documented in l</w:t>
        </w:r>
      </w:ins>
      <w:ins w:id="160" w:author="Barrett, Hannah" w:date="2023-12-17T14:40:00Z">
        <w:r w:rsidR="00150EAF">
          <w:rPr>
            <w:noProof/>
          </w:rPr>
          <w:t>akes and reservoirs</w:t>
        </w:r>
      </w:ins>
      <w:ins w:id="161" w:author="Barrett, Hannah" w:date="2023-12-17T14:34:00Z">
        <w:r w:rsidR="00150EAF">
          <w:rPr>
            <w:noProof/>
          </w:rPr>
          <w:t xml:space="preserve"> (</w:t>
        </w:r>
      </w:ins>
      <w:ins w:id="162" w:author="Barrett, Hannah" w:date="2023-12-17T14:36:00Z">
        <w:r w:rsidR="00150EAF">
          <w:rPr>
            <w:noProof/>
          </w:rPr>
          <w:t>Coutant 19</w:t>
        </w:r>
      </w:ins>
      <w:ins w:id="163" w:author="Barrett, Hannah" w:date="2023-12-17T14:37:00Z">
        <w:r w:rsidR="00150EAF">
          <w:rPr>
            <w:noProof/>
          </w:rPr>
          <w:t xml:space="preserve">85, </w:t>
        </w:r>
      </w:ins>
      <w:ins w:id="164" w:author="Barrett, Hannah" w:date="2023-12-17T14:49:00Z">
        <w:r w:rsidR="00554236">
          <w:rPr>
            <w:noProof/>
          </w:rPr>
          <w:t xml:space="preserve">Swales 2006, </w:t>
        </w:r>
      </w:ins>
      <w:ins w:id="165" w:author="Barrett, Hannah" w:date="2023-12-17T14:39:00Z">
        <w:r w:rsidR="00150EAF">
          <w:rPr>
            <w:noProof/>
          </w:rPr>
          <w:t>McLaren et al. 2023), and in</w:t>
        </w:r>
      </w:ins>
      <w:ins w:id="166" w:author="Barrett, Hannah" w:date="2023-12-17T14:40:00Z">
        <w:r w:rsidR="00150EAF">
          <w:rPr>
            <w:noProof/>
          </w:rPr>
          <w:t xml:space="preserve"> lentic habitats on a river floodplain (</w:t>
        </w:r>
      </w:ins>
      <w:ins w:id="167" w:author="Barrett, Hannah" w:date="2023-12-17T14:34:00Z">
        <w:r w:rsidR="00150EAF">
          <w:rPr>
            <w:noProof/>
          </w:rPr>
          <w:t xml:space="preserve">Barrett et al. </w:t>
        </w:r>
        <w:r w:rsidR="00150EAF" w:rsidRPr="002516C1">
          <w:rPr>
            <w:i/>
            <w:noProof/>
          </w:rPr>
          <w:t>in press</w:t>
        </w:r>
      </w:ins>
      <w:ins w:id="168" w:author="Barrett, Hannah" w:date="2023-12-17T14:35:00Z">
        <w:r w:rsidR="00150EAF">
          <w:rPr>
            <w:noProof/>
          </w:rPr>
          <w:t>)</w:t>
        </w:r>
      </w:ins>
      <w:ins w:id="169" w:author="Barrett, Hannah" w:date="2023-12-17T14:40:00Z">
        <w:r w:rsidR="00150EAF">
          <w:rPr>
            <w:noProof/>
          </w:rPr>
          <w:t>.</w:t>
        </w:r>
      </w:ins>
      <w:ins w:id="170" w:author="Barrett, Hannah" w:date="2023-12-17T14:33:00Z">
        <w:r w:rsidR="00150EAF">
          <w:rPr>
            <w:noProof/>
          </w:rPr>
          <w:t xml:space="preserve"> </w:t>
        </w:r>
      </w:ins>
      <w:ins w:id="171" w:author="Barrett, Hannah" w:date="2023-12-17T14:41:00Z">
        <w:r w:rsidR="00554236">
          <w:rPr>
            <w:noProof/>
          </w:rPr>
          <w:t xml:space="preserve">However, </w:t>
        </w:r>
      </w:ins>
      <w:ins w:id="172" w:author="Barrett, Hannah" w:date="2023-12-18T09:52:00Z">
        <w:r w:rsidR="00DB7A7B">
          <w:rPr>
            <w:noProof/>
          </w:rPr>
          <w:t>stu</w:t>
        </w:r>
        <w:r w:rsidR="00593B10">
          <w:rPr>
            <w:noProof/>
          </w:rPr>
          <w:t>dies</w:t>
        </w:r>
      </w:ins>
      <w:ins w:id="173" w:author="Barrett, Hannah" w:date="2023-12-17T14:41:00Z">
        <w:r w:rsidR="00554236">
          <w:rPr>
            <w:noProof/>
          </w:rPr>
          <w:t xml:space="preserve"> often overlook how diel variaton in temperature and </w:t>
        </w:r>
      </w:ins>
      <w:ins w:id="174" w:author="Barrett, Hannah" w:date="2023-12-17T14:51:00Z">
        <w:r w:rsidR="002F0138">
          <w:rPr>
            <w:noProof/>
          </w:rPr>
          <w:t>DO</w:t>
        </w:r>
      </w:ins>
      <w:ins w:id="175" w:author="Barrett, Hannah" w:date="2023-12-17T14:41:00Z">
        <w:r w:rsidR="00554236">
          <w:rPr>
            <w:noProof/>
          </w:rPr>
          <w:t xml:space="preserve">, and </w:t>
        </w:r>
      </w:ins>
      <w:ins w:id="176" w:author="Barrett, Hannah" w:date="2023-12-17T14:42:00Z">
        <w:r w:rsidR="00554236">
          <w:rPr>
            <w:noProof/>
          </w:rPr>
          <w:t xml:space="preserve">in </w:t>
        </w:r>
      </w:ins>
      <w:ins w:id="177" w:author="Barrett, Hannah" w:date="2023-12-17T14:41:00Z">
        <w:r w:rsidR="00554236">
          <w:rPr>
            <w:noProof/>
          </w:rPr>
          <w:t>fish behavior</w:t>
        </w:r>
      </w:ins>
      <w:ins w:id="178" w:author="Barrett, Hannah" w:date="2023-12-17T14:42:00Z">
        <w:r w:rsidR="00554236">
          <w:rPr>
            <w:noProof/>
          </w:rPr>
          <w:t>,</w:t>
        </w:r>
      </w:ins>
      <w:ins w:id="179" w:author="Barrett, Hannah" w:date="2023-12-17T14:41:00Z">
        <w:r w:rsidR="00554236">
          <w:rPr>
            <w:noProof/>
          </w:rPr>
          <w:t xml:space="preserve"> could potentially mitigate these synergistic constraints.</w:t>
        </w:r>
      </w:ins>
      <w:ins w:id="180" w:author="Barrett, Hannah" w:date="2023-12-17T14:42:00Z">
        <w:r w:rsidR="00554236">
          <w:rPr>
            <w:noProof/>
          </w:rPr>
          <w:t xml:space="preserve"> </w:t>
        </w:r>
      </w:ins>
      <w:r w:rsidR="0098248F">
        <w:t>Here, we used a novel continuous monitoring approach to determine how diel variability in habitat conditions can cause trade-offs that drive cyclical habitat use in a floodplain thermal refuge habitat</w:t>
      </w:r>
      <w:r w:rsidR="00196836">
        <w:t>s</w:t>
      </w:r>
      <w:r w:rsidR="0098248F">
        <w:t xml:space="preserve">. </w:t>
      </w:r>
      <w:r w:rsidR="00225C08">
        <w:rPr>
          <w:noProof/>
        </w:rPr>
        <w:t xml:space="preserve">Our </w:t>
      </w:r>
      <w:r w:rsidR="00F5157D">
        <w:rPr>
          <w:noProof/>
        </w:rPr>
        <w:t>study directly address</w:t>
      </w:r>
      <w:r w:rsidR="00EC083F">
        <w:rPr>
          <w:noProof/>
        </w:rPr>
        <w:t>es</w:t>
      </w:r>
      <w:r w:rsidR="00F5157D">
        <w:rPr>
          <w:noProof/>
        </w:rPr>
        <w:t xml:space="preserve"> key question</w:t>
      </w:r>
      <w:r w:rsidR="00EC083F">
        <w:rPr>
          <w:noProof/>
        </w:rPr>
        <w:t>s</w:t>
      </w:r>
      <w:r w:rsidR="00F5157D">
        <w:rPr>
          <w:noProof/>
        </w:rPr>
        <w:t xml:space="preserve"> </w:t>
      </w:r>
      <w:r w:rsidR="00EC083F">
        <w:rPr>
          <w:noProof/>
        </w:rPr>
        <w:t>about</w:t>
      </w:r>
      <w:r w:rsidR="00F5157D">
        <w:rPr>
          <w:noProof/>
        </w:rPr>
        <w:t xml:space="preserve"> the temporal dynamics of</w:t>
      </w:r>
      <w:r w:rsidR="00EC083F">
        <w:rPr>
          <w:noProof/>
        </w:rPr>
        <w:t xml:space="preserve"> vertical habitat compression</w:t>
      </w:r>
      <w:r w:rsidR="00F5157D">
        <w:rPr>
          <w:noProof/>
        </w:rPr>
        <w:t xml:space="preserve">, and </w:t>
      </w:r>
      <w:r w:rsidR="00225C08">
        <w:rPr>
          <w:noProof/>
        </w:rPr>
        <w:t>emphasizes the importance of considering</w:t>
      </w:r>
      <w:r w:rsidR="00B63DE7">
        <w:rPr>
          <w:noProof/>
        </w:rPr>
        <w:t xml:space="preserve"> how fine-scale diel fluctuation may impact the viability of thermal refuges in the face of climate change.  </w:t>
      </w:r>
    </w:p>
    <w:sectPr w:rsidR="0051426B"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crosoft Office User" w:date="2023-12-01T08:57:00Z" w:initials="MOU">
    <w:p w14:paraId="7B7949FB" w14:textId="1A2CBB34" w:rsidR="00154085" w:rsidRDefault="00154085" w:rsidP="005B195F">
      <w:r>
        <w:rPr>
          <w:rStyle w:val="CommentReference"/>
        </w:rPr>
        <w:annotationRef/>
      </w:r>
      <w:r>
        <w:rPr>
          <w:sz w:val="20"/>
          <w:szCs w:val="20"/>
        </w:rPr>
        <w:t>Note, if we send to JAE, our pitch is that we introdu</w:t>
      </w:r>
      <w:r w:rsidR="002516C1">
        <w:rPr>
          <w:sz w:val="20"/>
          <w:szCs w:val="20"/>
        </w:rPr>
        <w:t xml:space="preserve">ce a bunch of </w:t>
      </w:r>
      <w:r>
        <w:rPr>
          <w:sz w:val="20"/>
          <w:szCs w:val="20"/>
        </w:rPr>
        <w:t>nuances in the T-DO trade off and provide a framework for how T/DO asynchrony affects fish — say straight up in cover letter that this paper will be cited because it introduces this concept and how to analyze it</w:t>
      </w:r>
    </w:p>
    <w:p w14:paraId="771827ED" w14:textId="77777777" w:rsidR="00154085" w:rsidRDefault="00154085" w:rsidP="005B195F"/>
    <w:p w14:paraId="79CE24C9" w14:textId="77777777" w:rsidR="00154085" w:rsidRDefault="00154085" w:rsidP="005B195F">
      <w:r>
        <w:rPr>
          <w:sz w:val="20"/>
          <w:szCs w:val="20"/>
        </w:rPr>
        <w:t xml:space="preserve">You def don’t have time for this in PhD, but you could write a banger that is just a 3k word conceptual paper that generalizes this topic, </w:t>
      </w:r>
    </w:p>
  </w:comment>
  <w:comment w:id="61" w:author="Barrett, Hannah" w:date="2023-09-18T15:14:00Z" w:initials="BH">
    <w:p w14:paraId="372B8ADE" w14:textId="20651F76" w:rsidR="0087616D" w:rsidRDefault="0087616D" w:rsidP="00C42A4C">
      <w:pPr>
        <w:pStyle w:val="CommentText"/>
      </w:pPr>
      <w:r>
        <w:rPr>
          <w:rStyle w:val="CommentReference"/>
        </w:rPr>
        <w:annotationRef/>
      </w:r>
      <w:r>
        <w:rPr>
          <w:rFonts w:ascii="Times New Roman" w:hAnsi="Times New Roman" w:cs="Times New Roman"/>
          <w:sz w:val="24"/>
          <w:szCs w:val="24"/>
        </w:rPr>
        <w:t xml:space="preserve">Here, we used externally affixed temperature recording iButtons coupled with </w:t>
      </w:r>
      <w:r w:rsidRPr="003B688B">
        <w:rPr>
          <w:rFonts w:ascii="Times New Roman" w:hAnsi="Times New Roman" w:cs="Times New Roman"/>
          <w:sz w:val="24"/>
          <w:szCs w:val="24"/>
        </w:rPr>
        <w:t xml:space="preserve">time-matched </w:t>
      </w:r>
      <w:r>
        <w:rPr>
          <w:rFonts w:ascii="Times New Roman" w:hAnsi="Times New Roman" w:cs="Times New Roman"/>
          <w:sz w:val="24"/>
          <w:szCs w:val="24"/>
        </w:rPr>
        <w:t>temperatures recorded at known depths to infer fish depth over time.</w:t>
      </w:r>
    </w:p>
  </w:comment>
  <w:comment w:id="76" w:author="Barrett, Hannah" w:date="2023-09-11T13:43:00Z" w:initials="BH">
    <w:p w14:paraId="2C05BD8C" w14:textId="77777777" w:rsidR="0087616D" w:rsidRDefault="0087616D" w:rsidP="00C42A4C">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77" w:author="Microsoft Office User" w:date="2023-09-13T10:42:00Z" w:initials="MOU">
    <w:p w14:paraId="47902044" w14:textId="77777777" w:rsidR="0087616D" w:rsidRDefault="0087616D" w:rsidP="00C42A4C">
      <w:pPr>
        <w:pStyle w:val="CommentText"/>
      </w:pPr>
      <w:r>
        <w:rPr>
          <w:rStyle w:val="CommentReference"/>
        </w:rPr>
        <w:annotationRef/>
      </w:r>
      <w:r>
        <w:t>I didn’t follow why you needed a slope and intercept – is this only for the T-DOopt? Or for the others too?</w:t>
      </w:r>
    </w:p>
  </w:comment>
  <w:comment w:id="78" w:author="Barrett, Hannah" w:date="2023-09-19T10:38:00Z" w:initials="BH">
    <w:p w14:paraId="7F32AA3D" w14:textId="77777777" w:rsidR="0087616D" w:rsidRDefault="0087616D" w:rsidP="00C42A4C">
      <w:pPr>
        <w:pStyle w:val="CommentText"/>
      </w:pPr>
      <w:r>
        <w:rPr>
          <w:rStyle w:val="CommentReference"/>
        </w:rPr>
        <w:annotationRef/>
      </w:r>
      <w:r>
        <w:t>Not sure how to phrase, but essentially we have to calculate the slope and intercept between the highest and lowest temp so we can get the index values for the temps between the highest/lowest values (so imagine x/y coordinates are 1, 12 and 0, 22 and we need to calculate the index values (between 0 and 1) for all recorded temp values between 12 and 22).</w:t>
      </w:r>
    </w:p>
  </w:comment>
  <w:comment w:id="84" w:author="Barrett, Hannah" w:date="2023-10-02T10:46:00Z" w:initials="BH">
    <w:p w14:paraId="5584008A" w14:textId="32215295" w:rsidR="0087616D" w:rsidRDefault="0087616D">
      <w:pPr>
        <w:pStyle w:val="CommentText"/>
      </w:pPr>
      <w:r>
        <w:rPr>
          <w:rStyle w:val="CommentReference"/>
        </w:rPr>
        <w:annotationRef/>
      </w:r>
      <w:r w:rsidR="007A2E0B">
        <w:t>Removed interaction term</w:t>
      </w:r>
    </w:p>
  </w:comment>
  <w:comment w:id="86" w:author="Microsoft Office User" w:date="2023-12-01T08:06:00Z" w:initials="MOU">
    <w:p w14:paraId="5B7E448E" w14:textId="77777777" w:rsidR="00A77F12" w:rsidRDefault="00A77F12" w:rsidP="00727952">
      <w:r>
        <w:rPr>
          <w:rStyle w:val="CommentReference"/>
        </w:rPr>
        <w:annotationRef/>
      </w:r>
      <w:r>
        <w:rPr>
          <w:sz w:val="20"/>
          <w:szCs w:val="20"/>
        </w:rPr>
        <w:t>The reporting of the sites makes this tricky to read. Can you start with the broad results that were common to both sites, you can mention site name if saying for ‘example, in Blue Ruin…’ then discuss any differences</w:t>
      </w:r>
    </w:p>
  </w:comment>
  <w:comment w:id="94" w:author="Microsoft Office User" w:date="2023-12-01T09:44:00Z" w:initials="MOU">
    <w:p w14:paraId="00AF4931" w14:textId="77777777" w:rsidR="00183EAC" w:rsidRDefault="00183EAC" w:rsidP="00ED3D4E">
      <w:r>
        <w:rPr>
          <w:rStyle w:val="CommentReference"/>
        </w:rPr>
        <w:annotationRef/>
      </w:r>
      <w:r>
        <w:rPr>
          <w:sz w:val="20"/>
          <w:szCs w:val="20"/>
        </w:rPr>
        <w:t>Can we tally up what fraction of individuals expressed a DVM? Reviewer gonna ask this prob</w:t>
      </w:r>
    </w:p>
  </w:comment>
  <w:comment w:id="95" w:author="Microsoft Office User" w:date="2023-12-01T09:35:00Z" w:initials="MOU">
    <w:p w14:paraId="3A05D5E6" w14:textId="6327E009" w:rsidR="00620E5F" w:rsidRDefault="00620E5F" w:rsidP="00E82C5B">
      <w:r>
        <w:rPr>
          <w:rStyle w:val="CommentReference"/>
        </w:rPr>
        <w:annotationRef/>
      </w:r>
      <w:r>
        <w:rPr>
          <w:sz w:val="20"/>
          <w:szCs w:val="20"/>
        </w:rPr>
        <w:t>Lets mention ind variation in discussion, saying ‘but’ or ‘yet’ softens the impact</w:t>
      </w:r>
    </w:p>
  </w:comment>
  <w:comment w:id="99" w:author="Microsoft Office User" w:date="2023-12-01T09:45:00Z" w:initials="MOU">
    <w:p w14:paraId="21D3E2B7" w14:textId="77777777" w:rsidR="00183EAC" w:rsidRDefault="00183EAC" w:rsidP="00CD0FC8">
      <w:r>
        <w:rPr>
          <w:rStyle w:val="CommentReference"/>
        </w:rPr>
        <w:annotationRef/>
      </w:r>
      <w:r>
        <w:rPr>
          <w:sz w:val="20"/>
          <w:szCs w:val="20"/>
        </w:rPr>
        <w:t>this may be a discussion point — like you could say that first step is to see what fish are doing in nature, where T and DO are correlated, as you show iwth your mixed model plots, then we can use experiments to fully quantify their behavioral response</w:t>
      </w:r>
    </w:p>
  </w:comment>
  <w:comment w:id="100" w:author="Microsoft Office User" w:date="2023-12-01T16:06:00Z" w:initials="MOU">
    <w:p w14:paraId="20DDD5A4" w14:textId="77777777" w:rsidR="0057388B" w:rsidRDefault="0057388B" w:rsidP="002A37E9">
      <w:r>
        <w:rPr>
          <w:rStyle w:val="CommentReference"/>
        </w:rPr>
        <w:annotationRef/>
      </w:r>
      <w:r>
        <w:rPr>
          <w:sz w:val="20"/>
          <w:szCs w:val="20"/>
        </w:rPr>
        <w:t>I reworked paragraph 1 that recaps the results and sign. paragraph for readers that only scan this part of paper</w:t>
      </w:r>
    </w:p>
  </w:comment>
  <w:comment w:id="104" w:author="Microsoft Office User" w:date="2023-12-01T11:42:00Z" w:initials="MOU">
    <w:p w14:paraId="010B4172" w14:textId="2EFB3B78" w:rsidR="00336332" w:rsidRDefault="00336332" w:rsidP="00BF522D">
      <w:r>
        <w:rPr>
          <w:rStyle w:val="CommentReference"/>
        </w:rPr>
        <w:annotationRef/>
      </w:r>
      <w:r>
        <w:rPr>
          <w:sz w:val="20"/>
          <w:szCs w:val="20"/>
        </w:rPr>
        <w:t>Hiromi Uno mentioned to me that there was evidence of DVM for DO in tropical fish — see if you can find this ref</w:t>
      </w:r>
    </w:p>
  </w:comment>
  <w:comment w:id="114" w:author="Barrett, Hannah" w:date="2023-12-14T15:51:00Z" w:initials="BH">
    <w:p w14:paraId="0479AD9F" w14:textId="516CD5E3" w:rsidR="005C7858" w:rsidRDefault="005C7858">
      <w:pPr>
        <w:pStyle w:val="CommentText"/>
      </w:pPr>
      <w:r>
        <w:rPr>
          <w:rStyle w:val="CommentReference"/>
        </w:rPr>
        <w:annotationRef/>
      </w:r>
      <w:r>
        <w:t>**#2 Discussion of the spatio-temporal patterns of DO and Temp and the trade-off presented to fish. I reworked your results paragraph on this so I don’t think you need to recap it much here. Probably what you should put here is why there is inter and intra alcove variation – how do your patterns compare to those in other systems, what does the variation mean for fish?</w:t>
      </w:r>
    </w:p>
  </w:comment>
  <w:comment w:id="115" w:author="Microsoft Office User" w:date="2023-12-01T13:30:00Z" w:initials="MOU">
    <w:p w14:paraId="09159695" w14:textId="4F8A4BE3" w:rsidR="000632A6" w:rsidRDefault="000632A6" w:rsidP="000632A6">
      <w:pPr>
        <w:rPr>
          <w:sz w:val="20"/>
          <w:szCs w:val="20"/>
        </w:rPr>
      </w:pPr>
      <w:r>
        <w:rPr>
          <w:rStyle w:val="CommentReference"/>
        </w:rPr>
        <w:annotationRef/>
      </w:r>
      <w:r>
        <w:rPr>
          <w:sz w:val="20"/>
          <w:szCs w:val="20"/>
        </w:rPr>
        <w:t>This is the part that works as discussion — explore why do the alcoves have different DO and temp dynamics - perhaps broaden at end to say whether other systems have analogous diel variation in T-DO squeeze — e.g., would a hypolimnion in a lake be different because no diel variation?</w:t>
      </w:r>
    </w:p>
    <w:p w14:paraId="784AD826" w14:textId="575650C3" w:rsidR="0023045E" w:rsidRDefault="0023045E" w:rsidP="0023045E">
      <w:pPr>
        <w:pStyle w:val="Default"/>
        <w:spacing w:line="480" w:lineRule="auto"/>
      </w:pPr>
    </w:p>
    <w:p w14:paraId="3673171F" w14:textId="77777777" w:rsidR="0023045E" w:rsidRDefault="0023045E" w:rsidP="000632A6"/>
  </w:comment>
  <w:comment w:id="123" w:author="Microsoft Office User" w:date="2023-12-01T16:13:00Z" w:initials="MOU">
    <w:p w14:paraId="4AF27BC3" w14:textId="77777777" w:rsidR="00C56B0A" w:rsidRDefault="0057388B" w:rsidP="00C56B0A">
      <w:pPr>
        <w:pStyle w:val="Default"/>
        <w:spacing w:line="480" w:lineRule="auto"/>
      </w:pPr>
      <w:r>
        <w:rPr>
          <w:rStyle w:val="CommentReference"/>
        </w:rPr>
        <w:annotationRef/>
      </w:r>
      <w:r w:rsidR="00C56B0A">
        <w:t>**#3 (may need 2 paragraphs) Unpack why fish didn’t move to surface, how maybe they don’t need high DO if they are taking refuge and minimizing metabolic costs</w:t>
      </w:r>
    </w:p>
    <w:p w14:paraId="40F40C84" w14:textId="7E923B1B" w:rsidR="0057388B" w:rsidRDefault="0057388B" w:rsidP="001F7742"/>
  </w:comment>
  <w:comment w:id="128" w:author="Barrett, Hannah" w:date="2023-12-17T13:32:00Z" w:initials="BH">
    <w:p w14:paraId="6D56D8A8" w14:textId="52669FAE" w:rsidR="00007053" w:rsidRDefault="00007053">
      <w:pPr>
        <w:pStyle w:val="CommentText"/>
      </w:pPr>
      <w:r>
        <w:rPr>
          <w:rStyle w:val="CommentReference"/>
        </w:rPr>
        <w:annotationRef/>
      </w:r>
      <w:r>
        <w:t>limitations in the supply of oxygen may reduce the utilization of dietary energy for metabolic processes Glencross 2009</w:t>
      </w:r>
    </w:p>
  </w:comment>
  <w:comment w:id="129" w:author="Barrett, Hannah" w:date="2023-12-17T13:40:00Z" w:initials="BH">
    <w:p w14:paraId="10B18203" w14:textId="3CBD05E2" w:rsidR="00117344" w:rsidRDefault="00117344">
      <w:pPr>
        <w:pStyle w:val="CommentText"/>
      </w:pPr>
      <w:r>
        <w:rPr>
          <w:rStyle w:val="CommentReference"/>
        </w:rPr>
        <w:annotationRef/>
      </w:r>
      <w:r>
        <w:t>A decreased rate of metabolism and an increased blood oxygen-affinity are among the physiological advantages of selecting a lower temperature during hypoxia rainbow trout (Schurmann et al. 1991)</w:t>
      </w:r>
    </w:p>
  </w:comment>
  <w:comment w:id="130" w:author="Barrett, Hannah" w:date="2023-12-17T13:39:00Z" w:initials="BH">
    <w:p w14:paraId="456097CA" w14:textId="423BF1A1" w:rsidR="00117344" w:rsidRDefault="00117344">
      <w:pPr>
        <w:pStyle w:val="CommentText"/>
      </w:pPr>
      <w:r>
        <w:rPr>
          <w:rStyle w:val="CommentReference"/>
        </w:rPr>
        <w:annotationRef/>
      </w:r>
      <w:r>
        <w:t>SMR to increase with food consumption and growth (e.g. West, Brown &amp; Enquist 2001)</w:t>
      </w:r>
    </w:p>
  </w:comment>
  <w:comment w:id="127" w:author="Microsoft Office User" w:date="2023-12-01T13:39:00Z" w:initials="MOU">
    <w:p w14:paraId="0862CF9F" w14:textId="77777777" w:rsidR="00C56B0A" w:rsidRDefault="00C56B0A" w:rsidP="00C56B0A">
      <w:r>
        <w:rPr>
          <w:rStyle w:val="CommentReference"/>
        </w:rPr>
        <w:annotationRef/>
      </w:r>
      <w:r>
        <w:rPr>
          <w:sz w:val="20"/>
          <w:szCs w:val="20"/>
        </w:rPr>
        <w:t>This is good, can you beef it up with references about oxygen demand. Need to do more reading here I think, or talk to fish phys person</w:t>
      </w:r>
    </w:p>
  </w:comment>
  <w:comment w:id="144" w:author="Barrett, Hannah" w:date="2023-12-14T16:44:00Z" w:initials="BH">
    <w:p w14:paraId="47E1C748" w14:textId="77777777" w:rsidR="00284B74" w:rsidRDefault="00284B74" w:rsidP="00284B74">
      <w:pPr>
        <w:pStyle w:val="Default"/>
        <w:spacing w:line="480" w:lineRule="auto"/>
      </w:pPr>
      <w:r>
        <w:rPr>
          <w:rStyle w:val="CommentReference"/>
        </w:rPr>
        <w:annotationRef/>
      </w:r>
      <w:r>
        <w:t xml:space="preserve">**#4 Individual variation. You probably want to quantify individual variation this if possible, so you may not want to open this potential hornets nest. Like I could see reviewer asking for level of variation in timing vs. how deep/shallow they went.  </w:t>
      </w:r>
    </w:p>
    <w:p w14:paraId="0727C264" w14:textId="1B59320C" w:rsidR="00284B74" w:rsidRDefault="00284B7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CE24C9" w15:done="0"/>
  <w15:commentEx w15:paraId="372B8ADE" w15:done="0"/>
  <w15:commentEx w15:paraId="2C05BD8C" w15:done="1"/>
  <w15:commentEx w15:paraId="47902044" w15:done="1"/>
  <w15:commentEx w15:paraId="7F32AA3D" w15:paraIdParent="47902044" w15:done="1"/>
  <w15:commentEx w15:paraId="5584008A" w15:done="0"/>
  <w15:commentEx w15:paraId="5B7E448E" w15:done="0"/>
  <w15:commentEx w15:paraId="00AF4931" w15:done="1"/>
  <w15:commentEx w15:paraId="3A05D5E6" w15:done="1"/>
  <w15:commentEx w15:paraId="21D3E2B7" w15:done="0"/>
  <w15:commentEx w15:paraId="20DDD5A4" w15:done="1"/>
  <w15:commentEx w15:paraId="010B4172" w15:done="0"/>
  <w15:commentEx w15:paraId="0479AD9F" w15:done="0"/>
  <w15:commentEx w15:paraId="3673171F" w15:done="1"/>
  <w15:commentEx w15:paraId="40F40C84" w15:done="0"/>
  <w15:commentEx w15:paraId="6D56D8A8" w15:done="0"/>
  <w15:commentEx w15:paraId="10B18203" w15:done="0"/>
  <w15:commentEx w15:paraId="456097CA" w15:done="0"/>
  <w15:commentEx w15:paraId="0862CF9F" w15:done="0"/>
  <w15:commentEx w15:paraId="0727C2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A8948B7" w16cex:dateUtc="2023-12-01T16:57:00Z"/>
  <w16cex:commentExtensible w16cex:durableId="270A98E2" w16cex:dateUtc="2023-12-01T16:06:00Z"/>
  <w16cex:commentExtensible w16cex:durableId="5E6F9AF2" w16cex:dateUtc="2023-12-01T16:10:00Z"/>
  <w16cex:commentExtensible w16cex:durableId="2AF5B799" w16cex:dateUtc="2023-12-01T16:16:00Z"/>
  <w16cex:commentExtensible w16cex:durableId="31EA3E24" w16cex:dateUtc="2023-12-01T16:44:00Z"/>
  <w16cex:commentExtensible w16cex:durableId="7960BB3F" w16cex:dateUtc="2023-12-01T16:26:00Z"/>
  <w16cex:commentExtensible w16cex:durableId="134BA6AD" w16cex:dateUtc="2023-12-01T17:06:00Z"/>
  <w16cex:commentExtensible w16cex:durableId="752FB0FD" w16cex:dateUtc="2023-12-01T17:44:00Z"/>
  <w16cex:commentExtensible w16cex:durableId="08EFF275" w16cex:dateUtc="2023-12-01T17:35:00Z"/>
  <w16cex:commentExtensible w16cex:durableId="1773CE44" w16cex:dateUtc="2023-12-01T17:45:00Z"/>
  <w16cex:commentExtensible w16cex:durableId="751DC7A7" w16cex:dateUtc="2023-12-02T00:06:00Z"/>
  <w16cex:commentExtensible w16cex:durableId="20309807" w16cex:dateUtc="2023-12-01T19:42:00Z"/>
  <w16cex:commentExtensible w16cex:durableId="1518115E" w16cex:dateUtc="2023-12-01T20:23:00Z"/>
  <w16cex:commentExtensible w16cex:durableId="7ED346C4" w16cex:dateUtc="2023-12-01T21:31:00Z"/>
  <w16cex:commentExtensible w16cex:durableId="7CA37E61" w16cex:dateUtc="2023-12-01T21:30:00Z"/>
  <w16cex:commentExtensible w16cex:durableId="28049B4A" w16cex:dateUtc="2023-12-01T20:23:00Z"/>
  <w16cex:commentExtensible w16cex:durableId="259F848B" w16cex:dateUtc="2023-12-01T20:45:00Z"/>
  <w16cex:commentExtensible w16cex:durableId="26AA61B4" w16cex:dateUtc="2023-12-02T00:13:00Z"/>
  <w16cex:commentExtensible w16cex:durableId="06E37BCC" w16cex:dateUtc="2023-12-02T00:09:00Z"/>
  <w16cex:commentExtensible w16cex:durableId="0A99BA52" w16cex:dateUtc="2023-12-02T00:13:00Z"/>
  <w16cex:commentExtensible w16cex:durableId="2A7DE4BE" w16cex:dateUtc="2023-12-01T21:27:00Z"/>
  <w16cex:commentExtensible w16cex:durableId="6BB7F8E2" w16cex:dateUtc="2023-12-01T21:33:00Z"/>
  <w16cex:commentExtensible w16cex:durableId="62182857" w16cex:dateUtc="2023-12-01T21:35:00Z"/>
  <w16cex:commentExtensible w16cex:durableId="40B1989B" w16cex:dateUtc="2023-12-01T21:37:00Z"/>
  <w16cex:commentExtensible w16cex:durableId="586F121C" w16cex:dateUtc="2023-12-01T21:39:00Z"/>
  <w16cex:commentExtensible w16cex:durableId="72E0B474" w16cex:dateUtc="2023-12-01T20:35:00Z"/>
  <w16cex:commentExtensible w16cex:durableId="003A4ACC" w16cex:dateUtc="2023-12-02T00:07:00Z"/>
  <w16cex:commentExtensible w16cex:durableId="0E2C08AA" w16cex:dateUtc="2023-12-01T21:31:00Z"/>
  <w16cex:commentExtensible w16cex:durableId="51F26CD5" w16cex:dateUtc="2023-12-01T21:30:00Z"/>
  <w16cex:commentExtensible w16cex:durableId="325BCB13" w16cex:dateUtc="2023-12-01T21:27:00Z"/>
  <w16cex:commentExtensible w16cex:durableId="124E780A" w16cex:dateUtc="2023-12-01T21:33:00Z"/>
  <w16cex:commentExtensible w16cex:durableId="31E707DA" w16cex:dateUtc="2023-12-01T21:35:00Z"/>
  <w16cex:commentExtensible w16cex:durableId="3AFC13BB" w16cex:dateUtc="2023-12-01T21:37:00Z"/>
  <w16cex:commentExtensible w16cex:durableId="03522AC0" w16cex:dateUtc="2023-12-01T21:39:00Z"/>
  <w16cex:commentExtensible w16cex:durableId="13AA7DC4" w16cex:dateUtc="2023-12-01T22:26:00Z"/>
  <w16cex:commentExtensible w16cex:durableId="0A57455D" w16cex:dateUtc="2023-12-01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CE24C9" w16cid:durableId="5A8948B7"/>
  <w16cid:commentId w16cid:paraId="372B8ADE" w16cid:durableId="0F9CE142"/>
  <w16cid:commentId w16cid:paraId="2C05BD8C" w16cid:durableId="28CDC0A7"/>
  <w16cid:commentId w16cid:paraId="47902044" w16cid:durableId="6F967C96"/>
  <w16cid:commentId w16cid:paraId="7F32AA3D" w16cid:durableId="46C941C1"/>
  <w16cid:commentId w16cid:paraId="5584008A" w16cid:durableId="10D85274"/>
  <w16cid:commentId w16cid:paraId="5B7E448E" w16cid:durableId="270A98E2"/>
  <w16cid:commentId w16cid:paraId="0B576491" w16cid:durableId="5E6F9AF2"/>
  <w16cid:commentId w16cid:paraId="01AB6D78" w16cid:durableId="2AF5B799"/>
  <w16cid:commentId w16cid:paraId="4D13A9A5" w16cid:durableId="31EA3E24"/>
  <w16cid:commentId w16cid:paraId="6A789960" w16cid:durableId="7960BB3F"/>
  <w16cid:commentId w16cid:paraId="6D2A426D" w16cid:durableId="134BA6AD"/>
  <w16cid:commentId w16cid:paraId="00AF4931" w16cid:durableId="752FB0FD"/>
  <w16cid:commentId w16cid:paraId="3A05D5E6" w16cid:durableId="08EFF275"/>
  <w16cid:commentId w16cid:paraId="21D3E2B7" w16cid:durableId="1773CE44"/>
  <w16cid:commentId w16cid:paraId="20DDD5A4" w16cid:durableId="751DC7A7"/>
  <w16cid:commentId w16cid:paraId="010B4172" w16cid:durableId="20309807"/>
  <w16cid:commentId w16cid:paraId="176FBE5A" w16cid:durableId="1518115E"/>
  <w16cid:commentId w16cid:paraId="77AA0F35" w16cid:durableId="7ED346C4"/>
  <w16cid:commentId w16cid:paraId="521662A8" w16cid:durableId="7CA37E61"/>
  <w16cid:commentId w16cid:paraId="677A34F4" w16cid:durableId="28049B4A"/>
  <w16cid:commentId w16cid:paraId="4E8A80A9" w16cid:durableId="259F848B"/>
  <w16cid:commentId w16cid:paraId="2F95B1E2" w16cid:durableId="0B52228C"/>
  <w16cid:commentId w16cid:paraId="40F40C84" w16cid:durableId="26AA61B4"/>
  <w16cid:commentId w16cid:paraId="339A458B" w16cid:durableId="06E37BCC"/>
  <w16cid:commentId w16cid:paraId="072414DD" w16cid:durableId="0A99BA52"/>
  <w16cid:commentId w16cid:paraId="7EB842C9" w16cid:durableId="2A7DE4BE"/>
  <w16cid:commentId w16cid:paraId="7DE70DAE" w16cid:durableId="6BB7F8E2"/>
  <w16cid:commentId w16cid:paraId="2404C55F" w16cid:durableId="62182857"/>
  <w16cid:commentId w16cid:paraId="66149C69" w16cid:durableId="40B1989B"/>
  <w16cid:commentId w16cid:paraId="3FC14C40" w16cid:durableId="586F121C"/>
  <w16cid:commentId w16cid:paraId="44561B41" w16cid:durableId="72E0B474"/>
  <w16cid:commentId w16cid:paraId="3BFE6F7C" w16cid:durableId="003A4ACC"/>
  <w16cid:commentId w16cid:paraId="3FB39161" w16cid:durableId="0E2C08AA"/>
  <w16cid:commentId w16cid:paraId="6986BB37" w16cid:durableId="51F26CD5"/>
  <w16cid:commentId w16cid:paraId="5A5E17C6" w16cid:durableId="325BCB13"/>
  <w16cid:commentId w16cid:paraId="471A2C6D" w16cid:durableId="124E780A"/>
  <w16cid:commentId w16cid:paraId="63180AB0" w16cid:durableId="31E707DA"/>
  <w16cid:commentId w16cid:paraId="776BC30A" w16cid:durableId="3AFC13BB"/>
  <w16cid:commentId w16cid:paraId="343A42D5" w16cid:durableId="03522AC0"/>
  <w16cid:commentId w16cid:paraId="398D9FAA" w16cid:durableId="13AA7DC4"/>
  <w16cid:commentId w16cid:paraId="561800F9" w16cid:durableId="0A57455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A331AC" w14:textId="77777777" w:rsidR="005A0C12" w:rsidRDefault="005A0C12" w:rsidP="00B724DC">
      <w:pPr>
        <w:spacing w:after="0" w:line="240" w:lineRule="auto"/>
      </w:pPr>
      <w:r>
        <w:separator/>
      </w:r>
    </w:p>
  </w:endnote>
  <w:endnote w:type="continuationSeparator" w:id="0">
    <w:p w14:paraId="6ED69352" w14:textId="77777777" w:rsidR="005A0C12" w:rsidRDefault="005A0C12"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D04DB2" w14:textId="77777777" w:rsidR="005A0C12" w:rsidRDefault="005A0C12" w:rsidP="00B724DC">
      <w:pPr>
        <w:spacing w:after="0" w:line="240" w:lineRule="auto"/>
      </w:pPr>
      <w:r>
        <w:separator/>
      </w:r>
    </w:p>
  </w:footnote>
  <w:footnote w:type="continuationSeparator" w:id="0">
    <w:p w14:paraId="0724A7CD" w14:textId="77777777" w:rsidR="005A0C12" w:rsidRDefault="005A0C12"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07053"/>
    <w:rsid w:val="000072FE"/>
    <w:rsid w:val="00010E77"/>
    <w:rsid w:val="00011FEA"/>
    <w:rsid w:val="0002563A"/>
    <w:rsid w:val="00037692"/>
    <w:rsid w:val="000501C4"/>
    <w:rsid w:val="000509CB"/>
    <w:rsid w:val="00051C8E"/>
    <w:rsid w:val="00055194"/>
    <w:rsid w:val="000632A6"/>
    <w:rsid w:val="0007649C"/>
    <w:rsid w:val="000765B8"/>
    <w:rsid w:val="00087699"/>
    <w:rsid w:val="000957BD"/>
    <w:rsid w:val="000C14A9"/>
    <w:rsid w:val="000E287C"/>
    <w:rsid w:val="000E627F"/>
    <w:rsid w:val="000F5365"/>
    <w:rsid w:val="000F558D"/>
    <w:rsid w:val="000F7E05"/>
    <w:rsid w:val="001003EB"/>
    <w:rsid w:val="00116CE5"/>
    <w:rsid w:val="00117344"/>
    <w:rsid w:val="00117893"/>
    <w:rsid w:val="0012206B"/>
    <w:rsid w:val="00124D07"/>
    <w:rsid w:val="00131722"/>
    <w:rsid w:val="00141332"/>
    <w:rsid w:val="00145AD5"/>
    <w:rsid w:val="001508D5"/>
    <w:rsid w:val="00150EAF"/>
    <w:rsid w:val="00154085"/>
    <w:rsid w:val="00165922"/>
    <w:rsid w:val="00166274"/>
    <w:rsid w:val="0017500D"/>
    <w:rsid w:val="00183EAC"/>
    <w:rsid w:val="00184719"/>
    <w:rsid w:val="00196836"/>
    <w:rsid w:val="00196E54"/>
    <w:rsid w:val="001A4896"/>
    <w:rsid w:val="001A630C"/>
    <w:rsid w:val="001B2297"/>
    <w:rsid w:val="001B7108"/>
    <w:rsid w:val="001C29D4"/>
    <w:rsid w:val="001D0E3A"/>
    <w:rsid w:val="001E399A"/>
    <w:rsid w:val="002001C2"/>
    <w:rsid w:val="0020159F"/>
    <w:rsid w:val="00202EDC"/>
    <w:rsid w:val="00206F8E"/>
    <w:rsid w:val="0021394A"/>
    <w:rsid w:val="00217648"/>
    <w:rsid w:val="00225C08"/>
    <w:rsid w:val="0023045E"/>
    <w:rsid w:val="00231B40"/>
    <w:rsid w:val="002362ED"/>
    <w:rsid w:val="00250F9B"/>
    <w:rsid w:val="002516C1"/>
    <w:rsid w:val="00264593"/>
    <w:rsid w:val="00265802"/>
    <w:rsid w:val="00267A04"/>
    <w:rsid w:val="00272B1D"/>
    <w:rsid w:val="0027746D"/>
    <w:rsid w:val="00284B74"/>
    <w:rsid w:val="0029691A"/>
    <w:rsid w:val="002A277D"/>
    <w:rsid w:val="002A2895"/>
    <w:rsid w:val="002A2EFD"/>
    <w:rsid w:val="002A79D7"/>
    <w:rsid w:val="002B2071"/>
    <w:rsid w:val="002C4E43"/>
    <w:rsid w:val="002C6BF4"/>
    <w:rsid w:val="002D24B1"/>
    <w:rsid w:val="002D3DF2"/>
    <w:rsid w:val="002D681C"/>
    <w:rsid w:val="002E05DB"/>
    <w:rsid w:val="002E6ADE"/>
    <w:rsid w:val="002F0138"/>
    <w:rsid w:val="002F05CC"/>
    <w:rsid w:val="002F465D"/>
    <w:rsid w:val="002F589F"/>
    <w:rsid w:val="0030363D"/>
    <w:rsid w:val="00310438"/>
    <w:rsid w:val="00314DF4"/>
    <w:rsid w:val="00326996"/>
    <w:rsid w:val="00330F26"/>
    <w:rsid w:val="0033492C"/>
    <w:rsid w:val="00336332"/>
    <w:rsid w:val="003373C4"/>
    <w:rsid w:val="00341AD2"/>
    <w:rsid w:val="003463BD"/>
    <w:rsid w:val="0036293A"/>
    <w:rsid w:val="00364634"/>
    <w:rsid w:val="00371E66"/>
    <w:rsid w:val="0037218D"/>
    <w:rsid w:val="00391C39"/>
    <w:rsid w:val="003A1EE8"/>
    <w:rsid w:val="003A2D11"/>
    <w:rsid w:val="003A3B2C"/>
    <w:rsid w:val="003A56DB"/>
    <w:rsid w:val="003B106F"/>
    <w:rsid w:val="003C2D16"/>
    <w:rsid w:val="003C39B2"/>
    <w:rsid w:val="003C7B06"/>
    <w:rsid w:val="003D3AF6"/>
    <w:rsid w:val="003D571C"/>
    <w:rsid w:val="003D7CF6"/>
    <w:rsid w:val="003E7E85"/>
    <w:rsid w:val="003F698F"/>
    <w:rsid w:val="004018CC"/>
    <w:rsid w:val="00403540"/>
    <w:rsid w:val="004305D7"/>
    <w:rsid w:val="004315B5"/>
    <w:rsid w:val="00442614"/>
    <w:rsid w:val="0045625C"/>
    <w:rsid w:val="0045714A"/>
    <w:rsid w:val="00463AF9"/>
    <w:rsid w:val="00466724"/>
    <w:rsid w:val="00470B5B"/>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51426B"/>
    <w:rsid w:val="005367DA"/>
    <w:rsid w:val="00554236"/>
    <w:rsid w:val="00555245"/>
    <w:rsid w:val="00556746"/>
    <w:rsid w:val="00556D20"/>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C7858"/>
    <w:rsid w:val="005D2126"/>
    <w:rsid w:val="005F50E1"/>
    <w:rsid w:val="0060268F"/>
    <w:rsid w:val="0060566E"/>
    <w:rsid w:val="00615231"/>
    <w:rsid w:val="006208F8"/>
    <w:rsid w:val="00620E5F"/>
    <w:rsid w:val="00622257"/>
    <w:rsid w:val="0063121A"/>
    <w:rsid w:val="00631D22"/>
    <w:rsid w:val="00631E65"/>
    <w:rsid w:val="006326CC"/>
    <w:rsid w:val="006345A9"/>
    <w:rsid w:val="00643783"/>
    <w:rsid w:val="0064675C"/>
    <w:rsid w:val="00652855"/>
    <w:rsid w:val="006631A2"/>
    <w:rsid w:val="00672E86"/>
    <w:rsid w:val="006826F0"/>
    <w:rsid w:val="00696499"/>
    <w:rsid w:val="00697FC2"/>
    <w:rsid w:val="006C12B3"/>
    <w:rsid w:val="006C3DDA"/>
    <w:rsid w:val="006C5989"/>
    <w:rsid w:val="006C599A"/>
    <w:rsid w:val="006D326B"/>
    <w:rsid w:val="006D454D"/>
    <w:rsid w:val="006E44D9"/>
    <w:rsid w:val="006F15A4"/>
    <w:rsid w:val="007156B0"/>
    <w:rsid w:val="00716C2B"/>
    <w:rsid w:val="007811C6"/>
    <w:rsid w:val="00794FA2"/>
    <w:rsid w:val="0079546D"/>
    <w:rsid w:val="00795A38"/>
    <w:rsid w:val="007A1134"/>
    <w:rsid w:val="007A2E0B"/>
    <w:rsid w:val="007B1E64"/>
    <w:rsid w:val="007B2421"/>
    <w:rsid w:val="007C04DA"/>
    <w:rsid w:val="007D335E"/>
    <w:rsid w:val="007D3F56"/>
    <w:rsid w:val="007D5781"/>
    <w:rsid w:val="007E4574"/>
    <w:rsid w:val="00800608"/>
    <w:rsid w:val="00803B7E"/>
    <w:rsid w:val="00803D83"/>
    <w:rsid w:val="00811080"/>
    <w:rsid w:val="008202E3"/>
    <w:rsid w:val="0082418F"/>
    <w:rsid w:val="0082548D"/>
    <w:rsid w:val="00833075"/>
    <w:rsid w:val="00842E1A"/>
    <w:rsid w:val="00842E7B"/>
    <w:rsid w:val="00843A04"/>
    <w:rsid w:val="00845AE1"/>
    <w:rsid w:val="00861B0E"/>
    <w:rsid w:val="00865DBF"/>
    <w:rsid w:val="0087533A"/>
    <w:rsid w:val="0087616D"/>
    <w:rsid w:val="00892CC9"/>
    <w:rsid w:val="00894BD4"/>
    <w:rsid w:val="008959A0"/>
    <w:rsid w:val="008A7875"/>
    <w:rsid w:val="008B1184"/>
    <w:rsid w:val="008E1B4C"/>
    <w:rsid w:val="0090757D"/>
    <w:rsid w:val="00913CE7"/>
    <w:rsid w:val="00914135"/>
    <w:rsid w:val="0093154A"/>
    <w:rsid w:val="00944AF6"/>
    <w:rsid w:val="00945594"/>
    <w:rsid w:val="00955527"/>
    <w:rsid w:val="00961AE6"/>
    <w:rsid w:val="0098248F"/>
    <w:rsid w:val="00990081"/>
    <w:rsid w:val="009906FB"/>
    <w:rsid w:val="00991472"/>
    <w:rsid w:val="009973AE"/>
    <w:rsid w:val="009A2557"/>
    <w:rsid w:val="009D2C41"/>
    <w:rsid w:val="009E5788"/>
    <w:rsid w:val="009E5AF1"/>
    <w:rsid w:val="00A24D79"/>
    <w:rsid w:val="00A30307"/>
    <w:rsid w:val="00A36135"/>
    <w:rsid w:val="00A4179D"/>
    <w:rsid w:val="00A44FFD"/>
    <w:rsid w:val="00A46028"/>
    <w:rsid w:val="00A51219"/>
    <w:rsid w:val="00A54FA2"/>
    <w:rsid w:val="00A73636"/>
    <w:rsid w:val="00A737C0"/>
    <w:rsid w:val="00A77A96"/>
    <w:rsid w:val="00A77D14"/>
    <w:rsid w:val="00A77F12"/>
    <w:rsid w:val="00A93194"/>
    <w:rsid w:val="00A937C2"/>
    <w:rsid w:val="00A97F6B"/>
    <w:rsid w:val="00AA00EE"/>
    <w:rsid w:val="00AB3E0A"/>
    <w:rsid w:val="00AB7323"/>
    <w:rsid w:val="00AC3BB3"/>
    <w:rsid w:val="00AC435C"/>
    <w:rsid w:val="00AD001A"/>
    <w:rsid w:val="00AE419C"/>
    <w:rsid w:val="00AE6379"/>
    <w:rsid w:val="00AF0BB0"/>
    <w:rsid w:val="00B079E3"/>
    <w:rsid w:val="00B17B29"/>
    <w:rsid w:val="00B277BF"/>
    <w:rsid w:val="00B3476A"/>
    <w:rsid w:val="00B359F7"/>
    <w:rsid w:val="00B54233"/>
    <w:rsid w:val="00B60686"/>
    <w:rsid w:val="00B63DE7"/>
    <w:rsid w:val="00B724DC"/>
    <w:rsid w:val="00B77EA1"/>
    <w:rsid w:val="00B96566"/>
    <w:rsid w:val="00B97402"/>
    <w:rsid w:val="00B9760F"/>
    <w:rsid w:val="00BA1D11"/>
    <w:rsid w:val="00BA2B50"/>
    <w:rsid w:val="00BA4CF1"/>
    <w:rsid w:val="00BB3F35"/>
    <w:rsid w:val="00BC500E"/>
    <w:rsid w:val="00BD7F9A"/>
    <w:rsid w:val="00BE38FC"/>
    <w:rsid w:val="00BF5694"/>
    <w:rsid w:val="00BF7CA6"/>
    <w:rsid w:val="00C039DC"/>
    <w:rsid w:val="00C15FE2"/>
    <w:rsid w:val="00C172EB"/>
    <w:rsid w:val="00C358B4"/>
    <w:rsid w:val="00C42A4C"/>
    <w:rsid w:val="00C435C4"/>
    <w:rsid w:val="00C56B0A"/>
    <w:rsid w:val="00C83A2C"/>
    <w:rsid w:val="00C9210B"/>
    <w:rsid w:val="00C959C5"/>
    <w:rsid w:val="00CA4870"/>
    <w:rsid w:val="00CB1A28"/>
    <w:rsid w:val="00CD1AB4"/>
    <w:rsid w:val="00CD3009"/>
    <w:rsid w:val="00CD437D"/>
    <w:rsid w:val="00CE5636"/>
    <w:rsid w:val="00CF1E2D"/>
    <w:rsid w:val="00D0534A"/>
    <w:rsid w:val="00D059F0"/>
    <w:rsid w:val="00D137F0"/>
    <w:rsid w:val="00D2205F"/>
    <w:rsid w:val="00D234CC"/>
    <w:rsid w:val="00D2468F"/>
    <w:rsid w:val="00D3471B"/>
    <w:rsid w:val="00D455B2"/>
    <w:rsid w:val="00D53B18"/>
    <w:rsid w:val="00D575D4"/>
    <w:rsid w:val="00D941F4"/>
    <w:rsid w:val="00DA2B32"/>
    <w:rsid w:val="00DA70FF"/>
    <w:rsid w:val="00DB4B1C"/>
    <w:rsid w:val="00DB5DF0"/>
    <w:rsid w:val="00DB638B"/>
    <w:rsid w:val="00DB7A7B"/>
    <w:rsid w:val="00DF5CAD"/>
    <w:rsid w:val="00E03AA9"/>
    <w:rsid w:val="00E04F5D"/>
    <w:rsid w:val="00E17AD1"/>
    <w:rsid w:val="00E228EF"/>
    <w:rsid w:val="00E3286E"/>
    <w:rsid w:val="00E446C6"/>
    <w:rsid w:val="00E644AE"/>
    <w:rsid w:val="00E75119"/>
    <w:rsid w:val="00E90954"/>
    <w:rsid w:val="00E90BB8"/>
    <w:rsid w:val="00E940C2"/>
    <w:rsid w:val="00EA4047"/>
    <w:rsid w:val="00EA7622"/>
    <w:rsid w:val="00EB712A"/>
    <w:rsid w:val="00EC083F"/>
    <w:rsid w:val="00ED271C"/>
    <w:rsid w:val="00EF0F99"/>
    <w:rsid w:val="00EF410A"/>
    <w:rsid w:val="00F07A99"/>
    <w:rsid w:val="00F11274"/>
    <w:rsid w:val="00F20FAB"/>
    <w:rsid w:val="00F25D81"/>
    <w:rsid w:val="00F27282"/>
    <w:rsid w:val="00F273BC"/>
    <w:rsid w:val="00F33AC1"/>
    <w:rsid w:val="00F35383"/>
    <w:rsid w:val="00F44E85"/>
    <w:rsid w:val="00F5157D"/>
    <w:rsid w:val="00F56768"/>
    <w:rsid w:val="00F72293"/>
    <w:rsid w:val="00F74B6B"/>
    <w:rsid w:val="00F8728F"/>
    <w:rsid w:val="00F91A6A"/>
    <w:rsid w:val="00FA16CC"/>
    <w:rsid w:val="00FB3FAB"/>
    <w:rsid w:val="00FC00D1"/>
    <w:rsid w:val="00FC3B71"/>
    <w:rsid w:val="00FD2FB6"/>
    <w:rsid w:val="00FD3A52"/>
    <w:rsid w:val="00FE6CC5"/>
    <w:rsid w:val="00FE7C25"/>
    <w:rsid w:val="00FF5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28F17A-10C7-4CA0-8C4B-2B8C19734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4279</TotalTime>
  <Pages>21</Pages>
  <Words>5969</Words>
  <Characters>34028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55</cp:revision>
  <dcterms:created xsi:type="dcterms:W3CDTF">2023-12-01T15:51:00Z</dcterms:created>
  <dcterms:modified xsi:type="dcterms:W3CDTF">2023-12-18T19:48:00Z</dcterms:modified>
</cp:coreProperties>
</file>