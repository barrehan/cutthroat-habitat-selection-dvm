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31096" w14:textId="3BD19B73" w:rsidR="00A54FA2" w:rsidRPr="00B9760F" w:rsidRDefault="005B7213" w:rsidP="007E4574">
      <w:pPr>
        <w:rPr>
          <w:rFonts w:ascii="Times New Roman" w:hAnsi="Times New Roman" w:cs="Times New Roman"/>
          <w:b/>
          <w:sz w:val="24"/>
          <w:szCs w:val="24"/>
        </w:rPr>
      </w:pPr>
      <w:commentRangeStart w:id="0"/>
      <w:r>
        <w:rPr>
          <w:rFonts w:ascii="Times New Roman" w:hAnsi="Times New Roman" w:cs="Times New Roman"/>
          <w:b/>
          <w:sz w:val="24"/>
          <w:szCs w:val="24"/>
        </w:rPr>
        <w:t>Asynchronous timing of hypoxia and thermal stress generates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commentRangeEnd w:id="0"/>
      <w:r w:rsidR="002D632E">
        <w:rPr>
          <w:rStyle w:val="CommentReference"/>
        </w:rPr>
        <w:commentReference w:id="0"/>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commentRangeStart w:id="1"/>
      <w:r>
        <w:rPr>
          <w:rFonts w:ascii="Times New Roman" w:hAnsi="Times New Roman" w:cs="Times New Roman"/>
          <w:b/>
          <w:sz w:val="24"/>
          <w:szCs w:val="24"/>
        </w:rPr>
        <w:t>Abstract</w:t>
      </w:r>
      <w:commentRangeEnd w:id="1"/>
      <w:r w:rsidR="009B3D66">
        <w:rPr>
          <w:rStyle w:val="CommentReference"/>
        </w:rPr>
        <w:commentReference w:id="1"/>
      </w:r>
    </w:p>
    <w:p w14:paraId="679920C4" w14:textId="21C2E4D2" w:rsidR="00272B1D" w:rsidRPr="00272B1D" w:rsidRDefault="007F0D70" w:rsidP="005362D7">
      <w:pPr>
        <w:spacing w:line="480" w:lineRule="auto"/>
        <w:ind w:firstLine="720"/>
        <w:rPr>
          <w:rFonts w:ascii="Times New Roman" w:hAnsi="Times New Roman" w:cs="Times New Roman"/>
          <w:sz w:val="24"/>
          <w:szCs w:val="24"/>
        </w:rPr>
      </w:pPr>
      <w:r>
        <w:rPr>
          <w:rFonts w:ascii="Times New Roman" w:hAnsi="Times New Roman" w:cs="Times New Roman"/>
          <w:sz w:val="24"/>
          <w:szCs w:val="24"/>
        </w:rPr>
        <w:t>Mobile organisms respond to</w:t>
      </w:r>
      <w:r w:rsidR="002C6BF4">
        <w:rPr>
          <w:rFonts w:ascii="Times New Roman" w:hAnsi="Times New Roman" w:cs="Times New Roman"/>
          <w:sz w:val="24"/>
          <w:szCs w:val="24"/>
        </w:rPr>
        <w:t xml:space="preserve"> multiple environmental variables</w:t>
      </w:r>
      <w:r>
        <w:rPr>
          <w:rFonts w:ascii="Times New Roman" w:hAnsi="Times New Roman" w:cs="Times New Roman"/>
          <w:sz w:val="24"/>
          <w:szCs w:val="24"/>
        </w:rPr>
        <w:t xml:space="preserve"> and </w:t>
      </w:r>
      <w:r w:rsidR="00D50B74">
        <w:rPr>
          <w:rFonts w:ascii="Times New Roman" w:hAnsi="Times New Roman" w:cs="Times New Roman"/>
          <w:sz w:val="24"/>
          <w:szCs w:val="24"/>
        </w:rPr>
        <w:t xml:space="preserve">optimizing one habitat condition </w:t>
      </w:r>
      <w:r>
        <w:rPr>
          <w:rFonts w:ascii="Times New Roman" w:hAnsi="Times New Roman" w:cs="Times New Roman"/>
          <w:sz w:val="24"/>
          <w:szCs w:val="24"/>
        </w:rPr>
        <w:t xml:space="preserve">often </w:t>
      </w:r>
      <w:r w:rsidR="00D50B74">
        <w:rPr>
          <w:rFonts w:ascii="Times New Roman" w:hAnsi="Times New Roman" w:cs="Times New Roman"/>
          <w:sz w:val="24"/>
          <w:szCs w:val="24"/>
        </w:rPr>
        <w:t>comes at the expense of another</w:t>
      </w:r>
      <w:r w:rsidR="005B19CF">
        <w:rPr>
          <w:rFonts w:ascii="Times New Roman" w:hAnsi="Times New Roman" w:cs="Times New Roman"/>
          <w:sz w:val="24"/>
          <w:szCs w:val="24"/>
        </w:rPr>
        <w:t>.</w:t>
      </w:r>
      <w:r w:rsidR="002C6BF4">
        <w:rPr>
          <w:rFonts w:ascii="Times New Roman" w:hAnsi="Times New Roman" w:cs="Times New Roman"/>
          <w:sz w:val="24"/>
          <w:szCs w:val="24"/>
        </w:rPr>
        <w:t xml:space="preserve"> </w:t>
      </w:r>
      <w:r w:rsidR="000B5A37">
        <w:rPr>
          <w:rFonts w:ascii="Times New Roman" w:hAnsi="Times New Roman" w:cs="Times New Roman"/>
          <w:sz w:val="24"/>
          <w:szCs w:val="24"/>
        </w:rPr>
        <w:t xml:space="preserve">Trade-offs between temperature and dissolved oxygen are ubiquitous </w:t>
      </w:r>
      <w:r w:rsidR="005362D7">
        <w:rPr>
          <w:rFonts w:ascii="Times New Roman" w:hAnsi="Times New Roman" w:cs="Times New Roman"/>
          <w:sz w:val="24"/>
          <w:szCs w:val="24"/>
        </w:rPr>
        <w:t xml:space="preserve">in aquatic ecosystems, and they are also dynamic, as the day-night cycle </w:t>
      </w:r>
      <w:r w:rsidR="00181359">
        <w:rPr>
          <w:rFonts w:ascii="Times New Roman" w:hAnsi="Times New Roman" w:cs="Times New Roman"/>
          <w:sz w:val="24"/>
          <w:szCs w:val="24"/>
        </w:rPr>
        <w:t>drives solar absorption and photosynthesis</w:t>
      </w:r>
      <w:r w:rsidR="005362D7">
        <w:rPr>
          <w:rFonts w:ascii="Times New Roman" w:hAnsi="Times New Roman" w:cs="Times New Roman"/>
          <w:sz w:val="24"/>
          <w:szCs w:val="24"/>
        </w:rPr>
        <w:t xml:space="preserve">. </w:t>
      </w:r>
      <w:commentRangeStart w:id="2"/>
      <w:r w:rsidR="005362D7">
        <w:rPr>
          <w:rFonts w:ascii="Times New Roman" w:hAnsi="Times New Roman" w:cs="Times New Roman"/>
          <w:sz w:val="24"/>
          <w:szCs w:val="24"/>
        </w:rPr>
        <w:t>A key question is how th</w:t>
      </w:r>
      <w:r w:rsidR="00181359">
        <w:rPr>
          <w:rFonts w:ascii="Times New Roman" w:hAnsi="Times New Roman" w:cs="Times New Roman"/>
          <w:sz w:val="24"/>
          <w:szCs w:val="24"/>
        </w:rPr>
        <w:t>is</w:t>
      </w:r>
      <w:r w:rsidR="005362D7">
        <w:rPr>
          <w:rFonts w:ascii="Times New Roman" w:hAnsi="Times New Roman" w:cs="Times New Roman"/>
          <w:sz w:val="24"/>
          <w:szCs w:val="24"/>
        </w:rPr>
        <w:t xml:space="preserve"> diel variation</w:t>
      </w:r>
      <w:r w:rsidR="00181359">
        <w:rPr>
          <w:rFonts w:ascii="Times New Roman" w:hAnsi="Times New Roman" w:cs="Times New Roman"/>
          <w:sz w:val="24"/>
          <w:szCs w:val="24"/>
        </w:rPr>
        <w:t xml:space="preserve">, and </w:t>
      </w:r>
      <w:commentRangeStart w:id="3"/>
      <w:r w:rsidR="00181359">
        <w:rPr>
          <w:rFonts w:ascii="Times New Roman" w:hAnsi="Times New Roman" w:cs="Times New Roman"/>
          <w:sz w:val="24"/>
          <w:szCs w:val="24"/>
        </w:rPr>
        <w:t>organismal responses to it,</w:t>
      </w:r>
      <w:r w:rsidR="005362D7">
        <w:rPr>
          <w:rFonts w:ascii="Times New Roman" w:hAnsi="Times New Roman" w:cs="Times New Roman"/>
          <w:sz w:val="24"/>
          <w:szCs w:val="24"/>
        </w:rPr>
        <w:t xml:space="preserve"> affect the </w:t>
      </w:r>
      <w:r w:rsidR="00181359">
        <w:rPr>
          <w:rFonts w:ascii="Times New Roman" w:hAnsi="Times New Roman" w:cs="Times New Roman"/>
          <w:sz w:val="24"/>
          <w:szCs w:val="24"/>
        </w:rPr>
        <w:t>magnitude</w:t>
      </w:r>
      <w:r w:rsidR="005362D7">
        <w:rPr>
          <w:rFonts w:ascii="Times New Roman" w:hAnsi="Times New Roman" w:cs="Times New Roman"/>
          <w:sz w:val="24"/>
          <w:szCs w:val="24"/>
        </w:rPr>
        <w:t xml:space="preserve"> of trade-offs.</w:t>
      </w:r>
      <w:r w:rsidR="00327F4C">
        <w:rPr>
          <w:rFonts w:ascii="Times New Roman" w:hAnsi="Times New Roman" w:cs="Times New Roman"/>
          <w:sz w:val="24"/>
          <w:szCs w:val="24"/>
        </w:rPr>
        <w:t xml:space="preserve"> </w:t>
      </w:r>
      <w:commentRangeEnd w:id="3"/>
      <w:r w:rsidR="009B3D66">
        <w:rPr>
          <w:rStyle w:val="CommentReference"/>
        </w:rPr>
        <w:commentReference w:id="3"/>
      </w:r>
      <w:r w:rsidR="00272B1D" w:rsidRPr="00272B1D">
        <w:rPr>
          <w:rFonts w:ascii="Times New Roman" w:hAnsi="Times New Roman" w:cs="Times New Roman"/>
          <w:sz w:val="24"/>
          <w:szCs w:val="24"/>
        </w:rPr>
        <w:t xml:space="preserve">Here, we </w:t>
      </w:r>
      <w:r w:rsidR="00327F4C">
        <w:rPr>
          <w:rFonts w:ascii="Times New Roman" w:hAnsi="Times New Roman" w:cs="Times New Roman"/>
          <w:sz w:val="24"/>
          <w:szCs w:val="24"/>
        </w:rPr>
        <w:t>show that</w:t>
      </w:r>
      <w:r w:rsidR="00272B1D" w:rsidRPr="00272B1D">
        <w:rPr>
          <w:rFonts w:ascii="Times New Roman" w:hAnsi="Times New Roman" w:cs="Times New Roman"/>
          <w:sz w:val="24"/>
          <w:szCs w:val="24"/>
        </w:rPr>
        <w:t xml:space="preserve"> </w:t>
      </w:r>
      <w:commentRangeStart w:id="4"/>
      <w:r w:rsidR="00272B1D">
        <w:rPr>
          <w:rFonts w:ascii="Times New Roman" w:hAnsi="Times New Roman" w:cs="Times New Roman"/>
          <w:sz w:val="24"/>
          <w:szCs w:val="24"/>
        </w:rPr>
        <w:t xml:space="preserve">diel </w:t>
      </w:r>
      <w:r w:rsidR="0093039B">
        <w:rPr>
          <w:rFonts w:ascii="Times New Roman" w:hAnsi="Times New Roman" w:cs="Times New Roman"/>
          <w:sz w:val="24"/>
          <w:szCs w:val="24"/>
        </w:rPr>
        <w:t>movement</w:t>
      </w:r>
      <w:r w:rsidR="002516C1">
        <w:rPr>
          <w:rFonts w:ascii="Times New Roman" w:hAnsi="Times New Roman" w:cs="Times New Roman"/>
          <w:sz w:val="24"/>
          <w:szCs w:val="24"/>
        </w:rPr>
        <w:t xml:space="preserve"> </w:t>
      </w:r>
      <w:commentRangeEnd w:id="4"/>
      <w:r w:rsidR="009B3D66">
        <w:rPr>
          <w:rStyle w:val="CommentReference"/>
        </w:rPr>
        <w:commentReference w:id="4"/>
      </w:r>
      <w:r w:rsidR="00272B1D" w:rsidRPr="00272B1D">
        <w:rPr>
          <w:rFonts w:ascii="Times New Roman" w:hAnsi="Times New Roman" w:cs="Times New Roman"/>
          <w:sz w:val="24"/>
          <w:szCs w:val="24"/>
        </w:rPr>
        <w:t xml:space="preserve">is an emergent </w:t>
      </w:r>
      <w:r w:rsidR="00327F4C">
        <w:rPr>
          <w:rFonts w:ascii="Times New Roman" w:hAnsi="Times New Roman" w:cs="Times New Roman"/>
          <w:sz w:val="24"/>
          <w:szCs w:val="24"/>
        </w:rPr>
        <w:t xml:space="preserve">behavior </w:t>
      </w:r>
      <w:r w:rsidR="00181359">
        <w:rPr>
          <w:rFonts w:ascii="Times New Roman" w:hAnsi="Times New Roman" w:cs="Times New Roman"/>
          <w:sz w:val="24"/>
          <w:szCs w:val="24"/>
        </w:rPr>
        <w:t xml:space="preserve">that softens </w:t>
      </w:r>
      <w:r w:rsidR="00327F4C">
        <w:rPr>
          <w:rFonts w:ascii="Times New Roman" w:hAnsi="Times New Roman" w:cs="Times New Roman"/>
          <w:sz w:val="24"/>
          <w:szCs w:val="24"/>
        </w:rPr>
        <w:t>temperature-oxygen trade-offs</w:t>
      </w:r>
      <w:r w:rsidR="00181359">
        <w:rPr>
          <w:rFonts w:ascii="Times New Roman" w:hAnsi="Times New Roman" w:cs="Times New Roman"/>
          <w:sz w:val="24"/>
          <w:szCs w:val="24"/>
        </w:rPr>
        <w:t xml:space="preserve"> in a cold-water fish</w:t>
      </w:r>
      <w:r w:rsidR="00327F4C">
        <w:rPr>
          <w:rFonts w:ascii="Times New Roman" w:hAnsi="Times New Roman" w:cs="Times New Roman"/>
          <w:sz w:val="24"/>
          <w:szCs w:val="24"/>
        </w:rPr>
        <w:t>.</w:t>
      </w:r>
      <w:commentRangeEnd w:id="2"/>
      <w:r w:rsidR="00AD5CC8">
        <w:rPr>
          <w:rStyle w:val="CommentReference"/>
        </w:rPr>
        <w:commentReference w:id="2"/>
      </w:r>
      <w:r w:rsidR="00327F4C">
        <w:rPr>
          <w:rFonts w:ascii="Times New Roman" w:hAnsi="Times New Roman" w:cs="Times New Roman"/>
          <w:sz w:val="24"/>
          <w:szCs w:val="24"/>
        </w:rPr>
        <w:t xml:space="preserve"> </w:t>
      </w:r>
      <w:r w:rsidR="0093039B">
        <w:rPr>
          <w:rFonts w:ascii="Times New Roman" w:hAnsi="Times New Roman" w:cs="Times New Roman"/>
          <w:sz w:val="24"/>
          <w:szCs w:val="24"/>
        </w:rPr>
        <w:t xml:space="preserve">Heat stress and hypoxia occur asynchronously in the diel cycle, because temperature maximums occur in the evening and oxygen minimums occur around dawn. Using observed environmental data from </w:t>
      </w:r>
      <w:r w:rsidR="001D1CBB">
        <w:rPr>
          <w:rFonts w:ascii="Times New Roman" w:hAnsi="Times New Roman" w:cs="Times New Roman"/>
          <w:sz w:val="24"/>
          <w:szCs w:val="24"/>
        </w:rPr>
        <w:t>vertically stratified</w:t>
      </w:r>
      <w:r w:rsidR="00F52BE8">
        <w:rPr>
          <w:rFonts w:ascii="Times New Roman" w:hAnsi="Times New Roman" w:cs="Times New Roman"/>
          <w:sz w:val="24"/>
          <w:szCs w:val="24"/>
        </w:rPr>
        <w:t xml:space="preserve"> </w:t>
      </w:r>
      <w:r w:rsidR="0093039B">
        <w:rPr>
          <w:rFonts w:ascii="Times New Roman" w:hAnsi="Times New Roman" w:cs="Times New Roman"/>
          <w:sz w:val="24"/>
          <w:szCs w:val="24"/>
        </w:rPr>
        <w:t xml:space="preserve">thermal refuges on a river floodplain, we </w:t>
      </w:r>
      <w:r w:rsidR="001D1CBB">
        <w:rPr>
          <w:rFonts w:ascii="Times New Roman" w:hAnsi="Times New Roman" w:cs="Times New Roman"/>
          <w:sz w:val="24"/>
          <w:szCs w:val="24"/>
        </w:rPr>
        <w:t>used</w:t>
      </w:r>
      <w:r w:rsidR="00F52BE8">
        <w:rPr>
          <w:rFonts w:ascii="Times New Roman" w:hAnsi="Times New Roman" w:cs="Times New Roman"/>
          <w:sz w:val="24"/>
          <w:szCs w:val="24"/>
        </w:rPr>
        <w:t xml:space="preserve"> a simulation to </w:t>
      </w:r>
      <w:r w:rsidR="0093039B">
        <w:rPr>
          <w:rFonts w:ascii="Times New Roman" w:hAnsi="Times New Roman" w:cs="Times New Roman"/>
          <w:sz w:val="24"/>
          <w:szCs w:val="24"/>
        </w:rPr>
        <w:t xml:space="preserve">show that strategies </w:t>
      </w:r>
      <w:del w:id="5" w:author="Ruprecht, Joel" w:date="2024-12-04T12:05:00Z">
        <w:r w:rsidR="0093039B" w:rsidDel="00254FC3">
          <w:rPr>
            <w:rFonts w:ascii="Times New Roman" w:hAnsi="Times New Roman" w:cs="Times New Roman"/>
            <w:sz w:val="24"/>
            <w:szCs w:val="24"/>
          </w:rPr>
          <w:delText xml:space="preserve">of </w:delText>
        </w:r>
      </w:del>
      <w:ins w:id="6" w:author="Ruprecht, Joel" w:date="2024-12-04T12:05:00Z">
        <w:r w:rsidR="00254FC3">
          <w:rPr>
            <w:rFonts w:ascii="Times New Roman" w:hAnsi="Times New Roman" w:cs="Times New Roman"/>
            <w:sz w:val="24"/>
            <w:szCs w:val="24"/>
          </w:rPr>
          <w:t xml:space="preserve">that focused solely on either </w:t>
        </w:r>
      </w:ins>
      <w:r w:rsidR="0093039B">
        <w:rPr>
          <w:rFonts w:ascii="Times New Roman" w:hAnsi="Times New Roman" w:cs="Times New Roman"/>
          <w:sz w:val="24"/>
          <w:szCs w:val="24"/>
        </w:rPr>
        <w:t>temperature-minimizing or oxygen-maximizing result</w:t>
      </w:r>
      <w:ins w:id="7" w:author="Ruprecht, Joel" w:date="2024-12-04T12:10:00Z">
        <w:r w:rsidR="00AD5CC8">
          <w:rPr>
            <w:rFonts w:ascii="Times New Roman" w:hAnsi="Times New Roman" w:cs="Times New Roman"/>
            <w:sz w:val="24"/>
            <w:szCs w:val="24"/>
          </w:rPr>
          <w:t>ed</w:t>
        </w:r>
      </w:ins>
      <w:r w:rsidR="0093039B">
        <w:rPr>
          <w:rFonts w:ascii="Times New Roman" w:hAnsi="Times New Roman" w:cs="Times New Roman"/>
          <w:sz w:val="24"/>
          <w:szCs w:val="24"/>
        </w:rPr>
        <w:t xml:space="preserve"> in constant depth selection, whereas fish that optimize</w:t>
      </w:r>
      <w:ins w:id="8" w:author="Ruprecht, Joel" w:date="2024-12-04T12:10:00Z">
        <w:r w:rsidR="00AD5CC8">
          <w:rPr>
            <w:rFonts w:ascii="Times New Roman" w:hAnsi="Times New Roman" w:cs="Times New Roman"/>
            <w:sz w:val="24"/>
            <w:szCs w:val="24"/>
          </w:rPr>
          <w:t>d</w:t>
        </w:r>
      </w:ins>
      <w:r w:rsidR="0093039B">
        <w:rPr>
          <w:rFonts w:ascii="Times New Roman" w:hAnsi="Times New Roman" w:cs="Times New Roman"/>
          <w:sz w:val="24"/>
          <w:szCs w:val="24"/>
        </w:rPr>
        <w:t xml:space="preserve"> </w:t>
      </w:r>
      <w:r w:rsidR="00181359">
        <w:rPr>
          <w:rFonts w:ascii="Times New Roman" w:hAnsi="Times New Roman" w:cs="Times New Roman"/>
          <w:sz w:val="24"/>
          <w:szCs w:val="24"/>
        </w:rPr>
        <w:t xml:space="preserve">both </w:t>
      </w:r>
      <w:r w:rsidR="0093039B">
        <w:rPr>
          <w:rFonts w:ascii="Times New Roman" w:hAnsi="Times New Roman" w:cs="Times New Roman"/>
          <w:sz w:val="24"/>
          <w:szCs w:val="24"/>
        </w:rPr>
        <w:t>temperature and oxygen exhibit</w:t>
      </w:r>
      <w:ins w:id="9" w:author="Ruprecht, Joel" w:date="2024-12-04T12:10:00Z">
        <w:r w:rsidR="00AD5CC8">
          <w:rPr>
            <w:rFonts w:ascii="Times New Roman" w:hAnsi="Times New Roman" w:cs="Times New Roman"/>
            <w:sz w:val="24"/>
            <w:szCs w:val="24"/>
          </w:rPr>
          <w:t>ed</w:t>
        </w:r>
      </w:ins>
      <w:r w:rsidR="0093039B">
        <w:rPr>
          <w:rFonts w:ascii="Times New Roman" w:hAnsi="Times New Roman" w:cs="Times New Roman"/>
          <w:sz w:val="24"/>
          <w:szCs w:val="24"/>
        </w:rPr>
        <w:t xml:space="preserve"> diel vertical movement. </w:t>
      </w:r>
      <w:commentRangeStart w:id="10"/>
      <w:r w:rsidR="0093039B">
        <w:rPr>
          <w:rFonts w:ascii="Times New Roman" w:hAnsi="Times New Roman" w:cs="Times New Roman"/>
          <w:sz w:val="24"/>
          <w:szCs w:val="24"/>
        </w:rPr>
        <w:t>To test this hypothesis</w:t>
      </w:r>
      <w:commentRangeEnd w:id="10"/>
      <w:r w:rsidR="00254FC3">
        <w:rPr>
          <w:rStyle w:val="CommentReference"/>
        </w:rPr>
        <w:commentReference w:id="10"/>
      </w:r>
      <w:r w:rsidR="0093039B">
        <w:rPr>
          <w:rFonts w:ascii="Times New Roman" w:hAnsi="Times New Roman" w:cs="Times New Roman"/>
          <w:sz w:val="24"/>
          <w:szCs w:val="24"/>
        </w:rPr>
        <w:t xml:space="preserve">, we held fish </w:t>
      </w:r>
      <w:r w:rsidR="0093039B" w:rsidRPr="00F52BE8">
        <w:rPr>
          <w:rFonts w:ascii="Times New Roman" w:hAnsi="Times New Roman" w:cs="Times New Roman"/>
          <w:i/>
          <w:iCs/>
          <w:sz w:val="24"/>
          <w:szCs w:val="24"/>
        </w:rPr>
        <w:t>in situ</w:t>
      </w:r>
      <w:r w:rsidR="0093039B">
        <w:rPr>
          <w:rFonts w:ascii="Times New Roman" w:hAnsi="Times New Roman" w:cs="Times New Roman"/>
          <w:sz w:val="24"/>
          <w:szCs w:val="24"/>
        </w:rPr>
        <w:t xml:space="preserve"> in enclosures and </w:t>
      </w:r>
      <w:del w:id="11" w:author="Ruprecht, Joel" w:date="2024-12-04T12:18:00Z">
        <w:r w:rsidR="0093039B" w:rsidDel="00AD5CC8">
          <w:rPr>
            <w:rFonts w:ascii="Times New Roman" w:hAnsi="Times New Roman" w:cs="Times New Roman"/>
            <w:sz w:val="24"/>
            <w:szCs w:val="24"/>
          </w:rPr>
          <w:delText>inferred habitat use</w:delText>
        </w:r>
      </w:del>
      <w:ins w:id="12" w:author="Ruprecht, Joel" w:date="2024-12-04T12:18:00Z">
        <w:r w:rsidR="00AD5CC8">
          <w:rPr>
            <w:rFonts w:ascii="Times New Roman" w:hAnsi="Times New Roman" w:cs="Times New Roman"/>
            <w:sz w:val="24"/>
            <w:szCs w:val="24"/>
          </w:rPr>
          <w:t xml:space="preserve">quantified </w:t>
        </w:r>
      </w:ins>
      <w:ins w:id="13" w:author="Ruprecht, Joel" w:date="2024-12-11T09:45:00Z">
        <w:r w:rsidR="0089418C">
          <w:rPr>
            <w:rFonts w:ascii="Times New Roman" w:hAnsi="Times New Roman" w:cs="Times New Roman"/>
            <w:sz w:val="24"/>
            <w:szCs w:val="24"/>
          </w:rPr>
          <w:t>use of the t</w:t>
        </w:r>
      </w:ins>
      <w:ins w:id="14" w:author="Ruprecht, Joel" w:date="2024-12-11T09:48:00Z">
        <w:r w:rsidR="0089418C">
          <w:rPr>
            <w:rFonts w:ascii="Times New Roman" w:hAnsi="Times New Roman" w:cs="Times New Roman"/>
            <w:sz w:val="24"/>
            <w:szCs w:val="24"/>
          </w:rPr>
          <w:t>hermal environment</w:t>
        </w:r>
      </w:ins>
      <w:ins w:id="15" w:author="Ruprecht, Joel" w:date="2024-12-11T14:23:00Z">
        <w:r w:rsidR="00D7683C">
          <w:rPr>
            <w:rFonts w:ascii="Times New Roman" w:hAnsi="Times New Roman" w:cs="Times New Roman"/>
            <w:sz w:val="24"/>
            <w:szCs w:val="24"/>
          </w:rPr>
          <w:t xml:space="preserve"> </w:t>
        </w:r>
      </w:ins>
      <w:del w:id="16" w:author="Ruprecht, Joel" w:date="2024-12-11T09:45:00Z">
        <w:r w:rsidR="0093039B" w:rsidDel="005D1716">
          <w:rPr>
            <w:rFonts w:ascii="Times New Roman" w:hAnsi="Times New Roman" w:cs="Times New Roman"/>
            <w:sz w:val="24"/>
            <w:szCs w:val="24"/>
          </w:rPr>
          <w:delText xml:space="preserve"> </w:delText>
        </w:r>
      </w:del>
      <w:del w:id="17" w:author="Ruprecht, Joel" w:date="2024-12-04T12:18:00Z">
        <w:r w:rsidR="0093039B" w:rsidDel="0027799E">
          <w:rPr>
            <w:rFonts w:ascii="Times New Roman" w:hAnsi="Times New Roman" w:cs="Times New Roman"/>
            <w:sz w:val="24"/>
            <w:szCs w:val="24"/>
          </w:rPr>
          <w:delText>from</w:delText>
        </w:r>
      </w:del>
      <w:ins w:id="18" w:author="Ruprecht, Joel" w:date="2024-12-04T12:18:00Z">
        <w:r w:rsidR="0027799E">
          <w:rPr>
            <w:rFonts w:ascii="Times New Roman" w:hAnsi="Times New Roman" w:cs="Times New Roman"/>
            <w:sz w:val="24"/>
            <w:szCs w:val="24"/>
          </w:rPr>
          <w:t>using</w:t>
        </w:r>
      </w:ins>
      <w:ins w:id="19" w:author="Ruprecht, Joel" w:date="2024-12-11T14:23:00Z">
        <w:r w:rsidR="00D7683C">
          <w:rPr>
            <w:rFonts w:ascii="Times New Roman" w:hAnsi="Times New Roman" w:cs="Times New Roman"/>
            <w:sz w:val="24"/>
            <w:szCs w:val="24"/>
          </w:rPr>
          <w:t xml:space="preserve"> </w:t>
        </w:r>
      </w:ins>
      <w:del w:id="20" w:author="Ruprecht, Joel" w:date="2024-12-04T12:18:00Z">
        <w:r w:rsidR="0093039B" w:rsidDel="0027799E">
          <w:rPr>
            <w:rFonts w:ascii="Times New Roman" w:hAnsi="Times New Roman" w:cs="Times New Roman"/>
            <w:sz w:val="24"/>
            <w:szCs w:val="24"/>
          </w:rPr>
          <w:delText xml:space="preserve"> </w:delText>
        </w:r>
      </w:del>
      <w:del w:id="21" w:author="Ruprecht, Joel" w:date="2024-12-11T09:48:00Z">
        <w:r w:rsidR="0093039B" w:rsidDel="0089418C">
          <w:rPr>
            <w:rFonts w:ascii="Times New Roman" w:hAnsi="Times New Roman" w:cs="Times New Roman"/>
            <w:sz w:val="24"/>
            <w:szCs w:val="24"/>
          </w:rPr>
          <w:delText xml:space="preserve">temperature </w:delText>
        </w:r>
      </w:del>
      <w:ins w:id="22" w:author="Ruprecht, Joel" w:date="2024-12-11T09:48:00Z">
        <w:r w:rsidR="0089418C">
          <w:rPr>
            <w:rFonts w:ascii="Times New Roman" w:hAnsi="Times New Roman" w:cs="Times New Roman"/>
            <w:sz w:val="24"/>
            <w:szCs w:val="24"/>
          </w:rPr>
          <w:t>temperature-</w:t>
        </w:r>
      </w:ins>
      <w:r w:rsidR="0093039B">
        <w:rPr>
          <w:rFonts w:ascii="Times New Roman" w:hAnsi="Times New Roman" w:cs="Times New Roman"/>
          <w:sz w:val="24"/>
          <w:szCs w:val="24"/>
        </w:rPr>
        <w:t>logging tags. Fish exhibited diel vertical movement</w:t>
      </w:r>
      <w:r w:rsidR="009B18A0">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w:t>
      </w:r>
      <w:r w:rsidR="00181359">
        <w:rPr>
          <w:rFonts w:ascii="Times New Roman" w:hAnsi="Times New Roman" w:cs="Times New Roman"/>
          <w:sz w:val="24"/>
          <w:szCs w:val="24"/>
        </w:rPr>
        <w:t>, which reduced metabolic costs</w:t>
      </w:r>
      <w:r w:rsidR="009B18A0">
        <w:rPr>
          <w:rFonts w:ascii="Times New Roman" w:hAnsi="Times New Roman" w:cs="Times New Roman"/>
          <w:sz w:val="24"/>
          <w:szCs w:val="24"/>
        </w:rPr>
        <w:t xml:space="preserve">. Our </w:t>
      </w:r>
      <w:del w:id="23" w:author="Ruprecht, Joel" w:date="2024-12-11T11:36:00Z">
        <w:r w:rsidR="009B18A0" w:rsidDel="008566CE">
          <w:rPr>
            <w:rFonts w:ascii="Times New Roman" w:hAnsi="Times New Roman" w:cs="Times New Roman"/>
            <w:sz w:val="24"/>
            <w:szCs w:val="24"/>
          </w:rPr>
          <w:delText xml:space="preserve">results </w:delText>
        </w:r>
      </w:del>
      <w:ins w:id="24" w:author="Ruprecht, Joel" w:date="2024-12-11T11:36:00Z">
        <w:r w:rsidR="008566CE">
          <w:rPr>
            <w:rFonts w:ascii="Times New Roman" w:hAnsi="Times New Roman" w:cs="Times New Roman"/>
            <w:sz w:val="24"/>
            <w:szCs w:val="24"/>
          </w:rPr>
          <w:t xml:space="preserve">conclusions </w:t>
        </w:r>
      </w:ins>
      <w:del w:id="25" w:author="Ruprecht, Joel" w:date="2024-12-11T11:36:00Z">
        <w:r w:rsidR="009B18A0" w:rsidDel="008566CE">
          <w:rPr>
            <w:rFonts w:ascii="Times New Roman" w:hAnsi="Times New Roman" w:cs="Times New Roman"/>
            <w:sz w:val="24"/>
            <w:szCs w:val="24"/>
          </w:rPr>
          <w:delText xml:space="preserve">may be </w:delText>
        </w:r>
        <w:r w:rsidR="00272B1D" w:rsidRPr="00272B1D" w:rsidDel="008566CE">
          <w:rPr>
            <w:rFonts w:ascii="Times New Roman" w:hAnsi="Times New Roman" w:cs="Times New Roman"/>
            <w:sz w:val="24"/>
            <w:szCs w:val="24"/>
          </w:rPr>
          <w:delText xml:space="preserve">generalizable across freshwater environments because </w:delText>
        </w:r>
        <w:r w:rsidR="009C7EEE" w:rsidDel="008566CE">
          <w:rPr>
            <w:rFonts w:ascii="Times New Roman" w:hAnsi="Times New Roman" w:cs="Times New Roman"/>
            <w:sz w:val="24"/>
            <w:szCs w:val="24"/>
          </w:rPr>
          <w:delText xml:space="preserve">they </w:delText>
        </w:r>
      </w:del>
      <w:r w:rsidR="009C7EEE">
        <w:rPr>
          <w:rFonts w:ascii="Times New Roman" w:hAnsi="Times New Roman" w:cs="Times New Roman"/>
          <w:sz w:val="24"/>
          <w:szCs w:val="24"/>
        </w:rPr>
        <w:t xml:space="preserve">are supported </w:t>
      </w:r>
      <w:r w:rsidR="008A5A7F">
        <w:rPr>
          <w:rFonts w:ascii="Times New Roman" w:hAnsi="Times New Roman" w:cs="Times New Roman"/>
          <w:sz w:val="24"/>
          <w:szCs w:val="24"/>
        </w:rPr>
        <w:t xml:space="preserve">by </w:t>
      </w:r>
      <w:r w:rsidR="009C7EEE">
        <w:rPr>
          <w:rFonts w:ascii="Times New Roman" w:hAnsi="Times New Roman" w:cs="Times New Roman"/>
          <w:sz w:val="24"/>
          <w:szCs w:val="24"/>
        </w:rPr>
        <w:t>first principles</w:t>
      </w:r>
      <w:r w:rsidR="00FC1F1F">
        <w:rPr>
          <w:rFonts w:ascii="Times New Roman" w:hAnsi="Times New Roman" w:cs="Times New Roman"/>
          <w:sz w:val="24"/>
          <w:szCs w:val="24"/>
        </w:rPr>
        <w:t>,</w:t>
      </w:r>
      <w:r w:rsidR="009C7EEE">
        <w:rPr>
          <w:rFonts w:ascii="Times New Roman" w:hAnsi="Times New Roman" w:cs="Times New Roman"/>
          <w:sz w:val="24"/>
          <w:szCs w:val="24"/>
        </w:rPr>
        <w:t xml:space="preserve"> and </w:t>
      </w:r>
      <w:ins w:id="26" w:author="Ruprecht, Joel" w:date="2024-12-11T11:36:00Z">
        <w:r w:rsidR="008566CE">
          <w:rPr>
            <w:rFonts w:ascii="Times New Roman" w:hAnsi="Times New Roman" w:cs="Times New Roman"/>
            <w:sz w:val="24"/>
            <w:szCs w:val="24"/>
          </w:rPr>
          <w:t xml:space="preserve">should therefore </w:t>
        </w:r>
      </w:ins>
      <w:ins w:id="27" w:author="Ruprecht, Joel" w:date="2024-12-11T11:37:00Z">
        <w:r w:rsidR="008566CE">
          <w:rPr>
            <w:rFonts w:ascii="Times New Roman" w:hAnsi="Times New Roman" w:cs="Times New Roman"/>
            <w:sz w:val="24"/>
            <w:szCs w:val="24"/>
          </w:rPr>
          <w:t xml:space="preserve">be generalizable across the diversity of aquatic systems in which </w:t>
        </w:r>
      </w:ins>
      <w:del w:id="28" w:author="Ruprecht, Joel" w:date="2024-12-11T11:37:00Z">
        <w:r w:rsidR="009C7EEE" w:rsidDel="008566CE">
          <w:rPr>
            <w:rFonts w:ascii="Times New Roman" w:hAnsi="Times New Roman" w:cs="Times New Roman"/>
            <w:sz w:val="24"/>
            <w:szCs w:val="24"/>
          </w:rPr>
          <w:delText xml:space="preserve">because </w:delText>
        </w:r>
      </w:del>
      <w:r w:rsidR="00181359">
        <w:rPr>
          <w:rFonts w:ascii="Times New Roman" w:hAnsi="Times New Roman" w:cs="Times New Roman"/>
          <w:sz w:val="24"/>
          <w:szCs w:val="24"/>
        </w:rPr>
        <w:t xml:space="preserve">analogous </w:t>
      </w:r>
      <w:r w:rsidR="00272B1D" w:rsidRPr="00272B1D">
        <w:rPr>
          <w:rFonts w:ascii="Times New Roman" w:hAnsi="Times New Roman" w:cs="Times New Roman"/>
          <w:sz w:val="24"/>
          <w:szCs w:val="24"/>
        </w:rPr>
        <w:t xml:space="preserve">temperature-oxygen </w:t>
      </w:r>
      <w:r w:rsidR="001D1CBB" w:rsidRPr="00272B1D">
        <w:rPr>
          <w:rFonts w:ascii="Times New Roman" w:hAnsi="Times New Roman" w:cs="Times New Roman"/>
          <w:sz w:val="24"/>
          <w:szCs w:val="24"/>
        </w:rPr>
        <w:t>trade</w:t>
      </w:r>
      <w:r w:rsidR="001D1CBB">
        <w:rPr>
          <w:rFonts w:ascii="Times New Roman" w:hAnsi="Times New Roman" w:cs="Times New Roman"/>
          <w:sz w:val="24"/>
          <w:szCs w:val="24"/>
        </w:rPr>
        <w:t>o</w:t>
      </w:r>
      <w:r w:rsidR="001D1CBB" w:rsidRPr="00272B1D">
        <w:rPr>
          <w:rFonts w:ascii="Times New Roman" w:hAnsi="Times New Roman" w:cs="Times New Roman"/>
          <w:sz w:val="24"/>
          <w:szCs w:val="24"/>
        </w:rPr>
        <w:t>ffs</w:t>
      </w:r>
      <w:r w:rsidR="009B18A0">
        <w:rPr>
          <w:rFonts w:ascii="Times New Roman" w:hAnsi="Times New Roman" w:cs="Times New Roman"/>
          <w:sz w:val="24"/>
          <w:szCs w:val="24"/>
        </w:rPr>
        <w:t xml:space="preserve"> occur</w:t>
      </w:r>
      <w:del w:id="29" w:author="Ruprecht, Joel" w:date="2024-12-11T11:37:00Z">
        <w:r w:rsidR="009B18A0" w:rsidDel="008566CE">
          <w:rPr>
            <w:rFonts w:ascii="Times New Roman" w:hAnsi="Times New Roman" w:cs="Times New Roman"/>
            <w:sz w:val="24"/>
            <w:szCs w:val="24"/>
          </w:rPr>
          <w:delText xml:space="preserve"> across a diversity of water bodies</w:delText>
        </w:r>
      </w:del>
      <w:r w:rsidR="0080104B">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lastRenderedPageBreak/>
        <w:t>Introduction</w:t>
      </w:r>
    </w:p>
    <w:p w14:paraId="17F665D1" w14:textId="05C321EB" w:rsidR="00206F8E" w:rsidRPr="00C13FAA" w:rsidRDefault="00955527" w:rsidP="00F56768">
      <w:pPr>
        <w:spacing w:line="480" w:lineRule="auto"/>
        <w:ind w:firstLine="720"/>
        <w:rPr>
          <w:rFonts w:ascii="Times New Roman" w:hAnsi="Times New Roman" w:cs="Times New Roman"/>
          <w:sz w:val="24"/>
          <w:szCs w:val="24"/>
        </w:rPr>
      </w:pPr>
      <w:del w:id="30" w:author="Levi, Taal" w:date="2024-10-24T08:28:00Z">
        <w:r w:rsidRPr="00C13FAA" w:rsidDel="009B3D66">
          <w:rPr>
            <w:rFonts w:ascii="Times New Roman" w:hAnsi="Times New Roman" w:cs="Times New Roman"/>
            <w:sz w:val="24"/>
            <w:szCs w:val="24"/>
          </w:rPr>
          <w:delText xml:space="preserve">Landscape </w:delText>
        </w:r>
      </w:del>
      <w:ins w:id="31" w:author="Levi, Taal" w:date="2024-10-24T08:28:00Z">
        <w:r w:rsidR="009B3D66">
          <w:rPr>
            <w:rFonts w:ascii="Times New Roman" w:hAnsi="Times New Roman" w:cs="Times New Roman"/>
            <w:sz w:val="24"/>
            <w:szCs w:val="24"/>
          </w:rPr>
          <w:t>Environmental</w:t>
        </w:r>
        <w:r w:rsidR="009B3D66" w:rsidRPr="00C13FAA">
          <w:rPr>
            <w:rFonts w:ascii="Times New Roman" w:hAnsi="Times New Roman" w:cs="Times New Roman"/>
            <w:sz w:val="24"/>
            <w:szCs w:val="24"/>
          </w:rPr>
          <w:t xml:space="preserve"> </w:t>
        </w:r>
      </w:ins>
      <w:commentRangeStart w:id="32"/>
      <w:r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Pr="00C13FAA">
        <w:rPr>
          <w:rFonts w:ascii="Times New Roman" w:hAnsi="Times New Roman" w:cs="Times New Roman"/>
          <w:sz w:val="24"/>
          <w:szCs w:val="24"/>
        </w:rPr>
        <w:t xml:space="preserve">, creating asynchronous variation among </w:t>
      </w:r>
      <w:commentRangeEnd w:id="32"/>
      <w:r w:rsidR="00424221">
        <w:rPr>
          <w:rStyle w:val="CommentReference"/>
        </w:rPr>
        <w:commentReference w:id="32"/>
      </w:r>
      <w:del w:id="33" w:author="Levi, Taal" w:date="2024-10-24T08:28:00Z">
        <w:r w:rsidRPr="00C13FAA" w:rsidDel="009B3D66">
          <w:rPr>
            <w:rFonts w:ascii="Times New Roman" w:hAnsi="Times New Roman" w:cs="Times New Roman"/>
            <w:sz w:val="24"/>
            <w:szCs w:val="24"/>
          </w:rPr>
          <w:delText xml:space="preserve"> </w:delText>
        </w:r>
      </w:del>
      <w:r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r w:rsidR="009E1702">
        <w:rPr>
          <w:rFonts w:ascii="Times New Roman" w:hAnsi="Times New Roman" w:cs="Times New Roman"/>
          <w:sz w:val="24"/>
          <w:szCs w:val="24"/>
        </w:rPr>
        <w:t xml:space="preserve">Dobrowski 2011; </w:t>
      </w:r>
      <w:r w:rsidR="00F52BE8">
        <w:rPr>
          <w:rFonts w:ascii="Times New Roman" w:hAnsi="Times New Roman" w:cs="Times New Roman"/>
          <w:sz w:val="24"/>
          <w:szCs w:val="24"/>
        </w:rPr>
        <w:t xml:space="preserve">Fey et </w:t>
      </w:r>
      <w:commentRangeStart w:id="34"/>
      <w:r w:rsidR="00F52BE8">
        <w:rPr>
          <w:rFonts w:ascii="Times New Roman" w:hAnsi="Times New Roman" w:cs="Times New Roman"/>
          <w:sz w:val="24"/>
          <w:szCs w:val="24"/>
        </w:rPr>
        <w:t>al</w:t>
      </w:r>
      <w:commentRangeEnd w:id="34"/>
      <w:r w:rsidR="00171F22">
        <w:rPr>
          <w:rStyle w:val="CommentReference"/>
        </w:rPr>
        <w:commentReference w:id="34"/>
      </w:r>
      <w:r w:rsidR="00F52BE8">
        <w:rPr>
          <w:rFonts w:ascii="Times New Roman" w:hAnsi="Times New Roman" w:cs="Times New Roman"/>
          <w:sz w:val="24"/>
          <w:szCs w:val="24"/>
        </w:rPr>
        <w:t>.</w:t>
      </w:r>
      <w:r w:rsidR="009E1702">
        <w:rPr>
          <w:rFonts w:ascii="Times New Roman" w:hAnsi="Times New Roman" w:cs="Times New Roman"/>
          <w:sz w:val="24"/>
          <w:szCs w:val="24"/>
        </w:rPr>
        <w:t>,</w:t>
      </w:r>
      <w:r w:rsidR="00F52BE8">
        <w:rPr>
          <w:rFonts w:ascii="Times New Roman" w:hAnsi="Times New Roman" w:cs="Times New Roman"/>
          <w:sz w:val="24"/>
          <w:szCs w:val="24"/>
        </w:rPr>
        <w:t xml:space="preserve"> 2019). </w:t>
      </w:r>
      <w:del w:id="35" w:author="Ruprecht, Joel" w:date="2024-12-11T09:58:00Z">
        <w:r w:rsidR="00615231" w:rsidRPr="00C13FAA" w:rsidDel="00A45C8B">
          <w:rPr>
            <w:rFonts w:ascii="Times New Roman" w:hAnsi="Times New Roman" w:cs="Times New Roman"/>
            <w:sz w:val="24"/>
            <w:szCs w:val="24"/>
          </w:rPr>
          <w:delText>The</w:delText>
        </w:r>
        <w:r w:rsidR="00171F22" w:rsidDel="00A45C8B">
          <w:rPr>
            <w:rFonts w:ascii="Times New Roman" w:hAnsi="Times New Roman" w:cs="Times New Roman"/>
            <w:sz w:val="24"/>
            <w:szCs w:val="24"/>
          </w:rPr>
          <w:delText xml:space="preserve"> spatiotemporal</w:delText>
        </w:r>
      </w:del>
      <w:ins w:id="36" w:author="Ruprecht, Joel" w:date="2024-12-11T09:58:00Z">
        <w:r w:rsidR="00A45C8B">
          <w:rPr>
            <w:rFonts w:ascii="Times New Roman" w:hAnsi="Times New Roman" w:cs="Times New Roman"/>
            <w:sz w:val="24"/>
            <w:szCs w:val="24"/>
          </w:rPr>
          <w:t>While spatial</w:t>
        </w:r>
      </w:ins>
      <w:r w:rsidR="00171F22">
        <w:rPr>
          <w:rFonts w:ascii="Times New Roman" w:hAnsi="Times New Roman" w:cs="Times New Roman"/>
          <w:sz w:val="24"/>
          <w:szCs w:val="24"/>
        </w:rPr>
        <w:t xml:space="preserve"> heterogeneity </w:t>
      </w:r>
      <w:ins w:id="37" w:author="Ruprecht, Joel" w:date="2024-12-11T09:58:00Z">
        <w:r w:rsidR="00A45C8B">
          <w:rPr>
            <w:rFonts w:ascii="Times New Roman" w:hAnsi="Times New Roman" w:cs="Times New Roman"/>
            <w:sz w:val="24"/>
            <w:szCs w:val="24"/>
          </w:rPr>
          <w:t xml:space="preserve">in resources </w:t>
        </w:r>
      </w:ins>
      <w:ins w:id="38" w:author="Ruprecht, Joel" w:date="2024-12-11T10:05:00Z">
        <w:r w:rsidR="00A45C8B">
          <w:rPr>
            <w:rFonts w:ascii="Times New Roman" w:hAnsi="Times New Roman" w:cs="Times New Roman"/>
            <w:sz w:val="24"/>
            <w:szCs w:val="24"/>
          </w:rPr>
          <w:t>underpins</w:t>
        </w:r>
      </w:ins>
      <w:ins w:id="39" w:author="Ruprecht, Joel" w:date="2024-12-11T10:02:00Z">
        <w:r w:rsidR="00A45C8B">
          <w:rPr>
            <w:rFonts w:ascii="Times New Roman" w:hAnsi="Times New Roman" w:cs="Times New Roman"/>
            <w:sz w:val="24"/>
            <w:szCs w:val="24"/>
          </w:rPr>
          <w:t xml:space="preserve"> </w:t>
        </w:r>
      </w:ins>
      <w:ins w:id="40" w:author="Ruprecht, Joel" w:date="2024-12-11T10:07:00Z">
        <w:r w:rsidR="00CD1070">
          <w:rPr>
            <w:rFonts w:ascii="Times New Roman" w:hAnsi="Times New Roman" w:cs="Times New Roman"/>
            <w:sz w:val="24"/>
            <w:szCs w:val="24"/>
          </w:rPr>
          <w:t>foundational concepts in ecology</w:t>
        </w:r>
      </w:ins>
      <w:ins w:id="41" w:author="Ruprecht, Joel" w:date="2024-12-11T10:02:00Z">
        <w:r w:rsidR="00A45C8B">
          <w:rPr>
            <w:rFonts w:ascii="Times New Roman" w:hAnsi="Times New Roman" w:cs="Times New Roman"/>
            <w:sz w:val="24"/>
            <w:szCs w:val="24"/>
          </w:rPr>
          <w:t xml:space="preserve"> such as optimal foraging</w:t>
        </w:r>
      </w:ins>
      <w:ins w:id="42" w:author="Ruprecht, Joel" w:date="2024-12-11T10:05:00Z">
        <w:r w:rsidR="00A45C8B">
          <w:rPr>
            <w:rFonts w:ascii="Times New Roman" w:hAnsi="Times New Roman" w:cs="Times New Roman"/>
            <w:sz w:val="24"/>
            <w:szCs w:val="24"/>
          </w:rPr>
          <w:t xml:space="preserve">, competition, and </w:t>
        </w:r>
      </w:ins>
      <w:ins w:id="43" w:author="Ruprecht, Joel" w:date="2024-12-11T10:06:00Z">
        <w:r w:rsidR="00CD1070">
          <w:rPr>
            <w:rFonts w:ascii="Times New Roman" w:hAnsi="Times New Roman" w:cs="Times New Roman"/>
            <w:sz w:val="24"/>
            <w:szCs w:val="24"/>
          </w:rPr>
          <w:t xml:space="preserve">niche theory, </w:t>
        </w:r>
      </w:ins>
      <w:ins w:id="44" w:author="Ruprecht, Joel" w:date="2024-12-11T10:11:00Z">
        <w:r w:rsidR="00CD1070">
          <w:rPr>
            <w:rFonts w:ascii="Times New Roman" w:hAnsi="Times New Roman" w:cs="Times New Roman"/>
            <w:sz w:val="24"/>
            <w:szCs w:val="24"/>
          </w:rPr>
          <w:t>resource availability</w:t>
        </w:r>
      </w:ins>
      <w:ins w:id="45" w:author="Ruprecht, Joel" w:date="2024-12-11T10:14:00Z">
        <w:r w:rsidR="00CD1070">
          <w:rPr>
            <w:rFonts w:ascii="Times New Roman" w:hAnsi="Times New Roman" w:cs="Times New Roman"/>
            <w:sz w:val="24"/>
            <w:szCs w:val="24"/>
          </w:rPr>
          <w:t xml:space="preserve"> can </w:t>
        </w:r>
      </w:ins>
      <w:ins w:id="46" w:author="Ruprecht, Joel" w:date="2024-12-11T10:54:00Z">
        <w:r w:rsidR="00830145">
          <w:rPr>
            <w:rFonts w:ascii="Times New Roman" w:hAnsi="Times New Roman" w:cs="Times New Roman"/>
            <w:sz w:val="24"/>
            <w:szCs w:val="24"/>
          </w:rPr>
          <w:t>vary temporally in ad</w:t>
        </w:r>
      </w:ins>
      <w:ins w:id="47" w:author="Ruprecht, Joel" w:date="2024-12-11T10:55:00Z">
        <w:r w:rsidR="00830145">
          <w:rPr>
            <w:rFonts w:ascii="Times New Roman" w:hAnsi="Times New Roman" w:cs="Times New Roman"/>
            <w:sz w:val="24"/>
            <w:szCs w:val="24"/>
          </w:rPr>
          <w:t>dition to spatially</w:t>
        </w:r>
      </w:ins>
      <w:ins w:id="48" w:author="Ruprecht, Joel" w:date="2024-12-11T10:09:00Z">
        <w:r w:rsidR="00CD1070">
          <w:rPr>
            <w:rFonts w:ascii="Times New Roman" w:hAnsi="Times New Roman" w:cs="Times New Roman"/>
            <w:sz w:val="24"/>
            <w:szCs w:val="24"/>
          </w:rPr>
          <w:t>. T</w:t>
        </w:r>
      </w:ins>
      <w:ins w:id="49" w:author="Ruprecht, Joel" w:date="2024-12-11T10:10:00Z">
        <w:r w:rsidR="00CD1070">
          <w:rPr>
            <w:rFonts w:ascii="Times New Roman" w:hAnsi="Times New Roman" w:cs="Times New Roman"/>
            <w:sz w:val="24"/>
            <w:szCs w:val="24"/>
          </w:rPr>
          <w:t xml:space="preserve">his added dimension </w:t>
        </w:r>
      </w:ins>
      <w:ins w:id="50" w:author="Ruprecht, Joel" w:date="2024-12-11T14:27:00Z">
        <w:r w:rsidR="00D50B14">
          <w:rPr>
            <w:rFonts w:ascii="Times New Roman" w:hAnsi="Times New Roman" w:cs="Times New Roman"/>
            <w:sz w:val="24"/>
            <w:szCs w:val="24"/>
          </w:rPr>
          <w:t>increases</w:t>
        </w:r>
      </w:ins>
      <w:ins w:id="51" w:author="Ruprecht, Joel" w:date="2024-12-11T10:10:00Z">
        <w:r w:rsidR="00CD1070">
          <w:rPr>
            <w:rFonts w:ascii="Times New Roman" w:hAnsi="Times New Roman" w:cs="Times New Roman"/>
            <w:sz w:val="24"/>
            <w:szCs w:val="24"/>
          </w:rPr>
          <w:t xml:space="preserve"> complexity </w:t>
        </w:r>
      </w:ins>
      <w:ins w:id="52" w:author="Ruprecht, Joel" w:date="2024-12-11T10:15:00Z">
        <w:r w:rsidR="00CD1070">
          <w:rPr>
            <w:rFonts w:ascii="Times New Roman" w:hAnsi="Times New Roman" w:cs="Times New Roman"/>
            <w:sz w:val="24"/>
            <w:szCs w:val="24"/>
          </w:rPr>
          <w:t xml:space="preserve">because </w:t>
        </w:r>
      </w:ins>
      <w:ins w:id="53" w:author="Ruprecht, Joel" w:date="2024-12-11T10:21:00Z">
        <w:r w:rsidR="00CD51C4">
          <w:rPr>
            <w:rFonts w:ascii="Times New Roman" w:hAnsi="Times New Roman" w:cs="Times New Roman"/>
            <w:sz w:val="24"/>
            <w:szCs w:val="24"/>
          </w:rPr>
          <w:t xml:space="preserve">animals </w:t>
        </w:r>
      </w:ins>
      <w:ins w:id="54" w:author="Ruprecht, Joel" w:date="2024-12-11T10:22:00Z">
        <w:r w:rsidR="00CD51C4">
          <w:rPr>
            <w:rFonts w:ascii="Times New Roman" w:hAnsi="Times New Roman" w:cs="Times New Roman"/>
            <w:sz w:val="24"/>
            <w:szCs w:val="24"/>
          </w:rPr>
          <w:t xml:space="preserve">must make decisions to optimize </w:t>
        </w:r>
      </w:ins>
      <w:ins w:id="55" w:author="Ruprecht, Joel" w:date="2024-12-11T10:55:00Z">
        <w:r w:rsidR="00830145">
          <w:rPr>
            <w:rFonts w:ascii="Times New Roman" w:hAnsi="Times New Roman" w:cs="Times New Roman"/>
            <w:sz w:val="24"/>
            <w:szCs w:val="24"/>
          </w:rPr>
          <w:t xml:space="preserve">their well-being </w:t>
        </w:r>
        <w:r w:rsidR="00CF1B58">
          <w:rPr>
            <w:rFonts w:ascii="Times New Roman" w:hAnsi="Times New Roman" w:cs="Times New Roman"/>
            <w:sz w:val="24"/>
            <w:szCs w:val="24"/>
          </w:rPr>
          <w:t>under conditions that are constantly changing.</w:t>
        </w:r>
      </w:ins>
      <w:ins w:id="56" w:author="Ruprecht, Joel" w:date="2024-12-11T10:23:00Z">
        <w:r w:rsidR="00CD51C4">
          <w:rPr>
            <w:rFonts w:ascii="Times New Roman" w:hAnsi="Times New Roman" w:cs="Times New Roman"/>
            <w:sz w:val="24"/>
            <w:szCs w:val="24"/>
          </w:rPr>
          <w:t xml:space="preserve"> </w:t>
        </w:r>
      </w:ins>
      <w:ins w:id="57" w:author="Ruprecht, Joel" w:date="2024-12-11T11:02:00Z">
        <w:r w:rsidR="00CF1B58">
          <w:rPr>
            <w:rFonts w:ascii="Times New Roman" w:hAnsi="Times New Roman" w:cs="Times New Roman"/>
            <w:sz w:val="24"/>
            <w:szCs w:val="24"/>
          </w:rPr>
          <w:t>“Green wave surfing” or the be</w:t>
        </w:r>
      </w:ins>
      <w:ins w:id="58" w:author="Ruprecht, Joel" w:date="2024-12-11T11:03:00Z">
        <w:r w:rsidR="00CF1B58">
          <w:rPr>
            <w:rFonts w:ascii="Times New Roman" w:hAnsi="Times New Roman" w:cs="Times New Roman"/>
            <w:sz w:val="24"/>
            <w:szCs w:val="24"/>
          </w:rPr>
          <w:t xml:space="preserve">havior </w:t>
        </w:r>
      </w:ins>
      <w:ins w:id="59" w:author="Ruprecht, Joel" w:date="2024-12-11T11:37:00Z">
        <w:r w:rsidR="008566CE">
          <w:rPr>
            <w:rFonts w:ascii="Times New Roman" w:hAnsi="Times New Roman" w:cs="Times New Roman"/>
            <w:sz w:val="24"/>
            <w:szCs w:val="24"/>
          </w:rPr>
          <w:t>of following</w:t>
        </w:r>
      </w:ins>
      <w:ins w:id="60" w:author="Ruprecht, Joel" w:date="2024-12-11T11:03:00Z">
        <w:r w:rsidR="00CF1B58">
          <w:rPr>
            <w:rFonts w:ascii="Times New Roman" w:hAnsi="Times New Roman" w:cs="Times New Roman"/>
            <w:sz w:val="24"/>
            <w:szCs w:val="24"/>
          </w:rPr>
          <w:t xml:space="preserve"> the leading edge of vegetation emergence, for example, has been observed in </w:t>
        </w:r>
      </w:ins>
      <w:ins w:id="61" w:author="Ruprecht, Joel" w:date="2024-12-11T11:38:00Z">
        <w:r w:rsidR="008566CE">
          <w:rPr>
            <w:rFonts w:ascii="Times New Roman" w:hAnsi="Times New Roman" w:cs="Times New Roman"/>
            <w:sz w:val="24"/>
            <w:szCs w:val="24"/>
          </w:rPr>
          <w:t>among many terrestrial herbivores</w:t>
        </w:r>
      </w:ins>
      <w:ins w:id="62" w:author="Ruprecht, Joel" w:date="2024-12-11T11:03:00Z">
        <w:r w:rsidR="00CF1B58">
          <w:rPr>
            <w:rFonts w:ascii="Times New Roman" w:hAnsi="Times New Roman" w:cs="Times New Roman"/>
            <w:sz w:val="24"/>
            <w:szCs w:val="24"/>
          </w:rPr>
          <w:t xml:space="preserve"> and</w:t>
        </w:r>
      </w:ins>
      <w:ins w:id="63" w:author="Ruprecht, Joel" w:date="2024-12-11T10:07:00Z">
        <w:r w:rsidR="00CD1070">
          <w:rPr>
            <w:rFonts w:ascii="Times New Roman" w:hAnsi="Times New Roman" w:cs="Times New Roman"/>
            <w:sz w:val="24"/>
            <w:szCs w:val="24"/>
          </w:rPr>
          <w:t xml:space="preserve"> </w:t>
        </w:r>
      </w:ins>
      <w:del w:id="64" w:author="Ruprecht, Joel" w:date="2024-12-11T11:03:00Z">
        <w:r w:rsidR="00615231" w:rsidRPr="00C13FAA" w:rsidDel="00CF1B58">
          <w:rPr>
            <w:rFonts w:ascii="Times New Roman" w:hAnsi="Times New Roman" w:cs="Times New Roman"/>
            <w:sz w:val="24"/>
            <w:szCs w:val="24"/>
          </w:rPr>
          <w:delText>may</w:delText>
        </w:r>
      </w:del>
      <w:r w:rsidR="00615231" w:rsidRPr="00C13FAA">
        <w:rPr>
          <w:rFonts w:ascii="Times New Roman" w:hAnsi="Times New Roman" w:cs="Times New Roman"/>
          <w:sz w:val="24"/>
          <w:szCs w:val="24"/>
        </w:rPr>
        <w:t xml:space="preserve"> allow</w:t>
      </w:r>
      <w:ins w:id="65" w:author="Ruprecht, Joel" w:date="2024-12-11T11:03:00Z">
        <w:r w:rsidR="00CF1B58">
          <w:rPr>
            <w:rFonts w:ascii="Times New Roman" w:hAnsi="Times New Roman" w:cs="Times New Roman"/>
            <w:sz w:val="24"/>
            <w:szCs w:val="24"/>
          </w:rPr>
          <w:t>s</w:t>
        </w:r>
      </w:ins>
      <w:r w:rsidRPr="00C13FAA">
        <w:rPr>
          <w:rFonts w:ascii="Times New Roman" w:hAnsi="Times New Roman" w:cs="Times New Roman"/>
          <w:sz w:val="24"/>
          <w:szCs w:val="24"/>
        </w:rPr>
        <w:t xml:space="preserve"> animals to track more favorable conditions across the accessible </w:t>
      </w:r>
      <w:commentRangeStart w:id="66"/>
      <w:r w:rsidRPr="00C13FAA">
        <w:rPr>
          <w:rFonts w:ascii="Times New Roman" w:hAnsi="Times New Roman" w:cs="Times New Roman"/>
          <w:sz w:val="24"/>
          <w:szCs w:val="24"/>
        </w:rPr>
        <w:t>landscape</w:t>
      </w:r>
      <w:commentRangeEnd w:id="66"/>
      <w:r w:rsidR="00171F22">
        <w:rPr>
          <w:rStyle w:val="CommentReference"/>
        </w:rPr>
        <w:commentReference w:id="66"/>
      </w:r>
      <w:r w:rsidR="00171F22">
        <w:rPr>
          <w:rFonts w:ascii="Times New Roman" w:hAnsi="Times New Roman" w:cs="Times New Roman"/>
          <w:sz w:val="24"/>
          <w:szCs w:val="24"/>
        </w:rPr>
        <w:t xml:space="preserve"> </w:t>
      </w:r>
      <w:ins w:id="67" w:author="Ruprecht, Joel" w:date="2024-12-11T11:04:00Z">
        <w:r w:rsidR="00CF1B58">
          <w:rPr>
            <w:rFonts w:ascii="Times New Roman" w:hAnsi="Times New Roman" w:cs="Times New Roman"/>
            <w:sz w:val="24"/>
            <w:szCs w:val="24"/>
          </w:rPr>
          <w:t xml:space="preserve">as they become seasonally available </w:t>
        </w:r>
      </w:ins>
      <w:r w:rsidR="00171F22">
        <w:rPr>
          <w:rFonts w:ascii="Times New Roman" w:hAnsi="Times New Roman" w:cs="Times New Roman"/>
          <w:sz w:val="24"/>
          <w:szCs w:val="24"/>
        </w:rPr>
        <w:t>(</w:t>
      </w:r>
      <w:r w:rsidR="009E1702">
        <w:rPr>
          <w:rFonts w:ascii="Times New Roman" w:hAnsi="Times New Roman" w:cs="Times New Roman"/>
          <w:sz w:val="24"/>
          <w:szCs w:val="24"/>
        </w:rPr>
        <w:t>Van der Graaf et al., 2006)</w:t>
      </w:r>
      <w:ins w:id="68" w:author="Ruprecht, Joel" w:date="2024-12-11T11:38:00Z">
        <w:r w:rsidR="008566CE">
          <w:rPr>
            <w:rFonts w:ascii="Times New Roman" w:hAnsi="Times New Roman" w:cs="Times New Roman"/>
            <w:sz w:val="24"/>
            <w:szCs w:val="24"/>
          </w:rPr>
          <w:t>.</w:t>
        </w:r>
      </w:ins>
      <w:r w:rsidRPr="00C13FAA">
        <w:rPr>
          <w:rFonts w:ascii="Times New Roman" w:hAnsi="Times New Roman" w:cs="Times New Roman"/>
          <w:sz w:val="24"/>
          <w:szCs w:val="24"/>
        </w:rPr>
        <w:t xml:space="preserve"> </w:t>
      </w:r>
      <w:ins w:id="69" w:author="Ruprecht, Joel" w:date="2024-12-11T10:16:00Z">
        <w:r w:rsidR="00CD51C4">
          <w:rPr>
            <w:rFonts w:ascii="Times New Roman" w:hAnsi="Times New Roman" w:cs="Times New Roman"/>
            <w:sz w:val="24"/>
            <w:szCs w:val="24"/>
          </w:rPr>
          <w:t xml:space="preserve">When resources change </w:t>
        </w:r>
      </w:ins>
      <w:ins w:id="70" w:author="Ruprecht, Joel" w:date="2024-12-11T11:15:00Z">
        <w:r w:rsidR="00E37977">
          <w:rPr>
            <w:rFonts w:ascii="Times New Roman" w:hAnsi="Times New Roman" w:cs="Times New Roman"/>
            <w:sz w:val="24"/>
            <w:szCs w:val="24"/>
          </w:rPr>
          <w:t xml:space="preserve">within a daily cycle, as is common in </w:t>
        </w:r>
      </w:ins>
      <w:ins w:id="71" w:author="Ruprecht, Joel" w:date="2024-12-11T11:18:00Z">
        <w:r w:rsidR="00AF3719">
          <w:rPr>
            <w:rFonts w:ascii="Times New Roman" w:hAnsi="Times New Roman" w:cs="Times New Roman"/>
            <w:sz w:val="24"/>
            <w:szCs w:val="24"/>
          </w:rPr>
          <w:t xml:space="preserve">aquatic systems, </w:t>
        </w:r>
      </w:ins>
      <w:del w:id="72" w:author="Ruprecht, Joel" w:date="2024-12-11T11:19:00Z">
        <w:r w:rsidR="003A3FAD" w:rsidDel="00AF3719">
          <w:rPr>
            <w:rFonts w:ascii="Times New Roman" w:hAnsi="Times New Roman" w:cs="Times New Roman"/>
            <w:sz w:val="24"/>
            <w:szCs w:val="24"/>
          </w:rPr>
          <w:delText xml:space="preserve">For example, </w:delText>
        </w:r>
      </w:del>
      <w:r w:rsidR="003A3FAD">
        <w:rPr>
          <w:rFonts w:ascii="Times New Roman" w:hAnsi="Times New Roman" w:cs="Times New Roman"/>
          <w:sz w:val="24"/>
          <w:szCs w:val="24"/>
        </w:rPr>
        <w:t xml:space="preserve">such </w:t>
      </w:r>
      <w:del w:id="73" w:author="Ruprecht, Joel" w:date="2024-12-11T11:19:00Z">
        <w:r w:rsidR="00615231" w:rsidRPr="00AB3B4C" w:rsidDel="00AF3719">
          <w:rPr>
            <w:rFonts w:ascii="Times New Roman" w:hAnsi="Times New Roman" w:cs="Times New Roman"/>
            <w:sz w:val="24"/>
            <w:szCs w:val="24"/>
          </w:rPr>
          <w:delText xml:space="preserve">habitat </w:delText>
        </w:r>
      </w:del>
      <w:ins w:id="74" w:author="Ruprecht, Joel" w:date="2024-12-11T11:19:00Z">
        <w:r w:rsidR="00AF3719">
          <w:rPr>
            <w:rFonts w:ascii="Times New Roman" w:hAnsi="Times New Roman" w:cs="Times New Roman"/>
            <w:sz w:val="24"/>
            <w:szCs w:val="24"/>
          </w:rPr>
          <w:t>resource</w:t>
        </w:r>
        <w:r w:rsidR="00AF3719" w:rsidRPr="00AB3B4C">
          <w:rPr>
            <w:rFonts w:ascii="Times New Roman" w:hAnsi="Times New Roman" w:cs="Times New Roman"/>
            <w:sz w:val="24"/>
            <w:szCs w:val="24"/>
          </w:rPr>
          <w:t xml:space="preserve"> </w:t>
        </w:r>
      </w:ins>
      <w:r w:rsidR="00615231" w:rsidRPr="00AB3B4C">
        <w:rPr>
          <w:rFonts w:ascii="Times New Roman" w:hAnsi="Times New Roman" w:cs="Times New Roman"/>
          <w:sz w:val="24"/>
          <w:szCs w:val="24"/>
        </w:rPr>
        <w:t xml:space="preserve">heterogeneity may enable </w:t>
      </w:r>
      <w:commentRangeStart w:id="75"/>
      <w:commentRangeStart w:id="76"/>
      <w:r w:rsidR="000765B8" w:rsidRPr="00AB3B4C">
        <w:rPr>
          <w:rFonts w:ascii="Times New Roman" w:hAnsi="Times New Roman" w:cs="Times New Roman"/>
          <w:sz w:val="24"/>
          <w:szCs w:val="24"/>
        </w:rPr>
        <w:t>fish</w:t>
      </w:r>
      <w:r w:rsidR="0093154A" w:rsidRPr="00AB3B4C">
        <w:rPr>
          <w:rFonts w:ascii="Times New Roman" w:hAnsi="Times New Roman" w:cs="Times New Roman"/>
          <w:sz w:val="24"/>
          <w:szCs w:val="24"/>
        </w:rPr>
        <w:t xml:space="preserve"> </w:t>
      </w:r>
      <w:commentRangeEnd w:id="75"/>
      <w:r w:rsidR="009B3D66">
        <w:rPr>
          <w:rStyle w:val="CommentReference"/>
        </w:rPr>
        <w:commentReference w:id="75"/>
      </w:r>
      <w:commentRangeEnd w:id="76"/>
      <w:r w:rsidR="00AF3719">
        <w:rPr>
          <w:rStyle w:val="CommentReference"/>
        </w:rPr>
        <w:commentReference w:id="76"/>
      </w:r>
      <w:r w:rsidR="00615231" w:rsidRPr="00AB3B4C">
        <w:rPr>
          <w:rFonts w:ascii="Times New Roman" w:hAnsi="Times New Roman" w:cs="Times New Roman"/>
          <w:sz w:val="24"/>
          <w:szCs w:val="24"/>
        </w:rPr>
        <w:t xml:space="preserve">to move to avoid risks such as predation </w:t>
      </w:r>
      <w:sdt>
        <w:sdtPr>
          <w:rPr>
            <w:rFonts w:ascii="Times New Roman" w:hAnsi="Times New Roman" w:cs="Times New Roman"/>
            <w:color w:val="000000"/>
            <w:sz w:val="24"/>
            <w:szCs w:val="24"/>
          </w:rPr>
          <w:tag w:val="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
          <w:id w:val="573863954"/>
          <w:placeholder>
            <w:docPart w:val="DefaultPlaceholder_-1854013440"/>
          </w:placeholder>
        </w:sdtPr>
        <w:sdtContent>
          <w:r w:rsidR="0028590D" w:rsidRPr="00132F8D">
            <w:rPr>
              <w:rFonts w:ascii="Times New Roman" w:eastAsia="Times New Roman" w:hAnsi="Times New Roman" w:cs="Times New Roman"/>
              <w:sz w:val="24"/>
              <w:szCs w:val="24"/>
            </w:rPr>
            <w:t>(Penaluna et al., 2016; Persson &amp; Eklov, 1995; Power, 1984)</w:t>
          </w:r>
        </w:sdtContent>
      </w:sdt>
      <w:r w:rsidR="00260726"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or abiotic stressors </w:t>
      </w:r>
      <w:r w:rsidR="00364088">
        <w:rPr>
          <w:rFonts w:ascii="Times New Roman" w:hAnsi="Times New Roman" w:cs="Times New Roman"/>
          <w:sz w:val="24"/>
          <w:szCs w:val="24"/>
        </w:rPr>
        <w:t xml:space="preserve">such as </w:t>
      </w:r>
      <w:r w:rsidR="00615231" w:rsidRPr="00AB3B4C">
        <w:rPr>
          <w:rFonts w:ascii="Times New Roman" w:hAnsi="Times New Roman" w:cs="Times New Roman"/>
          <w:sz w:val="24"/>
          <w:szCs w:val="24"/>
        </w:rPr>
        <w:t>temperature</w:t>
      </w:r>
      <w:r w:rsidR="001508D5"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
          <w:id w:val="1890224130"/>
          <w:placeholder>
            <w:docPart w:val="DefaultPlaceholder_-1854013440"/>
          </w:placeholder>
        </w:sdtPr>
        <w:sdtContent>
          <w:r w:rsidR="0028590D" w:rsidRPr="00132F8D">
            <w:rPr>
              <w:rFonts w:ascii="Times New Roman" w:eastAsia="Times New Roman" w:hAnsi="Times New Roman" w:cs="Times New Roman"/>
              <w:sz w:val="24"/>
              <w:szCs w:val="24"/>
            </w:rPr>
            <w:t>(Berman &amp; Quinn, 1991; Kaya et al., 1977; Westhoff et al., 2016)</w:t>
          </w:r>
        </w:sdtContent>
      </w:sdt>
      <w:r w:rsidR="001508D5" w:rsidRPr="00AB3B4C">
        <w:rPr>
          <w:rFonts w:ascii="Times New Roman" w:hAnsi="Times New Roman" w:cs="Times New Roman"/>
          <w:sz w:val="24"/>
          <w:szCs w:val="24"/>
        </w:rPr>
        <w:t xml:space="preserve">. </w:t>
      </w:r>
      <w:r w:rsidR="005E1D37">
        <w:rPr>
          <w:rFonts w:ascii="Times New Roman" w:hAnsi="Times New Roman" w:cs="Times New Roman"/>
          <w:sz w:val="24"/>
          <w:szCs w:val="24"/>
        </w:rPr>
        <w:t xml:space="preserve">There is particular interest in how </w:t>
      </w:r>
      <w:del w:id="77" w:author="Ruprecht, Joel" w:date="2024-12-11T11:19:00Z">
        <w:r w:rsidR="00424221" w:rsidDel="00AF3719">
          <w:rPr>
            <w:rFonts w:ascii="Times New Roman" w:hAnsi="Times New Roman" w:cs="Times New Roman"/>
            <w:sz w:val="24"/>
            <w:szCs w:val="24"/>
          </w:rPr>
          <w:delText>animals</w:delText>
        </w:r>
        <w:r w:rsidR="005E1D37" w:rsidDel="00AF3719">
          <w:rPr>
            <w:rFonts w:ascii="Times New Roman" w:hAnsi="Times New Roman" w:cs="Times New Roman"/>
            <w:sz w:val="24"/>
            <w:szCs w:val="24"/>
          </w:rPr>
          <w:delText xml:space="preserve"> </w:delText>
        </w:r>
      </w:del>
      <w:ins w:id="78" w:author="Ruprecht, Joel" w:date="2024-12-11T11:19:00Z">
        <w:del w:id="79" w:author="Ebersole, Joe" w:date="2024-12-12T10:21:00Z">
          <w:r w:rsidR="00AF3719" w:rsidDel="00DB0596">
            <w:rPr>
              <w:rFonts w:ascii="Times New Roman" w:hAnsi="Times New Roman" w:cs="Times New Roman"/>
              <w:sz w:val="24"/>
              <w:szCs w:val="24"/>
            </w:rPr>
            <w:delText>organsims</w:delText>
          </w:r>
        </w:del>
      </w:ins>
      <w:ins w:id="80" w:author="Ebersole, Joe" w:date="2024-12-12T10:21:00Z">
        <w:r w:rsidR="00DB0596">
          <w:rPr>
            <w:rFonts w:ascii="Times New Roman" w:hAnsi="Times New Roman" w:cs="Times New Roman"/>
            <w:sz w:val="24"/>
            <w:szCs w:val="24"/>
          </w:rPr>
          <w:t>organisms</w:t>
        </w:r>
      </w:ins>
      <w:ins w:id="81" w:author="Ruprecht, Joel" w:date="2024-12-11T11:19:00Z">
        <w:r w:rsidR="00AF3719">
          <w:rPr>
            <w:rFonts w:ascii="Times New Roman" w:hAnsi="Times New Roman" w:cs="Times New Roman"/>
            <w:sz w:val="24"/>
            <w:szCs w:val="24"/>
          </w:rPr>
          <w:t xml:space="preserve"> </w:t>
        </w:r>
      </w:ins>
      <w:r w:rsidR="005E1D37">
        <w:rPr>
          <w:rFonts w:ascii="Times New Roman" w:hAnsi="Times New Roman" w:cs="Times New Roman"/>
          <w:sz w:val="24"/>
          <w:szCs w:val="24"/>
        </w:rPr>
        <w:t xml:space="preserve">exploit thermal </w:t>
      </w:r>
      <w:proofErr w:type="gramStart"/>
      <w:r w:rsidR="005E1D37">
        <w:rPr>
          <w:rFonts w:ascii="Times New Roman" w:hAnsi="Times New Roman" w:cs="Times New Roman"/>
          <w:sz w:val="24"/>
          <w:szCs w:val="24"/>
        </w:rPr>
        <w:t>heterogeneity, because</w:t>
      </w:r>
      <w:proofErr w:type="gramEnd"/>
      <w:r w:rsidR="005E1D37">
        <w:rPr>
          <w:rFonts w:ascii="Times New Roman" w:hAnsi="Times New Roman" w:cs="Times New Roman"/>
          <w:sz w:val="24"/>
          <w:szCs w:val="24"/>
        </w:rPr>
        <w:t xml:space="preserve"> </w:t>
      </w:r>
      <w:r w:rsidR="009B47A2">
        <w:rPr>
          <w:rFonts w:ascii="Times New Roman" w:hAnsi="Times New Roman" w:cs="Times New Roman"/>
          <w:sz w:val="24"/>
          <w:szCs w:val="24"/>
        </w:rPr>
        <w:t xml:space="preserve">use of cool refuge habitat could mediate responses to </w:t>
      </w:r>
      <w:commentRangeStart w:id="82"/>
      <w:commentRangeStart w:id="83"/>
      <w:r w:rsidR="009B47A2">
        <w:rPr>
          <w:rFonts w:ascii="Times New Roman" w:hAnsi="Times New Roman" w:cs="Times New Roman"/>
          <w:sz w:val="24"/>
          <w:szCs w:val="24"/>
        </w:rPr>
        <w:t xml:space="preserve">climate change </w:t>
      </w:r>
      <w:commentRangeEnd w:id="82"/>
      <w:r w:rsidR="009B3D66">
        <w:rPr>
          <w:rStyle w:val="CommentReference"/>
        </w:rPr>
        <w:commentReference w:id="82"/>
      </w:r>
      <w:commentRangeEnd w:id="83"/>
      <w:r w:rsidR="00CD51C4">
        <w:rPr>
          <w:rStyle w:val="CommentReference"/>
        </w:rPr>
        <w:commentReference w:id="83"/>
      </w:r>
      <w:sdt>
        <w:sdtPr>
          <w:rPr>
            <w:rFonts w:ascii="Times New Roman" w:hAnsi="Times New Roman" w:cs="Times New Roman"/>
            <w:color w:val="000000"/>
            <w:sz w:val="24"/>
            <w:szCs w:val="24"/>
          </w:rPr>
          <w:tag w:val="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
          <w:id w:val="932328367"/>
          <w:placeholder>
            <w:docPart w:val="DefaultPlaceholder_-1854013440"/>
          </w:placeholder>
        </w:sdtPr>
        <w:sdtContent>
          <w:r w:rsidR="0028590D" w:rsidRPr="00AB3B4C">
            <w:rPr>
              <w:rFonts w:ascii="Times New Roman" w:hAnsi="Times New Roman" w:cs="Times New Roman"/>
              <w:color w:val="000000"/>
              <w:sz w:val="24"/>
              <w:szCs w:val="24"/>
            </w:rPr>
            <w:t>(Beechie et al., 2013; Kurylyk et al., 2015; Steel et al., 2017)</w:t>
          </w:r>
        </w:sdtContent>
      </w:sdt>
      <w:r w:rsidR="003B106F" w:rsidRPr="00C13FAA">
        <w:rPr>
          <w:rFonts w:ascii="Times New Roman" w:hAnsi="Times New Roman" w:cs="Times New Roman"/>
          <w:sz w:val="24"/>
          <w:szCs w:val="24"/>
        </w:rPr>
        <w:t xml:space="preserve">. </w:t>
      </w:r>
      <w:r w:rsidR="009B47A2">
        <w:rPr>
          <w:rFonts w:ascii="Times New Roman" w:hAnsi="Times New Roman" w:cs="Times New Roman"/>
          <w:sz w:val="24"/>
          <w:szCs w:val="24"/>
        </w:rPr>
        <w:t xml:space="preserve">However, </w:t>
      </w:r>
      <w:ins w:id="84" w:author="Ruprecht, Joel" w:date="2024-12-04T12:37:00Z">
        <w:r w:rsidR="00A007DA">
          <w:rPr>
            <w:rFonts w:ascii="Times New Roman" w:hAnsi="Times New Roman" w:cs="Times New Roman"/>
            <w:sz w:val="24"/>
            <w:szCs w:val="24"/>
          </w:rPr>
          <w:t xml:space="preserve">in </w:t>
        </w:r>
      </w:ins>
      <w:r w:rsidR="009B47A2">
        <w:rPr>
          <w:rFonts w:ascii="Times New Roman" w:hAnsi="Times New Roman" w:cs="Times New Roman"/>
          <w:sz w:val="24"/>
          <w:szCs w:val="24"/>
        </w:rPr>
        <w:t xml:space="preserve">habitats with </w:t>
      </w:r>
      <w:del w:id="85" w:author="Ruprecht, Joel" w:date="2024-12-04T12:37:00Z">
        <w:r w:rsidR="009B47A2" w:rsidDel="00A007DA">
          <w:rPr>
            <w:rFonts w:ascii="Times New Roman" w:hAnsi="Times New Roman" w:cs="Times New Roman"/>
            <w:sz w:val="24"/>
            <w:szCs w:val="24"/>
          </w:rPr>
          <w:delText xml:space="preserve">unique </w:delText>
        </w:r>
      </w:del>
      <w:ins w:id="86" w:author="Ruprecht, Joel" w:date="2024-12-11T11:20:00Z">
        <w:r w:rsidR="00AF3719">
          <w:rPr>
            <w:rFonts w:ascii="Times New Roman" w:hAnsi="Times New Roman" w:cs="Times New Roman"/>
            <w:sz w:val="24"/>
            <w:szCs w:val="24"/>
          </w:rPr>
          <w:t>cyclical</w:t>
        </w:r>
      </w:ins>
      <w:ins w:id="87" w:author="Ruprecht, Joel" w:date="2024-12-04T12:37:00Z">
        <w:r w:rsidR="00A007DA">
          <w:rPr>
            <w:rFonts w:ascii="Times New Roman" w:hAnsi="Times New Roman" w:cs="Times New Roman"/>
            <w:sz w:val="24"/>
            <w:szCs w:val="24"/>
          </w:rPr>
          <w:t xml:space="preserve"> </w:t>
        </w:r>
      </w:ins>
      <w:r w:rsidR="009B47A2">
        <w:rPr>
          <w:rFonts w:ascii="Times New Roman" w:hAnsi="Times New Roman" w:cs="Times New Roman"/>
          <w:sz w:val="24"/>
          <w:szCs w:val="24"/>
        </w:rPr>
        <w:t>temperature dynamics</w:t>
      </w:r>
      <w:ins w:id="88" w:author="Ruprecht, Joel" w:date="2024-12-04T12:37:00Z">
        <w:r w:rsidR="00A007DA">
          <w:rPr>
            <w:rFonts w:ascii="Times New Roman" w:hAnsi="Times New Roman" w:cs="Times New Roman"/>
            <w:sz w:val="24"/>
            <w:szCs w:val="24"/>
          </w:rPr>
          <w:t>, te</w:t>
        </w:r>
      </w:ins>
      <w:ins w:id="89" w:author="Ruprecht, Joel" w:date="2024-12-04T12:38:00Z">
        <w:r w:rsidR="00A007DA">
          <w:rPr>
            <w:rFonts w:ascii="Times New Roman" w:hAnsi="Times New Roman" w:cs="Times New Roman"/>
            <w:sz w:val="24"/>
            <w:szCs w:val="24"/>
          </w:rPr>
          <w:t>mperatures</w:t>
        </w:r>
      </w:ins>
      <w:r w:rsidR="009B47A2">
        <w:rPr>
          <w:rFonts w:ascii="Times New Roman" w:hAnsi="Times New Roman" w:cs="Times New Roman"/>
          <w:sz w:val="24"/>
          <w:szCs w:val="24"/>
        </w:rPr>
        <w:t xml:space="preserve"> often </w:t>
      </w:r>
      <w:ins w:id="90" w:author="Ruprecht, Joel" w:date="2024-12-04T12:38:00Z">
        <w:r w:rsidR="00A007DA">
          <w:rPr>
            <w:rFonts w:ascii="Times New Roman" w:hAnsi="Times New Roman" w:cs="Times New Roman"/>
            <w:sz w:val="24"/>
            <w:szCs w:val="24"/>
          </w:rPr>
          <w:t>co</w:t>
        </w:r>
      </w:ins>
      <w:r w:rsidR="009B47A2">
        <w:rPr>
          <w:rFonts w:ascii="Times New Roman" w:hAnsi="Times New Roman" w:cs="Times New Roman"/>
          <w:sz w:val="24"/>
          <w:szCs w:val="24"/>
        </w:rPr>
        <w:t xml:space="preserve">vary </w:t>
      </w:r>
      <w:del w:id="91" w:author="Ruprecht, Joel" w:date="2024-12-04T12:38:00Z">
        <w:r w:rsidR="009B47A2" w:rsidDel="00A007DA">
          <w:rPr>
            <w:rFonts w:ascii="Times New Roman" w:hAnsi="Times New Roman" w:cs="Times New Roman"/>
            <w:sz w:val="24"/>
            <w:szCs w:val="24"/>
          </w:rPr>
          <w:delText xml:space="preserve">in </w:delText>
        </w:r>
      </w:del>
      <w:ins w:id="92" w:author="Ruprecht, Joel" w:date="2024-12-04T12:38:00Z">
        <w:r w:rsidR="00A007DA">
          <w:rPr>
            <w:rFonts w:ascii="Times New Roman" w:hAnsi="Times New Roman" w:cs="Times New Roman"/>
            <w:sz w:val="24"/>
            <w:szCs w:val="24"/>
          </w:rPr>
          <w:t xml:space="preserve">with </w:t>
        </w:r>
      </w:ins>
      <w:r w:rsidR="009B47A2">
        <w:rPr>
          <w:rFonts w:ascii="Times New Roman" w:hAnsi="Times New Roman" w:cs="Times New Roman"/>
          <w:sz w:val="24"/>
          <w:szCs w:val="24"/>
        </w:rPr>
        <w:t xml:space="preserve">other </w:t>
      </w:r>
      <w:ins w:id="93" w:author="Ruprecht, Joel" w:date="2024-12-04T12:41:00Z">
        <w:r w:rsidR="00B02A4E">
          <w:rPr>
            <w:rFonts w:ascii="Times New Roman" w:hAnsi="Times New Roman" w:cs="Times New Roman"/>
            <w:sz w:val="24"/>
            <w:szCs w:val="24"/>
          </w:rPr>
          <w:t xml:space="preserve">important </w:t>
        </w:r>
      </w:ins>
      <w:ins w:id="94" w:author="Ruprecht, Joel" w:date="2024-12-04T12:42:00Z">
        <w:r w:rsidR="00B02A4E">
          <w:rPr>
            <w:rFonts w:ascii="Times New Roman" w:hAnsi="Times New Roman" w:cs="Times New Roman"/>
            <w:sz w:val="24"/>
            <w:szCs w:val="24"/>
          </w:rPr>
          <w:t xml:space="preserve">environmental </w:t>
        </w:r>
      </w:ins>
      <w:r w:rsidR="009B47A2">
        <w:rPr>
          <w:rFonts w:ascii="Times New Roman" w:hAnsi="Times New Roman" w:cs="Times New Roman"/>
          <w:sz w:val="24"/>
          <w:szCs w:val="24"/>
        </w:rPr>
        <w:t>conditions</w:t>
      </w:r>
      <w:del w:id="95" w:author="Ruprecht, Joel" w:date="2024-12-04T12:42:00Z">
        <w:r w:rsidR="009B47A2" w:rsidDel="00B02A4E">
          <w:rPr>
            <w:rFonts w:ascii="Times New Roman" w:hAnsi="Times New Roman" w:cs="Times New Roman"/>
            <w:sz w:val="24"/>
            <w:szCs w:val="24"/>
          </w:rPr>
          <w:delText xml:space="preserve"> as well</w:delText>
        </w:r>
      </w:del>
      <w:r w:rsidR="009B47A2">
        <w:rPr>
          <w:rFonts w:ascii="Times New Roman" w:hAnsi="Times New Roman" w:cs="Times New Roman"/>
          <w:sz w:val="24"/>
          <w:szCs w:val="24"/>
        </w:rPr>
        <w:t xml:space="preserve">, </w:t>
      </w:r>
      <w:commentRangeStart w:id="96"/>
      <w:r w:rsidR="009B47A2">
        <w:rPr>
          <w:rFonts w:ascii="Times New Roman" w:hAnsi="Times New Roman" w:cs="Times New Roman"/>
          <w:sz w:val="24"/>
          <w:szCs w:val="24"/>
        </w:rPr>
        <w:t xml:space="preserve">and how this limits </w:t>
      </w:r>
      <w:r w:rsidR="003A3FAD">
        <w:rPr>
          <w:rFonts w:ascii="Times New Roman" w:hAnsi="Times New Roman" w:cs="Times New Roman"/>
          <w:sz w:val="24"/>
          <w:szCs w:val="24"/>
        </w:rPr>
        <w:t>the function</w:t>
      </w:r>
      <w:r w:rsidR="009B47A2">
        <w:rPr>
          <w:rFonts w:ascii="Times New Roman" w:hAnsi="Times New Roman" w:cs="Times New Roman"/>
          <w:sz w:val="24"/>
          <w:szCs w:val="24"/>
        </w:rPr>
        <w:t xml:space="preserve"> </w:t>
      </w:r>
      <w:ins w:id="97" w:author="Levi, Taal" w:date="2024-10-24T08:37:00Z">
        <w:r w:rsidR="009B3D66">
          <w:rPr>
            <w:rFonts w:ascii="Times New Roman" w:hAnsi="Times New Roman" w:cs="Times New Roman"/>
            <w:sz w:val="24"/>
            <w:szCs w:val="24"/>
          </w:rPr>
          <w:t xml:space="preserve">of </w:t>
        </w:r>
      </w:ins>
      <w:r w:rsidR="009B47A2">
        <w:rPr>
          <w:rFonts w:ascii="Times New Roman" w:hAnsi="Times New Roman" w:cs="Times New Roman"/>
          <w:sz w:val="24"/>
          <w:szCs w:val="24"/>
        </w:rPr>
        <w:t>refuge</w:t>
      </w:r>
      <w:r w:rsidR="003A3FAD">
        <w:rPr>
          <w:rFonts w:ascii="Times New Roman" w:hAnsi="Times New Roman" w:cs="Times New Roman"/>
          <w:sz w:val="24"/>
          <w:szCs w:val="24"/>
        </w:rPr>
        <w:t>s</w:t>
      </w:r>
      <w:r w:rsidR="009B47A2">
        <w:rPr>
          <w:rFonts w:ascii="Times New Roman" w:hAnsi="Times New Roman" w:cs="Times New Roman"/>
          <w:sz w:val="24"/>
          <w:szCs w:val="24"/>
        </w:rPr>
        <w:t xml:space="preserve"> is poorly </w:t>
      </w:r>
      <w:commentRangeStart w:id="98"/>
      <w:commentRangeStart w:id="99"/>
      <w:r w:rsidR="009B47A2">
        <w:rPr>
          <w:rFonts w:ascii="Times New Roman" w:hAnsi="Times New Roman" w:cs="Times New Roman"/>
          <w:sz w:val="24"/>
          <w:szCs w:val="24"/>
        </w:rPr>
        <w:t>understood</w:t>
      </w:r>
      <w:commentRangeEnd w:id="96"/>
      <w:r w:rsidR="00B02A4E">
        <w:rPr>
          <w:rStyle w:val="CommentReference"/>
        </w:rPr>
        <w:commentReference w:id="96"/>
      </w:r>
      <w:commentRangeEnd w:id="98"/>
      <w:r w:rsidR="003871A8">
        <w:rPr>
          <w:rStyle w:val="CommentReference"/>
        </w:rPr>
        <w:commentReference w:id="98"/>
      </w:r>
      <w:commentRangeEnd w:id="99"/>
      <w:r w:rsidR="003871A8">
        <w:rPr>
          <w:rStyle w:val="CommentReference"/>
        </w:rPr>
        <w:commentReference w:id="99"/>
      </w:r>
      <w:r w:rsidR="009B47A2">
        <w:rPr>
          <w:rFonts w:ascii="Times New Roman" w:hAnsi="Times New Roman" w:cs="Times New Roman"/>
          <w:sz w:val="24"/>
          <w:szCs w:val="24"/>
        </w:rPr>
        <w:t>.</w:t>
      </w:r>
    </w:p>
    <w:p w14:paraId="7669899B" w14:textId="018DDBA5"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commentRangeStart w:id="100"/>
      <w:r w:rsidR="00652855">
        <w:rPr>
          <w:rFonts w:ascii="Times New Roman" w:hAnsi="Times New Roman" w:cs="Times New Roman"/>
          <w:sz w:val="24"/>
          <w:szCs w:val="24"/>
        </w:rPr>
        <w:t xml:space="preserve">aquatic </w:t>
      </w:r>
      <w:commentRangeEnd w:id="100"/>
      <w:r w:rsidR="009B3D66">
        <w:rPr>
          <w:rStyle w:val="CommentReference"/>
        </w:rPr>
        <w:commentReference w:id="100"/>
      </w:r>
      <w:r w:rsidR="00652855">
        <w:rPr>
          <w:rFonts w:ascii="Times New Roman" w:hAnsi="Times New Roman" w:cs="Times New Roman"/>
          <w:sz w:val="24"/>
          <w:szCs w:val="24"/>
        </w:rPr>
        <w:t>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w:t>
      </w:r>
      <w:ins w:id="101" w:author="Levi, Taal" w:date="2024-10-24T08:41:00Z">
        <w:r w:rsidR="009B3D66">
          <w:rPr>
            <w:rFonts w:ascii="Times New Roman" w:hAnsi="Times New Roman" w:cs="Times New Roman"/>
            <w:sz w:val="24"/>
            <w:szCs w:val="24"/>
          </w:rPr>
          <w:t xml:space="preserve"> that cannot regulate their body temperature</w:t>
        </w:r>
      </w:ins>
      <w:r w:rsidR="002D24B1">
        <w:rPr>
          <w:rFonts w:ascii="Times New Roman" w:hAnsi="Times New Roman" w:cs="Times New Roman"/>
          <w:sz w:val="24"/>
          <w:szCs w:val="24"/>
        </w:rPr>
        <w:t xml:space="preserve">, and because oxygen is much scarcer and harder to acquire in water than in air. </w:t>
      </w:r>
      <w:r w:rsidR="002D24B1">
        <w:rPr>
          <w:rFonts w:ascii="Times New Roman" w:hAnsi="Times New Roman" w:cs="Times New Roman"/>
          <w:sz w:val="24"/>
          <w:szCs w:val="24"/>
        </w:rPr>
        <w:lastRenderedPageBreak/>
        <w:t>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behavior</w:t>
      </w:r>
      <w:r w:rsidR="00424221">
        <w:rPr>
          <w:rFonts w:ascii="Times New Roman" w:hAnsi="Times New Roman" w:cs="Times New Roman"/>
          <w:sz w:val="24"/>
          <w:szCs w:val="24"/>
        </w:rPr>
        <w:t>al responses</w:t>
      </w:r>
      <w:r w:rsidR="002D24B1">
        <w:rPr>
          <w:rFonts w:ascii="Times New Roman" w:hAnsi="Times New Roman" w:cs="Times New Roman"/>
          <w:sz w:val="24"/>
          <w:szCs w:val="24"/>
        </w:rPr>
        <w:t xml:space="preserve"> should be shaped by both temperature and DO</w:t>
      </w:r>
      <w:r w:rsidR="00865DBF">
        <w:rPr>
          <w:rFonts w:ascii="Times New Roman" w:hAnsi="Times New Roman" w:cs="Times New Roman"/>
          <w:sz w:val="24"/>
          <w:szCs w:val="24"/>
        </w:rPr>
        <w:t xml:space="preserve">. </w:t>
      </w:r>
      <w:r w:rsidR="00424221">
        <w:rPr>
          <w:rFonts w:ascii="Times New Roman" w:hAnsi="Times New Roman" w:cs="Times New Roman"/>
          <w:sz w:val="24"/>
          <w:szCs w:val="24"/>
        </w:rPr>
        <w:t xml:space="preserve">Aquatic habitats ranging from pelagic seas to ponds </w:t>
      </w:r>
      <w:r w:rsidR="001003EB">
        <w:rPr>
          <w:rFonts w:ascii="Times New Roman" w:hAnsi="Times New Roman" w:cs="Times New Roman"/>
          <w:sz w:val="24"/>
          <w:szCs w:val="24"/>
        </w:rPr>
        <w:t xml:space="preserve">can </w:t>
      </w:r>
      <w:r w:rsidR="00424221">
        <w:rPr>
          <w:rFonts w:ascii="Times New Roman" w:hAnsi="Times New Roman" w:cs="Times New Roman"/>
          <w:sz w:val="24"/>
          <w:szCs w:val="24"/>
        </w:rPr>
        <w:t>exhibit</w:t>
      </w:r>
      <w:r w:rsidR="001003EB">
        <w:rPr>
          <w:rFonts w:ascii="Times New Roman" w:hAnsi="Times New Roman" w:cs="Times New Roman"/>
          <w:sz w:val="24"/>
          <w:szCs w:val="24"/>
        </w:rPr>
        <w:t xml:space="preserve"> </w:t>
      </w:r>
      <w:r w:rsidR="00424221">
        <w:rPr>
          <w:rFonts w:ascii="Times New Roman" w:hAnsi="Times New Roman" w:cs="Times New Roman"/>
          <w:sz w:val="24"/>
          <w:szCs w:val="24"/>
        </w:rPr>
        <w:t>vertical stratification of temperature and oxygen</w:t>
      </w:r>
      <w:r w:rsidR="001003EB">
        <w:rPr>
          <w:rFonts w:ascii="Times New Roman" w:hAnsi="Times New Roman" w:cs="Times New Roman"/>
          <w:sz w:val="24"/>
          <w:szCs w:val="24"/>
        </w:rPr>
        <w:t xml:space="preserv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 xml:space="preserve">as vertical fronts; </w:t>
      </w:r>
      <w:sdt>
        <w:sdtPr>
          <w:rPr>
            <w:rFonts w:ascii="Times New Roman" w:hAnsi="Times New Roman" w:cs="Times New Roman"/>
            <w:color w:val="000000"/>
            <w:sz w:val="24"/>
            <w:szCs w:val="24"/>
          </w:rPr>
          <w:tag w:val="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
          <w:id w:val="-1754666714"/>
          <w:placeholder>
            <w:docPart w:val="DefaultPlaceholder_-1854013440"/>
          </w:placeholder>
        </w:sdtPr>
        <w:sdtContent>
          <w:r w:rsidR="003570D6" w:rsidRPr="003570D6">
            <w:rPr>
              <w:rFonts w:ascii="Times New Roman" w:hAnsi="Times New Roman" w:cs="Times New Roman"/>
              <w:color w:val="000000"/>
              <w:sz w:val="24"/>
              <w:szCs w:val="24"/>
            </w:rPr>
            <w:t>Logan et al., 2023)</w:t>
          </w:r>
        </w:sdtContent>
      </w:sdt>
      <w:r w:rsidR="001003EB">
        <w:rPr>
          <w:rFonts w:ascii="Times New Roman" w:hAnsi="Times New Roman" w:cs="Times New Roman"/>
          <w:sz w:val="24"/>
          <w:szCs w:val="24"/>
        </w:rPr>
        <w:t xml:space="preserve">. In tropical marine environments, </w:t>
      </w:r>
      <w:r w:rsidR="00171F22">
        <w:rPr>
          <w:rFonts w:ascii="Times New Roman" w:hAnsi="Times New Roman" w:cs="Times New Roman"/>
          <w:sz w:val="24"/>
          <w:szCs w:val="24"/>
        </w:rPr>
        <w:t>suboptimally cool</w:t>
      </w:r>
      <w:r w:rsidR="001003EB">
        <w:rPr>
          <w:rFonts w:ascii="Times New Roman" w:hAnsi="Times New Roman" w:cs="Times New Roman"/>
          <w:sz w:val="24"/>
          <w:szCs w:val="24"/>
        </w:rPr>
        <w:t xml:space="preserve"> and hypoxic waters</w:t>
      </w:r>
      <w:r w:rsidR="004E4673">
        <w:rPr>
          <w:rFonts w:ascii="Times New Roman" w:hAnsi="Times New Roman" w:cs="Times New Roman"/>
          <w:sz w:val="24"/>
          <w:szCs w:val="24"/>
        </w:rPr>
        <w:t xml:space="preserve"> below the thermocline</w:t>
      </w:r>
      <w:r w:rsidR="001003EB">
        <w:rPr>
          <w:rFonts w:ascii="Times New Roman" w:hAnsi="Times New Roman" w:cs="Times New Roman"/>
          <w:sz w:val="24"/>
          <w:szCs w:val="24"/>
        </w:rPr>
        <w:t xml:space="preserve"> </w:t>
      </w:r>
      <w:r w:rsidR="00171F22">
        <w:rPr>
          <w:rFonts w:ascii="Times New Roman" w:hAnsi="Times New Roman" w:cs="Times New Roman"/>
          <w:sz w:val="24"/>
          <w:szCs w:val="24"/>
        </w:rPr>
        <w:t xml:space="preserve">can </w:t>
      </w:r>
      <w:r w:rsidR="004E4673">
        <w:rPr>
          <w:rFonts w:ascii="Times New Roman" w:hAnsi="Times New Roman" w:cs="Times New Roman"/>
          <w:sz w:val="24"/>
          <w:szCs w:val="24"/>
        </w:rPr>
        <w:t>limit fish to the shallower depths</w:t>
      </w:r>
      <w:r w:rsidR="001003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
          <w:id w:val="1680076377"/>
          <w:placeholder>
            <w:docPart w:val="DefaultPlaceholder_-1854013440"/>
          </w:placeholder>
        </w:sdtPr>
        <w:sdtContent>
          <w:r w:rsidR="003570D6" w:rsidRPr="003570D6">
            <w:rPr>
              <w:rFonts w:ascii="Times New Roman" w:hAnsi="Times New Roman" w:cs="Times New Roman"/>
              <w:color w:val="000000"/>
              <w:sz w:val="24"/>
              <w:szCs w:val="24"/>
            </w:rPr>
            <w:t>(Brill et al., 1999; Logan et al., 2023)</w:t>
          </w:r>
        </w:sdtContent>
      </w:sdt>
      <w:r w:rsidR="001003EB">
        <w:rPr>
          <w:rFonts w:ascii="Times New Roman" w:hAnsi="Times New Roman" w:cs="Times New Roman"/>
          <w:sz w:val="24"/>
          <w:szCs w:val="24"/>
        </w:rPr>
        <w:t xml:space="preserve">. In temperate lotic and lentic environments, warm surface temperatures can exceed physiological optima, and </w:t>
      </w:r>
      <w:commentRangeStart w:id="102"/>
      <w:r w:rsidR="001003EB">
        <w:rPr>
          <w:rFonts w:ascii="Times New Roman" w:hAnsi="Times New Roman" w:cs="Times New Roman"/>
          <w:sz w:val="24"/>
          <w:szCs w:val="24"/>
        </w:rPr>
        <w:t>hypoxic conditions at depth can limit fish vertical distribution</w:t>
      </w:r>
      <w:commentRangeEnd w:id="102"/>
      <w:r w:rsidR="009B3D66">
        <w:rPr>
          <w:rStyle w:val="CommentReference"/>
        </w:rPr>
        <w:commentReference w:id="102"/>
      </w:r>
      <w:r w:rsidR="001003EB">
        <w:rPr>
          <w:rFonts w:ascii="Times New Roman" w:hAnsi="Times New Roman" w:cs="Times New Roman"/>
          <w:sz w:val="24"/>
          <w:szCs w:val="24"/>
        </w:rPr>
        <w:t xml:space="preserve">, creating a vertically compressed habitat known as a temperature-oxygen squeeze </w:t>
      </w:r>
      <w:sdt>
        <w:sdtPr>
          <w:rPr>
            <w:rFonts w:ascii="Times New Roman" w:hAnsi="Times New Roman" w:cs="Times New Roman"/>
            <w:color w:val="000000"/>
            <w:sz w:val="24"/>
            <w:szCs w:val="24"/>
          </w:rPr>
          <w:tag w:val="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
          <w:id w:val="-2063463365"/>
          <w:placeholder>
            <w:docPart w:val="DefaultPlaceholder_-1854013440"/>
          </w:placeholder>
        </w:sdtPr>
        <w:sdtContent>
          <w:r w:rsidR="003E226A" w:rsidRPr="003E226A">
            <w:rPr>
              <w:rFonts w:ascii="Times New Roman" w:hAnsi="Times New Roman" w:cs="Times New Roman"/>
              <w:color w:val="000000"/>
              <w:sz w:val="24"/>
              <w:szCs w:val="24"/>
            </w:rPr>
            <w:t>(Coutant, 1985)</w:t>
          </w:r>
        </w:sdtContent>
      </w:sdt>
      <w:r w:rsidR="00C13FAA">
        <w:rPr>
          <w:rFonts w:ascii="Times New Roman" w:hAnsi="Times New Roman" w:cs="Times New Roman"/>
          <w:color w:val="000000"/>
          <w:sz w:val="24"/>
          <w:szCs w:val="24"/>
        </w:rPr>
        <w:t>.</w:t>
      </w:r>
      <w:r w:rsidR="001003EB">
        <w:rPr>
          <w:rFonts w:ascii="Times New Roman" w:hAnsi="Times New Roman" w:cs="Times New Roman"/>
          <w:sz w:val="24"/>
          <w:szCs w:val="24"/>
        </w:rPr>
        <w:t xml:space="preserve"> </w:t>
      </w:r>
      <w:r w:rsidR="00C579C4">
        <w:rPr>
          <w:rFonts w:ascii="Times New Roman" w:hAnsi="Times New Roman" w:cs="Times New Roman"/>
          <w:sz w:val="24"/>
          <w:szCs w:val="24"/>
        </w:rPr>
        <w:t>This phenomenon</w:t>
      </w:r>
      <w:r w:rsidR="001003EB">
        <w:rPr>
          <w:rFonts w:ascii="Times New Roman" w:hAnsi="Times New Roman" w:cs="Times New Roman"/>
          <w:sz w:val="24"/>
          <w:szCs w:val="24"/>
        </w:rPr>
        <w:t xml:space="preserve"> can also occur in fine scale patches of lentic habitat within a river floodplain. For example, thermally stratified cold-water alcoves often present a temperature-oxygen squeeze, effectively confining cold-adapted fish to </w:t>
      </w:r>
      <w:r w:rsidR="001C00A5">
        <w:rPr>
          <w:rFonts w:ascii="Times New Roman" w:hAnsi="Times New Roman" w:cs="Times New Roman"/>
          <w:sz w:val="24"/>
          <w:szCs w:val="24"/>
        </w:rPr>
        <w:t>≤</w:t>
      </w:r>
      <w:r w:rsidR="001003EB">
        <w:rPr>
          <w:rFonts w:ascii="Times New Roman" w:hAnsi="Times New Roman" w:cs="Times New Roman"/>
          <w:sz w:val="24"/>
          <w:szCs w:val="24"/>
        </w:rPr>
        <w:t xml:space="preserve">20% of the water column (Barrett et al. </w:t>
      </w:r>
      <w:r w:rsidR="00C579C4" w:rsidRPr="00C579C4">
        <w:rPr>
          <w:rFonts w:ascii="Times New Roman" w:hAnsi="Times New Roman" w:cs="Times New Roman"/>
          <w:iCs/>
          <w:sz w:val="24"/>
          <w:szCs w:val="24"/>
        </w:rPr>
        <w:t>2024</w:t>
      </w:r>
      <w:r w:rsidR="001003EB">
        <w:rPr>
          <w:rFonts w:ascii="Times New Roman" w:hAnsi="Times New Roman" w:cs="Times New Roman"/>
          <w:sz w:val="24"/>
          <w:szCs w:val="24"/>
        </w:rPr>
        <w:t xml:space="preserve">). </w:t>
      </w:r>
      <w:proofErr w:type="gramStart"/>
      <w:r w:rsidR="00880B06">
        <w:rPr>
          <w:rFonts w:ascii="Times New Roman" w:hAnsi="Times New Roman" w:cs="Times New Roman"/>
          <w:sz w:val="24"/>
          <w:szCs w:val="24"/>
        </w:rPr>
        <w:t>T</w:t>
      </w:r>
      <w:r w:rsidR="001003EB">
        <w:rPr>
          <w:rFonts w:ascii="Times New Roman" w:hAnsi="Times New Roman" w:cs="Times New Roman"/>
          <w:sz w:val="24"/>
          <w:szCs w:val="24"/>
        </w:rPr>
        <w:t>he vast majority of</w:t>
      </w:r>
      <w:proofErr w:type="gramEnd"/>
      <w:r w:rsidR="001003EB">
        <w:rPr>
          <w:rFonts w:ascii="Times New Roman" w:hAnsi="Times New Roman" w:cs="Times New Roman"/>
          <w:sz w:val="24"/>
          <w:szCs w:val="24"/>
        </w:rPr>
        <w:t xml:space="preserve"> this work considers a temporally static trade-</w:t>
      </w:r>
      <w:commentRangeStart w:id="103"/>
      <w:commentRangeStart w:id="104"/>
      <w:r w:rsidR="001003EB">
        <w:rPr>
          <w:rFonts w:ascii="Times New Roman" w:hAnsi="Times New Roman" w:cs="Times New Roman"/>
          <w:sz w:val="24"/>
          <w:szCs w:val="24"/>
        </w:rPr>
        <w:t>off</w:t>
      </w:r>
      <w:commentRangeEnd w:id="103"/>
      <w:r w:rsidR="003871A8">
        <w:rPr>
          <w:rStyle w:val="CommentReference"/>
        </w:rPr>
        <w:commentReference w:id="103"/>
      </w:r>
      <w:commentRangeEnd w:id="104"/>
      <w:r w:rsidR="00273145">
        <w:rPr>
          <w:rStyle w:val="CommentReference"/>
        </w:rPr>
        <w:commentReference w:id="104"/>
      </w:r>
      <w:r w:rsidR="000B6F7C">
        <w:rPr>
          <w:rFonts w:ascii="Times New Roman" w:hAnsi="Times New Roman" w:cs="Times New Roman"/>
          <w:sz w:val="24"/>
          <w:szCs w:val="24"/>
        </w:rPr>
        <w:t xml:space="preserve">. </w:t>
      </w:r>
      <w:r w:rsidR="009E1702">
        <w:rPr>
          <w:rFonts w:ascii="Times New Roman" w:hAnsi="Times New Roman" w:cs="Times New Roman"/>
          <w:sz w:val="24"/>
          <w:szCs w:val="24"/>
        </w:rPr>
        <w:t>However, diel</w:t>
      </w:r>
      <w:r w:rsidR="004E4673">
        <w:rPr>
          <w:rFonts w:ascii="Times New Roman" w:hAnsi="Times New Roman" w:cs="Times New Roman"/>
          <w:sz w:val="24"/>
          <w:szCs w:val="24"/>
        </w:rPr>
        <w:t xml:space="preserve"> variation is a prominent feature in many systems</w:t>
      </w:r>
      <w:r w:rsidR="000B6F7C">
        <w:rPr>
          <w:rFonts w:ascii="Times New Roman" w:hAnsi="Times New Roman" w:cs="Times New Roman"/>
          <w:sz w:val="24"/>
          <w:szCs w:val="24"/>
        </w:rPr>
        <w:t xml:space="preserve"> as </w:t>
      </w:r>
      <w:r w:rsidR="00CB6004">
        <w:rPr>
          <w:rFonts w:ascii="Times New Roman" w:hAnsi="Times New Roman" w:cs="Times New Roman"/>
          <w:sz w:val="24"/>
          <w:szCs w:val="24"/>
        </w:rPr>
        <w:t xml:space="preserve">the day-night cycle modulates temperature and oxygen through solar </w:t>
      </w:r>
      <w:commentRangeStart w:id="105"/>
      <w:r w:rsidR="00CB6004">
        <w:rPr>
          <w:rFonts w:ascii="Times New Roman" w:hAnsi="Times New Roman" w:cs="Times New Roman"/>
          <w:sz w:val="24"/>
          <w:szCs w:val="24"/>
        </w:rPr>
        <w:t>absorption</w:t>
      </w:r>
      <w:commentRangeEnd w:id="105"/>
      <w:r w:rsidR="000B6F7C">
        <w:rPr>
          <w:rStyle w:val="CommentReference"/>
        </w:rPr>
        <w:commentReference w:id="105"/>
      </w:r>
      <w:r w:rsidR="000B6F7C">
        <w:rPr>
          <w:rFonts w:ascii="Times New Roman" w:hAnsi="Times New Roman" w:cs="Times New Roman"/>
          <w:sz w:val="24"/>
          <w:szCs w:val="24"/>
        </w:rPr>
        <w:t xml:space="preserve"> (</w:t>
      </w:r>
      <w:r w:rsidR="009E1702">
        <w:rPr>
          <w:rFonts w:ascii="Times New Roman" w:hAnsi="Times New Roman" w:cs="Times New Roman"/>
          <w:sz w:val="24"/>
          <w:szCs w:val="24"/>
        </w:rPr>
        <w:t>Cassie 2006</w:t>
      </w:r>
      <w:r w:rsidR="000B6F7C">
        <w:rPr>
          <w:rFonts w:ascii="Times New Roman" w:hAnsi="Times New Roman" w:cs="Times New Roman"/>
          <w:sz w:val="24"/>
          <w:szCs w:val="24"/>
        </w:rPr>
        <w:t>)</w:t>
      </w:r>
      <w:r w:rsidR="00CB6004">
        <w:rPr>
          <w:rFonts w:ascii="Times New Roman" w:hAnsi="Times New Roman" w:cs="Times New Roman"/>
          <w:sz w:val="24"/>
          <w:szCs w:val="24"/>
        </w:rPr>
        <w:t xml:space="preserve"> and ecosystem metabolism</w:t>
      </w:r>
      <w:r w:rsidR="000B6F7C">
        <w:rPr>
          <w:rFonts w:ascii="Times New Roman" w:hAnsi="Times New Roman" w:cs="Times New Roman"/>
          <w:sz w:val="24"/>
          <w:szCs w:val="24"/>
        </w:rPr>
        <w:t xml:space="preserve"> (</w:t>
      </w:r>
      <w:commentRangeStart w:id="106"/>
      <w:proofErr w:type="spellStart"/>
      <w:r w:rsidR="009E1702">
        <w:rPr>
          <w:rFonts w:ascii="Times New Roman" w:hAnsi="Times New Roman" w:cs="Times New Roman"/>
          <w:sz w:val="24"/>
          <w:szCs w:val="24"/>
        </w:rPr>
        <w:t>Maasri</w:t>
      </w:r>
      <w:proofErr w:type="spellEnd"/>
      <w:r w:rsidR="009E1702">
        <w:rPr>
          <w:rFonts w:ascii="Times New Roman" w:hAnsi="Times New Roman" w:cs="Times New Roman"/>
          <w:sz w:val="24"/>
          <w:szCs w:val="24"/>
        </w:rPr>
        <w:t xml:space="preserve"> et al., 2019</w:t>
      </w:r>
      <w:commentRangeEnd w:id="106"/>
      <w:r w:rsidR="009E1702">
        <w:rPr>
          <w:rStyle w:val="CommentReference"/>
        </w:rPr>
        <w:commentReference w:id="106"/>
      </w:r>
      <w:r w:rsidR="000B6F7C">
        <w:rPr>
          <w:rFonts w:ascii="Times New Roman" w:hAnsi="Times New Roman" w:cs="Times New Roman"/>
          <w:sz w:val="24"/>
          <w:szCs w:val="24"/>
        </w:rPr>
        <w:t>).</w:t>
      </w:r>
    </w:p>
    <w:p w14:paraId="0D9500A8" w14:textId="30A7FA74" w:rsidR="005F7C05" w:rsidRDefault="000D3CE5" w:rsidP="00F56768">
      <w:pPr>
        <w:spacing w:line="480" w:lineRule="auto"/>
        <w:ind w:firstLine="720"/>
        <w:rPr>
          <w:rFonts w:ascii="Times New Roman" w:hAnsi="Times New Roman" w:cs="Times New Roman"/>
          <w:sz w:val="24"/>
          <w:szCs w:val="24"/>
        </w:rPr>
      </w:pPr>
      <w:commentRangeStart w:id="107"/>
      <w:r w:rsidRPr="000D3CE5">
        <w:rPr>
          <w:rFonts w:ascii="Times New Roman" w:hAnsi="Times New Roman" w:cs="Times New Roman"/>
          <w:sz w:val="24"/>
          <w:szCs w:val="24"/>
        </w:rPr>
        <w:t xml:space="preserve">Diel vertical migration </w:t>
      </w:r>
      <w:commentRangeEnd w:id="107"/>
      <w:r w:rsidR="009B3D66">
        <w:rPr>
          <w:rStyle w:val="CommentReference"/>
        </w:rPr>
        <w:commentReference w:id="107"/>
      </w:r>
      <w:r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Pr>
          <w:rFonts w:ascii="Times New Roman" w:hAnsi="Times New Roman" w:cs="Times New Roman"/>
          <w:sz w:val="24"/>
          <w:szCs w:val="24"/>
        </w:rPr>
        <w:t>asynchronous</w:t>
      </w:r>
      <w:r w:rsidRPr="000D3CE5">
        <w:rPr>
          <w:rFonts w:ascii="Times New Roman" w:hAnsi="Times New Roman" w:cs="Times New Roman"/>
          <w:sz w:val="24"/>
          <w:szCs w:val="24"/>
        </w:rPr>
        <w:t xml:space="preserve"> conditions (refs). For example, fish exploit </w:t>
      </w:r>
      <w:r>
        <w:rPr>
          <w:rFonts w:ascii="Times New Roman" w:hAnsi="Times New Roman" w:cs="Times New Roman"/>
          <w:sz w:val="24"/>
          <w:szCs w:val="24"/>
        </w:rPr>
        <w:t>asynchronous variation</w:t>
      </w:r>
      <w:r w:rsidRPr="000D3CE5">
        <w:rPr>
          <w:rFonts w:ascii="Times New Roman" w:hAnsi="Times New Roman" w:cs="Times New Roman"/>
          <w:sz w:val="24"/>
          <w:szCs w:val="24"/>
        </w:rPr>
        <w:t xml:space="preserve"> in predation risk and foraging opportunities through crepuscular ascents to surface waters (Scheuerell and Schindler 2007).</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w:t>
      </w:r>
      <w:r w:rsidR="007D335E">
        <w:rPr>
          <w:rFonts w:ascii="Times New Roman" w:hAnsi="Times New Roman" w:cs="Times New Roman"/>
          <w:sz w:val="24"/>
          <w:szCs w:val="24"/>
        </w:rPr>
        <w:lastRenderedPageBreak/>
        <w:t xml:space="preserve">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Start w:id="108"/>
      <w:r w:rsidR="007D335E" w:rsidRPr="007D335E">
        <w:rPr>
          <w:rFonts w:ascii="Times New Roman" w:hAnsi="Times New Roman" w:cs="Times New Roman"/>
          <w:sz w:val="24"/>
          <w:szCs w:val="24"/>
        </w:rPr>
        <w:t>.</w:t>
      </w:r>
      <w:commentRangeEnd w:id="108"/>
      <w:r w:rsidR="00AF3719">
        <w:rPr>
          <w:rStyle w:val="CommentReference"/>
        </w:rPr>
        <w:commentReference w:id="108"/>
      </w:r>
    </w:p>
    <w:p w14:paraId="2CDE636E" w14:textId="2BB265DC" w:rsidR="00267A04" w:rsidRPr="009E1702"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ab/>
      </w:r>
      <w:r w:rsidR="00DE47E2">
        <w:rPr>
          <w:rFonts w:ascii="Times New Roman" w:hAnsi="Times New Roman" w:cs="Times New Roman"/>
          <w:sz w:val="24"/>
          <w:szCs w:val="24"/>
        </w:rPr>
        <w:t xml:space="preserve">To explore </w:t>
      </w:r>
      <w:commentRangeStart w:id="109"/>
      <w:r w:rsidR="00DE47E2">
        <w:rPr>
          <w:rFonts w:ascii="Times New Roman" w:hAnsi="Times New Roman" w:cs="Times New Roman"/>
          <w:sz w:val="24"/>
          <w:szCs w:val="24"/>
        </w:rPr>
        <w:t>how</w:t>
      </w:r>
      <w:commentRangeEnd w:id="109"/>
      <w:r w:rsidR="00DE47E2">
        <w:rPr>
          <w:rStyle w:val="CommentReference"/>
        </w:rPr>
        <w:commentReference w:id="109"/>
      </w:r>
      <w:r w:rsidR="00DE47E2">
        <w:rPr>
          <w:rFonts w:ascii="Times New Roman" w:hAnsi="Times New Roman" w:cs="Times New Roman"/>
          <w:sz w:val="24"/>
          <w:szCs w:val="24"/>
        </w:rPr>
        <w:t xml:space="preserve"> behavioral responses can mediate the strength of dynamic temperature-oxygen trade-offs we: (1) </w:t>
      </w:r>
      <w:r w:rsidR="00DE47E2">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sidR="00DE47E2">
        <w:rPr>
          <w:rFonts w:ascii="Times New Roman" w:hAnsi="Times New Roman" w:cs="Times New Roman"/>
          <w:sz w:val="24"/>
        </w:rPr>
        <w:t>spatio</w:t>
      </w:r>
      <w:proofErr w:type="spellEnd"/>
      <w:r w:rsidR="00DE47E2">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sidR="00DE47E2">
        <w:rPr>
          <w:rFonts w:ascii="Times New Roman" w:hAnsi="Times New Roman" w:cs="Times New Roman"/>
          <w:sz w:val="24"/>
        </w:rPr>
        <w:t>to characterize the diel and vertical heterogeneity, (2) simulated fish habitat selection under alternative tactics (minimize temperature, maximize oxygen, or optimize temperature and oxygen) to identify emergent behaviors,</w:t>
      </w:r>
      <w:del w:id="110" w:author="Ruprecht, Joel" w:date="2024-12-11T11:29:00Z">
        <w:r w:rsidR="00DE47E2" w:rsidDel="002D632E">
          <w:rPr>
            <w:rFonts w:ascii="Times New Roman" w:hAnsi="Times New Roman" w:cs="Times New Roman"/>
            <w:sz w:val="24"/>
          </w:rPr>
          <w:delText xml:space="preserve"> and</w:delText>
        </w:r>
      </w:del>
      <w:r w:rsidR="00DE47E2">
        <w:rPr>
          <w:rFonts w:ascii="Times New Roman" w:hAnsi="Times New Roman" w:cs="Times New Roman"/>
          <w:sz w:val="24"/>
        </w:rPr>
        <w:t xml:space="preserve">  </w:t>
      </w:r>
      <w:r w:rsidR="001D0E3A" w:rsidRPr="00267A04">
        <w:rPr>
          <w:rFonts w:ascii="Times New Roman" w:hAnsi="Times New Roman" w:cs="Times New Roman"/>
          <w:sz w:val="24"/>
        </w:rPr>
        <w:t xml:space="preserve">3) </w:t>
      </w:r>
      <w:commentRangeStart w:id="111"/>
      <w:r w:rsidR="00DE47E2">
        <w:rPr>
          <w:rFonts w:ascii="Times New Roman" w:hAnsi="Times New Roman" w:cs="Times New Roman"/>
          <w:sz w:val="24"/>
        </w:rPr>
        <w:t xml:space="preserve">recorded fish depth selection </w:t>
      </w:r>
      <w:r w:rsidR="00DE47E2" w:rsidRPr="009E1702">
        <w:rPr>
          <w:rFonts w:ascii="Times New Roman" w:hAnsi="Times New Roman" w:cs="Times New Roman"/>
          <w:i/>
          <w:iCs/>
          <w:sz w:val="24"/>
        </w:rPr>
        <w:t>in situ</w:t>
      </w:r>
      <w:r w:rsidR="00DE47E2">
        <w:rPr>
          <w:rFonts w:ascii="Times New Roman" w:hAnsi="Times New Roman" w:cs="Times New Roman"/>
          <w:sz w:val="24"/>
        </w:rPr>
        <w:t xml:space="preserve"> to test for hypothesized behaviors</w:t>
      </w:r>
      <w:commentRangeEnd w:id="111"/>
      <w:ins w:id="112" w:author="Ruprecht, Joel" w:date="2024-12-11T11:29:00Z">
        <w:r w:rsidR="002D632E">
          <w:rPr>
            <w:rFonts w:ascii="Times New Roman" w:hAnsi="Times New Roman" w:cs="Times New Roman"/>
            <w:sz w:val="24"/>
          </w:rPr>
          <w:t>, and fit resource selection models to understand how fish selected for thermal conditions while controlling for changing availability of temperature and DO</w:t>
        </w:r>
      </w:ins>
      <w:r w:rsidR="009B3D66">
        <w:rPr>
          <w:rStyle w:val="CommentReference"/>
        </w:rPr>
        <w:commentReference w:id="111"/>
      </w:r>
      <w:r w:rsidR="00DE47E2">
        <w:rPr>
          <w:rFonts w:ascii="Times New Roman" w:hAnsi="Times New Roman" w:cs="Times New Roman"/>
          <w:sz w:val="24"/>
        </w:rPr>
        <w:t xml:space="preserve">. </w:t>
      </w:r>
      <w:commentRangeStart w:id="113"/>
      <w:commentRangeStart w:id="114"/>
      <w:commentRangeStart w:id="115"/>
      <w:r w:rsidR="00DE47E2">
        <w:rPr>
          <w:rFonts w:ascii="Times New Roman" w:hAnsi="Times New Roman" w:cs="Times New Roman"/>
          <w:sz w:val="24"/>
        </w:rPr>
        <w:t xml:space="preserve">As predicted in our simulation, fish exhibited DVM that exploited diel asynchrony between temperature and oxygen stressors.  </w:t>
      </w:r>
      <w:r w:rsidR="00267A04" w:rsidRPr="00267A04">
        <w:rPr>
          <w:rFonts w:ascii="Times New Roman" w:hAnsi="Times New Roman" w:cs="Times New Roman"/>
          <w:sz w:val="24"/>
        </w:rPr>
        <w:t xml:space="preserve"> </w:t>
      </w:r>
      <w:commentRangeEnd w:id="113"/>
      <w:commentRangeEnd w:id="114"/>
      <w:r w:rsidR="0018782D">
        <w:rPr>
          <w:rStyle w:val="CommentReference"/>
        </w:rPr>
        <w:commentReference w:id="113"/>
      </w:r>
      <w:r w:rsidR="009B3D66">
        <w:rPr>
          <w:rStyle w:val="CommentReference"/>
        </w:rPr>
        <w:commentReference w:id="114"/>
      </w:r>
      <w:commentRangeEnd w:id="115"/>
      <w:r w:rsidR="00D379FB">
        <w:rPr>
          <w:rStyle w:val="CommentReference"/>
        </w:rPr>
        <w:commentReference w:id="115"/>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66B8FE87" w:rsidR="00C42A4C" w:rsidRPr="00025335" w:rsidRDefault="00C42A4C" w:rsidP="007F38DF">
      <w:pPr>
        <w:spacing w:line="480" w:lineRule="auto"/>
        <w:ind w:firstLine="720"/>
        <w:rPr>
          <w:rFonts w:ascii="Times New Roman" w:hAnsi="Times New Roman" w:cs="Times New Roman"/>
          <w:sz w:val="24"/>
          <w:szCs w:val="24"/>
        </w:rPr>
      </w:pPr>
      <w:commentRangeStart w:id="116"/>
      <w:commentRangeStart w:id="117"/>
      <w:r>
        <w:rPr>
          <w:rFonts w:ascii="Times New Roman" w:hAnsi="Times New Roman" w:cs="Times New Roman"/>
          <w:sz w:val="24"/>
          <w:szCs w:val="24"/>
        </w:rPr>
        <w:t>Thi</w:t>
      </w:r>
      <w:commentRangeEnd w:id="116"/>
      <w:r w:rsidR="004240B4">
        <w:rPr>
          <w:rStyle w:val="CommentReference"/>
        </w:rPr>
        <w:commentReference w:id="116"/>
      </w:r>
      <w:r>
        <w:rPr>
          <w:rFonts w:ascii="Times New Roman" w:hAnsi="Times New Roman" w:cs="Times New Roman"/>
          <w:sz w:val="24"/>
          <w:szCs w:val="24"/>
        </w:rPr>
        <w:t xml:space="preserve">s study was </w:t>
      </w:r>
      <w:commentRangeStart w:id="118"/>
      <w:r>
        <w:rPr>
          <w:rFonts w:ascii="Times New Roman" w:hAnsi="Times New Roman" w:cs="Times New Roman"/>
          <w:sz w:val="24"/>
          <w:szCs w:val="24"/>
        </w:rPr>
        <w:t xml:space="preserve">comprised of </w:t>
      </w:r>
      <w:r w:rsidR="00613A93">
        <w:rPr>
          <w:rFonts w:ascii="Times New Roman" w:hAnsi="Times New Roman" w:cs="Times New Roman"/>
          <w:sz w:val="24"/>
          <w:szCs w:val="24"/>
        </w:rPr>
        <w:t xml:space="preserve">three </w:t>
      </w:r>
      <w:r>
        <w:rPr>
          <w:rFonts w:ascii="Times New Roman" w:hAnsi="Times New Roman" w:cs="Times New Roman"/>
          <w:sz w:val="24"/>
          <w:szCs w:val="24"/>
        </w:rPr>
        <w:t xml:space="preserve">primary components. First, we </w:t>
      </w:r>
      <w:r w:rsidR="00613A93">
        <w:rPr>
          <w:rFonts w:ascii="Times New Roman" w:hAnsi="Times New Roman" w:cs="Times New Roman"/>
          <w:sz w:val="24"/>
          <w:szCs w:val="24"/>
        </w:rPr>
        <w:t xml:space="preserve">monitored vertical heterogeneity in temperature and DO </w:t>
      </w:r>
      <w:r w:rsidR="00D45DFE">
        <w:rPr>
          <w:rFonts w:ascii="Times New Roman" w:hAnsi="Times New Roman" w:cs="Times New Roman"/>
          <w:sz w:val="24"/>
          <w:szCs w:val="24"/>
        </w:rPr>
        <w:t xml:space="preserve">across time in several cold-water alcoves </w:t>
      </w:r>
      <w:r w:rsidR="00613A93">
        <w:rPr>
          <w:rFonts w:ascii="Times New Roman" w:hAnsi="Times New Roman" w:cs="Times New Roman"/>
          <w:sz w:val="24"/>
          <w:szCs w:val="24"/>
        </w:rPr>
        <w:t>to characterize</w:t>
      </w:r>
      <w:r w:rsidR="00B26726">
        <w:rPr>
          <w:rFonts w:ascii="Times New Roman" w:hAnsi="Times New Roman" w:cs="Times New Roman"/>
          <w:sz w:val="24"/>
          <w:szCs w:val="24"/>
        </w:rPr>
        <w:t xml:space="preserve"> vertical</w:t>
      </w:r>
      <w:r w:rsidR="00AA6E85">
        <w:rPr>
          <w:rFonts w:ascii="Times New Roman" w:hAnsi="Times New Roman" w:cs="Times New Roman"/>
          <w:sz w:val="24"/>
          <w:szCs w:val="24"/>
        </w:rPr>
        <w:t xml:space="preserve"> trade-offs </w:t>
      </w:r>
      <w:r w:rsidR="00B26726">
        <w:rPr>
          <w:rFonts w:ascii="Times New Roman" w:hAnsi="Times New Roman" w:cs="Times New Roman"/>
          <w:sz w:val="24"/>
          <w:szCs w:val="24"/>
        </w:rPr>
        <w:t xml:space="preserve">and how they </w:t>
      </w:r>
      <w:r w:rsidR="00AA6E85">
        <w:rPr>
          <w:rFonts w:ascii="Times New Roman" w:hAnsi="Times New Roman" w:cs="Times New Roman"/>
          <w:sz w:val="24"/>
          <w:szCs w:val="24"/>
        </w:rPr>
        <w:t xml:space="preserve">changed through the diel </w:t>
      </w:r>
      <w:commentRangeEnd w:id="118"/>
      <w:r w:rsidR="007F38DF">
        <w:rPr>
          <w:rStyle w:val="CommentReference"/>
        </w:rPr>
        <w:commentReference w:id="118"/>
      </w:r>
      <w:r w:rsidR="00AA6E85">
        <w:rPr>
          <w:rFonts w:ascii="Times New Roman" w:hAnsi="Times New Roman" w:cs="Times New Roman"/>
          <w:sz w:val="24"/>
          <w:szCs w:val="24"/>
        </w:rPr>
        <w:t>cycle.</w:t>
      </w:r>
      <w:r w:rsidR="007F38DF">
        <w:rPr>
          <w:rFonts w:ascii="Times New Roman" w:hAnsi="Times New Roman" w:cs="Times New Roman"/>
          <w:sz w:val="24"/>
          <w:szCs w:val="24"/>
        </w:rPr>
        <w:t xml:space="preserve"> </w:t>
      </w:r>
      <w:commentRangeStart w:id="119"/>
      <w:r w:rsidR="00AA6E85">
        <w:rPr>
          <w:rFonts w:ascii="Times New Roman" w:hAnsi="Times New Roman" w:cs="Times New Roman"/>
          <w:sz w:val="24"/>
          <w:szCs w:val="24"/>
        </w:rPr>
        <w:t>Second, we</w:t>
      </w:r>
      <w:r>
        <w:rPr>
          <w:rFonts w:ascii="Times New Roman" w:hAnsi="Times New Roman" w:cs="Times New Roman"/>
          <w:sz w:val="24"/>
          <w:szCs w:val="24"/>
        </w:rPr>
        <w:t xml:space="preserve"> </w:t>
      </w:r>
      <w:commentRangeEnd w:id="119"/>
      <w:r w:rsidR="007F38DF">
        <w:rPr>
          <w:rStyle w:val="CommentReference"/>
        </w:rPr>
        <w:commentReference w:id="119"/>
      </w:r>
      <w:r w:rsidR="009127CF">
        <w:rPr>
          <w:rFonts w:ascii="Times New Roman" w:hAnsi="Times New Roman" w:cs="Times New Roman"/>
          <w:sz w:val="24"/>
          <w:szCs w:val="24"/>
        </w:rPr>
        <w:t xml:space="preserve">focused on a subset of these sites </w:t>
      </w:r>
      <w:r w:rsidR="00AA6E85">
        <w:rPr>
          <w:rFonts w:ascii="Times New Roman" w:hAnsi="Times New Roman" w:cs="Times New Roman"/>
          <w:sz w:val="24"/>
          <w:szCs w:val="24"/>
        </w:rPr>
        <w:t>to explore how patterns of fish depth over time should vary under alternative responses to dynamic tradeoffs</w:t>
      </w:r>
      <w:r>
        <w:rPr>
          <w:rFonts w:ascii="Times New Roman" w:hAnsi="Times New Roman" w:cs="Times New Roman"/>
          <w:sz w:val="24"/>
          <w:szCs w:val="24"/>
        </w:rPr>
        <w:t xml:space="preserve">. </w:t>
      </w:r>
      <w:r w:rsidR="00AA6E85">
        <w:rPr>
          <w:rFonts w:ascii="Times New Roman" w:hAnsi="Times New Roman" w:cs="Times New Roman"/>
          <w:sz w:val="24"/>
          <w:szCs w:val="24"/>
        </w:rPr>
        <w:t>Third</w:t>
      </w:r>
      <w:r>
        <w:rPr>
          <w:rFonts w:ascii="Times New Roman" w:hAnsi="Times New Roman" w:cs="Times New Roman"/>
          <w:sz w:val="24"/>
          <w:szCs w:val="24"/>
        </w:rPr>
        <w:t xml:space="preserve">, we collected empirical data on fine scale vertical movement </w:t>
      </w:r>
      <w:r w:rsidR="00AA6E85">
        <w:rPr>
          <w:rFonts w:ascii="Times New Roman" w:hAnsi="Times New Roman" w:cs="Times New Roman"/>
          <w:sz w:val="24"/>
          <w:szCs w:val="24"/>
        </w:rPr>
        <w:t>to explore how fish in the wild balance dynamic trade-offs between temperature and DO.</w:t>
      </w:r>
      <w:commentRangeEnd w:id="117"/>
      <w:r w:rsidR="00B35BBE">
        <w:rPr>
          <w:rStyle w:val="CommentReference"/>
        </w:rPr>
        <w:commentReference w:id="117"/>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1A81D83B"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lastRenderedPageBreak/>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(Wallick et al., 2013; Flitcroft et al., 2023). While these features still exist, they have been significantly reduced since Euro-American settlement (Baker et al., 2004; Gregory et al., 2019). </w:t>
      </w:r>
      <w:r w:rsidRPr="00060924">
        <w:rPr>
          <w:rFonts w:ascii="Times New Roman" w:hAnsi="Times New Roman" w:cs="Times New Roman"/>
          <w:sz w:val="24"/>
          <w:szCs w:val="24"/>
        </w:rPr>
        <w:t xml:space="preserve">This portion of the river also contains numerous alcoves, </w:t>
      </w:r>
      <w:ins w:id="120" w:author="Ruprecht, Joel" w:date="2024-12-04T12:52:00Z">
        <w:r w:rsidR="00D379FB">
          <w:rPr>
            <w:rFonts w:ascii="Times New Roman" w:hAnsi="Times New Roman" w:cs="Times New Roman"/>
            <w:sz w:val="24"/>
            <w:szCs w:val="24"/>
          </w:rPr>
          <w:t xml:space="preserve">i.e., </w:t>
        </w:r>
      </w:ins>
      <w:r w:rsidRPr="00060924">
        <w:rPr>
          <w:rFonts w:ascii="Times New Roman" w:hAnsi="Times New Roman" w:cs="Times New Roman"/>
          <w:sz w:val="24"/>
          <w:szCs w:val="24"/>
        </w:rPr>
        <w:t xml:space="preserve">floodplain features with only a downstream connection to the mainstem river. </w:t>
      </w:r>
      <w:commentRangeStart w:id="121"/>
      <w:r w:rsidRPr="001A2982">
        <w:rPr>
          <w:rFonts w:ascii="Times New Roman" w:hAnsi="Times New Roman" w:cs="Times New Roman"/>
          <w:sz w:val="24"/>
          <w:szCs w:val="24"/>
        </w:rPr>
        <w:t>A subset of these waterbodies function as cold-water refuges</w:t>
      </w:r>
      <w:commentRangeEnd w:id="121"/>
      <w:r w:rsidR="00D379FB">
        <w:rPr>
          <w:rStyle w:val="CommentReference"/>
        </w:rPr>
        <w:commentReference w:id="121"/>
      </w:r>
      <w:r w:rsidRPr="001A2982">
        <w:rPr>
          <w:rFonts w:ascii="Times New Roman" w:hAnsi="Times New Roman" w:cs="Times New Roman"/>
          <w:sz w:val="24"/>
          <w:szCs w:val="24"/>
        </w:rPr>
        <w:t xml:space="preserve">, providing temperatures up to ~10℃ cooler than the adjacent mainstem </w:t>
      </w:r>
      <w:commentRangeStart w:id="122"/>
      <w:commentRangeStart w:id="123"/>
      <w:r w:rsidRPr="001A2982">
        <w:rPr>
          <w:rFonts w:ascii="Times New Roman" w:hAnsi="Times New Roman" w:cs="Times New Roman"/>
          <w:sz w:val="24"/>
          <w:szCs w:val="24"/>
        </w:rPr>
        <w:t>river</w:t>
      </w:r>
      <w:commentRangeEnd w:id="122"/>
      <w:r w:rsidR="004E18A9">
        <w:rPr>
          <w:rStyle w:val="CommentReference"/>
        </w:rPr>
        <w:commentReference w:id="122"/>
      </w:r>
      <w:commentRangeEnd w:id="123"/>
      <w:r w:rsidR="003E43D7">
        <w:rPr>
          <w:rStyle w:val="CommentReference"/>
        </w:rPr>
        <w:commentReference w:id="123"/>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proofErr w:type="spellStart"/>
      <w:r w:rsidRPr="00060924">
        <w:rPr>
          <w:rFonts w:ascii="Times New Roman" w:hAnsi="Times New Roman" w:cs="Times New Roman"/>
          <w:sz w:val="24"/>
          <w:szCs w:val="24"/>
        </w:rPr>
        <w:t>Zarnetske</w:t>
      </w:r>
      <w:proofErr w:type="spellEnd"/>
      <w:r w:rsidRPr="00060924">
        <w:rPr>
          <w:rFonts w:ascii="Times New Roman" w:hAnsi="Times New Roman" w:cs="Times New Roman"/>
          <w:sz w:val="24"/>
          <w:szCs w:val="24"/>
        </w:rPr>
        <w:t xml:space="preserve"> et al., 2011; Gombert et al., 2022) and diel oxygen cycling (Andersen et al., 2017)</w:t>
      </w:r>
      <w:r>
        <w:rPr>
          <w:rFonts w:ascii="Times New Roman" w:hAnsi="Times New Roman" w:cs="Times New Roman"/>
          <w:sz w:val="24"/>
          <w:szCs w:val="24"/>
        </w:rPr>
        <w:t>.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124"/>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ins w:id="125" w:author="Levi, Taal" w:date="2024-10-24T10:08:00Z">
        <w:r w:rsidR="00B35BBE">
          <w:rPr>
            <w:rFonts w:ascii="Times New Roman" w:hAnsi="Times New Roman" w:cs="Times New Roman"/>
            <w:sz w:val="24"/>
            <w:szCs w:val="24"/>
          </w:rPr>
          <w:t xml:space="preserve"> as water warms and photosynthetic activity generates Oxygen</w:t>
        </w:r>
      </w:ins>
      <w:r w:rsidRPr="007E4574">
        <w:rPr>
          <w:rFonts w:ascii="Times New Roman" w:hAnsi="Times New Roman" w:cs="Times New Roman"/>
          <w:sz w:val="24"/>
          <w:szCs w:val="24"/>
        </w:rPr>
        <w:t xml:space="preserve"> and decrease at night</w:t>
      </w:r>
      <w:commentRangeEnd w:id="124"/>
      <w:r w:rsidR="00B35BBE">
        <w:rPr>
          <w:rStyle w:val="CommentReference"/>
        </w:rPr>
        <w:commentReference w:id="124"/>
      </w:r>
      <w:ins w:id="126" w:author="Levi, Taal" w:date="2024-10-24T10:08:00Z">
        <w:r w:rsidR="00B35BBE">
          <w:rPr>
            <w:rFonts w:ascii="Times New Roman" w:hAnsi="Times New Roman" w:cs="Times New Roman"/>
            <w:sz w:val="24"/>
            <w:szCs w:val="24"/>
          </w:rPr>
          <w:t xml:space="preserve"> due to radiative heat loss and respiration </w:t>
        </w:r>
      </w:ins>
      <w:ins w:id="127" w:author="Levi, Taal" w:date="2024-10-24T10:09:00Z">
        <w:r w:rsidR="00B35BBE">
          <w:rPr>
            <w:rFonts w:ascii="Times New Roman" w:hAnsi="Times New Roman" w:cs="Times New Roman"/>
            <w:sz w:val="24"/>
            <w:szCs w:val="24"/>
          </w:rPr>
          <w:t>without photosynthesis</w:t>
        </w:r>
      </w:ins>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w:t>
      </w:r>
      <w:r w:rsidR="00D11C16" w:rsidRPr="00D11C16">
        <w:rPr>
          <w:rFonts w:ascii="Times New Roman" w:hAnsi="Times New Roman" w:cs="Times New Roman"/>
          <w:sz w:val="24"/>
          <w:szCs w:val="24"/>
        </w:rPr>
        <w:lastRenderedPageBreak/>
        <w:t xml:space="preserve">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w:t>
      </w:r>
      <w:commentRangeStart w:id="128"/>
      <w:r>
        <w:rPr>
          <w:rFonts w:ascii="Times New Roman" w:hAnsi="Times New Roman" w:cs="Times New Roman"/>
          <w:sz w:val="24"/>
          <w:szCs w:val="24"/>
        </w:rPr>
        <w:t xml:space="preserve">total of 3-4 days.  </w:t>
      </w:r>
      <w:commentRangeEnd w:id="128"/>
      <w:r w:rsidR="00852BAD">
        <w:rPr>
          <w:rStyle w:val="CommentReference"/>
        </w:rPr>
        <w:commentReference w:id="128"/>
      </w:r>
    </w:p>
    <w:p w14:paraId="210DED15" w14:textId="132D13DA"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commentRangeStart w:id="129"/>
      <w:r w:rsidR="00C42A4C" w:rsidRPr="00A80419">
        <w:rPr>
          <w:rFonts w:ascii="Times New Roman" w:hAnsi="Times New Roman" w:cs="Times New Roman"/>
          <w:sz w:val="24"/>
          <w:szCs w:val="24"/>
        </w:rPr>
        <w:t xml:space="preserve">In 2021, </w:t>
      </w:r>
      <w:commentRangeStart w:id="130"/>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 xml:space="preserve">Blue Ruin and </w:t>
      </w:r>
      <w:commentRangeStart w:id="131"/>
      <w:r w:rsidR="00C42A4C" w:rsidRPr="00A80419">
        <w:rPr>
          <w:rFonts w:ascii="Times New Roman" w:hAnsi="Times New Roman" w:cs="Times New Roman"/>
          <w:sz w:val="24"/>
          <w:szCs w:val="24"/>
        </w:rPr>
        <w:t>Norwood</w:t>
      </w:r>
      <w:commentRangeEnd w:id="131"/>
      <w:r w:rsidR="004E18A9">
        <w:rPr>
          <w:rStyle w:val="CommentReference"/>
        </w:rPr>
        <w:commentReference w:id="131"/>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t>
      </w:r>
      <w:commentRangeEnd w:id="129"/>
      <w:r w:rsidR="00F60A04">
        <w:rPr>
          <w:rStyle w:val="CommentReference"/>
        </w:rPr>
        <w:commentReference w:id="129"/>
      </w:r>
      <w:r w:rsidR="002E3FA7" w:rsidRPr="00A80419">
        <w:rPr>
          <w:rFonts w:ascii="Times New Roman" w:hAnsi="Times New Roman" w:cs="Times New Roman"/>
          <w:sz w:val="24"/>
          <w:szCs w:val="24"/>
        </w:rPr>
        <w:t>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 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commentRangeStart w:id="132"/>
      <w:r w:rsidR="00944635">
        <w:rPr>
          <w:rFonts w:ascii="Times New Roman" w:hAnsi="Times New Roman" w:cs="Times New Roman"/>
          <w:sz w:val="24"/>
          <w:szCs w:val="24"/>
        </w:rPr>
        <w:t>T</w:t>
      </w:r>
      <w:r w:rsidR="00944635" w:rsidRPr="00944635">
        <w:rPr>
          <w:rFonts w:ascii="Times New Roman" w:hAnsi="Times New Roman" w:cs="Times New Roman"/>
          <w:sz w:val="24"/>
          <w:szCs w:val="24"/>
        </w:rPr>
        <w:t>here is likely seasonal and intra-seasonal variation not captured by this monitoring</w:t>
      </w:r>
      <w:r w:rsidR="00944635">
        <w:rPr>
          <w:rFonts w:ascii="Times New Roman" w:hAnsi="Times New Roman" w:cs="Times New Roman"/>
          <w:sz w:val="24"/>
          <w:szCs w:val="24"/>
        </w:rPr>
        <w:t>,</w:t>
      </w:r>
      <w:r w:rsidR="00944635" w:rsidRPr="00944635">
        <w:rPr>
          <w:rFonts w:ascii="Times New Roman" w:hAnsi="Times New Roman" w:cs="Times New Roman"/>
          <w:sz w:val="24"/>
          <w:szCs w:val="24"/>
        </w:rPr>
        <w:t xml:space="preserve"> but</w:t>
      </w:r>
      <w:r w:rsidR="00944635">
        <w:rPr>
          <w:rFonts w:ascii="Times New Roman" w:hAnsi="Times New Roman" w:cs="Times New Roman"/>
          <w:sz w:val="24"/>
          <w:szCs w:val="24"/>
        </w:rPr>
        <w:t xml:space="preserve"> that</w:t>
      </w:r>
      <w:r w:rsidR="00944635" w:rsidRPr="00944635">
        <w:rPr>
          <w:rFonts w:ascii="Times New Roman" w:hAnsi="Times New Roman" w:cs="Times New Roman"/>
          <w:sz w:val="24"/>
          <w:szCs w:val="24"/>
        </w:rPr>
        <w:t xml:space="preserve"> was beyond the scope of our study</w:t>
      </w:r>
      <w:r w:rsidR="00944635">
        <w:rPr>
          <w:rFonts w:ascii="Times New Roman" w:hAnsi="Times New Roman" w:cs="Times New Roman"/>
          <w:sz w:val="24"/>
          <w:szCs w:val="24"/>
        </w:rPr>
        <w:t xml:space="preserve">. </w:t>
      </w:r>
      <w:commentRangeEnd w:id="132"/>
      <w:r w:rsidR="00D379FB">
        <w:rPr>
          <w:rStyle w:val="CommentReference"/>
        </w:rPr>
        <w:commentReference w:id="132"/>
      </w:r>
      <w:r w:rsidR="00C42A4C">
        <w:rPr>
          <w:rFonts w:ascii="Times New Roman" w:hAnsi="Times New Roman" w:cs="Times New Roman"/>
          <w:sz w:val="24"/>
          <w:szCs w:val="24"/>
        </w:rPr>
        <w:t xml:space="preserve">In </w:t>
      </w:r>
      <w:commentRangeEnd w:id="130"/>
      <w:r w:rsidR="00772861">
        <w:rPr>
          <w:rStyle w:val="CommentReference"/>
        </w:rPr>
        <w:commentReference w:id="130"/>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ins w:id="133" w:author="Ebersole, Joe" w:date="2024-12-13T10:09:00Z">
        <w:r w:rsidR="00410515">
          <w:rPr>
            <w:rFonts w:ascii="Times New Roman" w:hAnsi="Times New Roman" w:cs="Times New Roman"/>
            <w:sz w:val="24"/>
            <w:szCs w:val="24"/>
          </w:rPr>
          <w:t xml:space="preserve">vertical </w:t>
        </w:r>
      </w:ins>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w:t>
      </w:r>
      <w:commentRangeStart w:id="134"/>
      <w:r w:rsidR="00C42A4C">
        <w:rPr>
          <w:rFonts w:ascii="Times New Roman" w:hAnsi="Times New Roman" w:cs="Times New Roman"/>
          <w:sz w:val="24"/>
          <w:szCs w:val="24"/>
        </w:rPr>
        <w:t>Supplemental Figure 1</w:t>
      </w:r>
      <w:commentRangeEnd w:id="134"/>
      <w:r w:rsidR="00410515">
        <w:rPr>
          <w:rStyle w:val="CommentReference"/>
        </w:rPr>
        <w:commentReference w:id="134"/>
      </w:r>
      <w:r w:rsidR="00C42A4C">
        <w:rPr>
          <w:rFonts w:ascii="Times New Roman" w:hAnsi="Times New Roman" w:cs="Times New Roman"/>
          <w:sz w:val="24"/>
          <w:szCs w:val="24"/>
        </w:rPr>
        <w:t xml:space="preserve">). </w:t>
      </w:r>
      <w:del w:id="135" w:author="Ruprecht, Joel" w:date="2024-12-04T13:01:00Z">
        <w:r w:rsidR="00C42A4C" w:rsidDel="00F352F3">
          <w:rPr>
            <w:rFonts w:ascii="Times New Roman" w:hAnsi="Times New Roman" w:cs="Times New Roman"/>
            <w:sz w:val="24"/>
            <w:szCs w:val="24"/>
          </w:rPr>
          <w:delText xml:space="preserve">Due to limited supplies, </w:delText>
        </w:r>
      </w:del>
      <w:del w:id="136" w:author="Ebersole, Joe" w:date="2024-12-13T10:09:00Z">
        <w:r w:rsidR="00C42A4C" w:rsidDel="00410515">
          <w:rPr>
            <w:rFonts w:ascii="Times New Roman" w:hAnsi="Times New Roman" w:cs="Times New Roman"/>
            <w:sz w:val="24"/>
            <w:szCs w:val="24"/>
          </w:rPr>
          <w:delText>t</w:delText>
        </w:r>
      </w:del>
      <w:ins w:id="137" w:author="Ruprecht, Joel" w:date="2024-12-04T13:01:00Z">
        <w:del w:id="138" w:author="Ebersole, Joe" w:date="2024-12-13T10:09:00Z">
          <w:r w:rsidR="00F352F3" w:rsidDel="00410515">
            <w:rPr>
              <w:rFonts w:ascii="Times New Roman" w:hAnsi="Times New Roman" w:cs="Times New Roman"/>
              <w:sz w:val="24"/>
              <w:szCs w:val="24"/>
            </w:rPr>
            <w:delText>T</w:delText>
          </w:r>
        </w:del>
      </w:ins>
      <w:del w:id="139" w:author="Ebersole, Joe" w:date="2024-12-13T10:09:00Z">
        <w:r w:rsidR="00C42A4C" w:rsidDel="00410515">
          <w:rPr>
            <w:rFonts w:ascii="Times New Roman" w:hAnsi="Times New Roman" w:cs="Times New Roman"/>
            <w:sz w:val="24"/>
            <w:szCs w:val="24"/>
          </w:rPr>
          <w:delText>hese arrays were</w:delText>
        </w:r>
      </w:del>
      <w:ins w:id="140" w:author="Ebersole, Joe" w:date="2024-12-13T10:09:00Z">
        <w:r w:rsidR="00410515">
          <w:rPr>
            <w:rFonts w:ascii="Times New Roman" w:hAnsi="Times New Roman" w:cs="Times New Roman"/>
            <w:sz w:val="24"/>
            <w:szCs w:val="24"/>
          </w:rPr>
          <w:t>Each array was</w:t>
        </w:r>
      </w:ins>
      <w:r w:rsidR="00C42A4C">
        <w:rPr>
          <w:rFonts w:ascii="Times New Roman" w:hAnsi="Times New Roman" w:cs="Times New Roman"/>
          <w:sz w:val="24"/>
          <w:szCs w:val="24"/>
        </w:rPr>
        <w:t xml:space="preserve"> instrumented with </w:t>
      </w:r>
      <w:del w:id="141" w:author="Ruprecht, Joel" w:date="2024-12-04T13:02:00Z">
        <w:r w:rsidR="00C42A4C" w:rsidDel="00F352F3">
          <w:rPr>
            <w:rFonts w:ascii="Times New Roman" w:hAnsi="Times New Roman" w:cs="Times New Roman"/>
            <w:sz w:val="24"/>
            <w:szCs w:val="24"/>
          </w:rPr>
          <w:delText xml:space="preserve">fewer data loggers, however at a minimum the arrays contained </w:delText>
        </w:r>
      </w:del>
      <w:r w:rsidR="00C42A4C">
        <w:rPr>
          <w:rFonts w:ascii="Times New Roman" w:hAnsi="Times New Roman" w:cs="Times New Roman"/>
          <w:sz w:val="24"/>
          <w:szCs w:val="24"/>
        </w:rPr>
        <w:t xml:space="preserve">at least two temperature-DO loggers set to record at the </w:t>
      </w:r>
      <w:commentRangeStart w:id="142"/>
      <w:r w:rsidR="00C42A4C">
        <w:rPr>
          <w:rFonts w:ascii="Times New Roman" w:hAnsi="Times New Roman" w:cs="Times New Roman"/>
          <w:sz w:val="24"/>
          <w:szCs w:val="24"/>
        </w:rPr>
        <w:t>epilimnion and hypolimnion</w:t>
      </w:r>
      <w:commentRangeEnd w:id="142"/>
      <w:r w:rsidR="00B35BBE">
        <w:rPr>
          <w:rStyle w:val="CommentReference"/>
        </w:rPr>
        <w:commentReference w:id="142"/>
      </w:r>
      <w:r w:rsidR="00C42A4C">
        <w:rPr>
          <w:rFonts w:ascii="Times New Roman" w:hAnsi="Times New Roman" w:cs="Times New Roman"/>
          <w:sz w:val="24"/>
          <w:szCs w:val="24"/>
        </w:rPr>
        <w:t xml:space="preserve">.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w:t>
      </w:r>
      <w:r w:rsidR="00C42A4C" w:rsidRPr="00A80419">
        <w:rPr>
          <w:rFonts w:ascii="Times New Roman" w:hAnsi="Times New Roman" w:cs="Times New Roman"/>
          <w:sz w:val="24"/>
          <w:szCs w:val="24"/>
        </w:rPr>
        <w:lastRenderedPageBreak/>
        <w:t>between low oxygen periods and peak oxygen periods</w:t>
      </w:r>
      <w:r w:rsidR="00D059F0">
        <w:rPr>
          <w:rFonts w:ascii="Times New Roman" w:hAnsi="Times New Roman" w:cs="Times New Roman"/>
          <w:sz w:val="24"/>
          <w:szCs w:val="24"/>
        </w:rPr>
        <w:t xml:space="preserve">. For simplicity, </w:t>
      </w:r>
      <w:commentRangeStart w:id="143"/>
      <w:r w:rsidR="00D059F0">
        <w:rPr>
          <w:rFonts w:ascii="Times New Roman" w:hAnsi="Times New Roman" w:cs="Times New Roman"/>
          <w:sz w:val="24"/>
          <w:szCs w:val="24"/>
        </w:rPr>
        <w:t xml:space="preserve">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commentRangeEnd w:id="143"/>
      <w:r w:rsidR="00E839E8">
        <w:rPr>
          <w:rStyle w:val="CommentReference"/>
        </w:rPr>
        <w:commentReference w:id="143"/>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528089D3"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w:t>
      </w:r>
      <w:commentRangeStart w:id="144"/>
      <w:r>
        <w:rPr>
          <w:rFonts w:ascii="Times New Roman" w:hAnsi="Times New Roman" w:cs="Times New Roman"/>
          <w:sz w:val="24"/>
          <w:szCs w:val="24"/>
        </w:rPr>
        <w:t>temperatures</w:t>
      </w:r>
      <w:commentRangeEnd w:id="144"/>
      <w:r w:rsidR="00991D28">
        <w:rPr>
          <w:rStyle w:val="CommentReference"/>
        </w:rPr>
        <w:commentReference w:id="144"/>
      </w:r>
      <w:r>
        <w:rPr>
          <w:rFonts w:ascii="Times New Roman" w:hAnsi="Times New Roman" w:cs="Times New Roman"/>
          <w:sz w:val="24"/>
          <w:szCs w:val="24"/>
        </w:rPr>
        <w:t xml:space="preserve"> </w:t>
      </w:r>
      <w:del w:id="145" w:author="Ebersole, Joe" w:date="2024-12-13T10:56:00Z">
        <w:r w:rsidDel="00191333">
          <w:rPr>
            <w:rFonts w:ascii="Times New Roman" w:hAnsi="Times New Roman" w:cs="Times New Roman"/>
            <w:sz w:val="24"/>
            <w:szCs w:val="24"/>
          </w:rPr>
          <w:delText xml:space="preserve">set </w:delText>
        </w:r>
      </w:del>
      <w:r>
        <w:rPr>
          <w:rFonts w:ascii="Times New Roman" w:hAnsi="Times New Roman" w:cs="Times New Roman"/>
          <w:sz w:val="24"/>
          <w:szCs w:val="24"/>
        </w:rPr>
        <w:t>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Barrett et al. 2023).</w:t>
      </w:r>
    </w:p>
    <w:p w14:paraId="32FC06BE" w14:textId="213B90DB"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ins w:id="146" w:author="Levi, Taal" w:date="2024-10-24T10:16:00Z">
        <w:r w:rsidR="00B35BBE">
          <w:rPr>
            <w:rFonts w:ascii="Times New Roman" w:hAnsi="Times New Roman" w:cs="Times New Roman"/>
            <w:sz w:val="24"/>
            <w:szCs w:val="24"/>
          </w:rPr>
          <w:t xml:space="preserve">. </w:t>
        </w:r>
      </w:ins>
      <w:del w:id="147" w:author="Levi, Taal" w:date="2024-10-24T10:16:00Z">
        <w:r w:rsidDel="00B35BBE">
          <w:rPr>
            <w:rFonts w:ascii="Times New Roman" w:hAnsi="Times New Roman" w:cs="Times New Roman"/>
            <w:sz w:val="24"/>
            <w:szCs w:val="24"/>
          </w:rPr>
          <w:delText>, o</w:delText>
        </w:r>
      </w:del>
      <w:ins w:id="148" w:author="Levi, Taal" w:date="2024-10-24T10:16:00Z">
        <w:r w:rsidR="00B35BBE">
          <w:rPr>
            <w:rFonts w:ascii="Times New Roman" w:hAnsi="Times New Roman" w:cs="Times New Roman"/>
            <w:sz w:val="24"/>
            <w:szCs w:val="24"/>
          </w:rPr>
          <w:t>O</w:t>
        </w:r>
      </w:ins>
      <w:r>
        <w:rPr>
          <w:rFonts w:ascii="Times New Roman" w:hAnsi="Times New Roman" w:cs="Times New Roman"/>
          <w:sz w:val="24"/>
          <w:szCs w:val="24"/>
        </w:rPr>
        <w:t xml:space="preserve">ur approach loosely follows methods detailed in </w:t>
      </w:r>
      <w:sdt>
        <w:sdtPr>
          <w:rPr>
            <w:rFonts w:ascii="Times New Roman" w:hAnsi="Times New Roman" w:cs="Times New Roman"/>
            <w:color w:val="000000"/>
            <w:sz w:val="24"/>
            <w:szCs w:val="24"/>
          </w:rPr>
          <w:tag w:val="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
          <w:id w:val="1057813908"/>
          <w:placeholder>
            <w:docPart w:val="5CCA2D5383A94C38986AF016F7D49161"/>
          </w:placeholder>
        </w:sdtPr>
        <w:sdtContent>
          <w:r w:rsidRPr="00223C12">
            <w:rPr>
              <w:rFonts w:ascii="Times New Roman" w:hAnsi="Times New Roman" w:cs="Times New Roman"/>
              <w:color w:val="000000"/>
              <w:sz w:val="24"/>
              <w:szCs w:val="24"/>
            </w:rPr>
            <w:t>Sullivan et al. (2003)</w:t>
          </w:r>
        </w:sdtContent>
      </w:sdt>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w:t>
      </w:r>
      <w:commentRangeStart w:id="149"/>
      <w:commentRangeStart w:id="150"/>
      <w:r>
        <w:rPr>
          <w:rFonts w:ascii="Times New Roman" w:hAnsi="Times New Roman" w:cs="Times New Roman"/>
          <w:sz w:val="24"/>
          <w:szCs w:val="24"/>
        </w:rPr>
        <w:t>most optimal (1) and least optimal (0)</w:t>
      </w:r>
      <w:commentRangeEnd w:id="149"/>
      <w:r w:rsidR="00D62C9C">
        <w:rPr>
          <w:rStyle w:val="CommentReference"/>
        </w:rPr>
        <w:commentReference w:id="149"/>
      </w:r>
      <w:commentRangeEnd w:id="150"/>
      <w:r w:rsidR="00155668">
        <w:rPr>
          <w:rStyle w:val="CommentReference"/>
        </w:rPr>
        <w:commentReference w:id="150"/>
      </w:r>
      <w:r>
        <w:rPr>
          <w:rFonts w:ascii="Times New Roman" w:hAnsi="Times New Roman" w:cs="Times New Roman"/>
          <w:sz w:val="24"/>
          <w:szCs w:val="24"/>
        </w:rPr>
        <w:t>, respectively. The lowest and highest recorded temperatures were similarly ranked (with the lowest temperature as most optimal).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2EF738F3"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w:t>
      </w:r>
      <w:del w:id="151" w:author="Ruprecht, Joel" w:date="2024-12-04T13:04:00Z">
        <w:r w:rsidDel="00F352F3">
          <w:rPr>
            <w:rFonts w:ascii="Times New Roman" w:hAnsi="Times New Roman" w:cs="Times New Roman"/>
            <w:sz w:val="24"/>
            <w:szCs w:val="24"/>
          </w:rPr>
          <w:delText xml:space="preserve">indexes </w:delText>
        </w:r>
      </w:del>
      <w:ins w:id="152" w:author="Ruprecht, Joel" w:date="2024-12-04T13:04:00Z">
        <w:r w:rsidR="00F352F3">
          <w:rPr>
            <w:rFonts w:ascii="Times New Roman" w:hAnsi="Times New Roman" w:cs="Times New Roman"/>
            <w:sz w:val="24"/>
            <w:szCs w:val="24"/>
          </w:rPr>
          <w:t xml:space="preserve">indices </w:t>
        </w:r>
      </w:ins>
      <w:r>
        <w:rPr>
          <w:rFonts w:ascii="Times New Roman" w:hAnsi="Times New Roman" w:cs="Times New Roman"/>
          <w:sz w:val="24"/>
          <w:szCs w:val="24"/>
        </w:rPr>
        <w:t xml:space="preserve">were then used to predict fish depth over the 24-hour period. For each strategy, we determined the highest index value at each time step and </w:t>
      </w:r>
      <w:commentRangeStart w:id="153"/>
      <w:r>
        <w:rPr>
          <w:rFonts w:ascii="Times New Roman" w:hAnsi="Times New Roman" w:cs="Times New Roman"/>
          <w:sz w:val="24"/>
          <w:szCs w:val="24"/>
        </w:rPr>
        <w:t>found its correlated depth</w:t>
      </w:r>
      <w:commentRangeEnd w:id="153"/>
      <w:r w:rsidR="00F352F3">
        <w:rPr>
          <w:rStyle w:val="CommentReference"/>
        </w:rPr>
        <w:commentReference w:id="153"/>
      </w:r>
      <w:r>
        <w:rPr>
          <w:rFonts w:ascii="Times New Roman" w:hAnsi="Times New Roman" w:cs="Times New Roman"/>
          <w:sz w:val="24"/>
          <w:szCs w:val="24"/>
        </w:rPr>
        <w:t xml:space="preserve">.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w:t>
      </w:r>
      <w:r>
        <w:rPr>
          <w:rFonts w:ascii="Times New Roman" w:hAnsi="Times New Roman" w:cs="Times New Roman"/>
          <w:sz w:val="24"/>
          <w:szCs w:val="24"/>
        </w:rPr>
        <w:lastRenderedPageBreak/>
        <w:t>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78DD5E96" w14:textId="130FB5FC" w:rsidR="00C42A4C" w:rsidRPr="002703D6" w:rsidRDefault="00F60A04" w:rsidP="002103C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D53F0D">
        <w:rPr>
          <w:rFonts w:ascii="Times New Roman" w:hAnsi="Times New Roman" w:cs="Times New Roman"/>
          <w:sz w:val="24"/>
          <w:szCs w:val="24"/>
        </w:rPr>
        <w:t>sought</w:t>
      </w:r>
      <w:r>
        <w:rPr>
          <w:rFonts w:ascii="Times New Roman" w:hAnsi="Times New Roman" w:cs="Times New Roman"/>
          <w:sz w:val="24"/>
          <w:szCs w:val="24"/>
        </w:rPr>
        <w:t xml:space="preserve"> to quantify the depths and associated temperature and oxygen conditions selected by fish in the wild. </w:t>
      </w:r>
      <w:r w:rsidR="0008366E">
        <w:rPr>
          <w:rFonts w:ascii="Times New Roman" w:hAnsi="Times New Roman" w:cs="Times New Roman"/>
          <w:sz w:val="24"/>
          <w:szCs w:val="24"/>
        </w:rPr>
        <w:t>While pressure sensors on tags can estimate depth, they lack the accuracy needed for detecting sub-meter changes. We instead tagged fish with temperature loggers and inferred depth</w:t>
      </w:r>
      <w:r w:rsidR="002103C3">
        <w:rPr>
          <w:rFonts w:ascii="Times New Roman" w:hAnsi="Times New Roman" w:cs="Times New Roman"/>
          <w:sz w:val="24"/>
          <w:szCs w:val="24"/>
        </w:rPr>
        <w:t xml:space="preserve"> and oxygen from vertical profiles, following the approach of </w:t>
      </w:r>
      <w:r w:rsidR="0008366E">
        <w:rPr>
          <w:rFonts w:ascii="Times New Roman" w:hAnsi="Times New Roman" w:cs="Times New Roman"/>
          <w:sz w:val="24"/>
          <w:szCs w:val="24"/>
        </w:rPr>
        <w:t>Barret</w:t>
      </w:r>
      <w:ins w:id="154" w:author="Ruprecht, Joel" w:date="2024-12-04T13:22:00Z">
        <w:r w:rsidR="00991D28">
          <w:rPr>
            <w:rFonts w:ascii="Times New Roman" w:hAnsi="Times New Roman" w:cs="Times New Roman"/>
            <w:sz w:val="24"/>
            <w:szCs w:val="24"/>
          </w:rPr>
          <w:t>t</w:t>
        </w:r>
      </w:ins>
      <w:r w:rsidR="0008366E">
        <w:rPr>
          <w:rFonts w:ascii="Times New Roman" w:hAnsi="Times New Roman" w:cs="Times New Roman"/>
          <w:sz w:val="24"/>
          <w:szCs w:val="24"/>
        </w:rPr>
        <w:t xml:space="preserve"> et al. </w:t>
      </w:r>
      <w:r w:rsidR="00D53F0D">
        <w:rPr>
          <w:rFonts w:ascii="Times New Roman" w:hAnsi="Times New Roman" w:cs="Times New Roman"/>
          <w:sz w:val="24"/>
          <w:szCs w:val="24"/>
        </w:rPr>
        <w:t>(</w:t>
      </w:r>
      <w:r w:rsidR="0008366E">
        <w:rPr>
          <w:rFonts w:ascii="Times New Roman" w:hAnsi="Times New Roman" w:cs="Times New Roman"/>
          <w:sz w:val="24"/>
          <w:szCs w:val="24"/>
        </w:rPr>
        <w:t>2024</w:t>
      </w:r>
      <w:r w:rsidR="00D53F0D">
        <w:rPr>
          <w:rFonts w:ascii="Times New Roman" w:hAnsi="Times New Roman" w:cs="Times New Roman"/>
          <w:sz w:val="24"/>
          <w:szCs w:val="24"/>
        </w:rPr>
        <w:t>)</w:t>
      </w:r>
      <w:r w:rsidR="0008366E">
        <w:rPr>
          <w:rFonts w:ascii="Times New Roman" w:hAnsi="Times New Roman" w:cs="Times New Roman"/>
          <w:sz w:val="24"/>
          <w:szCs w:val="24"/>
        </w:rPr>
        <w:t xml:space="preserve">. </w:t>
      </w:r>
      <w:r w:rsidR="00C42A4C" w:rsidRPr="002703D6">
        <w:rPr>
          <w:rFonts w:ascii="Times New Roman" w:hAnsi="Times New Roman" w:cs="Times New Roman"/>
          <w:sz w:val="24"/>
          <w:szCs w:val="24"/>
        </w:rPr>
        <w:t>In the summer o</w:t>
      </w:r>
      <w:r w:rsidR="00C42A4C">
        <w:rPr>
          <w:rFonts w:ascii="Times New Roman" w:hAnsi="Times New Roman" w:cs="Times New Roman"/>
          <w:sz w:val="24"/>
          <w:szCs w:val="24"/>
        </w:rPr>
        <w:t>f 2022, we externally tagged 31-</w:t>
      </w:r>
      <w:r w:rsidR="00C42A4C" w:rsidRPr="002703D6">
        <w:rPr>
          <w:rFonts w:ascii="Times New Roman" w:hAnsi="Times New Roman" w:cs="Times New Roman"/>
          <w:sz w:val="24"/>
          <w:szCs w:val="24"/>
        </w:rPr>
        <w:t xml:space="preserve">cutthroat trout with waterproofed </w:t>
      </w:r>
      <w:proofErr w:type="spellStart"/>
      <w:r w:rsidR="00C42A4C" w:rsidRPr="002703D6">
        <w:rPr>
          <w:rFonts w:ascii="Times New Roman" w:hAnsi="Times New Roman" w:cs="Times New Roman"/>
          <w:sz w:val="24"/>
          <w:szCs w:val="24"/>
        </w:rPr>
        <w:t>Thermocron</w:t>
      </w:r>
      <w:proofErr w:type="spellEnd"/>
      <w:r w:rsidR="00C42A4C" w:rsidRPr="002703D6">
        <w:rPr>
          <w:rFonts w:ascii="Times New Roman" w:hAnsi="Times New Roman" w:cs="Times New Roman"/>
          <w:sz w:val="24"/>
          <w:szCs w:val="24"/>
        </w:rPr>
        <w:t xml:space="preserve"> high-resolution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(DS1922L-F5#, temperature accuracy ±</w:t>
      </w:r>
      <w:r w:rsidR="00C42A4C">
        <w:rPr>
          <w:rFonts w:ascii="Times New Roman" w:hAnsi="Times New Roman" w:cs="Times New Roman"/>
          <w:sz w:val="24"/>
          <w:szCs w:val="24"/>
        </w:rPr>
        <w:t xml:space="preserve"> </w:t>
      </w:r>
      <w:r w:rsidR="00C42A4C" w:rsidRPr="002703D6">
        <w:rPr>
          <w:rFonts w:ascii="Times New Roman" w:hAnsi="Times New Roman" w:cs="Times New Roman"/>
          <w:sz w:val="24"/>
          <w:szCs w:val="24"/>
        </w:rPr>
        <w:t xml:space="preserve">0.5°C).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were modified to reduce weight following methods outlined by </w:t>
      </w:r>
      <w:sdt>
        <w:sdtPr>
          <w:rPr>
            <w:rFonts w:ascii="Times New Roman" w:hAnsi="Times New Roman" w:cs="Times New Roman"/>
            <w:color w:val="000000"/>
            <w:sz w:val="24"/>
            <w:szCs w:val="24"/>
          </w:rPr>
          <w:tag w:val="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
          <w:id w:val="-623002131"/>
          <w:placeholder>
            <w:docPart w:val="DefaultPlaceholder_-1854013440"/>
          </w:placeholder>
        </w:sdtPr>
        <w:sdtContent>
          <w:r w:rsidR="00223C12" w:rsidRPr="00223C12">
            <w:rPr>
              <w:rFonts w:ascii="Times New Roman" w:hAnsi="Times New Roman" w:cs="Times New Roman"/>
              <w:color w:val="000000"/>
              <w:sz w:val="24"/>
              <w:szCs w:val="24"/>
            </w:rPr>
            <w:t>Lovegrove (2009)</w:t>
          </w:r>
        </w:sdtContent>
      </w:sdt>
      <w:r w:rsidR="00C42A4C">
        <w:rPr>
          <w:rFonts w:ascii="Times New Roman" w:hAnsi="Times New Roman" w:cs="Times New Roman"/>
          <w:sz w:val="24"/>
          <w:szCs w:val="24"/>
        </w:rPr>
        <w:t xml:space="preserve"> and </w:t>
      </w:r>
      <w:r w:rsidR="00C42A4C"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was mounted to a dark green 2.5cm Peterson disc using marine grade epoxy (JB </w:t>
      </w:r>
      <w:proofErr w:type="spellStart"/>
      <w:r w:rsidR="00C42A4C" w:rsidRPr="002703D6">
        <w:rPr>
          <w:rFonts w:ascii="Times New Roman" w:hAnsi="Times New Roman" w:cs="Times New Roman"/>
          <w:sz w:val="24"/>
          <w:szCs w:val="24"/>
        </w:rPr>
        <w:t>MarineWeld</w:t>
      </w:r>
      <w:proofErr w:type="spellEnd"/>
      <w:r w:rsidR="00C42A4C" w:rsidRPr="002703D6">
        <w:rPr>
          <w:rFonts w:ascii="Times New Roman" w:hAnsi="Times New Roman" w:cs="Times New Roman"/>
          <w:sz w:val="24"/>
          <w:szCs w:val="24"/>
        </w:rPr>
        <w:t xml:space="preserve">™ syringe </w:t>
      </w:r>
      <w:r w:rsidR="002E3FA7" w:rsidRPr="002703D6">
        <w:rPr>
          <w:rFonts w:ascii="Times New Roman" w:hAnsi="Times New Roman" w:cs="Times New Roman"/>
          <w:sz w:val="24"/>
          <w:szCs w:val="24"/>
        </w:rPr>
        <w:t>two-part</w:t>
      </w:r>
      <w:r w:rsidR="00C42A4C" w:rsidRPr="002703D6">
        <w:rPr>
          <w:rFonts w:ascii="Times New Roman" w:hAnsi="Times New Roman" w:cs="Times New Roman"/>
          <w:sz w:val="24"/>
          <w:szCs w:val="24"/>
        </w:rPr>
        <w:t xml:space="preserve"> adhesive). The Peterson discs had two small gauge holes drilled 3mm apart and 3mm in from t</w:t>
      </w:r>
      <w:r w:rsidR="00C42A4C">
        <w:rPr>
          <w:rFonts w:ascii="Times New Roman" w:hAnsi="Times New Roman" w:cs="Times New Roman"/>
          <w:sz w:val="24"/>
          <w:szCs w:val="24"/>
        </w:rPr>
        <w:t>he disk’s outer margin</w:t>
      </w:r>
      <w:r w:rsidR="00C42A4C" w:rsidRPr="002703D6">
        <w:rPr>
          <w:rFonts w:ascii="Times New Roman" w:hAnsi="Times New Roman" w:cs="Times New Roman"/>
          <w:sz w:val="24"/>
          <w:szCs w:val="24"/>
        </w:rPr>
        <w:t xml:space="preserve">, which were used to suture the mounted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to each fish through the</w:t>
      </w:r>
      <w:r w:rsidR="00C42A4C">
        <w:rPr>
          <w:rFonts w:ascii="Times New Roman" w:hAnsi="Times New Roman" w:cs="Times New Roman"/>
          <w:sz w:val="24"/>
          <w:szCs w:val="24"/>
        </w:rPr>
        <w:t>ir anterior dorsal musculature</w:t>
      </w:r>
      <w:r w:rsidR="00C42A4C" w:rsidRPr="002703D6">
        <w:rPr>
          <w:rFonts w:ascii="Times New Roman" w:hAnsi="Times New Roman" w:cs="Times New Roman"/>
          <w:sz w:val="24"/>
          <w:szCs w:val="24"/>
        </w:rPr>
        <w:t>. Tag weights spanned from 3.4g to 5.3g (4.1g ± 0.4, mean ± SD) and did not exceed 3.8% of fish body mass</w:t>
      </w:r>
      <w:r w:rsidR="00C42A4C">
        <w:rPr>
          <w:rFonts w:ascii="Times New Roman" w:hAnsi="Times New Roman" w:cs="Times New Roman"/>
          <w:sz w:val="24"/>
          <w:szCs w:val="24"/>
        </w:rPr>
        <w:t xml:space="preserve"> (</w:t>
      </w:r>
      <w:r w:rsidR="005B7213">
        <w:rPr>
          <w:rFonts w:ascii="Times New Roman" w:hAnsi="Times New Roman" w:cs="Times New Roman"/>
          <w:sz w:val="24"/>
          <w:szCs w:val="24"/>
        </w:rPr>
        <w:t>empirical studies have shown tag burdens ≤6.7% do not negatively impact fish; Brown et al. 2010).</w:t>
      </w:r>
    </w:p>
    <w:p w14:paraId="5F82990D" w14:textId="26192C0E"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net pen</w:t>
      </w:r>
      <w:r w:rsidR="00FB2F47">
        <w:rPr>
          <w:rFonts w:ascii="Times New Roman" w:hAnsi="Times New Roman" w:cs="Times New Roman"/>
          <w:sz w:val="24"/>
          <w:szCs w:val="24"/>
        </w:rPr>
        <w:t xml:space="preserve"> enclosures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xml:space="preserve">) formed into a 1.68m diameter cylinder that extended the full </w:t>
      </w:r>
      <w:commentRangeStart w:id="155"/>
      <w:r w:rsidRPr="002703D6">
        <w:rPr>
          <w:rFonts w:ascii="Times New Roman" w:hAnsi="Times New Roman" w:cs="Times New Roman"/>
          <w:sz w:val="24"/>
          <w:szCs w:val="24"/>
        </w:rPr>
        <w:t>length</w:t>
      </w:r>
      <w:commentRangeEnd w:id="155"/>
      <w:r w:rsidR="00746DE9">
        <w:rPr>
          <w:rStyle w:val="CommentReference"/>
        </w:rPr>
        <w:commentReference w:id="155"/>
      </w:r>
      <w:r w:rsidRPr="002703D6">
        <w:rPr>
          <w:rFonts w:ascii="Times New Roman" w:hAnsi="Times New Roman" w:cs="Times New Roman"/>
          <w:sz w:val="24"/>
          <w:szCs w:val="24"/>
        </w:rPr>
        <w:t xml:space="preserve"> of the water column</w:t>
      </w:r>
      <w:r w:rsidR="00FB2F47">
        <w:rPr>
          <w:rFonts w:ascii="Times New Roman" w:hAnsi="Times New Roman" w:cs="Times New Roman"/>
          <w:sz w:val="24"/>
          <w:szCs w:val="24"/>
        </w:rPr>
        <w:t xml:space="preserve"> (~1.8-2.5 m)</w:t>
      </w:r>
      <w:r w:rsidRPr="002703D6">
        <w:rPr>
          <w:rFonts w:ascii="Times New Roman" w:hAnsi="Times New Roman" w:cs="Times New Roman"/>
          <w:sz w:val="24"/>
          <w:szCs w:val="24"/>
        </w:rPr>
        <w:t xml:space="preserve">. The bottom of the pen was weighted to the benthos and sewn closed with a panel of mesh. The surface of the pen extended ~0.45m above the water’s surface and was also capped with mesh. Floats were </w:t>
      </w:r>
      <w:r w:rsidRPr="002703D6">
        <w:rPr>
          <w:rFonts w:ascii="Times New Roman" w:hAnsi="Times New Roman" w:cs="Times New Roman"/>
          <w:sz w:val="24"/>
          <w:szCs w:val="24"/>
        </w:rPr>
        <w:lastRenderedPageBreak/>
        <w:t>attached around the upper margins of the pen. This design allowed for a semi-rigid and secured cylindrical pen that extended the full depth of the water column.</w:t>
      </w:r>
    </w:p>
    <w:p w14:paraId="30366B9A" w14:textId="491D1C5C"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FB2F47">
        <w:rPr>
          <w:rFonts w:ascii="Times New Roman" w:hAnsi="Times New Roman" w:cs="Times New Roman"/>
          <w:sz w:val="24"/>
          <w:szCs w:val="24"/>
        </w:rPr>
        <w:t>placed</w:t>
      </w:r>
      <w:r>
        <w:rPr>
          <w:rFonts w:ascii="Times New Roman" w:hAnsi="Times New Roman" w:cs="Times New Roman"/>
          <w:sz w:val="24"/>
          <w:szCs w:val="24"/>
        </w:rPr>
        <w:t xml:space="preserve"> 11</w:t>
      </w:r>
      <w:r w:rsidR="00FB2F47">
        <w:rPr>
          <w:rFonts w:ascii="Times New Roman" w:hAnsi="Times New Roman" w:cs="Times New Roman"/>
          <w:sz w:val="24"/>
          <w:szCs w:val="24"/>
        </w:rPr>
        <w:t xml:space="preserve"> tagged fish</w:t>
      </w:r>
      <w:r w:rsidRPr="002703D6">
        <w:rPr>
          <w:rFonts w:ascii="Times New Roman" w:hAnsi="Times New Roman" w:cs="Times New Roman"/>
          <w:sz w:val="24"/>
          <w:szCs w:val="24"/>
        </w:rPr>
        <w:t xml:space="preserve"> </w:t>
      </w:r>
      <w:commentRangeStart w:id="156"/>
      <w:r w:rsidRPr="002703D6">
        <w:rPr>
          <w:rFonts w:ascii="Times New Roman" w:hAnsi="Times New Roman" w:cs="Times New Roman"/>
          <w:sz w:val="24"/>
          <w:szCs w:val="24"/>
        </w:rPr>
        <w:t>in Norwood alcove</w:t>
      </w:r>
      <w:commentRangeEnd w:id="156"/>
      <w:r w:rsidR="005004E5">
        <w:rPr>
          <w:rStyle w:val="CommentReference"/>
        </w:rPr>
        <w:commentReference w:id="156"/>
      </w:r>
      <w:r w:rsidRPr="002703D6">
        <w:rPr>
          <w:rFonts w:ascii="Times New Roman" w:hAnsi="Times New Roman" w:cs="Times New Roman"/>
          <w:sz w:val="24"/>
          <w:szCs w:val="24"/>
        </w:rPr>
        <w:t xml:space="preserve">, and 20 in Blue Ruin. </w:t>
      </w:r>
      <w:commentRangeStart w:id="157"/>
      <w:r w:rsidRPr="002703D6">
        <w:rPr>
          <w:rFonts w:ascii="Times New Roman" w:hAnsi="Times New Roman" w:cs="Times New Roman"/>
          <w:sz w:val="24"/>
          <w:szCs w:val="24"/>
        </w:rPr>
        <w:t xml:space="preserve">Cutthroat were captured via electrofishing on July 22 and 23, 2021. Anesthetization, handling, and recovery procedures followed </w:t>
      </w:r>
      <w:sdt>
        <w:sdtPr>
          <w:rPr>
            <w:rFonts w:ascii="Times New Roman" w:hAnsi="Times New Roman" w:cs="Times New Roman"/>
            <w:color w:val="000000"/>
            <w:sz w:val="24"/>
            <w:szCs w:val="24"/>
          </w:rPr>
          <w:tag w:val="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
          <w:id w:val="-701085209"/>
          <w:placeholder>
            <w:docPart w:val="DefaultPlaceholder_-1854013440"/>
          </w:placeholder>
        </w:sdtPr>
        <w:sdtContent>
          <w:r w:rsidR="00223C12" w:rsidRPr="00223C12">
            <w:rPr>
              <w:rFonts w:ascii="Times New Roman" w:hAnsi="Times New Roman" w:cs="Times New Roman"/>
              <w:color w:val="000000"/>
              <w:sz w:val="24"/>
              <w:szCs w:val="24"/>
            </w:rPr>
            <w:t>Liedtke et al. (2012)</w:t>
          </w:r>
        </w:sdtContent>
      </w:sdt>
      <w:r w:rsidRPr="002703D6">
        <w:rPr>
          <w:rFonts w:ascii="Times New Roman" w:hAnsi="Times New Roman" w:cs="Times New Roman"/>
          <w:sz w:val="24"/>
          <w:szCs w:val="24"/>
        </w:rPr>
        <w:t>.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mm needle. After fish were recovered fully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w:t>
      </w:r>
      <w:commentRangeEnd w:id="157"/>
      <w:r w:rsidR="008566CE">
        <w:rPr>
          <w:rStyle w:val="CommentReference"/>
        </w:rPr>
        <w:commentReference w:id="157"/>
      </w:r>
      <w:r w:rsidRPr="002703D6">
        <w:rPr>
          <w:rFonts w:ascii="Times New Roman" w:hAnsi="Times New Roman" w:cs="Times New Roman"/>
          <w:sz w:val="24"/>
          <w:szCs w:val="24"/>
        </w:rPr>
        <w:t xml:space="preserve">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Salmo salar</w:t>
      </w:r>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sdt>
        <w:sdtPr>
          <w:rPr>
            <w:rFonts w:ascii="Times New Roman" w:hAnsi="Times New Roman" w:cs="Times New Roman"/>
            <w:color w:val="000000"/>
            <w:sz w:val="24"/>
            <w:szCs w:val="24"/>
          </w:rPr>
          <w:tag w:val="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
          <w:id w:val="-561025421"/>
          <w:placeholder>
            <w:docPart w:val="DefaultPlaceholder_-1854013440"/>
          </w:placeholder>
        </w:sdtPr>
        <w:sdtContent>
          <w:r w:rsidR="00223C12" w:rsidRPr="00223C12">
            <w:rPr>
              <w:rFonts w:ascii="Times New Roman" w:hAnsi="Times New Roman" w:cs="Times New Roman"/>
              <w:color w:val="000000"/>
              <w:sz w:val="24"/>
              <w:szCs w:val="24"/>
            </w:rPr>
            <w:t>(Turnbull et al., 2008)</w:t>
          </w:r>
        </w:sdtContent>
      </w:sdt>
      <w:r w:rsidRPr="002703D6">
        <w:rPr>
          <w:rFonts w:ascii="Times New Roman" w:hAnsi="Times New Roman" w:cs="Times New Roman"/>
          <w:sz w:val="24"/>
          <w:szCs w:val="24"/>
        </w:rPr>
        <w:t>.</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w:t>
      </w:r>
      <w:proofErr w:type="spellStart"/>
      <w:r w:rsidR="00A24D79">
        <w:rPr>
          <w:rFonts w:ascii="Times New Roman" w:hAnsi="Times New Roman" w:cs="Times New Roman"/>
          <w:sz w:val="24"/>
          <w:szCs w:val="24"/>
        </w:rPr>
        <w:t>iButtons</w:t>
      </w:r>
      <w:proofErr w:type="spellEnd"/>
      <w:r w:rsidR="00A24D79">
        <w:rPr>
          <w:rFonts w:ascii="Times New Roman" w:hAnsi="Times New Roman" w:cs="Times New Roman"/>
          <w:sz w:val="24"/>
          <w:szCs w:val="24"/>
        </w:rPr>
        <w:t xml:space="preserve"> recovered from Blue Ruin were corrupted. </w:t>
      </w:r>
    </w:p>
    <w:p w14:paraId="7C32FE84" w14:textId="21D00394"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ins w:id="158" w:author="Ebersole, Joe" w:date="2024-12-13T11:18:00Z">
        <w:r w:rsidR="0032400A">
          <w:rPr>
            <w:rFonts w:ascii="Times New Roman" w:hAnsi="Times New Roman" w:cs="Times New Roman"/>
            <w:sz w:val="24"/>
            <w:szCs w:val="24"/>
          </w:rPr>
          <w:t xml:space="preserve">and within 1-meter </w:t>
        </w:r>
      </w:ins>
      <w:r>
        <w:rPr>
          <w:rFonts w:ascii="Times New Roman" w:hAnsi="Times New Roman" w:cs="Times New Roman"/>
          <w:sz w:val="24"/>
          <w:szCs w:val="24"/>
        </w:rPr>
        <w:t>of the net pen</w:t>
      </w:r>
      <w:del w:id="159" w:author="Ebersole, Joe" w:date="2024-12-13T11:18:00Z">
        <w:r w:rsidDel="0032400A">
          <w:rPr>
            <w:rFonts w:ascii="Times New Roman" w:hAnsi="Times New Roman" w:cs="Times New Roman"/>
            <w:sz w:val="24"/>
            <w:szCs w:val="24"/>
          </w:rPr>
          <w:delText>, within 1-meter</w:delText>
        </w:r>
      </w:del>
      <w:r>
        <w:rPr>
          <w:rFonts w:ascii="Times New Roman" w:hAnsi="Times New Roman" w:cs="Times New Roman"/>
          <w:sz w:val="24"/>
          <w:szCs w:val="24"/>
        </w:rPr>
        <w:t>.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w:t>
      </w:r>
      <w:r w:rsidRPr="002703D6">
        <w:rPr>
          <w:rFonts w:ascii="Times New Roman" w:hAnsi="Times New Roman" w:cs="Times New Roman"/>
          <w:sz w:val="24"/>
          <w:szCs w:val="24"/>
        </w:rPr>
        <w:lastRenderedPageBreak/>
        <w:t>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435AC7E3"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commentRangeStart w:id="160"/>
      <w:r>
        <w:rPr>
          <w:rFonts w:ascii="Times New Roman" w:hAnsi="Times New Roman" w:cs="Times New Roman"/>
          <w:sz w:val="24"/>
          <w:szCs w:val="24"/>
        </w:rPr>
        <w:t xml:space="preserve">pooled all array data </w:t>
      </w:r>
      <w:commentRangeEnd w:id="160"/>
      <w:r w:rsidR="00D63965">
        <w:rPr>
          <w:rStyle w:val="CommentReference"/>
        </w:rPr>
        <w:commentReference w:id="160"/>
      </w:r>
      <w:r>
        <w:rPr>
          <w:rFonts w:ascii="Times New Roman" w:hAnsi="Times New Roman" w:cs="Times New Roman"/>
          <w:sz w:val="24"/>
          <w:szCs w:val="24"/>
        </w:rPr>
        <w:t xml:space="preserve">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commentRangeStart w:id="161"/>
      <w:commentRangeStart w:id="162"/>
      <w:commentRangeStart w:id="163"/>
      <w:r w:rsidRPr="00D66F3D">
        <w:rPr>
          <w:rFonts w:ascii="Times New Roman" w:hAnsi="Times New Roman" w:cs="Times New Roman"/>
          <w:sz w:val="24"/>
          <w:szCs w:val="24"/>
        </w:rPr>
        <w:t xml:space="preserve">To characterize </w:t>
      </w:r>
      <w:commentRangeStart w:id="164"/>
      <w:r w:rsidRPr="00D66F3D">
        <w:rPr>
          <w:rFonts w:ascii="Times New Roman" w:hAnsi="Times New Roman" w:cs="Times New Roman"/>
          <w:sz w:val="24"/>
          <w:szCs w:val="24"/>
        </w:rPr>
        <w:t xml:space="preserve">trade-offs </w:t>
      </w:r>
      <w:commentRangeEnd w:id="164"/>
      <w:r w:rsidR="009D14BD">
        <w:rPr>
          <w:rStyle w:val="CommentReference"/>
        </w:rPr>
        <w:commentReference w:id="164"/>
      </w:r>
      <w:r w:rsidRPr="00D66F3D">
        <w:rPr>
          <w:rFonts w:ascii="Times New Roman" w:hAnsi="Times New Roman" w:cs="Times New Roman"/>
          <w:sz w:val="24"/>
          <w:szCs w:val="24"/>
        </w:rPr>
        <w:t xml:space="preserve">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Barrett et al. </w:t>
      </w:r>
      <w:r w:rsidR="007A752C">
        <w:rPr>
          <w:rFonts w:ascii="Times New Roman" w:hAnsi="Times New Roman" w:cs="Times New Roman"/>
          <w:sz w:val="24"/>
          <w:szCs w:val="24"/>
        </w:rPr>
        <w:t>(</w:t>
      </w:r>
      <w:r w:rsidR="00FB2F47">
        <w:rPr>
          <w:rFonts w:ascii="Times New Roman" w:hAnsi="Times New Roman" w:cs="Times New Roman"/>
          <w:sz w:val="24"/>
          <w:szCs w:val="24"/>
        </w:rPr>
        <w:t>2024</w:t>
      </w:r>
      <w:r w:rsidR="007A752C">
        <w:rPr>
          <w:rFonts w:ascii="Times New Roman" w:hAnsi="Times New Roman" w:cs="Times New Roman"/>
          <w:sz w:val="24"/>
          <w:szCs w:val="24"/>
        </w:rPr>
        <w:t>)</w:t>
      </w:r>
      <w:r w:rsidRPr="00D66F3D">
        <w:rPr>
          <w:rFonts w:ascii="Times New Roman" w:hAnsi="Times New Roman" w:cs="Times New Roman"/>
          <w:sz w:val="24"/>
          <w:szCs w:val="24"/>
        </w:rPr>
        <w:t>.</w:t>
      </w:r>
      <w:commentRangeEnd w:id="161"/>
      <w:r w:rsidR="00B35BBE">
        <w:rPr>
          <w:rStyle w:val="CommentReference"/>
        </w:rPr>
        <w:commentReference w:id="161"/>
      </w:r>
      <w:commentRangeEnd w:id="162"/>
      <w:r w:rsidR="0032455D">
        <w:rPr>
          <w:rStyle w:val="CommentReference"/>
        </w:rPr>
        <w:commentReference w:id="162"/>
      </w:r>
      <w:commentRangeEnd w:id="163"/>
      <w:r w:rsidR="00E259FD">
        <w:rPr>
          <w:rStyle w:val="CommentReference"/>
        </w:rPr>
        <w:commentReference w:id="163"/>
      </w:r>
      <w:r w:rsidRPr="00D66F3D">
        <w:rPr>
          <w:rFonts w:ascii="Times New Roman" w:hAnsi="Times New Roman" w:cs="Times New Roman"/>
          <w:sz w:val="24"/>
          <w:szCs w:val="24"/>
        </w:rPr>
        <w:t xml:space="preserve"> To account for </w:t>
      </w:r>
      <w:commentRangeStart w:id="165"/>
      <w:r w:rsidRPr="00D66F3D">
        <w:rPr>
          <w:rFonts w:ascii="Times New Roman" w:hAnsi="Times New Roman" w:cs="Times New Roman"/>
          <w:sz w:val="24"/>
          <w:szCs w:val="24"/>
        </w:rPr>
        <w:t>ra</w:t>
      </w:r>
      <w:r>
        <w:rPr>
          <w:rFonts w:ascii="Times New Roman" w:hAnsi="Times New Roman" w:cs="Times New Roman"/>
          <w:sz w:val="24"/>
          <w:szCs w:val="24"/>
        </w:rPr>
        <w:t xml:space="preserve">ndom variation </w:t>
      </w:r>
      <w:commentRangeEnd w:id="165"/>
      <w:r w:rsidR="00B35BBE">
        <w:rPr>
          <w:rStyle w:val="CommentReference"/>
        </w:rPr>
        <w:commentReference w:id="165"/>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ins w:id="166" w:author="Ruprecht, Joel" w:date="2024-12-04T15:32:00Z">
        <w:r w:rsidR="002B27EB">
          <w:rPr>
            <w:rFonts w:ascii="Times New Roman" w:hAnsi="Times New Roman" w:cs="Times New Roman"/>
            <w:sz w:val="24"/>
            <w:szCs w:val="24"/>
          </w:rPr>
          <w:t xml:space="preserve">in R </w:t>
        </w:r>
      </w:ins>
      <w:r w:rsidRPr="00D66F3D">
        <w:rPr>
          <w:rFonts w:ascii="Times New Roman" w:hAnsi="Times New Roman" w:cs="Times New Roman"/>
          <w:sz w:val="24"/>
          <w:szCs w:val="24"/>
        </w:rPr>
        <w:t>(Bates et al. 2014).</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7931DCF1"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del w:id="167" w:author="Levi, Taal" w:date="2024-10-24T10:31:00Z">
        <w:r w:rsidDel="00B35BBE">
          <w:rPr>
            <w:rFonts w:ascii="Times New Roman" w:hAnsi="Times New Roman" w:cs="Times New Roman"/>
            <w:sz w:val="24"/>
            <w:szCs w:val="24"/>
          </w:rPr>
          <w:delText xml:space="preserve">Here, </w:delText>
        </w:r>
        <w:r w:rsidR="007A2E0B" w:rsidDel="00B35BBE">
          <w:rPr>
            <w:rFonts w:ascii="Times New Roman" w:hAnsi="Times New Roman" w:cs="Times New Roman"/>
            <w:sz w:val="24"/>
            <w:szCs w:val="24"/>
          </w:rPr>
          <w:delText>we again</w:delText>
        </w:r>
      </w:del>
      <w:ins w:id="168" w:author="Levi, Taal" w:date="2024-10-24T10:31:00Z">
        <w:r w:rsidR="00B35BBE">
          <w:rPr>
            <w:rFonts w:ascii="Times New Roman" w:hAnsi="Times New Roman" w:cs="Times New Roman"/>
            <w:sz w:val="24"/>
            <w:szCs w:val="24"/>
          </w:rPr>
          <w:t>We</w:t>
        </w:r>
      </w:ins>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w:t>
      </w:r>
      <w:del w:id="169" w:author="Levi, Taal" w:date="2024-10-24T10:31:00Z">
        <w:r w:rsidDel="00B35BBE">
          <w:rPr>
            <w:rFonts w:ascii="Times New Roman" w:hAnsi="Times New Roman" w:cs="Times New Roman"/>
            <w:sz w:val="24"/>
            <w:szCs w:val="24"/>
          </w:rPr>
          <w:delText xml:space="preserve">more </w:delText>
        </w:r>
      </w:del>
      <w:r>
        <w:rPr>
          <w:rFonts w:ascii="Times New Roman" w:hAnsi="Times New Roman" w:cs="Times New Roman"/>
          <w:sz w:val="24"/>
          <w:szCs w:val="24"/>
        </w:rPr>
        <w:t xml:space="preserve">continuous estimation of temperature and DO (0.2m increments) for both net pen associated </w:t>
      </w:r>
      <w:commentRangeStart w:id="170"/>
      <w:r>
        <w:rPr>
          <w:rFonts w:ascii="Times New Roman" w:hAnsi="Times New Roman" w:cs="Times New Roman"/>
          <w:sz w:val="24"/>
          <w:szCs w:val="24"/>
        </w:rPr>
        <w:t>arrays</w:t>
      </w:r>
      <w:commentRangeEnd w:id="170"/>
      <w:r w:rsidR="00F437D7">
        <w:rPr>
          <w:rStyle w:val="CommentReference"/>
        </w:rPr>
        <w:commentReference w:id="170"/>
      </w:r>
      <w:r>
        <w:rPr>
          <w:rFonts w:ascii="Times New Roman" w:hAnsi="Times New Roman" w:cs="Times New Roman"/>
          <w:sz w:val="24"/>
          <w:szCs w:val="24"/>
        </w:rPr>
        <w:t xml:space="preserve">.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w:t>
      </w:r>
      <w:r w:rsidRPr="006A576C">
        <w:rPr>
          <w:rFonts w:ascii="Times New Roman" w:hAnsi="Times New Roman" w:cs="Times New Roman"/>
          <w:sz w:val="24"/>
          <w:szCs w:val="24"/>
        </w:rPr>
        <w:lastRenderedPageBreak/>
        <w:t>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00387593" w:rsidRPr="00750AF8">
        <w:rPr>
          <w:rFonts w:ascii="Times New Roman" w:hAnsi="Times New Roman" w:cs="Times New Roman"/>
          <w:iCs/>
          <w:sz w:val="24"/>
          <w:szCs w:val="24"/>
        </w:rPr>
        <w:t>2024</w:t>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del w:id="171" w:author="Levi, Taal" w:date="2024-10-24T10:32:00Z">
        <w:r w:rsidDel="00B35BBE">
          <w:rPr>
            <w:rFonts w:ascii="Times New Roman" w:eastAsiaTheme="minorEastAsia" w:hAnsi="Times New Roman" w:cs="Times New Roman"/>
            <w:sz w:val="24"/>
            <w:szCs w:val="24"/>
          </w:rPr>
          <w:delText xml:space="preserve">equation </w:delText>
        </w:r>
      </w:del>
      <w:ins w:id="172" w:author="Levi, Taal" w:date="2024-10-24T10:32:00Z">
        <w:r w:rsidR="00B35BBE">
          <w:rPr>
            <w:rFonts w:ascii="Times New Roman" w:eastAsiaTheme="minorEastAsia" w:hAnsi="Times New Roman" w:cs="Times New Roman"/>
            <w:sz w:val="24"/>
            <w:szCs w:val="24"/>
          </w:rPr>
          <w:t xml:space="preserve">approach </w:t>
        </w:r>
      </w:ins>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w:t>
      </w:r>
      <w:ins w:id="173" w:author="Ebersole, Joe" w:date="2024-12-13T11:29:00Z">
        <w:r w:rsidR="003219D3">
          <w:rPr>
            <w:rFonts w:ascii="Times New Roman" w:eastAsiaTheme="minorEastAsia" w:hAnsi="Times New Roman" w:cs="Times New Roman"/>
            <w:sz w:val="24"/>
            <w:szCs w:val="24"/>
          </w:rPr>
          <w:t>&gt;</w:t>
        </w:r>
      </w:ins>
      <w:commentRangeStart w:id="174"/>
      <w:r w:rsidR="00D059F0" w:rsidRPr="00CD437D">
        <w:rPr>
          <w:rFonts w:ascii="Times New Roman" w:eastAsiaTheme="minorEastAsia" w:hAnsi="Times New Roman" w:cs="Times New Roman"/>
          <w:sz w:val="24"/>
          <w:szCs w:val="24"/>
        </w:rPr>
        <w:t xml:space="preserve">5-days post fish capture </w:t>
      </w:r>
      <w:commentRangeEnd w:id="174"/>
      <w:r w:rsidR="00EB57CB">
        <w:rPr>
          <w:rStyle w:val="CommentReference"/>
        </w:rPr>
        <w:commentReference w:id="174"/>
      </w:r>
      <w:r w:rsidR="00D059F0" w:rsidRPr="00CD437D">
        <w:rPr>
          <w:rFonts w:ascii="Times New Roman" w:eastAsiaTheme="minorEastAsia" w:hAnsi="Times New Roman" w:cs="Times New Roman"/>
          <w:sz w:val="24"/>
          <w:szCs w:val="24"/>
        </w:rPr>
        <w:t xml:space="preserve">to ensure cortisol levels and swimming behavior had returned to normal </w:t>
      </w:r>
      <w:sdt>
        <w:sdtPr>
          <w:rPr>
            <w:rFonts w:ascii="Times New Roman" w:eastAsiaTheme="minorEastAsia" w:hAnsi="Times New Roman" w:cs="Times New Roman"/>
            <w:color w:val="000000"/>
            <w:sz w:val="24"/>
            <w:szCs w:val="24"/>
          </w:rPr>
          <w:tag w:val="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
          <w:id w:val="2057118107"/>
          <w:placeholder>
            <w:docPart w:val="DefaultPlaceholder_-1854013440"/>
          </w:placeholder>
        </w:sdtPr>
        <w:sdtContent>
          <w:r w:rsidR="00223C12" w:rsidRPr="00223C12">
            <w:rPr>
              <w:rFonts w:ascii="Times New Roman" w:eastAsiaTheme="minorEastAsia" w:hAnsi="Times New Roman" w:cs="Times New Roman"/>
              <w:color w:val="000000"/>
              <w:sz w:val="24"/>
              <w:szCs w:val="24"/>
            </w:rPr>
            <w:t>(Jepsen et al., 2005)</w:t>
          </w:r>
        </w:sdtContent>
      </w:sdt>
      <w:r w:rsidR="00D059F0" w:rsidRPr="00CD437D">
        <w:rPr>
          <w:rFonts w:ascii="Times New Roman" w:eastAsiaTheme="minorEastAsia" w:hAnsi="Times New Roman" w:cs="Times New Roman"/>
          <w:sz w:val="24"/>
          <w:szCs w:val="24"/>
        </w:rPr>
        <w:t xml:space="preserve">.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120BCDCD" w:rsidR="00C42A4C" w:rsidRDefault="00062E1D" w:rsidP="00F56768">
      <w:pPr>
        <w:spacing w:line="480" w:lineRule="auto"/>
        <w:ind w:firstLine="720"/>
        <w:rPr>
          <w:rFonts w:ascii="Times New Roman" w:hAnsi="Times New Roman" w:cs="Times New Roman"/>
          <w:sz w:val="24"/>
          <w:szCs w:val="24"/>
        </w:rPr>
      </w:pPr>
      <w:ins w:id="175" w:author="Ruprecht, Joel" w:date="2024-12-10T16:09:00Z">
        <w:r>
          <w:rPr>
            <w:rFonts w:ascii="Times New Roman" w:hAnsi="Times New Roman" w:cs="Times New Roman"/>
            <w:sz w:val="24"/>
            <w:szCs w:val="24"/>
          </w:rPr>
          <w:t>T</w:t>
        </w:r>
      </w:ins>
      <w:ins w:id="176" w:author="Ruprecht, Joel" w:date="2024-12-10T16:17:00Z">
        <w:r w:rsidR="00F50482">
          <w:rPr>
            <w:rFonts w:ascii="Times New Roman" w:hAnsi="Times New Roman" w:cs="Times New Roman"/>
            <w:sz w:val="24"/>
            <w:szCs w:val="24"/>
          </w:rPr>
          <w:t xml:space="preserve">he cyclic </w:t>
        </w:r>
      </w:ins>
      <w:ins w:id="177" w:author="Ruprecht, Joel" w:date="2024-12-11T11:50:00Z">
        <w:r w:rsidR="00F4773D">
          <w:rPr>
            <w:rFonts w:ascii="Times New Roman" w:hAnsi="Times New Roman" w:cs="Times New Roman"/>
            <w:sz w:val="24"/>
            <w:szCs w:val="24"/>
          </w:rPr>
          <w:t xml:space="preserve">and covarying </w:t>
        </w:r>
      </w:ins>
      <w:ins w:id="178" w:author="Ruprecht, Joel" w:date="2024-12-10T16:17:00Z">
        <w:r w:rsidR="00F50482">
          <w:rPr>
            <w:rFonts w:ascii="Times New Roman" w:hAnsi="Times New Roman" w:cs="Times New Roman"/>
            <w:sz w:val="24"/>
            <w:szCs w:val="24"/>
          </w:rPr>
          <w:t>nature of t</w:t>
        </w:r>
      </w:ins>
      <w:ins w:id="179" w:author="Ruprecht, Joel" w:date="2024-12-10T16:09:00Z">
        <w:r>
          <w:rPr>
            <w:rFonts w:ascii="Times New Roman" w:hAnsi="Times New Roman" w:cs="Times New Roman"/>
            <w:sz w:val="24"/>
            <w:szCs w:val="24"/>
          </w:rPr>
          <w:t xml:space="preserve">emperature and DO levels </w:t>
        </w:r>
      </w:ins>
      <w:ins w:id="180" w:author="Ruprecht, Joel" w:date="2024-12-10T16:17:00Z">
        <w:r w:rsidR="00F50482">
          <w:rPr>
            <w:rFonts w:ascii="Times New Roman" w:hAnsi="Times New Roman" w:cs="Times New Roman"/>
            <w:sz w:val="24"/>
            <w:szCs w:val="24"/>
          </w:rPr>
          <w:t xml:space="preserve">within a </w:t>
        </w:r>
      </w:ins>
      <w:ins w:id="181" w:author="Ruprecht, Joel" w:date="2024-12-10T16:20:00Z">
        <w:r w:rsidR="00F50482">
          <w:rPr>
            <w:rFonts w:ascii="Times New Roman" w:hAnsi="Times New Roman" w:cs="Times New Roman"/>
            <w:sz w:val="24"/>
            <w:szCs w:val="24"/>
          </w:rPr>
          <w:t>24-hour period</w:t>
        </w:r>
      </w:ins>
      <w:ins w:id="182" w:author="Ruprecht, Joel" w:date="2024-12-10T16:10:00Z">
        <w:r>
          <w:rPr>
            <w:rFonts w:ascii="Times New Roman" w:hAnsi="Times New Roman" w:cs="Times New Roman"/>
            <w:sz w:val="24"/>
            <w:szCs w:val="24"/>
          </w:rPr>
          <w:t xml:space="preserve"> </w:t>
        </w:r>
      </w:ins>
      <w:ins w:id="183" w:author="Ruprecht, Joel" w:date="2024-12-10T16:17:00Z">
        <w:r w:rsidR="00F50482">
          <w:rPr>
            <w:rFonts w:ascii="Times New Roman" w:hAnsi="Times New Roman" w:cs="Times New Roman"/>
            <w:sz w:val="24"/>
            <w:szCs w:val="24"/>
          </w:rPr>
          <w:t>means that</w:t>
        </w:r>
      </w:ins>
      <w:ins w:id="184" w:author="Ruprecht, Joel" w:date="2024-12-10T16:10:00Z">
        <w:r>
          <w:rPr>
            <w:rFonts w:ascii="Times New Roman" w:hAnsi="Times New Roman" w:cs="Times New Roman"/>
            <w:sz w:val="24"/>
            <w:szCs w:val="24"/>
          </w:rPr>
          <w:t xml:space="preserve"> </w:t>
        </w:r>
      </w:ins>
      <w:ins w:id="185" w:author="Ruprecht, Joel" w:date="2024-12-10T16:13:00Z">
        <w:r>
          <w:rPr>
            <w:rFonts w:ascii="Times New Roman" w:hAnsi="Times New Roman" w:cs="Times New Roman"/>
            <w:sz w:val="24"/>
            <w:szCs w:val="24"/>
          </w:rPr>
          <w:t xml:space="preserve">simply </w:t>
        </w:r>
      </w:ins>
      <w:ins w:id="186" w:author="Ruprecht, Joel" w:date="2024-12-10T16:14:00Z">
        <w:r>
          <w:rPr>
            <w:rFonts w:ascii="Times New Roman" w:hAnsi="Times New Roman" w:cs="Times New Roman"/>
            <w:sz w:val="24"/>
            <w:szCs w:val="24"/>
          </w:rPr>
          <w:t xml:space="preserve">characterizing the </w:t>
        </w:r>
        <w:r w:rsidR="00F50482">
          <w:rPr>
            <w:rFonts w:ascii="Times New Roman" w:hAnsi="Times New Roman" w:cs="Times New Roman"/>
            <w:sz w:val="24"/>
            <w:szCs w:val="24"/>
          </w:rPr>
          <w:t>conditions that fish use</w:t>
        </w:r>
      </w:ins>
      <w:ins w:id="187" w:author="Ruprecht, Joel" w:date="2024-12-10T16:11:00Z">
        <w:r>
          <w:rPr>
            <w:rFonts w:ascii="Times New Roman" w:hAnsi="Times New Roman" w:cs="Times New Roman"/>
            <w:sz w:val="24"/>
            <w:szCs w:val="24"/>
          </w:rPr>
          <w:t xml:space="preserve"> </w:t>
        </w:r>
      </w:ins>
      <w:ins w:id="188" w:author="Ruprecht, Joel" w:date="2024-12-10T16:45:00Z">
        <w:r w:rsidR="009048F0">
          <w:rPr>
            <w:rFonts w:ascii="Times New Roman" w:hAnsi="Times New Roman" w:cs="Times New Roman"/>
            <w:sz w:val="24"/>
            <w:szCs w:val="24"/>
          </w:rPr>
          <w:t>provides</w:t>
        </w:r>
      </w:ins>
      <w:ins w:id="189" w:author="Ruprecht, Joel" w:date="2024-12-10T16:11:00Z">
        <w:r>
          <w:rPr>
            <w:rFonts w:ascii="Times New Roman" w:hAnsi="Times New Roman" w:cs="Times New Roman"/>
            <w:sz w:val="24"/>
            <w:szCs w:val="24"/>
          </w:rPr>
          <w:t xml:space="preserve"> an incomplete understanding of how </w:t>
        </w:r>
      </w:ins>
      <w:ins w:id="190" w:author="Ruprecht, Joel" w:date="2024-12-10T16:18:00Z">
        <w:r w:rsidR="00F50482">
          <w:rPr>
            <w:rFonts w:ascii="Times New Roman" w:hAnsi="Times New Roman" w:cs="Times New Roman"/>
            <w:sz w:val="24"/>
            <w:szCs w:val="24"/>
          </w:rPr>
          <w:t>changing conditions</w:t>
        </w:r>
      </w:ins>
      <w:ins w:id="191" w:author="Ruprecht, Joel" w:date="2024-12-10T16:46:00Z">
        <w:r w:rsidR="009048F0">
          <w:rPr>
            <w:rFonts w:ascii="Times New Roman" w:hAnsi="Times New Roman" w:cs="Times New Roman"/>
            <w:sz w:val="24"/>
            <w:szCs w:val="24"/>
          </w:rPr>
          <w:t xml:space="preserve"> are mediated by behavioral adjustments such as diel vertical migration</w:t>
        </w:r>
      </w:ins>
      <w:ins w:id="192" w:author="Ruprecht, Joel" w:date="2024-12-10T16:12:00Z">
        <w:r>
          <w:rPr>
            <w:rFonts w:ascii="Times New Roman" w:hAnsi="Times New Roman" w:cs="Times New Roman"/>
            <w:sz w:val="24"/>
            <w:szCs w:val="24"/>
          </w:rPr>
          <w:t xml:space="preserve">. </w:t>
        </w:r>
      </w:ins>
      <w:ins w:id="193" w:author="Ruprecht, Joel" w:date="2024-12-10T16:20:00Z">
        <w:r w:rsidR="00F50482">
          <w:rPr>
            <w:rFonts w:ascii="Times New Roman" w:hAnsi="Times New Roman" w:cs="Times New Roman"/>
            <w:sz w:val="24"/>
            <w:szCs w:val="24"/>
          </w:rPr>
          <w:t xml:space="preserve">For example, </w:t>
        </w:r>
      </w:ins>
      <w:ins w:id="194" w:author="Ruprecht, Joel" w:date="2024-12-10T16:21:00Z">
        <w:r w:rsidR="00F50482">
          <w:rPr>
            <w:rFonts w:ascii="Times New Roman" w:hAnsi="Times New Roman" w:cs="Times New Roman"/>
            <w:sz w:val="24"/>
            <w:szCs w:val="24"/>
          </w:rPr>
          <w:t xml:space="preserve">observing that fish used areas </w:t>
        </w:r>
      </w:ins>
      <w:ins w:id="195" w:author="Ruprecht, Joel" w:date="2024-12-10T16:22:00Z">
        <w:r w:rsidR="00F50482">
          <w:rPr>
            <w:rFonts w:ascii="Times New Roman" w:hAnsi="Times New Roman" w:cs="Times New Roman"/>
            <w:sz w:val="24"/>
            <w:szCs w:val="24"/>
          </w:rPr>
          <w:t xml:space="preserve">in the water column </w:t>
        </w:r>
      </w:ins>
      <w:ins w:id="196" w:author="Ruprecht, Joel" w:date="2024-12-11T11:46:00Z">
        <w:r w:rsidR="00F4773D">
          <w:rPr>
            <w:rFonts w:ascii="Times New Roman" w:hAnsi="Times New Roman" w:cs="Times New Roman"/>
            <w:sz w:val="24"/>
            <w:szCs w:val="24"/>
          </w:rPr>
          <w:t>with a temperature of XX</w:t>
        </w:r>
      </w:ins>
      <w:ins w:id="197" w:author="Ruprecht, Joel" w:date="2024-12-10T16:22:00Z">
        <w:r w:rsidR="00F50482">
          <w:rPr>
            <w:rFonts w:ascii="Times New Roman" w:hAnsi="Times New Roman" w:cs="Times New Roman"/>
            <w:sz w:val="24"/>
            <w:szCs w:val="24"/>
          </w:rPr>
          <w:t xml:space="preserve"> tells us nothing about the preference of fish for certain temperatures until we </w:t>
        </w:r>
      </w:ins>
      <w:ins w:id="198" w:author="Ruprecht, Joel" w:date="2024-12-11T11:47:00Z">
        <w:r w:rsidR="00F4773D">
          <w:rPr>
            <w:rFonts w:ascii="Times New Roman" w:hAnsi="Times New Roman" w:cs="Times New Roman"/>
            <w:sz w:val="24"/>
            <w:szCs w:val="24"/>
          </w:rPr>
          <w:t>compare</w:t>
        </w:r>
      </w:ins>
      <w:ins w:id="199" w:author="Ruprecht, Joel" w:date="2024-12-10T16:23:00Z">
        <w:r w:rsidR="00F50482">
          <w:rPr>
            <w:rFonts w:ascii="Times New Roman" w:hAnsi="Times New Roman" w:cs="Times New Roman"/>
            <w:sz w:val="24"/>
            <w:szCs w:val="24"/>
          </w:rPr>
          <w:t xml:space="preserve"> </w:t>
        </w:r>
      </w:ins>
      <w:ins w:id="200" w:author="Ruprecht, Joel" w:date="2024-12-11T11:47:00Z">
        <w:r w:rsidR="00F4773D">
          <w:rPr>
            <w:rFonts w:ascii="Times New Roman" w:hAnsi="Times New Roman" w:cs="Times New Roman"/>
            <w:sz w:val="24"/>
            <w:szCs w:val="24"/>
          </w:rPr>
          <w:t>the</w:t>
        </w:r>
      </w:ins>
      <w:ins w:id="201" w:author="Ruprecht, Joel" w:date="2024-12-10T16:27:00Z">
        <w:r w:rsidR="004B2F7C">
          <w:rPr>
            <w:rFonts w:ascii="Times New Roman" w:hAnsi="Times New Roman" w:cs="Times New Roman"/>
            <w:sz w:val="24"/>
            <w:szCs w:val="24"/>
          </w:rPr>
          <w:t xml:space="preserve"> temperature</w:t>
        </w:r>
      </w:ins>
      <w:ins w:id="202" w:author="Ruprecht, Joel" w:date="2024-12-11T11:47:00Z">
        <w:r w:rsidR="00F4773D">
          <w:rPr>
            <w:rFonts w:ascii="Times New Roman" w:hAnsi="Times New Roman" w:cs="Times New Roman"/>
            <w:sz w:val="24"/>
            <w:szCs w:val="24"/>
          </w:rPr>
          <w:t xml:space="preserve"> profiles</w:t>
        </w:r>
      </w:ins>
      <w:ins w:id="203" w:author="Ruprecht, Joel" w:date="2024-12-10T16:27:00Z">
        <w:r w:rsidR="004B2F7C">
          <w:rPr>
            <w:rFonts w:ascii="Times New Roman" w:hAnsi="Times New Roman" w:cs="Times New Roman"/>
            <w:sz w:val="24"/>
            <w:szCs w:val="24"/>
          </w:rPr>
          <w:t xml:space="preserve"> </w:t>
        </w:r>
      </w:ins>
      <w:ins w:id="204" w:author="Ruprecht, Joel" w:date="2024-12-11T11:48:00Z">
        <w:r w:rsidR="00F4773D">
          <w:rPr>
            <w:rFonts w:ascii="Times New Roman" w:hAnsi="Times New Roman" w:cs="Times New Roman"/>
            <w:sz w:val="24"/>
            <w:szCs w:val="24"/>
          </w:rPr>
          <w:t xml:space="preserve">chosen </w:t>
        </w:r>
      </w:ins>
      <w:ins w:id="205" w:author="Ruprecht, Joel" w:date="2024-12-10T16:23:00Z">
        <w:r w:rsidR="00F50482">
          <w:rPr>
            <w:rFonts w:ascii="Times New Roman" w:hAnsi="Times New Roman" w:cs="Times New Roman"/>
            <w:sz w:val="24"/>
            <w:szCs w:val="24"/>
          </w:rPr>
          <w:t xml:space="preserve">to </w:t>
        </w:r>
      </w:ins>
      <w:ins w:id="206" w:author="Ruprecht, Joel" w:date="2024-12-10T16:27:00Z">
        <w:r w:rsidR="004B2F7C">
          <w:rPr>
            <w:rFonts w:ascii="Times New Roman" w:hAnsi="Times New Roman" w:cs="Times New Roman"/>
            <w:sz w:val="24"/>
            <w:szCs w:val="24"/>
          </w:rPr>
          <w:t>what was available</w:t>
        </w:r>
      </w:ins>
      <w:ins w:id="207" w:author="Ruprecht, Joel" w:date="2024-12-10T16:23:00Z">
        <w:r w:rsidR="00F50482">
          <w:rPr>
            <w:rFonts w:ascii="Times New Roman" w:hAnsi="Times New Roman" w:cs="Times New Roman"/>
            <w:sz w:val="24"/>
            <w:szCs w:val="24"/>
          </w:rPr>
          <w:t xml:space="preserve">, i.e. selection. </w:t>
        </w:r>
      </w:ins>
      <w:ins w:id="208" w:author="Ruprecht, Joel" w:date="2024-12-10T16:03:00Z">
        <w:r w:rsidR="00B3149C">
          <w:rPr>
            <w:rFonts w:ascii="Times New Roman" w:hAnsi="Times New Roman" w:cs="Times New Roman"/>
            <w:sz w:val="24"/>
            <w:szCs w:val="24"/>
          </w:rPr>
          <w:t xml:space="preserve">We </w:t>
        </w:r>
      </w:ins>
      <w:ins w:id="209" w:author="Ruprecht, Joel" w:date="2024-12-10T16:12:00Z">
        <w:r>
          <w:rPr>
            <w:rFonts w:ascii="Times New Roman" w:hAnsi="Times New Roman" w:cs="Times New Roman"/>
            <w:sz w:val="24"/>
            <w:szCs w:val="24"/>
          </w:rPr>
          <w:t xml:space="preserve">therefore </w:t>
        </w:r>
      </w:ins>
      <w:ins w:id="210" w:author="Ruprecht, Joel" w:date="2024-12-10T16:03:00Z">
        <w:r w:rsidR="00B3149C">
          <w:rPr>
            <w:rFonts w:ascii="Times New Roman" w:hAnsi="Times New Roman" w:cs="Times New Roman"/>
            <w:sz w:val="24"/>
            <w:szCs w:val="24"/>
          </w:rPr>
          <w:t>sought</w:t>
        </w:r>
        <w:r>
          <w:rPr>
            <w:rFonts w:ascii="Times New Roman" w:hAnsi="Times New Roman" w:cs="Times New Roman"/>
            <w:sz w:val="24"/>
            <w:szCs w:val="24"/>
          </w:rPr>
          <w:t xml:space="preserve"> to </w:t>
        </w:r>
      </w:ins>
      <w:ins w:id="211" w:author="Ruprecht, Joel" w:date="2024-12-10T16:13:00Z">
        <w:r>
          <w:rPr>
            <w:rFonts w:ascii="Times New Roman" w:hAnsi="Times New Roman" w:cs="Times New Roman"/>
            <w:sz w:val="24"/>
            <w:szCs w:val="24"/>
          </w:rPr>
          <w:t xml:space="preserve">quantify </w:t>
        </w:r>
      </w:ins>
      <w:ins w:id="212" w:author="Ruprecht, Joel" w:date="2024-12-10T16:28:00Z">
        <w:r w:rsidR="004B2F7C">
          <w:rPr>
            <w:rFonts w:ascii="Times New Roman" w:hAnsi="Times New Roman" w:cs="Times New Roman"/>
            <w:sz w:val="24"/>
            <w:szCs w:val="24"/>
          </w:rPr>
          <w:t xml:space="preserve">what temperatures </w:t>
        </w:r>
      </w:ins>
      <w:ins w:id="213" w:author="Ruprecht, Joel" w:date="2024-12-10T16:19:00Z">
        <w:r w:rsidR="00F50482">
          <w:rPr>
            <w:rFonts w:ascii="Times New Roman" w:hAnsi="Times New Roman" w:cs="Times New Roman"/>
            <w:sz w:val="24"/>
            <w:szCs w:val="24"/>
          </w:rPr>
          <w:t xml:space="preserve">fish </w:t>
        </w:r>
      </w:ins>
      <w:ins w:id="214" w:author="Ruprecht, Joel" w:date="2024-12-10T16:23:00Z">
        <w:r w:rsidR="00F50482">
          <w:rPr>
            <w:rFonts w:ascii="Times New Roman" w:hAnsi="Times New Roman" w:cs="Times New Roman"/>
            <w:sz w:val="24"/>
            <w:szCs w:val="24"/>
          </w:rPr>
          <w:t>selected for</w:t>
        </w:r>
      </w:ins>
      <w:ins w:id="215" w:author="Ruprecht, Joel" w:date="2024-12-10T16:13:00Z">
        <w:r>
          <w:rPr>
            <w:rFonts w:ascii="Times New Roman" w:hAnsi="Times New Roman" w:cs="Times New Roman"/>
            <w:sz w:val="24"/>
            <w:szCs w:val="24"/>
          </w:rPr>
          <w:t xml:space="preserve"> </w:t>
        </w:r>
      </w:ins>
      <w:ins w:id="216" w:author="Ruprecht, Joel" w:date="2024-12-10T16:23:00Z">
        <w:r w:rsidR="00F50482">
          <w:rPr>
            <w:rFonts w:ascii="Times New Roman" w:hAnsi="Times New Roman" w:cs="Times New Roman"/>
            <w:sz w:val="24"/>
            <w:szCs w:val="24"/>
          </w:rPr>
          <w:t xml:space="preserve">by quantifying </w:t>
        </w:r>
      </w:ins>
      <w:ins w:id="217" w:author="Ruprecht, Joel" w:date="2024-12-10T16:32:00Z">
        <w:r w:rsidR="004B2F7C">
          <w:rPr>
            <w:rFonts w:ascii="Times New Roman" w:hAnsi="Times New Roman" w:cs="Times New Roman"/>
            <w:sz w:val="24"/>
            <w:szCs w:val="24"/>
          </w:rPr>
          <w:t>the</w:t>
        </w:r>
      </w:ins>
      <w:ins w:id="218" w:author="Ruprecht, Joel" w:date="2024-12-10T16:31:00Z">
        <w:r w:rsidR="004B2F7C">
          <w:rPr>
            <w:rFonts w:ascii="Times New Roman" w:hAnsi="Times New Roman" w:cs="Times New Roman"/>
            <w:sz w:val="24"/>
            <w:szCs w:val="24"/>
          </w:rPr>
          <w:t xml:space="preserve"> temperatures fish </w:t>
        </w:r>
      </w:ins>
      <w:ins w:id="219" w:author="Ruprecht, Joel" w:date="2024-12-10T16:23:00Z">
        <w:r w:rsidR="00F50482">
          <w:rPr>
            <w:rFonts w:ascii="Times New Roman" w:hAnsi="Times New Roman" w:cs="Times New Roman"/>
            <w:sz w:val="24"/>
            <w:szCs w:val="24"/>
          </w:rPr>
          <w:t>use</w:t>
        </w:r>
      </w:ins>
      <w:ins w:id="220" w:author="Ruprecht, Joel" w:date="2024-12-10T16:31:00Z">
        <w:r w:rsidR="004B2F7C">
          <w:rPr>
            <w:rFonts w:ascii="Times New Roman" w:hAnsi="Times New Roman" w:cs="Times New Roman"/>
            <w:sz w:val="24"/>
            <w:szCs w:val="24"/>
          </w:rPr>
          <w:t>d</w:t>
        </w:r>
      </w:ins>
      <w:ins w:id="221" w:author="Ruprecht, Joel" w:date="2024-12-10T16:23:00Z">
        <w:r w:rsidR="00F50482">
          <w:rPr>
            <w:rFonts w:ascii="Times New Roman" w:hAnsi="Times New Roman" w:cs="Times New Roman"/>
            <w:sz w:val="24"/>
            <w:szCs w:val="24"/>
          </w:rPr>
          <w:t xml:space="preserve"> </w:t>
        </w:r>
      </w:ins>
      <w:ins w:id="222" w:author="Ruprecht, Joel" w:date="2024-12-10T16:32:00Z">
        <w:r w:rsidR="004B2F7C">
          <w:rPr>
            <w:rFonts w:ascii="Times New Roman" w:hAnsi="Times New Roman" w:cs="Times New Roman"/>
            <w:sz w:val="24"/>
            <w:szCs w:val="24"/>
          </w:rPr>
          <w:t xml:space="preserve">at a given time of day </w:t>
        </w:r>
      </w:ins>
      <w:ins w:id="223" w:author="Ruprecht, Joel" w:date="2024-12-10T16:23:00Z">
        <w:r w:rsidR="00F50482">
          <w:rPr>
            <w:rFonts w:ascii="Times New Roman" w:hAnsi="Times New Roman" w:cs="Times New Roman"/>
            <w:sz w:val="24"/>
            <w:szCs w:val="24"/>
          </w:rPr>
          <w:t>in proportion t</w:t>
        </w:r>
      </w:ins>
      <w:ins w:id="224" w:author="Ruprecht, Joel" w:date="2024-12-10T16:24:00Z">
        <w:r w:rsidR="00F50482">
          <w:rPr>
            <w:rFonts w:ascii="Times New Roman" w:hAnsi="Times New Roman" w:cs="Times New Roman"/>
            <w:sz w:val="24"/>
            <w:szCs w:val="24"/>
          </w:rPr>
          <w:t>o the available temperatures within the water column that a fish could choose from</w:t>
        </w:r>
      </w:ins>
      <w:ins w:id="225" w:author="Ruprecht, Joel" w:date="2024-12-10T16:33:00Z">
        <w:r w:rsidR="004B2F7C">
          <w:rPr>
            <w:rFonts w:ascii="Times New Roman" w:hAnsi="Times New Roman" w:cs="Times New Roman"/>
            <w:sz w:val="24"/>
            <w:szCs w:val="24"/>
          </w:rPr>
          <w:t xml:space="preserve"> at the same moment in time</w:t>
        </w:r>
      </w:ins>
      <w:ins w:id="226" w:author="Ruprecht, Joel" w:date="2024-12-10T16:24:00Z">
        <w:r w:rsidR="00F50482">
          <w:rPr>
            <w:rFonts w:ascii="Times New Roman" w:hAnsi="Times New Roman" w:cs="Times New Roman"/>
            <w:sz w:val="24"/>
            <w:szCs w:val="24"/>
          </w:rPr>
          <w:t>.</w:t>
        </w:r>
      </w:ins>
      <w:ins w:id="227" w:author="Ruprecht, Joel" w:date="2024-12-10T16:18:00Z">
        <w:r w:rsidR="00F50482">
          <w:rPr>
            <w:rFonts w:ascii="Times New Roman" w:hAnsi="Times New Roman" w:cs="Times New Roman"/>
            <w:sz w:val="24"/>
            <w:szCs w:val="24"/>
          </w:rPr>
          <w:t xml:space="preserve"> </w:t>
        </w:r>
      </w:ins>
      <w:ins w:id="228" w:author="Ruprecht, Joel" w:date="2024-12-10T16:24:00Z">
        <w:r w:rsidR="00F50482">
          <w:rPr>
            <w:rFonts w:ascii="Times New Roman" w:hAnsi="Times New Roman" w:cs="Times New Roman"/>
            <w:sz w:val="24"/>
            <w:szCs w:val="24"/>
          </w:rPr>
          <w:t>To do this,</w:t>
        </w:r>
        <w:r w:rsidR="004B2F7C">
          <w:rPr>
            <w:rFonts w:ascii="Times New Roman" w:hAnsi="Times New Roman" w:cs="Times New Roman"/>
            <w:sz w:val="24"/>
            <w:szCs w:val="24"/>
          </w:rPr>
          <w:t xml:space="preserve"> we used resource selection </w:t>
        </w:r>
      </w:ins>
      <w:ins w:id="229" w:author="Ruprecht, Joel" w:date="2024-12-10T16:25:00Z">
        <w:r w:rsidR="004B2F7C">
          <w:rPr>
            <w:rFonts w:ascii="Times New Roman" w:hAnsi="Times New Roman" w:cs="Times New Roman"/>
            <w:sz w:val="24"/>
            <w:szCs w:val="24"/>
          </w:rPr>
          <w:t>function</w:t>
        </w:r>
      </w:ins>
      <w:ins w:id="230" w:author="Ruprecht, Joel" w:date="2024-12-11T14:29:00Z">
        <w:r w:rsidR="00D50B14">
          <w:rPr>
            <w:rFonts w:ascii="Times New Roman" w:hAnsi="Times New Roman" w:cs="Times New Roman"/>
            <w:sz w:val="24"/>
            <w:szCs w:val="24"/>
          </w:rPr>
          <w:t>s</w:t>
        </w:r>
      </w:ins>
      <w:ins w:id="231" w:author="Ruprecht, Joel" w:date="2024-12-10T16:24:00Z">
        <w:r w:rsidR="004B2F7C">
          <w:rPr>
            <w:rFonts w:ascii="Times New Roman" w:hAnsi="Times New Roman" w:cs="Times New Roman"/>
            <w:sz w:val="24"/>
            <w:szCs w:val="24"/>
          </w:rPr>
          <w:t xml:space="preserve"> </w:t>
        </w:r>
      </w:ins>
      <w:ins w:id="232" w:author="Ruprecht, Joel" w:date="2024-12-11T11:54:00Z">
        <w:r w:rsidR="00F4773D">
          <w:rPr>
            <w:rFonts w:ascii="Times New Roman" w:hAnsi="Times New Roman" w:cs="Times New Roman"/>
            <w:sz w:val="24"/>
            <w:szCs w:val="24"/>
          </w:rPr>
          <w:t xml:space="preserve">in a ‘used-available’ design </w:t>
        </w:r>
      </w:ins>
      <w:ins w:id="233" w:author="Ruprecht, Joel" w:date="2024-12-10T16:24:00Z">
        <w:r w:rsidR="004B2F7C">
          <w:rPr>
            <w:rFonts w:ascii="Times New Roman" w:hAnsi="Times New Roman" w:cs="Times New Roman"/>
            <w:sz w:val="24"/>
            <w:szCs w:val="24"/>
          </w:rPr>
          <w:t>as</w:t>
        </w:r>
      </w:ins>
      <w:ins w:id="234" w:author="Ruprecht, Joel" w:date="2024-12-10T16:25:00Z">
        <w:r w:rsidR="004B2F7C">
          <w:rPr>
            <w:rFonts w:ascii="Times New Roman" w:hAnsi="Times New Roman" w:cs="Times New Roman"/>
            <w:sz w:val="24"/>
            <w:szCs w:val="24"/>
          </w:rPr>
          <w:t xml:space="preserve"> is routinely done in habitat selection studies in terrestrial systems</w:t>
        </w:r>
      </w:ins>
      <w:ins w:id="235" w:author="Ruprecht, Joel" w:date="2024-12-11T11:48:00Z">
        <w:r w:rsidR="00F4773D">
          <w:rPr>
            <w:rFonts w:ascii="Times New Roman" w:hAnsi="Times New Roman" w:cs="Times New Roman"/>
            <w:sz w:val="24"/>
            <w:szCs w:val="24"/>
          </w:rPr>
          <w:t xml:space="preserve"> (cite Manly resource selection book)</w:t>
        </w:r>
      </w:ins>
      <w:ins w:id="236" w:author="Ruprecht, Joel" w:date="2024-12-10T16:25:00Z">
        <w:r w:rsidR="004B2F7C">
          <w:rPr>
            <w:rFonts w:ascii="Times New Roman" w:hAnsi="Times New Roman" w:cs="Times New Roman"/>
            <w:sz w:val="24"/>
            <w:szCs w:val="24"/>
          </w:rPr>
          <w:t>. Specifically, we used conditional logistic re</w:t>
        </w:r>
      </w:ins>
      <w:ins w:id="237" w:author="Ruprecht, Joel" w:date="2024-12-10T16:26:00Z">
        <w:r w:rsidR="004B2F7C">
          <w:rPr>
            <w:rFonts w:ascii="Times New Roman" w:hAnsi="Times New Roman" w:cs="Times New Roman"/>
            <w:sz w:val="24"/>
            <w:szCs w:val="24"/>
          </w:rPr>
          <w:t>gression (sometimes referred to as matched case-control logistic regression or discrete choice models</w:t>
        </w:r>
      </w:ins>
      <w:ins w:id="238" w:author="Ruprecht, Joel" w:date="2024-12-11T11:49:00Z">
        <w:r w:rsidR="00F4773D">
          <w:rPr>
            <w:rFonts w:ascii="Times New Roman" w:hAnsi="Times New Roman" w:cs="Times New Roman"/>
            <w:sz w:val="24"/>
            <w:szCs w:val="24"/>
          </w:rPr>
          <w:t>)</w:t>
        </w:r>
      </w:ins>
      <w:ins w:id="239" w:author="Ruprecht, Joel" w:date="2024-12-10T16:26:00Z">
        <w:r w:rsidR="004B2F7C">
          <w:rPr>
            <w:rFonts w:ascii="Times New Roman" w:hAnsi="Times New Roman" w:cs="Times New Roman"/>
            <w:sz w:val="24"/>
            <w:szCs w:val="24"/>
          </w:rPr>
          <w:t xml:space="preserve">. </w:t>
        </w:r>
      </w:ins>
      <w:ins w:id="240" w:author="Ruprecht, Joel" w:date="2024-12-11T11:53:00Z">
        <w:r w:rsidR="00F4773D">
          <w:rPr>
            <w:rFonts w:ascii="Times New Roman" w:hAnsi="Times New Roman" w:cs="Times New Roman"/>
            <w:sz w:val="24"/>
            <w:szCs w:val="24"/>
          </w:rPr>
          <w:t>For</w:t>
        </w:r>
      </w:ins>
      <w:ins w:id="241" w:author="Ruprecht, Joel" w:date="2024-12-11T11:52:00Z">
        <w:r w:rsidR="00F4773D">
          <w:rPr>
            <w:rFonts w:ascii="Times New Roman" w:hAnsi="Times New Roman" w:cs="Times New Roman"/>
            <w:sz w:val="24"/>
            <w:szCs w:val="24"/>
          </w:rPr>
          <w:t xml:space="preserve"> each </w:t>
        </w:r>
        <w:proofErr w:type="spellStart"/>
        <w:r w:rsidR="00F4773D">
          <w:rPr>
            <w:rFonts w:ascii="Times New Roman" w:hAnsi="Times New Roman" w:cs="Times New Roman"/>
            <w:sz w:val="24"/>
            <w:szCs w:val="24"/>
          </w:rPr>
          <w:t>iButton</w:t>
        </w:r>
        <w:proofErr w:type="spellEnd"/>
        <w:r w:rsidR="00F4773D">
          <w:rPr>
            <w:rFonts w:ascii="Times New Roman" w:hAnsi="Times New Roman" w:cs="Times New Roman"/>
            <w:sz w:val="24"/>
            <w:szCs w:val="24"/>
          </w:rPr>
          <w:t xml:space="preserve"> reading</w:t>
        </w:r>
      </w:ins>
      <w:ins w:id="242" w:author="Ruprecht, Joel" w:date="2024-12-11T11:53:00Z">
        <w:r w:rsidR="00F4773D">
          <w:rPr>
            <w:rFonts w:ascii="Times New Roman" w:hAnsi="Times New Roman" w:cs="Times New Roman"/>
            <w:sz w:val="24"/>
            <w:szCs w:val="24"/>
          </w:rPr>
          <w:t>, we</w:t>
        </w:r>
      </w:ins>
      <w:ins w:id="243" w:author="Ruprecht, Joel" w:date="2024-12-10T16:34:00Z">
        <w:r w:rsidR="00075D49">
          <w:rPr>
            <w:rFonts w:ascii="Times New Roman" w:hAnsi="Times New Roman" w:cs="Times New Roman"/>
            <w:sz w:val="24"/>
            <w:szCs w:val="24"/>
          </w:rPr>
          <w:t xml:space="preserve"> compared </w:t>
        </w:r>
      </w:ins>
      <w:ins w:id="244" w:author="Ruprecht, Joel" w:date="2024-12-11T11:53:00Z">
        <w:r w:rsidR="00F4773D">
          <w:rPr>
            <w:rFonts w:ascii="Times New Roman" w:hAnsi="Times New Roman" w:cs="Times New Roman"/>
            <w:sz w:val="24"/>
            <w:szCs w:val="24"/>
          </w:rPr>
          <w:t xml:space="preserve">the temperature and DO at these ‘used’ locations </w:t>
        </w:r>
      </w:ins>
      <w:ins w:id="245" w:author="Ruprecht, Joel" w:date="2024-12-10T16:34:00Z">
        <w:r w:rsidR="00075D49">
          <w:rPr>
            <w:rFonts w:ascii="Times New Roman" w:hAnsi="Times New Roman" w:cs="Times New Roman"/>
            <w:sz w:val="24"/>
            <w:szCs w:val="24"/>
          </w:rPr>
          <w:t xml:space="preserve">to </w:t>
        </w:r>
      </w:ins>
      <w:ins w:id="246" w:author="Ruprecht, Joel" w:date="2024-12-11T11:53:00Z">
        <w:r w:rsidR="00F4773D">
          <w:rPr>
            <w:rFonts w:ascii="Times New Roman" w:hAnsi="Times New Roman" w:cs="Times New Roman"/>
            <w:sz w:val="24"/>
            <w:szCs w:val="24"/>
          </w:rPr>
          <w:t>temperature and DO</w:t>
        </w:r>
      </w:ins>
      <w:ins w:id="247" w:author="Ruprecht, Joel" w:date="2024-12-10T16:35:00Z">
        <w:r w:rsidR="00075D49">
          <w:rPr>
            <w:rFonts w:ascii="Times New Roman" w:hAnsi="Times New Roman" w:cs="Times New Roman"/>
            <w:sz w:val="24"/>
            <w:szCs w:val="24"/>
          </w:rPr>
          <w:t xml:space="preserve"> </w:t>
        </w:r>
      </w:ins>
      <w:ins w:id="248" w:author="Ruprecht, Joel" w:date="2024-12-11T11:55:00Z">
        <w:r w:rsidR="00F4773D">
          <w:rPr>
            <w:rFonts w:ascii="Times New Roman" w:hAnsi="Times New Roman" w:cs="Times New Roman"/>
            <w:sz w:val="24"/>
            <w:szCs w:val="24"/>
          </w:rPr>
          <w:t xml:space="preserve">values </w:t>
        </w:r>
      </w:ins>
      <w:ins w:id="249" w:author="Ruprecht, Joel" w:date="2024-12-10T16:35:00Z">
        <w:r w:rsidR="00075D49">
          <w:rPr>
            <w:rFonts w:ascii="Times New Roman" w:hAnsi="Times New Roman" w:cs="Times New Roman"/>
            <w:sz w:val="24"/>
            <w:szCs w:val="24"/>
          </w:rPr>
          <w:t xml:space="preserve">in </w:t>
        </w:r>
      </w:ins>
      <w:ins w:id="250" w:author="Ruprecht, Joel" w:date="2024-12-10T16:34:00Z">
        <w:r w:rsidR="00075D49">
          <w:rPr>
            <w:rFonts w:ascii="Times New Roman" w:hAnsi="Times New Roman" w:cs="Times New Roman"/>
            <w:sz w:val="24"/>
            <w:szCs w:val="24"/>
          </w:rPr>
          <w:t xml:space="preserve">10 random </w:t>
        </w:r>
      </w:ins>
      <w:ins w:id="251" w:author="Ruprecht, Joel" w:date="2024-12-10T16:35:00Z">
        <w:r w:rsidR="00075D49">
          <w:rPr>
            <w:rFonts w:ascii="Times New Roman" w:hAnsi="Times New Roman" w:cs="Times New Roman"/>
            <w:sz w:val="24"/>
            <w:szCs w:val="24"/>
          </w:rPr>
          <w:t xml:space="preserve">locations </w:t>
        </w:r>
      </w:ins>
      <w:ins w:id="252" w:author="Ruprecht, Joel" w:date="2024-12-11T12:11:00Z">
        <w:r w:rsidR="00154B9F">
          <w:rPr>
            <w:rFonts w:ascii="Times New Roman" w:hAnsi="Times New Roman" w:cs="Times New Roman"/>
            <w:sz w:val="24"/>
            <w:szCs w:val="24"/>
          </w:rPr>
          <w:t>(sampled from a un</w:t>
        </w:r>
      </w:ins>
      <w:ins w:id="253" w:author="Ruprecht, Joel" w:date="2024-12-11T12:12:00Z">
        <w:r w:rsidR="00154B9F">
          <w:rPr>
            <w:rFonts w:ascii="Times New Roman" w:hAnsi="Times New Roman" w:cs="Times New Roman"/>
            <w:sz w:val="24"/>
            <w:szCs w:val="24"/>
          </w:rPr>
          <w:t xml:space="preserve">iform distribution spanning the entire depth of the </w:t>
        </w:r>
      </w:ins>
      <w:ins w:id="254" w:author="Ruprecht, Joel" w:date="2024-12-10T16:47:00Z">
        <w:r w:rsidR="009048F0">
          <w:rPr>
            <w:rFonts w:ascii="Times New Roman" w:hAnsi="Times New Roman" w:cs="Times New Roman"/>
            <w:sz w:val="24"/>
            <w:szCs w:val="24"/>
          </w:rPr>
          <w:t>water column</w:t>
        </w:r>
      </w:ins>
      <w:ins w:id="255" w:author="Ruprecht, Joel" w:date="2024-12-11T12:12:00Z">
        <w:r w:rsidR="00154B9F">
          <w:rPr>
            <w:rFonts w:ascii="Times New Roman" w:hAnsi="Times New Roman" w:cs="Times New Roman"/>
            <w:sz w:val="24"/>
            <w:szCs w:val="24"/>
          </w:rPr>
          <w:t>)</w:t>
        </w:r>
      </w:ins>
      <w:ins w:id="256" w:author="Ruprecht, Joel" w:date="2024-12-10T16:47:00Z">
        <w:r w:rsidR="009048F0">
          <w:rPr>
            <w:rFonts w:ascii="Times New Roman" w:hAnsi="Times New Roman" w:cs="Times New Roman"/>
            <w:sz w:val="24"/>
            <w:szCs w:val="24"/>
          </w:rPr>
          <w:t xml:space="preserve"> </w:t>
        </w:r>
      </w:ins>
      <w:ins w:id="257" w:author="Ruprecht, Joel" w:date="2024-12-10T16:35:00Z">
        <w:r w:rsidR="00075D49">
          <w:rPr>
            <w:rFonts w:ascii="Times New Roman" w:hAnsi="Times New Roman" w:cs="Times New Roman"/>
            <w:sz w:val="24"/>
            <w:szCs w:val="24"/>
          </w:rPr>
          <w:t xml:space="preserve">that were </w:t>
        </w:r>
      </w:ins>
      <w:ins w:id="258" w:author="Ruprecht, Joel" w:date="2024-12-11T11:54:00Z">
        <w:r w:rsidR="00F4773D">
          <w:rPr>
            <w:rFonts w:ascii="Times New Roman" w:hAnsi="Times New Roman" w:cs="Times New Roman"/>
            <w:sz w:val="24"/>
            <w:szCs w:val="24"/>
          </w:rPr>
          <w:t>‘</w:t>
        </w:r>
      </w:ins>
      <w:ins w:id="259" w:author="Ruprecht, Joel" w:date="2024-12-10T16:35:00Z">
        <w:r w:rsidR="00075D49">
          <w:rPr>
            <w:rFonts w:ascii="Times New Roman" w:hAnsi="Times New Roman" w:cs="Times New Roman"/>
            <w:sz w:val="24"/>
            <w:szCs w:val="24"/>
          </w:rPr>
          <w:t>available</w:t>
        </w:r>
      </w:ins>
      <w:ins w:id="260" w:author="Ruprecht, Joel" w:date="2024-12-11T11:54:00Z">
        <w:r w:rsidR="00F4773D">
          <w:rPr>
            <w:rFonts w:ascii="Times New Roman" w:hAnsi="Times New Roman" w:cs="Times New Roman"/>
            <w:sz w:val="24"/>
            <w:szCs w:val="24"/>
          </w:rPr>
          <w:t>’</w:t>
        </w:r>
      </w:ins>
      <w:ins w:id="261" w:author="Ruprecht, Joel" w:date="2024-12-10T16:35:00Z">
        <w:r w:rsidR="00075D49">
          <w:rPr>
            <w:rFonts w:ascii="Times New Roman" w:hAnsi="Times New Roman" w:cs="Times New Roman"/>
            <w:sz w:val="24"/>
            <w:szCs w:val="24"/>
          </w:rPr>
          <w:t xml:space="preserve"> for a fish to use </w:t>
        </w:r>
        <w:r w:rsidR="00075D49">
          <w:rPr>
            <w:rFonts w:ascii="Times New Roman" w:hAnsi="Times New Roman" w:cs="Times New Roman"/>
            <w:sz w:val="24"/>
            <w:szCs w:val="24"/>
          </w:rPr>
          <w:lastRenderedPageBreak/>
          <w:t xml:space="preserve">at that </w:t>
        </w:r>
      </w:ins>
      <w:ins w:id="262" w:author="Ruprecht, Joel" w:date="2024-12-10T16:36:00Z">
        <w:r w:rsidR="00075D49">
          <w:rPr>
            <w:rFonts w:ascii="Times New Roman" w:hAnsi="Times New Roman" w:cs="Times New Roman"/>
            <w:sz w:val="24"/>
            <w:szCs w:val="24"/>
          </w:rPr>
          <w:t xml:space="preserve">moment in time, but were not selected. Therefore, the values of our response variable were 1 if the datapoint corresponded to a used location, and </w:t>
        </w:r>
      </w:ins>
      <w:ins w:id="263" w:author="Ruprecht, Joel" w:date="2024-12-10T16:37:00Z">
        <w:r w:rsidR="00075D49">
          <w:rPr>
            <w:rFonts w:ascii="Times New Roman" w:hAnsi="Times New Roman" w:cs="Times New Roman"/>
            <w:sz w:val="24"/>
            <w:szCs w:val="24"/>
          </w:rPr>
          <w:t xml:space="preserve">0 if corresponded to an available location. </w:t>
        </w:r>
      </w:ins>
      <w:commentRangeStart w:id="264"/>
      <w:commentRangeStart w:id="265"/>
      <w:del w:id="266" w:author="Ruprecht, Joel" w:date="2024-12-11T12:10:00Z">
        <w:r w:rsidR="00C42A4C" w:rsidDel="00154B9F">
          <w:rPr>
            <w:rFonts w:ascii="Times New Roman" w:hAnsi="Times New Roman" w:cs="Times New Roman"/>
            <w:sz w:val="24"/>
            <w:szCs w:val="24"/>
          </w:rPr>
          <w:delText xml:space="preserve">We </w:delText>
        </w:r>
        <w:r w:rsidR="009E5788" w:rsidDel="00154B9F">
          <w:rPr>
            <w:rFonts w:ascii="Times New Roman" w:hAnsi="Times New Roman" w:cs="Times New Roman"/>
            <w:sz w:val="24"/>
            <w:szCs w:val="24"/>
          </w:rPr>
          <w:delText xml:space="preserve">then </w:delText>
        </w:r>
        <w:r w:rsidR="00C42A4C" w:rsidDel="00154B9F">
          <w:rPr>
            <w:rFonts w:ascii="Times New Roman" w:hAnsi="Times New Roman" w:cs="Times New Roman"/>
            <w:sz w:val="24"/>
            <w:szCs w:val="24"/>
          </w:rPr>
          <w:delText xml:space="preserve">used </w:delText>
        </w:r>
        <w:r w:rsidR="00D137F0" w:rsidDel="00154B9F">
          <w:rPr>
            <w:rFonts w:ascii="Times New Roman" w:hAnsi="Times New Roman" w:cs="Times New Roman"/>
            <w:sz w:val="24"/>
            <w:szCs w:val="24"/>
          </w:rPr>
          <w:delText xml:space="preserve">Cox proportional hazards models to </w:delText>
        </w:r>
        <w:r w:rsidR="00C42A4C" w:rsidDel="00154B9F">
          <w:rPr>
            <w:rFonts w:ascii="Times New Roman" w:hAnsi="Times New Roman" w:cs="Times New Roman"/>
            <w:sz w:val="24"/>
            <w:szCs w:val="24"/>
          </w:rPr>
          <w:delText>test for temporal patterns in fish habitat selection.</w:delText>
        </w:r>
        <w:commentRangeEnd w:id="264"/>
        <w:r w:rsidR="00B35BBE" w:rsidDel="00154B9F">
          <w:rPr>
            <w:rStyle w:val="CommentReference"/>
          </w:rPr>
          <w:commentReference w:id="264"/>
        </w:r>
        <w:commentRangeEnd w:id="265"/>
        <w:r w:rsidR="002421B2" w:rsidDel="00154B9F">
          <w:rPr>
            <w:rStyle w:val="CommentReference"/>
          </w:rPr>
          <w:commentReference w:id="265"/>
        </w:r>
        <w:r w:rsidR="00C42A4C" w:rsidDel="00154B9F">
          <w:rPr>
            <w:rFonts w:ascii="Times New Roman" w:hAnsi="Times New Roman" w:cs="Times New Roman"/>
            <w:sz w:val="24"/>
            <w:szCs w:val="24"/>
          </w:rPr>
          <w:delText xml:space="preserve"> Analyses were performed </w:delText>
        </w:r>
        <w:r w:rsidR="00596A91" w:rsidDel="00154B9F">
          <w:rPr>
            <w:rFonts w:ascii="Times New Roman" w:hAnsi="Times New Roman" w:cs="Times New Roman"/>
            <w:sz w:val="24"/>
            <w:szCs w:val="24"/>
          </w:rPr>
          <w:delText>for</w:delText>
        </w:r>
      </w:del>
      <w:del w:id="267" w:author="Ruprecht, Joel" w:date="2024-12-11T11:57:00Z">
        <w:r w:rsidR="00596A91" w:rsidDel="00BA3945">
          <w:rPr>
            <w:rFonts w:ascii="Times New Roman" w:hAnsi="Times New Roman" w:cs="Times New Roman"/>
            <w:sz w:val="24"/>
            <w:szCs w:val="24"/>
          </w:rPr>
          <w:delText xml:space="preserve"> </w:delText>
        </w:r>
        <w:r w:rsidR="00C42A4C" w:rsidDel="00BA3945">
          <w:rPr>
            <w:rFonts w:ascii="Times New Roman" w:hAnsi="Times New Roman" w:cs="Times New Roman"/>
            <w:sz w:val="24"/>
            <w:szCs w:val="24"/>
          </w:rPr>
          <w:delText xml:space="preserve">the two-hour periods of lowest and highest DO in Blue Ruin and Norwood </w:delText>
        </w:r>
        <w:r w:rsidR="00387593" w:rsidDel="00BA3945">
          <w:rPr>
            <w:rFonts w:ascii="Times New Roman" w:hAnsi="Times New Roman" w:cs="Times New Roman"/>
            <w:sz w:val="24"/>
            <w:szCs w:val="24"/>
          </w:rPr>
          <w:delText>alcoves and</w:delText>
        </w:r>
        <w:r w:rsidR="00C42A4C" w:rsidDel="00BA3945">
          <w:rPr>
            <w:rFonts w:ascii="Times New Roman" w:hAnsi="Times New Roman" w:cs="Times New Roman"/>
            <w:sz w:val="24"/>
            <w:szCs w:val="24"/>
          </w:rPr>
          <w:delText xml:space="preserve"> comprised 1-week of data (July 30 to August 6, commencing 5-days after fish were released into net pens)</w:delText>
        </w:r>
      </w:del>
      <w:del w:id="268" w:author="Ruprecht, Joel" w:date="2024-12-11T12:10:00Z">
        <w:r w:rsidR="00C42A4C" w:rsidDel="00154B9F">
          <w:rPr>
            <w:rFonts w:ascii="Times New Roman" w:hAnsi="Times New Roman" w:cs="Times New Roman"/>
            <w:sz w:val="24"/>
            <w:szCs w:val="24"/>
          </w:rPr>
          <w:delText xml:space="preserve">. </w:delText>
        </w:r>
        <w:commentRangeStart w:id="269"/>
        <w:r w:rsidR="00C42A4C" w:rsidDel="00154B9F">
          <w:rPr>
            <w:rFonts w:ascii="Times New Roman" w:hAnsi="Times New Roman" w:cs="Times New Roman"/>
            <w:sz w:val="24"/>
            <w:szCs w:val="24"/>
          </w:rPr>
          <w:delText>First, we used linear interpolation to estimate temperature and DO at a finer vertical resolution.</w:delText>
        </w:r>
        <w:commentRangeEnd w:id="269"/>
        <w:r w:rsidR="00B35BBE" w:rsidDel="00154B9F">
          <w:rPr>
            <w:rStyle w:val="CommentReference"/>
          </w:rPr>
          <w:commentReference w:id="269"/>
        </w:r>
        <w:r w:rsidR="00C42A4C" w:rsidDel="00154B9F">
          <w:rPr>
            <w:rFonts w:ascii="Times New Roman" w:hAnsi="Times New Roman" w:cs="Times New Roman"/>
            <w:sz w:val="24"/>
            <w:szCs w:val="24"/>
          </w:rPr>
          <w:delText xml:space="preserve"> For each time-step, 10-depths were randomly selected from a uniform distribution that spanned the full depth of the water column (0.1m precision), and temperature and DO were estimated for each depth. Temperature and DO measurements were standardized </w:delText>
        </w:r>
      </w:del>
      <w:ins w:id="270" w:author="Levi, Taal" w:date="2024-10-24T10:35:00Z">
        <w:del w:id="271" w:author="Ruprecht, Joel" w:date="2024-12-11T12:10:00Z">
          <w:r w:rsidR="00B35BBE" w:rsidDel="00154B9F">
            <w:rPr>
              <w:rFonts w:ascii="Times New Roman" w:hAnsi="Times New Roman" w:cs="Times New Roman"/>
              <w:sz w:val="24"/>
              <w:szCs w:val="24"/>
            </w:rPr>
            <w:delText xml:space="preserve">with a mean of 0 and standard deviation of 1 </w:delText>
          </w:r>
        </w:del>
      </w:ins>
      <w:del w:id="272" w:author="Ruprecht, Joel" w:date="2024-12-11T12:10:00Z">
        <w:r w:rsidR="00C42A4C" w:rsidDel="00154B9F">
          <w:rPr>
            <w:rFonts w:ascii="Times New Roman" w:hAnsi="Times New Roman" w:cs="Times New Roman"/>
            <w:sz w:val="24"/>
            <w:szCs w:val="24"/>
          </w:rPr>
          <w:delText xml:space="preserve">to facilitate comparison and to improve model fit. </w:delText>
        </w:r>
      </w:del>
      <w:r w:rsidR="00C42A4C">
        <w:rPr>
          <w:rFonts w:ascii="Times New Roman" w:hAnsi="Times New Roman" w:cs="Times New Roman"/>
          <w:sz w:val="24"/>
          <w:szCs w:val="24"/>
        </w:rPr>
        <w:t>We used these temperature-DO profile sets to calculate the relative probability of selection, given the range of temperature and DO available. As described by</w:t>
      </w:r>
      <w:r w:rsidR="00C42A4C" w:rsidRPr="00116A8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
          <w:id w:val="-2017060842"/>
          <w:placeholder>
            <w:docPart w:val="DefaultPlaceholder_-1854013440"/>
          </w:placeholder>
        </w:sdtPr>
        <w:sdtContent>
          <w:r w:rsidR="00223C12" w:rsidRPr="00223C12">
            <w:rPr>
              <w:rFonts w:ascii="Times New Roman" w:hAnsi="Times New Roman" w:cs="Times New Roman"/>
              <w:color w:val="000000"/>
              <w:sz w:val="24"/>
              <w:szCs w:val="24"/>
            </w:rPr>
            <w:t>Manly et al. (2012)</w:t>
          </w:r>
        </w:sdtContent>
      </w:sdt>
      <w:r w:rsidR="00C42A4C">
        <w:rPr>
          <w:rFonts w:ascii="Times New Roman" w:hAnsi="Times New Roman" w:cs="Times New Roman"/>
          <w:sz w:val="24"/>
          <w:szCs w:val="24"/>
        </w:rPr>
        <w:t xml:space="preserve">, we estimated </w:t>
      </w:r>
      <w:r w:rsidR="00C42A4C" w:rsidRPr="00116A86">
        <w:rPr>
          <w:rFonts w:ascii="Times New Roman" w:hAnsi="Times New Roman" w:cs="Times New Roman"/>
          <w:i/>
          <w:sz w:val="24"/>
          <w:szCs w:val="24"/>
        </w:rPr>
        <w:t>C(i)</w:t>
      </w:r>
      <w:r w:rsidR="00C42A4C">
        <w:rPr>
          <w:rFonts w:ascii="Times New Roman" w:hAnsi="Times New Roman" w:cs="Times New Roman"/>
          <w:sz w:val="24"/>
          <w:szCs w:val="24"/>
        </w:rPr>
        <w:t xml:space="preserve">, the relative probability of selection for resource unit </w:t>
      </w:r>
      <w:r w:rsidR="00C42A4C">
        <w:rPr>
          <w:rFonts w:ascii="Times New Roman" w:hAnsi="Times New Roman" w:cs="Times New Roman"/>
          <w:i/>
          <w:sz w:val="24"/>
          <w:szCs w:val="24"/>
        </w:rPr>
        <w:t>i</w:t>
      </w:r>
      <w:r w:rsidR="00C42A4C">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w:commentRangeStart w:id="273"/>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m:rPr>
              <m:sty m:val="p"/>
            </m:rPr>
            <w:rPr>
              <w:rFonts w:ascii="Times New Roman" w:eastAsiaTheme="minorEastAsia" w:hAnsi="Times New Roman" w:cs="Times New Roman"/>
              <w:sz w:val="24"/>
              <w:szCs w:val="24"/>
            </w:rPr>
            <w:br/>
          </m:r>
        </m:oMath>
        <w:commentRangeEnd w:id="273"/>
        <m:oMath>
          <m:r>
            <m:rPr>
              <m:sty m:val="p"/>
            </m:rPr>
            <w:rPr>
              <w:rStyle w:val="CommentReference"/>
            </w:rPr>
            <w:commentReference w:id="273"/>
          </m:r>
        </m:oMath>
      </m:oMathPara>
    </w:p>
    <w:p w14:paraId="3CBA4DBB" w14:textId="2A8CDA1E" w:rsidR="00C42A4C" w:rsidRDefault="00C42A4C" w:rsidP="00154B9F">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were the temperature and DO values, </w:t>
      </w:r>
      <w:commentRangeStart w:id="274"/>
      <w:r>
        <w:rPr>
          <w:rFonts w:ascii="Times New Roman" w:hAnsi="Times New Roman" w:cs="Times New Roman"/>
          <w:sz w:val="24"/>
          <w:szCs w:val="24"/>
          <w:lang w:eastAsia="ja-JP"/>
        </w:rPr>
        <w:t>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commentRangeEnd w:id="274"/>
      <w:r w:rsidR="00B35BBE">
        <w:rPr>
          <w:rStyle w:val="CommentReference"/>
        </w:rPr>
        <w:commentReference w:id="274"/>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the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moveFromRangeStart w:id="275" w:author="Ruprecht, Joel" w:date="2024-12-11T12:29:00Z" w:name="move184812573"/>
      <w:moveFrom w:id="276" w:author="Ruprecht, Joel" w:date="2024-12-11T12:29:00Z">
        <w:r w:rsidDel="00C25797">
          <w:rPr>
            <w:rFonts w:ascii="Times New Roman" w:hAnsi="Times New Roman" w:cs="Times New Roman"/>
            <w:sz w:val="24"/>
            <w:szCs w:val="24"/>
          </w:rPr>
          <w:t xml:space="preserve">The result was four model sets, one for each data subset. </w:t>
        </w:r>
      </w:moveFrom>
      <w:moveFromRangeEnd w:id="275"/>
      <w:commentRangeStart w:id="277"/>
      <w:del w:id="278" w:author="Ruprecht, Joel" w:date="2024-12-11T12:13:00Z">
        <w:r w:rsidR="00811080" w:rsidDel="00154B9F">
          <w:rPr>
            <w:rFonts w:ascii="Times New Roman" w:hAnsi="Times New Roman" w:cs="Times New Roman"/>
            <w:sz w:val="24"/>
            <w:szCs w:val="24"/>
          </w:rPr>
          <w:delText xml:space="preserve">Models were fit using the mgcv package </w:delText>
        </w:r>
      </w:del>
      <w:customXmlDelRangeStart w:id="279" w:author="Ruprecht, Joel" w:date="2024-12-11T12:13:00Z"/>
      <w:sdt>
        <w:sdtPr>
          <w:rPr>
            <w:rFonts w:ascii="Times New Roman" w:hAnsi="Times New Roman" w:cs="Times New Roman"/>
            <w:color w:val="000000"/>
            <w:sz w:val="24"/>
            <w:szCs w:val="24"/>
          </w:rPr>
          <w:tag w:val="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
          <w:id w:val="-1595003219"/>
          <w:placeholder>
            <w:docPart w:val="DefaultPlaceholder_-1854013440"/>
          </w:placeholder>
        </w:sdtPr>
        <w:sdtContent>
          <w:customXmlDelRangeEnd w:id="279"/>
          <w:del w:id="280" w:author="Ruprecht, Joel" w:date="2024-12-11T12:13:00Z">
            <w:r w:rsidR="0028590D" w:rsidRPr="0028590D" w:rsidDel="00154B9F">
              <w:rPr>
                <w:rFonts w:ascii="Times New Roman" w:hAnsi="Times New Roman" w:cs="Times New Roman"/>
                <w:color w:val="000000"/>
                <w:sz w:val="24"/>
                <w:szCs w:val="24"/>
              </w:rPr>
              <w:delText>(Wood, 2015)</w:delText>
            </w:r>
          </w:del>
          <w:customXmlDelRangeStart w:id="281" w:author="Ruprecht, Joel" w:date="2024-12-11T12:13:00Z"/>
        </w:sdtContent>
      </w:sdt>
      <w:customXmlDelRangeEnd w:id="281"/>
      <w:del w:id="282" w:author="Ruprecht, Joel" w:date="2024-12-11T12:13:00Z">
        <w:r w:rsidR="0028590D" w:rsidDel="00154B9F">
          <w:rPr>
            <w:rFonts w:ascii="Times New Roman" w:hAnsi="Times New Roman" w:cs="Times New Roman"/>
            <w:color w:val="000000"/>
            <w:sz w:val="24"/>
            <w:szCs w:val="24"/>
          </w:rPr>
          <w:delText xml:space="preserve"> </w:delText>
        </w:r>
        <w:r w:rsidR="00D137F0" w:rsidDel="00154B9F">
          <w:rPr>
            <w:rFonts w:ascii="Times New Roman" w:hAnsi="Times New Roman" w:cs="Times New Roman"/>
            <w:sz w:val="24"/>
            <w:szCs w:val="24"/>
          </w:rPr>
          <w:delText xml:space="preserve">using REML estimated smoothing parameters </w:delText>
        </w:r>
      </w:del>
      <w:customXmlDelRangeStart w:id="283" w:author="Ruprecht, Joel" w:date="2024-12-11T12:13:00Z"/>
      <w:sdt>
        <w:sdtPr>
          <w:rPr>
            <w:rFonts w:ascii="Times New Roman" w:hAnsi="Times New Roman" w:cs="Times New Roman"/>
            <w:color w:val="000000"/>
            <w:sz w:val="24"/>
            <w:szCs w:val="24"/>
          </w:rPr>
          <w:tag w:val="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
          <w:id w:val="40796824"/>
          <w:placeholder>
            <w:docPart w:val="DefaultPlaceholder_-1854013440"/>
          </w:placeholder>
        </w:sdtPr>
        <w:sdtContent>
          <w:customXmlDelRangeEnd w:id="283"/>
          <w:del w:id="284" w:author="Ruprecht, Joel" w:date="2024-12-11T12:13:00Z">
            <w:r w:rsidR="00AB3B4C" w:rsidRPr="00AB3B4C" w:rsidDel="00154B9F">
              <w:rPr>
                <w:rFonts w:ascii="Times New Roman" w:hAnsi="Times New Roman" w:cs="Times New Roman"/>
                <w:color w:val="000000"/>
                <w:sz w:val="24"/>
                <w:szCs w:val="24"/>
              </w:rPr>
              <w:delText>(Wood, 2004)</w:delText>
            </w:r>
          </w:del>
          <w:customXmlDelRangeStart w:id="285" w:author="Ruprecht, Joel" w:date="2024-12-11T12:13:00Z"/>
        </w:sdtContent>
      </w:sdt>
      <w:customXmlDelRangeEnd w:id="285"/>
      <w:del w:id="286" w:author="Ruprecht, Joel" w:date="2024-12-11T12:13:00Z">
        <w:r w:rsidR="00D137F0" w:rsidDel="00154B9F">
          <w:rPr>
            <w:rFonts w:ascii="Times New Roman" w:hAnsi="Times New Roman" w:cs="Times New Roman"/>
            <w:sz w:val="24"/>
            <w:szCs w:val="24"/>
          </w:rPr>
          <w:delText xml:space="preserve">. </w:delText>
        </w:r>
      </w:del>
      <w:commentRangeEnd w:id="277"/>
      <w:ins w:id="287" w:author="Ruprecht, Joel" w:date="2024-12-11T12:13:00Z">
        <w:r w:rsidR="00154B9F">
          <w:rPr>
            <w:rFonts w:ascii="Times New Roman" w:hAnsi="Times New Roman" w:cs="Times New Roman"/>
            <w:sz w:val="24"/>
            <w:szCs w:val="24"/>
          </w:rPr>
          <w:t xml:space="preserve">We restricted our analysis to the two-hour periods of lowest and highest DO in Blue Ruin and Norwood alcoves and comprised 1-week of data (July 30 to August 6, commencing 5-days after fish were released into net pens). </w:t>
        </w:r>
      </w:ins>
      <w:moveToRangeStart w:id="288" w:author="Ruprecht, Joel" w:date="2024-12-11T12:29:00Z" w:name="move184812573"/>
      <w:r w:rsidR="00C25797" w:rsidRPr="00C25797">
        <w:rPr>
          <w:rFonts w:ascii="Times New Roman" w:hAnsi="Times New Roman" w:cs="Times New Roman"/>
          <w:sz w:val="24"/>
          <w:szCs w:val="24"/>
        </w:rPr>
        <w:t xml:space="preserve">The result was four model sets, one for each data subset. </w:t>
      </w:r>
      <w:moveToRangeEnd w:id="288"/>
      <w:ins w:id="289" w:author="Ruprecht, Joel" w:date="2024-12-11T12:13:00Z">
        <w:r w:rsidR="00154B9F">
          <w:rPr>
            <w:rFonts w:ascii="Times New Roman" w:hAnsi="Times New Roman" w:cs="Times New Roman"/>
            <w:sz w:val="24"/>
            <w:szCs w:val="24"/>
          </w:rPr>
          <w:lastRenderedPageBreak/>
          <w:t xml:space="preserve">Temperature and DO were scaled to have mean = 0 and </w:t>
        </w:r>
        <w:proofErr w:type="spellStart"/>
        <w:r w:rsidR="00154B9F">
          <w:rPr>
            <w:rFonts w:ascii="Times New Roman" w:hAnsi="Times New Roman" w:cs="Times New Roman"/>
            <w:sz w:val="24"/>
            <w:szCs w:val="24"/>
          </w:rPr>
          <w:t>sd</w:t>
        </w:r>
        <w:proofErr w:type="spellEnd"/>
        <w:r w:rsidR="00154B9F">
          <w:rPr>
            <w:rFonts w:ascii="Times New Roman" w:hAnsi="Times New Roman" w:cs="Times New Roman"/>
            <w:sz w:val="24"/>
            <w:szCs w:val="24"/>
          </w:rPr>
          <w:t xml:space="preserve"> = 1 and were the sole predictors in the model given our objective was to assess how fish selected for temperature while controlling for both the available temperature and DO conditions. Because we expected nonlinearities in the response of fish to changing conditions could occur, but we did not want to restrict the relationship to </w:t>
        </w:r>
        <w:r w:rsidR="00154B9F" w:rsidRPr="008A4C37">
          <w:rPr>
            <w:rFonts w:ascii="Times New Roman" w:hAnsi="Times New Roman" w:cs="Times New Roman"/>
            <w:i/>
            <w:sz w:val="24"/>
            <w:szCs w:val="24"/>
          </w:rPr>
          <w:t>a priori</w:t>
        </w:r>
        <w:r w:rsidR="00154B9F">
          <w:rPr>
            <w:rFonts w:ascii="Times New Roman" w:hAnsi="Times New Roman" w:cs="Times New Roman"/>
            <w:sz w:val="24"/>
            <w:szCs w:val="24"/>
          </w:rPr>
          <w:t xml:space="preserve"> assumptions of the functional form, we formulated our conditional logistic regression as a generalized additive model. We fit models using the cox.ph function</w:t>
        </w:r>
      </w:ins>
      <w:ins w:id="290" w:author="Ruprecht, Joel" w:date="2024-12-11T12:34:00Z">
        <w:r w:rsidR="00C25797">
          <w:rPr>
            <w:rFonts w:ascii="Times New Roman" w:hAnsi="Times New Roman" w:cs="Times New Roman"/>
            <w:sz w:val="24"/>
            <w:szCs w:val="24"/>
          </w:rPr>
          <w:t xml:space="preserve"> (using REML to estimate smoothing parameters, Wood (2004))</w:t>
        </w:r>
      </w:ins>
      <w:ins w:id="291" w:author="Ruprecht, Joel" w:date="2024-12-11T12:13:00Z">
        <w:r w:rsidR="00154B9F">
          <w:rPr>
            <w:rFonts w:ascii="Times New Roman" w:hAnsi="Times New Roman" w:cs="Times New Roman"/>
            <w:sz w:val="24"/>
            <w:szCs w:val="24"/>
          </w:rPr>
          <w:t xml:space="preserve"> in the </w:t>
        </w:r>
      </w:ins>
      <w:ins w:id="292" w:author="Ruprecht, Joel" w:date="2024-12-11T12:33:00Z">
        <w:r w:rsidR="00C25797">
          <w:rPr>
            <w:rFonts w:ascii="Times New Roman" w:hAnsi="Times New Roman" w:cs="Times New Roman"/>
            <w:sz w:val="24"/>
            <w:szCs w:val="24"/>
          </w:rPr>
          <w:t xml:space="preserve">R package </w:t>
        </w:r>
      </w:ins>
      <w:proofErr w:type="spellStart"/>
      <w:ins w:id="293" w:author="Ruprecht, Joel" w:date="2024-12-11T12:13:00Z">
        <w:r w:rsidR="00154B9F">
          <w:rPr>
            <w:rFonts w:ascii="Times New Roman" w:hAnsi="Times New Roman" w:cs="Times New Roman"/>
            <w:sz w:val="24"/>
            <w:szCs w:val="24"/>
          </w:rPr>
          <w:t>mgcv</w:t>
        </w:r>
        <w:proofErr w:type="spellEnd"/>
        <w:r w:rsidR="00154B9F">
          <w:rPr>
            <w:rFonts w:ascii="Times New Roman" w:hAnsi="Times New Roman" w:cs="Times New Roman"/>
            <w:sz w:val="24"/>
            <w:szCs w:val="24"/>
          </w:rPr>
          <w:t xml:space="preserve"> </w:t>
        </w:r>
      </w:ins>
      <w:ins w:id="294" w:author="Ruprecht, Joel" w:date="2024-12-11T12:33:00Z">
        <w:r w:rsidR="00C25797">
          <w:rPr>
            <w:rFonts w:ascii="Times New Roman" w:hAnsi="Times New Roman" w:cs="Times New Roman"/>
            <w:sz w:val="24"/>
            <w:szCs w:val="24"/>
          </w:rPr>
          <w:t xml:space="preserve">(Wood 2015) </w:t>
        </w:r>
      </w:ins>
      <w:ins w:id="295" w:author="Ruprecht, Joel" w:date="2024-12-11T12:13:00Z">
        <w:r w:rsidR="00154B9F">
          <w:rPr>
            <w:rFonts w:ascii="Times New Roman" w:hAnsi="Times New Roman" w:cs="Times New Roman"/>
            <w:sz w:val="24"/>
            <w:szCs w:val="24"/>
          </w:rPr>
          <w:t>because conditional logistic regression has the same likelihood as a cox proportional hazards model (Manly et al. book).</w:t>
        </w:r>
      </w:ins>
      <w:del w:id="296" w:author="Ruprecht, Joel" w:date="2024-12-11T12:13:00Z">
        <w:r w:rsidR="00B35BBE" w:rsidDel="00154B9F">
          <w:rPr>
            <w:rStyle w:val="CommentReference"/>
          </w:rPr>
          <w:commentReference w:id="277"/>
        </w:r>
      </w:del>
      <w:ins w:id="297" w:author="Ruprecht, Joel" w:date="2024-12-11T12:13:00Z">
        <w:r w:rsidR="00154B9F" w:rsidDel="00154B9F">
          <w:rPr>
            <w:rStyle w:val="CommentReference"/>
          </w:rPr>
          <w:t xml:space="preserve"> </w:t>
        </w:r>
      </w:ins>
    </w:p>
    <w:p w14:paraId="12C5CCF2" w14:textId="23AA011A" w:rsidR="00267A04" w:rsidRDefault="00C42A4C" w:rsidP="00154B9F">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883070">
        <w:rPr>
          <w:rFonts w:ascii="Times New Roman" w:hAnsi="Times New Roman" w:cs="Times New Roman"/>
          <w:sz w:val="24"/>
          <w:szCs w:val="24"/>
          <w:highlight w:val="yellow"/>
          <w:rPrChange w:id="298" w:author="Ebersole, Joe" w:date="2024-12-13T11:34:00Z">
            <w:rPr>
              <w:rFonts w:ascii="Times New Roman" w:hAnsi="Times New Roman" w:cs="Times New Roman"/>
              <w:sz w:val="24"/>
              <w:szCs w:val="24"/>
            </w:rPr>
          </w:rPrChange>
        </w:rPr>
        <w:t>4mg•L</w:t>
      </w:r>
      <w:r w:rsidR="0012206B" w:rsidRPr="00883070">
        <w:rPr>
          <w:rFonts w:ascii="Times New Roman" w:hAnsi="Times New Roman" w:cs="Times New Roman"/>
          <w:sz w:val="24"/>
          <w:szCs w:val="24"/>
          <w:highlight w:val="yellow"/>
          <w:vertAlign w:val="superscript"/>
          <w:rPrChange w:id="299" w:author="Ebersole, Joe" w:date="2024-12-13T11:34:00Z">
            <w:rPr>
              <w:rFonts w:ascii="Times New Roman" w:hAnsi="Times New Roman" w:cs="Times New Roman"/>
              <w:sz w:val="24"/>
              <w:szCs w:val="24"/>
              <w:vertAlign w:val="superscript"/>
            </w:rPr>
          </w:rPrChange>
        </w:rPr>
        <w:t>-1</w:t>
      </w:r>
      <w:r w:rsidR="0012206B" w:rsidRPr="00883070">
        <w:rPr>
          <w:rFonts w:ascii="Times New Roman" w:hAnsi="Times New Roman" w:cs="Times New Roman"/>
          <w:sz w:val="24"/>
          <w:szCs w:val="24"/>
          <w:highlight w:val="yellow"/>
          <w:rPrChange w:id="300" w:author="Ebersole, Joe" w:date="2024-12-13T11:34:00Z">
            <w:rPr>
              <w:rFonts w:ascii="Times New Roman" w:hAnsi="Times New Roman" w:cs="Times New Roman"/>
              <w:sz w:val="24"/>
              <w:szCs w:val="24"/>
            </w:rPr>
          </w:rPrChange>
        </w:rPr>
        <w:t xml:space="preserve">, a cutoff representing the </w:t>
      </w:r>
      <w:commentRangeStart w:id="301"/>
      <w:r w:rsidR="0012206B" w:rsidRPr="00883070">
        <w:rPr>
          <w:rFonts w:ascii="Times New Roman" w:hAnsi="Times New Roman" w:cs="Times New Roman"/>
          <w:sz w:val="24"/>
          <w:szCs w:val="24"/>
          <w:highlight w:val="yellow"/>
          <w:rPrChange w:id="302" w:author="Ebersole, Joe" w:date="2024-12-13T11:34:00Z">
            <w:rPr>
              <w:rFonts w:ascii="Times New Roman" w:hAnsi="Times New Roman" w:cs="Times New Roman"/>
              <w:sz w:val="24"/>
              <w:szCs w:val="24"/>
            </w:rPr>
          </w:rPrChange>
        </w:rPr>
        <w:t>EPA</w:t>
      </w:r>
      <w:commentRangeEnd w:id="301"/>
      <w:r w:rsidR="00BC1127">
        <w:rPr>
          <w:rStyle w:val="CommentReference"/>
        </w:rPr>
        <w:commentReference w:id="301"/>
      </w:r>
      <w:r w:rsidR="0012206B" w:rsidRPr="00883070">
        <w:rPr>
          <w:rFonts w:ascii="Times New Roman" w:hAnsi="Times New Roman" w:cs="Times New Roman"/>
          <w:sz w:val="24"/>
          <w:szCs w:val="24"/>
          <w:highlight w:val="yellow"/>
          <w:rPrChange w:id="303" w:author="Ebersole, Joe" w:date="2024-12-13T11:34:00Z">
            <w:rPr>
              <w:rFonts w:ascii="Times New Roman" w:hAnsi="Times New Roman" w:cs="Times New Roman"/>
              <w:sz w:val="24"/>
              <w:szCs w:val="24"/>
            </w:rPr>
          </w:rPrChange>
        </w:rPr>
        <w:t xml:space="preserve"> 24-hour minimum DO criteria for cold water fish (DO below this </w:t>
      </w:r>
      <w:r w:rsidR="009E5788" w:rsidRPr="00883070">
        <w:rPr>
          <w:rFonts w:ascii="Times New Roman" w:hAnsi="Times New Roman" w:cs="Times New Roman"/>
          <w:sz w:val="24"/>
          <w:szCs w:val="24"/>
          <w:highlight w:val="yellow"/>
          <w:rPrChange w:id="304" w:author="Ebersole, Joe" w:date="2024-12-13T11:34:00Z">
            <w:rPr>
              <w:rFonts w:ascii="Times New Roman" w:hAnsi="Times New Roman" w:cs="Times New Roman"/>
              <w:sz w:val="24"/>
              <w:szCs w:val="24"/>
            </w:rPr>
          </w:rPrChange>
        </w:rPr>
        <w:t xml:space="preserve">threshold </w:t>
      </w:r>
      <w:r w:rsidR="0012206B" w:rsidRPr="00883070">
        <w:rPr>
          <w:rFonts w:ascii="Times New Roman" w:hAnsi="Times New Roman" w:cs="Times New Roman"/>
          <w:sz w:val="24"/>
          <w:szCs w:val="24"/>
          <w:highlight w:val="yellow"/>
          <w:rPrChange w:id="305" w:author="Ebersole, Joe" w:date="2024-12-13T11:34:00Z">
            <w:rPr>
              <w:rFonts w:ascii="Times New Roman" w:hAnsi="Times New Roman" w:cs="Times New Roman"/>
              <w:sz w:val="24"/>
              <w:szCs w:val="24"/>
            </w:rPr>
          </w:rPrChange>
        </w:rPr>
        <w:t>becomes stressful</w:t>
      </w:r>
      <w:r w:rsidR="007A1134" w:rsidRPr="00883070">
        <w:rPr>
          <w:rFonts w:ascii="Times New Roman" w:hAnsi="Times New Roman" w:cs="Times New Roman"/>
          <w:sz w:val="24"/>
          <w:szCs w:val="24"/>
          <w:highlight w:val="yellow"/>
          <w:rPrChange w:id="306" w:author="Ebersole, Joe" w:date="2024-12-13T11:34:00Z">
            <w:rPr>
              <w:rFonts w:ascii="Times New Roman" w:hAnsi="Times New Roman" w:cs="Times New Roman"/>
              <w:sz w:val="24"/>
              <w:szCs w:val="24"/>
            </w:rPr>
          </w:rPrChange>
        </w:rPr>
        <w:t xml:space="preserve">; </w:t>
      </w:r>
      <w:sdt>
        <w:sdtPr>
          <w:rPr>
            <w:rFonts w:ascii="Times New Roman" w:hAnsi="Times New Roman" w:cs="Times New Roman"/>
            <w:color w:val="000000"/>
            <w:sz w:val="24"/>
            <w:szCs w:val="24"/>
            <w:highlight w:val="yellow"/>
          </w:r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1238089627"/>
          <w:placeholder>
            <w:docPart w:val="DefaultPlaceholder_-1854013440"/>
          </w:placeholder>
        </w:sdtPr>
        <w:sdtEndPr>
          <w:rPr>
            <w:highlight w:val="none"/>
          </w:rPr>
        </w:sdtEndPr>
        <w:sdtContent>
          <w:r w:rsidR="003E226A" w:rsidRPr="00883070">
            <w:rPr>
              <w:rFonts w:ascii="Times New Roman" w:hAnsi="Times New Roman" w:cs="Times New Roman"/>
              <w:color w:val="000000"/>
              <w:sz w:val="24"/>
              <w:szCs w:val="24"/>
              <w:highlight w:val="yellow"/>
              <w:rPrChange w:id="307" w:author="Ebersole, Joe" w:date="2024-12-13T11:34:00Z">
                <w:rPr>
                  <w:rFonts w:ascii="Times New Roman" w:hAnsi="Times New Roman" w:cs="Times New Roman"/>
                  <w:color w:val="000000"/>
                  <w:sz w:val="24"/>
                  <w:szCs w:val="24"/>
                </w:rPr>
              </w:rPrChange>
            </w:rPr>
            <w:t>USEPA, 1987</w:t>
          </w:r>
          <w:r w:rsidR="003E226A" w:rsidRPr="003E226A">
            <w:rPr>
              <w:rFonts w:ascii="Times New Roman" w:hAnsi="Times New Roman" w:cs="Times New Roman"/>
              <w:color w:val="000000"/>
              <w:sz w:val="24"/>
              <w:szCs w:val="24"/>
            </w:rPr>
            <w:t>)</w:t>
          </w:r>
        </w:sdtContent>
      </w:sdt>
      <w:r>
        <w:rPr>
          <w:rFonts w:ascii="Times New Roman" w:hAnsi="Times New Roman" w:cs="Times New Roman"/>
          <w:sz w:val="24"/>
          <w:szCs w:val="24"/>
        </w:rPr>
        <w:t>.</w:t>
      </w:r>
      <w:commentRangeStart w:id="308"/>
      <w:r>
        <w:rPr>
          <w:rFonts w:ascii="Times New Roman" w:hAnsi="Times New Roman" w:cs="Times New Roman"/>
          <w:sz w:val="24"/>
          <w:szCs w:val="24"/>
        </w:rPr>
        <w:t xml:space="preserve"> </w:t>
      </w:r>
      <w:commentRangeEnd w:id="308"/>
      <w:r w:rsidR="00C6236E">
        <w:rPr>
          <w:rStyle w:val="CommentReference"/>
        </w:rPr>
        <w:commentReference w:id="308"/>
      </w:r>
      <w:r>
        <w:rPr>
          <w:rFonts w:ascii="Times New Roman" w:hAnsi="Times New Roman" w:cs="Times New Roman"/>
          <w:sz w:val="24"/>
          <w:szCs w:val="24"/>
        </w:rPr>
        <w:t xml:space="preserve">Finally, we plotted </w:t>
      </w:r>
      <w:del w:id="309" w:author="Ruprecht, Joel" w:date="2024-12-04T15:53:00Z">
        <w:r w:rsidDel="00C6236E">
          <w:rPr>
            <w:rFonts w:ascii="Times New Roman" w:hAnsi="Times New Roman" w:cs="Times New Roman"/>
            <w:sz w:val="24"/>
            <w:szCs w:val="24"/>
          </w:rPr>
          <w:delText xml:space="preserve">selection </w:delText>
        </w:r>
      </w:del>
      <w:r>
        <w:rPr>
          <w:rFonts w:ascii="Times New Roman" w:hAnsi="Times New Roman" w:cs="Times New Roman"/>
          <w:sz w:val="24"/>
          <w:szCs w:val="24"/>
        </w:rPr>
        <w:t xml:space="preserve">predictions </w:t>
      </w:r>
      <w:ins w:id="310" w:author="Ruprecht, Joel" w:date="2024-12-04T15:53:00Z">
        <w:r w:rsidR="00C6236E">
          <w:rPr>
            <w:rFonts w:ascii="Times New Roman" w:hAnsi="Times New Roman" w:cs="Times New Roman"/>
            <w:sz w:val="24"/>
            <w:szCs w:val="24"/>
          </w:rPr>
          <w:t>of the relative proba</w:t>
        </w:r>
      </w:ins>
      <w:ins w:id="311" w:author="Ruprecht, Joel" w:date="2024-12-04T15:54:00Z">
        <w:r w:rsidR="00C6236E">
          <w:rPr>
            <w:rFonts w:ascii="Times New Roman" w:hAnsi="Times New Roman" w:cs="Times New Roman"/>
            <w:sz w:val="24"/>
            <w:szCs w:val="24"/>
          </w:rPr>
          <w:t xml:space="preserve">bility of selection </w:t>
        </w:r>
      </w:ins>
      <w:ins w:id="312" w:author="Ruprecht, Joel" w:date="2024-12-10T16:45:00Z">
        <w:r w:rsidR="009048F0">
          <w:rPr>
            <w:rFonts w:ascii="Times New Roman" w:hAnsi="Times New Roman" w:cs="Times New Roman"/>
            <w:sz w:val="24"/>
            <w:szCs w:val="24"/>
          </w:rPr>
          <w:t xml:space="preserve">for temperature </w:t>
        </w:r>
      </w:ins>
      <w:r>
        <w:rPr>
          <w:rFonts w:ascii="Times New Roman" w:hAnsi="Times New Roman" w:cs="Times New Roman"/>
          <w:sz w:val="24"/>
          <w:szCs w:val="24"/>
        </w:rPr>
        <w:t>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154B9F">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D3616CF"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similar to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313"/>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313"/>
      <w:r w:rsidR="00456C18">
        <w:rPr>
          <w:rStyle w:val="CommentReference"/>
        </w:rPr>
        <w:commentReference w:id="313"/>
      </w:r>
      <w:r w:rsidR="00602E6F" w:rsidRPr="00602E6F">
        <w:rPr>
          <w:sz w:val="22"/>
          <w:szCs w:val="22"/>
        </w:rPr>
        <w:t xml:space="preserve"> </w:t>
      </w:r>
      <w:r w:rsidR="00602E6F" w:rsidRPr="00602E6F">
        <w:rPr>
          <w:rFonts w:ascii="Times New Roman" w:hAnsi="Times New Roman" w:cs="Times New Roman"/>
          <w:sz w:val="24"/>
          <w:szCs w:val="24"/>
        </w:rPr>
        <w:lastRenderedPageBreak/>
        <w:t>The vertical range of DO differed between sites. At night in Blue Ruin, DO ranged from ~2.5 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w:t>
      </w:r>
      <w:commentRangeStart w:id="314"/>
      <w:r w:rsidR="00602E6F" w:rsidRPr="00602E6F">
        <w:rPr>
          <w:rFonts w:ascii="Times New Roman" w:hAnsi="Times New Roman" w:cs="Times New Roman"/>
          <w:sz w:val="24"/>
          <w:szCs w:val="24"/>
        </w:rPr>
        <w:t>thalweg</w:t>
      </w:r>
      <w:commentRangeEnd w:id="314"/>
      <w:r w:rsidR="00C6236E">
        <w:rPr>
          <w:rStyle w:val="CommentReference"/>
        </w:rPr>
        <w:commentReference w:id="314"/>
      </w:r>
      <w:r w:rsidR="00602E6F" w:rsidRPr="00602E6F">
        <w:rPr>
          <w:rFonts w:ascii="Times New Roman" w:hAnsi="Times New Roman" w:cs="Times New Roman"/>
          <w:sz w:val="24"/>
          <w:szCs w:val="24"/>
        </w:rPr>
        <w:t xml:space="preserve">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7810ED0F"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w:t>
      </w:r>
      <w:commentRangeStart w:id="315"/>
      <w:commentRangeStart w:id="316"/>
      <w:commentRangeStart w:id="317"/>
      <w:r>
        <w:rPr>
          <w:rFonts w:ascii="Times New Roman" w:hAnsi="Times New Roman" w:cs="Times New Roman"/>
          <w:sz w:val="24"/>
          <w:szCs w:val="24"/>
        </w:rPr>
        <w:t>the intercept was lower at night, indicating all temperatures expressed lower DO</w:t>
      </w:r>
      <w:commentRangeEnd w:id="315"/>
      <w:r w:rsidR="00BF3145">
        <w:rPr>
          <w:rStyle w:val="CommentReference"/>
        </w:rPr>
        <w:commentReference w:id="315"/>
      </w:r>
      <w:commentRangeEnd w:id="316"/>
      <w:r w:rsidR="00EA2761">
        <w:rPr>
          <w:rStyle w:val="CommentReference"/>
        </w:rPr>
        <w:commentReference w:id="316"/>
      </w:r>
      <w:commentRangeEnd w:id="317"/>
      <w:r w:rsidR="00E9593A">
        <w:rPr>
          <w:rStyle w:val="CommentReference"/>
        </w:rPr>
        <w:commentReference w:id="317"/>
      </w:r>
      <w:r>
        <w:rPr>
          <w:rFonts w:ascii="Times New Roman" w:hAnsi="Times New Roman" w:cs="Times New Roman"/>
          <w:sz w:val="24"/>
          <w:szCs w:val="24"/>
        </w:rPr>
        <w:t xml:space="preserve">, and there was a contracted range of temperatures, meaning fish had </w:t>
      </w:r>
      <w:commentRangeStart w:id="318"/>
      <w:r>
        <w:rPr>
          <w:rFonts w:ascii="Times New Roman" w:hAnsi="Times New Roman" w:cs="Times New Roman"/>
          <w:sz w:val="24"/>
          <w:szCs w:val="24"/>
        </w:rPr>
        <w:t xml:space="preserve">reduced potential to trade-off </w:t>
      </w:r>
      <w:commentRangeEnd w:id="318"/>
      <w:r w:rsidR="00A843C9">
        <w:rPr>
          <w:rStyle w:val="CommentReference"/>
        </w:rPr>
        <w:commentReference w:id="318"/>
      </w:r>
      <w:r>
        <w:rPr>
          <w:rFonts w:ascii="Times New Roman" w:hAnsi="Times New Roman" w:cs="Times New Roman"/>
          <w:sz w:val="24"/>
          <w:szCs w:val="24"/>
        </w:rPr>
        <w:t xml:space="preserve">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w:t>
      </w:r>
      <w:r>
        <w:rPr>
          <w:rFonts w:ascii="Times New Roman" w:hAnsi="Times New Roman" w:cs="Times New Roman"/>
          <w:sz w:val="24"/>
          <w:szCs w:val="24"/>
        </w:rPr>
        <w:lastRenderedPageBreak/>
        <w:t xml:space="preserve">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commentRangeStart w:id="319"/>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commentRangeEnd w:id="319"/>
      <w:r w:rsidR="00D946C3">
        <w:rPr>
          <w:rStyle w:val="CommentReference"/>
        </w:rPr>
        <w:commentReference w:id="319"/>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w:t>
      </w:r>
      <w:r w:rsidR="004C1E6A">
        <w:rPr>
          <w:rFonts w:ascii="Times New Roman" w:hAnsi="Times New Roman" w:cs="Times New Roman"/>
          <w:sz w:val="24"/>
          <w:szCs w:val="24"/>
        </w:rPr>
        <w:lastRenderedPageBreak/>
        <w:t xml:space="preserve">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proofErr w:type="gram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w:t>
      </w:r>
      <w:proofErr w:type="gramEnd"/>
      <w:r w:rsidR="00F27282">
        <w:rPr>
          <w:rFonts w:ascii="Times New Roman" w:hAnsi="Times New Roman" w:cs="Times New Roman"/>
          <w:sz w:val="24"/>
          <w:szCs w:val="24"/>
        </w:rPr>
        <w:t xml:space="preserve">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4D5BE81A" w:rsidR="00267A04" w:rsidRDefault="00C42A4C" w:rsidP="00F56768">
      <w:pPr>
        <w:spacing w:line="480" w:lineRule="auto"/>
        <w:ind w:firstLine="720"/>
      </w:pPr>
      <w:r>
        <w:rPr>
          <w:rFonts w:ascii="Times New Roman" w:hAnsi="Times New Roman" w:cs="Times New Roman"/>
          <w:sz w:val="24"/>
          <w:szCs w:val="24"/>
        </w:rPr>
        <w:t xml:space="preserve">Our </w:t>
      </w:r>
      <w:del w:id="320" w:author="Levi, Taal" w:date="2024-10-24T10:52:00Z">
        <w:r w:rsidR="0012206B" w:rsidDel="00B35BBE">
          <w:rPr>
            <w:rFonts w:ascii="Times New Roman" w:hAnsi="Times New Roman" w:cs="Times New Roman"/>
            <w:sz w:val="24"/>
            <w:szCs w:val="24"/>
          </w:rPr>
          <w:delText>Cox proportional hazards regression</w:delText>
        </w:r>
      </w:del>
      <w:ins w:id="321" w:author="Levi, Taal" w:date="2024-10-24T10:52:00Z">
        <w:r w:rsidR="00B35BBE">
          <w:rPr>
            <w:rFonts w:ascii="Times New Roman" w:hAnsi="Times New Roman" w:cs="Times New Roman"/>
            <w:sz w:val="24"/>
            <w:szCs w:val="24"/>
          </w:rPr>
          <w:t>resource selection</w:t>
        </w:r>
      </w:ins>
      <w:r w:rsidR="0012206B">
        <w:rPr>
          <w:rFonts w:ascii="Times New Roman" w:hAnsi="Times New Roman" w:cs="Times New Roman"/>
          <w:sz w:val="24"/>
          <w:szCs w:val="24"/>
        </w:rPr>
        <w:t xml:space="preserve"> </w:t>
      </w:r>
      <w:commentRangeStart w:id="322"/>
      <w:r w:rsidR="0012206B">
        <w:rPr>
          <w:rFonts w:ascii="Times New Roman" w:hAnsi="Times New Roman" w:cs="Times New Roman"/>
          <w:sz w:val="24"/>
          <w:szCs w:val="24"/>
        </w:rPr>
        <w:t>models</w:t>
      </w:r>
      <w:commentRangeEnd w:id="322"/>
      <w:r w:rsidR="003851F1">
        <w:rPr>
          <w:rStyle w:val="CommentReference"/>
        </w:rPr>
        <w:commentReference w:id="322"/>
      </w:r>
      <w:r w:rsidR="0012206B">
        <w:rPr>
          <w:rFonts w:ascii="Times New Roman" w:hAnsi="Times New Roman" w:cs="Times New Roman"/>
          <w:sz w:val="24"/>
          <w:szCs w:val="24"/>
        </w:rPr>
        <w:t xml:space="preserve"> </w:t>
      </w:r>
      <w:r>
        <w:rPr>
          <w:rFonts w:ascii="Times New Roman" w:hAnsi="Times New Roman" w:cs="Times New Roman"/>
          <w:sz w:val="24"/>
          <w:szCs w:val="24"/>
        </w:rPr>
        <w:t xml:space="preserve">supported </w:t>
      </w:r>
      <w:del w:id="323" w:author="Ruprecht, Joel" w:date="2024-12-11T12:50:00Z">
        <w:r w:rsidDel="00EC5384">
          <w:rPr>
            <w:rFonts w:ascii="Times New Roman" w:hAnsi="Times New Roman" w:cs="Times New Roman"/>
            <w:sz w:val="24"/>
            <w:szCs w:val="24"/>
          </w:rPr>
          <w:delText>shifting habitat selection between</w:delText>
        </w:r>
      </w:del>
      <w:ins w:id="324" w:author="Ruprecht, Joel" w:date="2024-12-11T12:50:00Z">
        <w:r w:rsidR="00EC5384">
          <w:rPr>
            <w:rFonts w:ascii="Times New Roman" w:hAnsi="Times New Roman" w:cs="Times New Roman"/>
            <w:sz w:val="24"/>
            <w:szCs w:val="24"/>
          </w:rPr>
          <w:t>disparate responses to selection for the thermal environment between</w:t>
        </w:r>
      </w:ins>
      <w:r>
        <w:rPr>
          <w:rFonts w:ascii="Times New Roman" w:hAnsi="Times New Roman" w:cs="Times New Roman"/>
          <w:sz w:val="24"/>
          <w:szCs w:val="24"/>
        </w:rPr>
        <w:t xml:space="preserve"> the windows of maximum and minimum DO. </w:t>
      </w:r>
      <w:ins w:id="325" w:author="Ruprecht, Joel" w:date="2024-12-11T12:49:00Z">
        <w:r w:rsidR="00EC5384">
          <w:rPr>
            <w:rFonts w:ascii="Times New Roman" w:hAnsi="Times New Roman" w:cs="Times New Roman"/>
            <w:sz w:val="24"/>
            <w:szCs w:val="24"/>
          </w:rPr>
          <w:t xml:space="preserve">After controlling for changing availability of both </w:t>
        </w:r>
      </w:ins>
      <w:ins w:id="326" w:author="Ruprecht, Joel" w:date="2024-12-11T12:50:00Z">
        <w:r w:rsidR="00EC5384">
          <w:rPr>
            <w:rFonts w:ascii="Times New Roman" w:hAnsi="Times New Roman" w:cs="Times New Roman"/>
            <w:sz w:val="24"/>
            <w:szCs w:val="24"/>
          </w:rPr>
          <w:t>temperature and DO</w:t>
        </w:r>
      </w:ins>
      <w:ins w:id="327" w:author="Ruprecht, Joel" w:date="2024-12-11T12:51:00Z">
        <w:r w:rsidR="00EC5384">
          <w:rPr>
            <w:rFonts w:ascii="Times New Roman" w:hAnsi="Times New Roman" w:cs="Times New Roman"/>
            <w:sz w:val="24"/>
            <w:szCs w:val="24"/>
          </w:rPr>
          <w:t xml:space="preserve"> </w:t>
        </w:r>
      </w:ins>
      <w:del w:id="328" w:author="Ruprecht, Joel" w:date="2024-12-11T12:50:00Z">
        <w:r w:rsidR="00AD001A" w:rsidDel="00EC5384">
          <w:rPr>
            <w:rFonts w:ascii="Times New Roman" w:hAnsi="Times New Roman" w:cs="Times New Roman"/>
            <w:sz w:val="24"/>
            <w:szCs w:val="24"/>
          </w:rPr>
          <w:delText>In</w:delText>
        </w:r>
      </w:del>
      <w:del w:id="329" w:author="Ruprecht, Joel" w:date="2024-12-11T12:51:00Z">
        <w:r w:rsidR="00AD001A" w:rsidDel="00EC5384">
          <w:rPr>
            <w:rFonts w:ascii="Times New Roman" w:hAnsi="Times New Roman" w:cs="Times New Roman"/>
            <w:sz w:val="24"/>
            <w:szCs w:val="24"/>
          </w:rPr>
          <w:delText xml:space="preserve"> </w:delText>
        </w:r>
        <w:r w:rsidR="0012206B" w:rsidDel="00EC5384">
          <w:rPr>
            <w:rFonts w:ascii="Times New Roman" w:hAnsi="Times New Roman" w:cs="Times New Roman"/>
            <w:sz w:val="24"/>
            <w:szCs w:val="24"/>
          </w:rPr>
          <w:delText>both cold-water</w:delText>
        </w:r>
        <w:r w:rsidR="00AD001A" w:rsidDel="00EC5384">
          <w:rPr>
            <w:rFonts w:ascii="Times New Roman" w:hAnsi="Times New Roman" w:cs="Times New Roman"/>
            <w:sz w:val="24"/>
            <w:szCs w:val="24"/>
          </w:rPr>
          <w:delText xml:space="preserve"> alcove</w:delText>
        </w:r>
        <w:r w:rsidR="0012206B" w:rsidDel="00EC5384">
          <w:rPr>
            <w:rFonts w:ascii="Times New Roman" w:hAnsi="Times New Roman" w:cs="Times New Roman"/>
            <w:sz w:val="24"/>
            <w:szCs w:val="24"/>
          </w:rPr>
          <w:delText>s</w:delText>
        </w:r>
      </w:del>
      <w:r w:rsidR="00AD001A">
        <w:rPr>
          <w:rFonts w:ascii="Times New Roman" w:hAnsi="Times New Roman" w:cs="Times New Roman"/>
          <w:sz w:val="24"/>
          <w:szCs w:val="24"/>
        </w:rPr>
        <w:t xml:space="preserve">, </w:t>
      </w:r>
      <w:commentRangeStart w:id="330"/>
      <w:r w:rsidR="00AD001A">
        <w:rPr>
          <w:rFonts w:ascii="Times New Roman" w:hAnsi="Times New Roman" w:cs="Times New Roman"/>
          <w:sz w:val="24"/>
          <w:szCs w:val="24"/>
        </w:rPr>
        <w:t>t</w:t>
      </w:r>
      <w:r>
        <w:rPr>
          <w:rFonts w:ascii="Times New Roman" w:hAnsi="Times New Roman" w:cs="Times New Roman"/>
          <w:sz w:val="24"/>
          <w:szCs w:val="24"/>
        </w:rPr>
        <w:t>agged fish</w:t>
      </w:r>
      <w:ins w:id="331" w:author="Ruprecht, Joel" w:date="2024-12-11T12:51:00Z">
        <w:r w:rsidR="00EC5384">
          <w:rPr>
            <w:rFonts w:ascii="Times New Roman" w:hAnsi="Times New Roman" w:cs="Times New Roman"/>
            <w:sz w:val="24"/>
            <w:szCs w:val="24"/>
          </w:rPr>
          <w:t xml:space="preserve"> in both cold-water alcoves</w:t>
        </w:r>
      </w:ins>
      <w:r w:rsidR="005C7418">
        <w:rPr>
          <w:rFonts w:ascii="Times New Roman" w:hAnsi="Times New Roman" w:cs="Times New Roman"/>
          <w:sz w:val="24"/>
          <w:szCs w:val="24"/>
        </w:rPr>
        <w:t xml:space="preserve"> selected </w:t>
      </w:r>
      <w:ins w:id="332" w:author="Ruprecht, Joel" w:date="2024-12-11T12:52:00Z">
        <w:r w:rsidR="00EC5384">
          <w:rPr>
            <w:rFonts w:ascii="Times New Roman" w:hAnsi="Times New Roman" w:cs="Times New Roman"/>
            <w:sz w:val="24"/>
            <w:szCs w:val="24"/>
          </w:rPr>
          <w:t xml:space="preserve">for </w:t>
        </w:r>
      </w:ins>
      <w:r w:rsidR="005C7418">
        <w:rPr>
          <w:rFonts w:ascii="Times New Roman" w:hAnsi="Times New Roman" w:cs="Times New Roman"/>
          <w:sz w:val="24"/>
          <w:szCs w:val="24"/>
        </w:rPr>
        <w:t>warmer temperatures during the night and cooler temperatures during the day</w:t>
      </w:r>
      <w:ins w:id="333" w:author="Ruprecht, Joel" w:date="2024-12-11T12:53:00Z">
        <w:r w:rsidR="00EC5384">
          <w:rPr>
            <w:rFonts w:ascii="Times New Roman" w:hAnsi="Times New Roman" w:cs="Times New Roman"/>
            <w:sz w:val="24"/>
            <w:szCs w:val="24"/>
          </w:rPr>
          <w:t>, relative to what was available during those periods</w:t>
        </w:r>
      </w:ins>
      <w:r>
        <w:rPr>
          <w:rFonts w:ascii="Times New Roman" w:hAnsi="Times New Roman" w:cs="Times New Roman"/>
          <w:sz w:val="24"/>
          <w:szCs w:val="24"/>
        </w:rPr>
        <w:t xml:space="preserve"> (Figur</w:t>
      </w:r>
      <w:commentRangeEnd w:id="330"/>
      <w:r w:rsidR="003C1EEF">
        <w:rPr>
          <w:rStyle w:val="CommentReference"/>
        </w:rPr>
        <w:commentReference w:id="330"/>
      </w:r>
      <w:r>
        <w:rPr>
          <w:rFonts w:ascii="Times New Roman" w:hAnsi="Times New Roman" w:cs="Times New Roman"/>
          <w:sz w:val="24"/>
          <w:szCs w:val="24"/>
        </w:rPr>
        <w:t>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ins w:id="334" w:author="Levi, Taal" w:date="2024-10-24T10:58:00Z">
        <w:r w:rsidR="00B35BBE">
          <w:rPr>
            <w:rFonts w:ascii="Times New Roman" w:hAnsi="Times New Roman" w:cs="Times New Roman"/>
            <w:sz w:val="24"/>
            <w:szCs w:val="24"/>
          </w:rPr>
          <w:t xml:space="preserve"> and are the cause of the tradeoffs (Fig. </w:t>
        </w:r>
      </w:ins>
      <w:ins w:id="335" w:author="Levi, Taal" w:date="2024-10-24T10:59:00Z">
        <w:r w:rsidR="00B35BBE">
          <w:rPr>
            <w:rFonts w:ascii="Times New Roman" w:hAnsi="Times New Roman" w:cs="Times New Roman"/>
            <w:sz w:val="24"/>
            <w:szCs w:val="24"/>
          </w:rPr>
          <w:t>3</w:t>
        </w:r>
      </w:ins>
      <w:ins w:id="336" w:author="Levi, Taal" w:date="2024-10-24T10:58:00Z">
        <w:r w:rsidR="00B35BBE">
          <w:rPr>
            <w:rFonts w:ascii="Times New Roman" w:hAnsi="Times New Roman" w:cs="Times New Roman"/>
            <w:sz w:val="24"/>
            <w:szCs w:val="24"/>
          </w:rPr>
          <w:t>)</w:t>
        </w:r>
      </w:ins>
      <w:r>
        <w:rPr>
          <w:rFonts w:ascii="Times New Roman" w:hAnsi="Times New Roman" w:cs="Times New Roman"/>
          <w:sz w:val="24"/>
          <w:szCs w:val="24"/>
        </w:rPr>
        <w:t>.</w:t>
      </w:r>
      <w:ins w:id="337" w:author="Levi, Taal" w:date="2024-10-24T10:59:00Z">
        <w:r w:rsidR="00B35BBE">
          <w:rPr>
            <w:rFonts w:ascii="Times New Roman" w:hAnsi="Times New Roman" w:cs="Times New Roman"/>
            <w:sz w:val="24"/>
            <w:szCs w:val="24"/>
          </w:rPr>
          <w:t xml:space="preserve"> We mitigated this correlation structure by focusing our inference on model predictions usin</w:t>
        </w:r>
      </w:ins>
      <w:ins w:id="338" w:author="Levi, Taal" w:date="2024-10-24T11:00:00Z">
        <w:r w:rsidR="00B35BBE">
          <w:rPr>
            <w:rFonts w:ascii="Times New Roman" w:hAnsi="Times New Roman" w:cs="Times New Roman"/>
            <w:sz w:val="24"/>
            <w:szCs w:val="24"/>
          </w:rPr>
          <w:t>g marginal plots (Fig. 6).</w:t>
        </w:r>
      </w:ins>
    </w:p>
    <w:p w14:paraId="2BB8FE77" w14:textId="77777777" w:rsidR="005B0834" w:rsidRPr="005B0834" w:rsidRDefault="005B0834" w:rsidP="005B0834">
      <w:pPr>
        <w:pStyle w:val="Default"/>
        <w:spacing w:line="480" w:lineRule="auto"/>
        <w:rPr>
          <w:b/>
        </w:rPr>
      </w:pPr>
      <w:r w:rsidRPr="005B0834">
        <w:rPr>
          <w:b/>
        </w:rPr>
        <w:t>Discussion</w:t>
      </w:r>
    </w:p>
    <w:p w14:paraId="45F0A429" w14:textId="45A1E972" w:rsidR="002366EE" w:rsidRDefault="00160B1A" w:rsidP="004B55FC">
      <w:pPr>
        <w:pStyle w:val="Default"/>
        <w:spacing w:line="480" w:lineRule="auto"/>
        <w:ind w:firstLine="720"/>
        <w:rPr>
          <w:ins w:id="339" w:author="Ruprecht, Joel" w:date="2024-12-11T13:19:00Z"/>
        </w:rPr>
      </w:pPr>
      <w:r w:rsidRPr="00160B1A">
        <w:t xml:space="preserve">There is growing interest in how </w:t>
      </w:r>
      <w:del w:id="340" w:author="Ruprecht, Joel" w:date="2024-12-11T13:00:00Z">
        <w:r w:rsidRPr="00160B1A" w:rsidDel="00EF238B">
          <w:delText xml:space="preserve">animals </w:delText>
        </w:r>
      </w:del>
      <w:ins w:id="341" w:author="Ruprecht, Joel" w:date="2024-12-11T13:00:00Z">
        <w:r w:rsidR="00EF238B">
          <w:t>organism</w:t>
        </w:r>
        <w:r w:rsidR="00EF238B" w:rsidRPr="00160B1A">
          <w:t xml:space="preserve">s </w:t>
        </w:r>
      </w:ins>
      <w:r w:rsidRPr="00160B1A">
        <w:t>track spatio</w:t>
      </w:r>
      <w:del w:id="342" w:author="Levi, Taal" w:date="2024-10-24T11:00:00Z">
        <w:r w:rsidRPr="00160B1A" w:rsidDel="006C3760">
          <w:delText>-</w:delText>
        </w:r>
      </w:del>
      <w:r w:rsidRPr="00160B1A">
        <w:t xml:space="preserve">temporal variation in </w:t>
      </w:r>
      <w:del w:id="343" w:author="Ruprecht, Joel" w:date="2024-12-11T12:54:00Z">
        <w:r w:rsidRPr="00160B1A" w:rsidDel="00EC5384">
          <w:delText xml:space="preserve">ecological </w:delText>
        </w:r>
      </w:del>
      <w:r w:rsidRPr="00160B1A">
        <w:t>resource</w:t>
      </w:r>
      <w:ins w:id="344" w:author="Ruprecht, Joel" w:date="2024-12-11T12:54:00Z">
        <w:r w:rsidR="00EC5384">
          <w:t xml:space="preserve"> availability</w:t>
        </w:r>
      </w:ins>
      <w:del w:id="345" w:author="Ruprecht, Joel" w:date="2024-12-11T12:54:00Z">
        <w:r w:rsidRPr="00160B1A" w:rsidDel="00EC5384">
          <w:delText>s</w:delText>
        </w:r>
      </w:del>
      <w:r w:rsidRPr="00160B1A">
        <w:t xml:space="preserve"> </w:t>
      </w:r>
      <w:r w:rsidR="00F03EDC">
        <w:t>(Abrams and Ginzburg, 2000)</w:t>
      </w:r>
      <w:r w:rsidRPr="00160B1A">
        <w:t xml:space="preserve">, </w:t>
      </w:r>
      <w:del w:id="346" w:author="Ruprecht, Joel" w:date="2024-12-11T13:16:00Z">
        <w:r w:rsidRPr="00160B1A" w:rsidDel="006959BF">
          <w:delText xml:space="preserve">but </w:delText>
        </w:r>
      </w:del>
      <w:ins w:id="347" w:author="Ruprecht, Joel" w:date="2024-12-11T13:16:00Z">
        <w:r w:rsidR="006959BF">
          <w:t>yet</w:t>
        </w:r>
        <w:r w:rsidR="006959BF" w:rsidRPr="00160B1A">
          <w:t xml:space="preserve"> </w:t>
        </w:r>
      </w:ins>
      <w:del w:id="348" w:author="Ruprecht, Joel" w:date="2024-12-11T12:57:00Z">
        <w:r w:rsidRPr="00160B1A" w:rsidDel="00EC5384">
          <w:delText xml:space="preserve">much </w:delText>
        </w:r>
      </w:del>
      <w:ins w:id="349" w:author="Ruprecht, Joel" w:date="2024-12-11T12:57:00Z">
        <w:r w:rsidR="00EC5384">
          <w:t>the overwhelming majority</w:t>
        </w:r>
        <w:r w:rsidR="00EC5384" w:rsidRPr="00160B1A">
          <w:t xml:space="preserve"> </w:t>
        </w:r>
      </w:ins>
      <w:r w:rsidRPr="00160B1A">
        <w:t xml:space="preserve">of this research </w:t>
      </w:r>
      <w:del w:id="350" w:author="Ruprecht, Joel" w:date="2024-12-11T12:57:00Z">
        <w:r w:rsidRPr="00160B1A" w:rsidDel="00EC5384">
          <w:delText xml:space="preserve">typically </w:delText>
        </w:r>
      </w:del>
      <w:r w:rsidRPr="00160B1A">
        <w:t xml:space="preserve">focuses on individual resources </w:t>
      </w:r>
      <w:ins w:id="351" w:author="Ruprecht, Joel" w:date="2024-12-11T12:55:00Z">
        <w:r w:rsidR="00EC5384">
          <w:t xml:space="preserve">that change </w:t>
        </w:r>
      </w:ins>
      <w:r w:rsidRPr="00160B1A">
        <w:t>in isolation.</w:t>
      </w:r>
      <w:ins w:id="352" w:author="Ruprecht, Joel" w:date="2024-12-11T12:54:00Z">
        <w:r w:rsidR="00EC5384">
          <w:t xml:space="preserve"> A much more complex </w:t>
        </w:r>
      </w:ins>
      <w:ins w:id="353" w:author="Ruprecht, Joel" w:date="2024-12-11T12:55:00Z">
        <w:r w:rsidR="00EC5384">
          <w:t>situation arises when two critical resources vary spatiotemporally</w:t>
        </w:r>
      </w:ins>
      <w:ins w:id="354" w:author="Ruprecht, Joel" w:date="2024-12-11T12:56:00Z">
        <w:r w:rsidR="00EC5384">
          <w:t xml:space="preserve"> and asynchronously</w:t>
        </w:r>
      </w:ins>
      <w:ins w:id="355" w:author="Ruprecht, Joel" w:date="2024-12-11T12:57:00Z">
        <w:r w:rsidR="00EC5384">
          <w:t xml:space="preserve"> </w:t>
        </w:r>
      </w:ins>
      <w:ins w:id="356" w:author="Ruprecht, Joel" w:date="2024-12-11T12:58:00Z">
        <w:r w:rsidR="00EC5384">
          <w:t>such that</w:t>
        </w:r>
      </w:ins>
      <w:ins w:id="357" w:author="Ruprecht, Joel" w:date="2024-12-11T12:59:00Z">
        <w:r w:rsidR="00EF238B">
          <w:t xml:space="preserve"> </w:t>
        </w:r>
      </w:ins>
      <w:ins w:id="358" w:author="Ruprecht, Joel" w:date="2024-12-11T12:58:00Z">
        <w:r w:rsidR="00EC5384">
          <w:t xml:space="preserve">constant behavioral modifications </w:t>
        </w:r>
      </w:ins>
      <w:ins w:id="359" w:author="Ruprecht, Joel" w:date="2024-12-11T12:59:00Z">
        <w:r w:rsidR="00EF238B">
          <w:t xml:space="preserve">are required to </w:t>
        </w:r>
      </w:ins>
      <w:ins w:id="360" w:author="Ruprecht, Joel" w:date="2024-12-11T13:02:00Z">
        <w:r w:rsidR="00EF238B">
          <w:t>stay within conditions</w:t>
        </w:r>
      </w:ins>
      <w:ins w:id="361" w:author="Ruprecht, Joel" w:date="2024-12-11T12:59:00Z">
        <w:r w:rsidR="00EF238B">
          <w:t xml:space="preserve"> suitable </w:t>
        </w:r>
      </w:ins>
      <w:ins w:id="362" w:author="Ruprecht, Joel" w:date="2024-12-11T13:03:00Z">
        <w:r w:rsidR="00EF238B">
          <w:t>for maintaining basic physiological functions</w:t>
        </w:r>
      </w:ins>
      <w:ins w:id="363" w:author="Ruprecht, Joel" w:date="2024-12-11T12:59:00Z">
        <w:r w:rsidR="00EF238B">
          <w:t>.</w:t>
        </w:r>
      </w:ins>
      <w:ins w:id="364" w:author="Ruprecht, Joel" w:date="2024-12-11T12:56:00Z">
        <w:r w:rsidR="00EC5384">
          <w:t xml:space="preserve"> </w:t>
        </w:r>
      </w:ins>
      <w:ins w:id="365" w:author="Ruprecht, Joel" w:date="2024-12-11T13:17:00Z">
        <w:r w:rsidR="006959BF">
          <w:t>Therefore</w:t>
        </w:r>
      </w:ins>
      <w:ins w:id="366" w:author="Ruprecht, Joel" w:date="2024-12-11T13:04:00Z">
        <w:r w:rsidR="00EF238B">
          <w:t>, as climate change continues</w:t>
        </w:r>
      </w:ins>
      <w:ins w:id="367" w:author="Ruprecht, Joel" w:date="2024-12-11T13:05:00Z">
        <w:r w:rsidR="00EF238B">
          <w:t xml:space="preserve"> to </w:t>
        </w:r>
      </w:ins>
      <w:ins w:id="368" w:author="Ruprecht, Joel" w:date="2024-12-11T13:11:00Z">
        <w:r w:rsidR="006959BF">
          <w:t>produce</w:t>
        </w:r>
      </w:ins>
      <w:ins w:id="369" w:author="Ruprecht, Joel" w:date="2024-12-11T13:06:00Z">
        <w:r w:rsidR="00EF238B">
          <w:t xml:space="preserve"> stressful conditions for thermal-intolerant species, </w:t>
        </w:r>
      </w:ins>
      <w:ins w:id="370" w:author="Ruprecht, Joel" w:date="2024-12-11T13:12:00Z">
        <w:r w:rsidR="006959BF">
          <w:t xml:space="preserve">it will be increasingly important to </w:t>
        </w:r>
      </w:ins>
      <w:ins w:id="371" w:author="Ruprecht, Joel" w:date="2024-12-11T13:10:00Z">
        <w:r w:rsidR="006959BF">
          <w:t xml:space="preserve">understand how organisms respond </w:t>
        </w:r>
      </w:ins>
      <w:ins w:id="372" w:author="Ruprecht, Joel" w:date="2024-12-11T13:13:00Z">
        <w:r w:rsidR="006959BF">
          <w:t xml:space="preserve">not only </w:t>
        </w:r>
      </w:ins>
      <w:ins w:id="373" w:author="Ruprecht, Joel" w:date="2024-12-11T13:11:00Z">
        <w:r w:rsidR="006959BF">
          <w:t xml:space="preserve">to </w:t>
        </w:r>
      </w:ins>
      <w:ins w:id="374" w:author="Ruprecht, Joel" w:date="2024-12-11T13:18:00Z">
        <w:r w:rsidR="006959BF">
          <w:t>changing</w:t>
        </w:r>
      </w:ins>
      <w:ins w:id="375" w:author="Ruprecht, Joel" w:date="2024-12-11T13:13:00Z">
        <w:r w:rsidR="006959BF">
          <w:t xml:space="preserve"> </w:t>
        </w:r>
      </w:ins>
      <w:ins w:id="376" w:author="Ruprecht, Joel" w:date="2024-12-11T13:11:00Z">
        <w:r w:rsidR="006959BF">
          <w:t>temperature</w:t>
        </w:r>
      </w:ins>
      <w:ins w:id="377" w:author="Ruprecht, Joel" w:date="2024-12-11T13:13:00Z">
        <w:r w:rsidR="006959BF">
          <w:t>s</w:t>
        </w:r>
      </w:ins>
      <w:ins w:id="378" w:author="Ruprecht, Joel" w:date="2024-12-11T13:11:00Z">
        <w:r w:rsidR="006959BF">
          <w:t xml:space="preserve">, but also the </w:t>
        </w:r>
        <w:r w:rsidR="006959BF">
          <w:lastRenderedPageBreak/>
          <w:t>suite of</w:t>
        </w:r>
      </w:ins>
      <w:ins w:id="379" w:author="Ruprecht, Joel" w:date="2024-12-11T13:12:00Z">
        <w:r w:rsidR="006959BF">
          <w:t xml:space="preserve"> fac</w:t>
        </w:r>
      </w:ins>
      <w:ins w:id="380" w:author="Ruprecht, Joel" w:date="2024-12-11T13:07:00Z">
        <w:r w:rsidR="00EF238B">
          <w:t xml:space="preserve">tors </w:t>
        </w:r>
      </w:ins>
      <w:ins w:id="381" w:author="Ruprecht, Joel" w:date="2024-12-11T13:06:00Z">
        <w:r w:rsidR="00EF238B">
          <w:t xml:space="preserve">that covary with </w:t>
        </w:r>
      </w:ins>
      <w:ins w:id="382" w:author="Ruprecht, Joel" w:date="2024-12-11T13:12:00Z">
        <w:r w:rsidR="006959BF">
          <w:t xml:space="preserve">thermal </w:t>
        </w:r>
      </w:ins>
      <w:ins w:id="383" w:author="Ruprecht, Joel" w:date="2024-12-11T13:18:00Z">
        <w:r w:rsidR="006959BF">
          <w:t xml:space="preserve">conditions </w:t>
        </w:r>
      </w:ins>
      <w:ins w:id="384" w:author="Ruprecht, Joel" w:date="2024-12-11T13:12:00Z">
        <w:r w:rsidR="006959BF">
          <w:t xml:space="preserve">and </w:t>
        </w:r>
      </w:ins>
      <w:ins w:id="385" w:author="Ruprecht, Joel" w:date="2024-12-11T13:18:00Z">
        <w:r w:rsidR="006959BF">
          <w:t>may be equally</w:t>
        </w:r>
      </w:ins>
      <w:ins w:id="386" w:author="Ruprecht, Joel" w:date="2024-12-11T13:08:00Z">
        <w:r w:rsidR="00EF238B">
          <w:t xml:space="preserve"> important for maintaining fitness</w:t>
        </w:r>
      </w:ins>
      <w:ins w:id="387" w:author="Ruprecht, Joel" w:date="2024-12-11T13:11:00Z">
        <w:r w:rsidR="006959BF">
          <w:t>.</w:t>
        </w:r>
      </w:ins>
      <w:ins w:id="388" w:author="Ruprecht, Joel" w:date="2024-12-11T13:08:00Z">
        <w:r w:rsidR="00EF238B">
          <w:t xml:space="preserve"> </w:t>
        </w:r>
      </w:ins>
      <w:del w:id="389" w:author="Ruprecht, Joel" w:date="2024-12-11T13:08:00Z">
        <w:r w:rsidDel="00EF238B">
          <w:delText xml:space="preserve"> </w:delText>
        </w:r>
      </w:del>
      <w:commentRangeStart w:id="390"/>
      <w:commentRangeStart w:id="391"/>
      <w:r w:rsidR="0092140B">
        <w:t>For example, f</w:t>
      </w:r>
      <w:r w:rsidR="00364634">
        <w:t xml:space="preserve">ish </w:t>
      </w:r>
      <w:commentRangeEnd w:id="390"/>
      <w:r w:rsidR="002F0029">
        <w:rPr>
          <w:rStyle w:val="CommentReference"/>
          <w:rFonts w:asciiTheme="minorHAnsi" w:hAnsiTheme="minorHAnsi" w:cstheme="minorBidi"/>
          <w:color w:val="auto"/>
        </w:rPr>
        <w:commentReference w:id="390"/>
      </w:r>
      <w:r w:rsidR="00364634">
        <w:t>have been shown to track favorable temperatures across space as habitat mosaics shift at timescales of days, months, and years</w:t>
      </w:r>
      <w:r w:rsidR="00223C12">
        <w:t xml:space="preserve"> </w:t>
      </w:r>
      <w:sdt>
        <w:sdtPr>
          <w:tag w:val="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
          <w:id w:val="-499975783"/>
          <w:placeholder>
            <w:docPart w:val="DefaultPlaceholder_-1854013440"/>
          </w:placeholder>
        </w:sdtPr>
        <w:sdtContent>
          <w:r w:rsidR="003E226A">
            <w:rPr>
              <w:rFonts w:eastAsia="Times New Roman"/>
            </w:rPr>
            <w:t>(Armstrong &amp; Schindler, 2013; Frechette et al., 2018; Ivanova et al., 2021)</w:t>
          </w:r>
        </w:sdtContent>
      </w:sdt>
      <w:r w:rsidR="00364634">
        <w:t xml:space="preserve">. However, </w:t>
      </w:r>
      <w:r w:rsidR="00336332">
        <w:t>less</w:t>
      </w:r>
      <w:r w:rsidR="00364634">
        <w:t xml:space="preserve"> is known about how fish respond </w:t>
      </w:r>
      <w:r w:rsidR="002814CA">
        <w:t xml:space="preserve">to </w:t>
      </w:r>
      <w:commentRangeStart w:id="392"/>
      <w:commentRangeStart w:id="393"/>
      <w:r w:rsidR="002814CA">
        <w:t>the combined heterogeneity of</w:t>
      </w:r>
      <w:r w:rsidR="00364634">
        <w:t xml:space="preserve"> temperature and oxygen</w:t>
      </w:r>
      <w:commentRangeEnd w:id="392"/>
      <w:r w:rsidR="00336332">
        <w:rPr>
          <w:rStyle w:val="CommentReference"/>
          <w:rFonts w:asciiTheme="minorHAnsi" w:hAnsiTheme="minorHAnsi" w:cstheme="minorBidi"/>
          <w:color w:val="auto"/>
        </w:rPr>
        <w:commentReference w:id="392"/>
      </w:r>
      <w:commentRangeEnd w:id="393"/>
      <w:r w:rsidR="003668A0">
        <w:rPr>
          <w:rStyle w:val="CommentReference"/>
          <w:rFonts w:asciiTheme="minorHAnsi" w:hAnsiTheme="minorHAnsi" w:cstheme="minorBidi"/>
          <w:color w:val="auto"/>
        </w:rPr>
        <w:commentReference w:id="393"/>
      </w:r>
      <w:r w:rsidR="003668A0">
        <w:t xml:space="preserve">, </w:t>
      </w:r>
      <w:r w:rsidR="00336332">
        <w:t>two of the most important variables affected by climate change</w:t>
      </w:r>
      <w:r w:rsidR="00A97F6B">
        <w:t xml:space="preserve"> </w:t>
      </w:r>
      <w:sdt>
        <w:sdtPr>
          <w:tag w:val="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
          <w:id w:val="-1875371346"/>
          <w:placeholder>
            <w:docPart w:val="DefaultPlaceholder_-1854013440"/>
          </w:placeholder>
        </w:sdtPr>
        <w:sdtContent>
          <w:r w:rsidR="003E226A">
            <w:rPr>
              <w:rFonts w:eastAsia="Times New Roman"/>
            </w:rPr>
            <w:t>(</w:t>
          </w:r>
          <w:proofErr w:type="spellStart"/>
          <w:r w:rsidR="003E226A">
            <w:rPr>
              <w:rFonts w:eastAsia="Times New Roman"/>
            </w:rPr>
            <w:t>Pörtner</w:t>
          </w:r>
          <w:proofErr w:type="spellEnd"/>
          <w:r w:rsidR="003E226A">
            <w:rPr>
              <w:rFonts w:eastAsia="Times New Roman"/>
            </w:rPr>
            <w:t>, 2001; Rajesh &amp; Rehana, 2022)</w:t>
          </w:r>
        </w:sdtContent>
      </w:sdt>
      <w:r w:rsidR="00336332">
        <w:t>.</w:t>
      </w:r>
      <w:commentRangeEnd w:id="391"/>
      <w:r w:rsidR="006959BF">
        <w:rPr>
          <w:rStyle w:val="CommentReference"/>
          <w:rFonts w:asciiTheme="minorHAnsi" w:hAnsiTheme="minorHAnsi" w:cstheme="minorBidi"/>
          <w:color w:val="auto"/>
        </w:rPr>
        <w:commentReference w:id="391"/>
      </w:r>
      <w:r w:rsidR="00336332">
        <w:t xml:space="preserve"> Here we characterized diel variation in trade-offs between temperature and </w:t>
      </w:r>
      <w:r w:rsidR="00FB3FAB">
        <w:t>DO</w:t>
      </w:r>
      <w:r w:rsidR="00336332">
        <w:t xml:space="preserve"> </w:t>
      </w:r>
      <w:ins w:id="394" w:author="Ruprecht, Joel" w:date="2024-12-11T13:15:00Z">
        <w:r w:rsidR="006959BF">
          <w:t xml:space="preserve">in a heat-sensitive species </w:t>
        </w:r>
      </w:ins>
      <w:r w:rsidR="00336332">
        <w:t xml:space="preserve">across six floodplain thermal refuges on a seasonally warm river. During the day, when temperature increased </w:t>
      </w:r>
      <w:commentRangeStart w:id="395"/>
      <w:commentRangeStart w:id="396"/>
      <w:r w:rsidR="00336332">
        <w:t xml:space="preserve">toward its maximum and photosynthesis </w:t>
      </w:r>
      <w:r w:rsidR="00E940C2">
        <w:t>increased DO concentrations</w:t>
      </w:r>
      <w:r w:rsidR="00336332">
        <w:t xml:space="preserve">, the temperature-DO trade-off was flatter and there was more oxygen overall. During the night, temperatures were cooler </w:t>
      </w:r>
      <w:commentRangeEnd w:id="395"/>
      <w:r w:rsidR="007B16A6">
        <w:rPr>
          <w:rStyle w:val="CommentReference"/>
          <w:rFonts w:asciiTheme="minorHAnsi" w:hAnsiTheme="minorHAnsi" w:cstheme="minorBidi"/>
          <w:color w:val="auto"/>
        </w:rPr>
        <w:commentReference w:id="395"/>
      </w:r>
      <w:commentRangeEnd w:id="396"/>
      <w:r w:rsidR="002F0029">
        <w:rPr>
          <w:rStyle w:val="CommentReference"/>
          <w:rFonts w:asciiTheme="minorHAnsi" w:hAnsiTheme="minorHAnsi" w:cstheme="minorBidi"/>
          <w:color w:val="auto"/>
        </w:rPr>
        <w:commentReference w:id="396"/>
      </w:r>
      <w:r w:rsidR="00336332">
        <w:t xml:space="preserve">but respiration continually decreased DO, generating a steeper </w:t>
      </w:r>
      <w:r w:rsidR="004315B5">
        <w:t>temperature</w:t>
      </w:r>
      <w:r w:rsidR="00A97F6B">
        <w:t>-</w:t>
      </w:r>
      <w:commentRangeStart w:id="397"/>
      <w:r w:rsidR="00A97F6B">
        <w:t xml:space="preserve">DO </w:t>
      </w:r>
      <w:r w:rsidR="00336332">
        <w:t xml:space="preserve">trade-off </w:t>
      </w:r>
      <w:commentRangeEnd w:id="397"/>
      <w:r w:rsidR="002F0029">
        <w:rPr>
          <w:rStyle w:val="CommentReference"/>
          <w:rFonts w:asciiTheme="minorHAnsi" w:hAnsiTheme="minorHAnsi" w:cstheme="minorBidi"/>
          <w:color w:val="auto"/>
        </w:rPr>
        <w:commentReference w:id="397"/>
      </w:r>
      <w:r w:rsidR="004315B5">
        <w:t xml:space="preserve">with </w:t>
      </w:r>
      <w:r w:rsidR="00336332">
        <w:t xml:space="preserve">less oxygen </w:t>
      </w:r>
      <w:commentRangeStart w:id="398"/>
      <w:r w:rsidR="00336332">
        <w:t>overall</w:t>
      </w:r>
      <w:commentRangeEnd w:id="398"/>
      <w:r w:rsidR="002F0029">
        <w:rPr>
          <w:rStyle w:val="CommentReference"/>
          <w:rFonts w:asciiTheme="minorHAnsi" w:hAnsiTheme="minorHAnsi" w:cstheme="minorBidi"/>
          <w:color w:val="auto"/>
        </w:rPr>
        <w:commentReference w:id="398"/>
      </w:r>
      <w:r w:rsidR="00336332">
        <w:t>.</w:t>
      </w:r>
      <w:r w:rsidR="00A97F6B">
        <w:t xml:space="preserve"> Thus</w:t>
      </w:r>
      <w:r w:rsidR="00430B7C">
        <w:t>,</w:t>
      </w:r>
      <w:r w:rsidR="00A97F6B">
        <w:t xml:space="preserve"> the threats of hypoxia and heat stress were asynchronous</w:t>
      </w:r>
      <w:ins w:id="399" w:author="Ruprecht, Joel" w:date="2024-12-11T13:21:00Z">
        <w:r w:rsidR="002366EE">
          <w:t xml:space="preserve"> and suggest that </w:t>
        </w:r>
      </w:ins>
      <w:ins w:id="400" w:author="Ruprecht, Joel" w:date="2024-12-11T13:22:00Z">
        <w:r w:rsidR="002366EE">
          <w:t xml:space="preserve">fish </w:t>
        </w:r>
      </w:ins>
      <w:ins w:id="401" w:author="Ruprecht, Joel" w:date="2024-12-11T13:23:00Z">
        <w:r w:rsidR="002366EE">
          <w:t>had to cons</w:t>
        </w:r>
      </w:ins>
      <w:ins w:id="402" w:author="Ruprecht, Joel" w:date="2024-12-11T13:24:00Z">
        <w:r w:rsidR="002366EE">
          <w:t>tantly adjust to the changing conditions</w:t>
        </w:r>
      </w:ins>
      <w:r w:rsidR="00A97F6B">
        <w:t>.</w:t>
      </w:r>
      <w:r w:rsidR="00336332">
        <w:t xml:space="preserve"> </w:t>
      </w:r>
    </w:p>
    <w:p w14:paraId="7E0EE89D" w14:textId="7D405227" w:rsidR="00A97F6B" w:rsidRDefault="00A97F6B" w:rsidP="004B55FC">
      <w:pPr>
        <w:pStyle w:val="Default"/>
        <w:spacing w:line="480" w:lineRule="auto"/>
        <w:ind w:firstLine="720"/>
      </w:pPr>
      <w:commentRangeStart w:id="403"/>
      <w:r>
        <w:t xml:space="preserve">By simulating fish behavior under alternative </w:t>
      </w:r>
      <w:del w:id="404" w:author="Ruprecht, Joel" w:date="2024-12-11T13:20:00Z">
        <w:r w:rsidDel="002366EE">
          <w:delText>rules</w:delText>
        </w:r>
      </w:del>
      <w:ins w:id="405" w:author="Ruprecht, Joel" w:date="2024-12-11T13:20:00Z">
        <w:r w:rsidR="002366EE">
          <w:t>strategies</w:t>
        </w:r>
      </w:ins>
      <w:r>
        <w:t>, w</w:t>
      </w:r>
      <w:r w:rsidR="00336332">
        <w:t xml:space="preserve">e showed </w:t>
      </w:r>
      <w:r>
        <w:t xml:space="preserve">that </w:t>
      </w:r>
      <w:r w:rsidR="00336332">
        <w:t xml:space="preserve">DVM </w:t>
      </w:r>
      <w:r>
        <w:t xml:space="preserve">is an </w:t>
      </w:r>
      <w:r w:rsidR="00336332">
        <w:t>emergent property for fish balancing dynamic trade-offs in which heat stress and hypoxia occur asynchronously</w:t>
      </w:r>
      <w:commentRangeEnd w:id="403"/>
      <w:r w:rsidR="002366EE">
        <w:rPr>
          <w:rStyle w:val="CommentReference"/>
          <w:rFonts w:asciiTheme="minorHAnsi" w:hAnsiTheme="minorHAnsi" w:cstheme="minorBidi"/>
          <w:color w:val="auto"/>
        </w:rPr>
        <w:commentReference w:id="403"/>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thermal refuges were avoiding cooler temperatures at night, when hypoxia was most severe, </w:t>
      </w:r>
      <w:r>
        <w:t>but were selecting cooler temperatures during the day, when DO was higher. Thus, diel variation, and adaptive fish behavior</w:t>
      </w:r>
      <w:r w:rsidR="003C1EEF">
        <w:t xml:space="preserve"> (DVM)</w:t>
      </w:r>
      <w:ins w:id="406" w:author="Ruprecht, Joel" w:date="2024-12-11T13:34:00Z">
        <w:r w:rsidR="007D1052">
          <w:t>,</w:t>
        </w:r>
      </w:ins>
      <w:r>
        <w:t xml:space="preserve"> soften the constraints of </w:t>
      </w:r>
      <w:r w:rsidR="00FB3FAB">
        <w:t xml:space="preserve">DO </w:t>
      </w:r>
      <w:r>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18873444" w:rsidR="00430B7C" w:rsidRDefault="0057388B" w:rsidP="00C56B0A">
      <w:pPr>
        <w:pStyle w:val="Default"/>
        <w:spacing w:line="480" w:lineRule="auto"/>
      </w:pPr>
      <w:r>
        <w:lastRenderedPageBreak/>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 xml:space="preserve">hypoxia tolerance </w:t>
      </w:r>
      <w:sdt>
        <w:sdtPr>
          <w:rPr>
            <w:noProof/>
          </w:rPr>
          <w:tag w:val="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
          <w:id w:val="188501602"/>
          <w:placeholder>
            <w:docPart w:val="DefaultPlaceholder_-1854013440"/>
          </w:placeholder>
        </w:sdtPr>
        <w:sdtContent>
          <w:r w:rsidR="003E226A" w:rsidRPr="003E226A">
            <w:rPr>
              <w:noProof/>
            </w:rPr>
            <w:t>(Faust et al., 2004; Metcalfe et al., 2016)</w:t>
          </w:r>
        </w:sdtContent>
      </w:sdt>
      <w:r w:rsidR="004E549D">
        <w:rPr>
          <w:noProof/>
        </w:rPr>
        <w:t>.</w:t>
      </w:r>
      <w:r w:rsidR="00AD57CC">
        <w:rPr>
          <w:noProof/>
        </w:rPr>
        <w:t xml:space="preserve"> </w:t>
      </w:r>
      <w:r w:rsidR="00430B7C">
        <w:rPr>
          <w:noProof/>
        </w:rPr>
        <w:t>H</w:t>
      </w:r>
      <w:commentRangeStart w:id="407"/>
      <w:commentRangeStart w:id="408"/>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D66F44">
        <w:rPr>
          <w:vertAlign w:val="superscript"/>
        </w:rPr>
        <w:t xml:space="preserve"> </w:t>
      </w:r>
      <w:sdt>
        <w:sdt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430089022"/>
          <w:placeholder>
            <w:docPart w:val="AF080BE83284469F88ECCEBAFEF3D6B0"/>
          </w:placeholder>
        </w:sdtPr>
        <w:sdtContent>
          <w:r w:rsidR="00D66F44">
            <w:t>(</w:t>
          </w:r>
          <w:r w:rsidR="00D66F44" w:rsidRPr="003E226A">
            <w:t>USEPA, 1987)</w:t>
          </w:r>
        </w:sdtContent>
      </w:sdt>
      <w:r w:rsidR="00430B7C">
        <w:rPr>
          <w:noProof/>
        </w:rPr>
        <w:t xml:space="preserve">, the cutthroat </w:t>
      </w:r>
      <w:commentRangeEnd w:id="407"/>
      <w:r w:rsidR="009964FA">
        <w:rPr>
          <w:rStyle w:val="CommentReference"/>
          <w:rFonts w:asciiTheme="minorHAnsi" w:hAnsiTheme="minorHAnsi" w:cstheme="minorBidi"/>
          <w:color w:val="auto"/>
        </w:rPr>
        <w:commentReference w:id="407"/>
      </w:r>
      <w:commentRangeEnd w:id="408"/>
      <w:r w:rsidR="009964FA">
        <w:rPr>
          <w:rStyle w:val="CommentReference"/>
          <w:rFonts w:asciiTheme="minorHAnsi" w:hAnsiTheme="minorHAnsi" w:cstheme="minorBidi"/>
          <w:color w:val="auto"/>
        </w:rPr>
        <w:commentReference w:id="408"/>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ins w:id="409" w:author="Barrett, Hannah" w:date="2024-10-24T01:42:00Z">
        <w:r w:rsidR="00F3507F" w:rsidRPr="00F3507F">
          <w:rPr>
            <w:noProof/>
          </w:rPr>
          <w:t>Matthews and Berg (1997) found similar patterns where rainbow trout aggregated near groundwater seeps, which provided cooler water with lower DO in stratified pools. Despite the availability of warmer surface waters with higher DO, the trout preferred cooler, oxygen-poor refugia</w:t>
        </w:r>
      </w:ins>
      <w:ins w:id="410" w:author="Barrett, Hannah" w:date="2024-10-24T01:44:00Z">
        <w:r w:rsidR="00F3507F">
          <w:rPr>
            <w:noProof/>
          </w:rPr>
          <w:t>.</w:t>
        </w:r>
      </w:ins>
    </w:p>
    <w:p w14:paraId="70F1D7AF" w14:textId="0448246A" w:rsidR="00146C88" w:rsidRDefault="00146C88" w:rsidP="00146C88">
      <w:pPr>
        <w:pStyle w:val="Default"/>
        <w:spacing w:line="480" w:lineRule="auto"/>
        <w:rPr>
          <w:noProof/>
        </w:rPr>
      </w:pPr>
      <w:r>
        <w:tab/>
        <w:t xml:space="preserve">We were surprised that fish did not select for </w:t>
      </w:r>
      <w:del w:id="411" w:author="Ruprecht, Joel" w:date="2024-12-11T08:43:00Z">
        <w:r w:rsidDel="0070073F">
          <w:delText xml:space="preserve">warmer </w:delText>
        </w:r>
      </w:del>
      <w:r>
        <w:t xml:space="preserve">temperatures </w:t>
      </w:r>
      <w:ins w:id="412" w:author="Ruprecht, Joel" w:date="2024-12-11T08:43:00Z">
        <w:r w:rsidR="0070073F">
          <w:t xml:space="preserve">warmer than what we observed </w:t>
        </w:r>
      </w:ins>
      <w:r>
        <w:t>in favor of higher DO, because recent physiological work on our focal species found that temperatures up to 19</w:t>
      </w:r>
      <w:r>
        <w:sym w:font="Symbol" w:char="F0B0"/>
      </w:r>
      <w:r>
        <w:t xml:space="preserve">C did not decrease aerobic scope </w:t>
      </w:r>
      <w:sdt>
        <w:sdtPr>
          <w:tag w:val="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793362926"/>
          <w:placeholder>
            <w:docPart w:val="DefaultPlaceholder_-1854013440"/>
          </w:placeholder>
        </w:sdtPr>
        <w:sdtContent>
          <w:r w:rsidR="003E226A" w:rsidRPr="003E226A">
            <w:t>(Anlauf-Dunn et al., 2022)</w:t>
          </w:r>
        </w:sdtContent>
      </w:sdt>
      <w:ins w:id="413" w:author="Ruprecht, Joel" w:date="2024-12-11T08:44:00Z">
        <w:r w:rsidR="00713E93">
          <w:t xml:space="preserve">, yet the maximum temperature selected by fish in our study was X even though </w:t>
        </w:r>
      </w:ins>
      <w:ins w:id="414" w:author="Ruprecht, Joel" w:date="2024-12-11T08:45:00Z">
        <w:r w:rsidR="00713E93">
          <w:t>available temperatures reached Y and would have provided higher DO</w:t>
        </w:r>
      </w:ins>
      <w:r>
        <w:t xml:space="preserve">. While short-term </w:t>
      </w:r>
      <w:commentRangeStart w:id="415"/>
      <w:commentRangeStart w:id="416"/>
      <w:r w:rsidR="009964FA">
        <w:t xml:space="preserve">thermal </w:t>
      </w:r>
      <w:r>
        <w:t xml:space="preserve">stress does not </w:t>
      </w:r>
      <w:r w:rsidR="009964FA">
        <w:t xml:space="preserve">appear to </w:t>
      </w:r>
      <w:r>
        <w:t xml:space="preserve">explain the observed behavior in our fish, we believe cumulative effects on energetics </w:t>
      </w:r>
      <w:commentRangeEnd w:id="415"/>
      <w:r w:rsidR="002F0029">
        <w:rPr>
          <w:rStyle w:val="CommentReference"/>
          <w:rFonts w:asciiTheme="minorHAnsi" w:hAnsiTheme="minorHAnsi" w:cstheme="minorBidi"/>
          <w:color w:val="auto"/>
        </w:rPr>
        <w:commentReference w:id="415"/>
      </w:r>
      <w:commentRangeEnd w:id="416"/>
      <w:r w:rsidR="002F0029">
        <w:rPr>
          <w:rStyle w:val="CommentReference"/>
          <w:rFonts w:asciiTheme="minorHAnsi" w:hAnsiTheme="minorHAnsi" w:cstheme="minorBidi"/>
          <w:color w:val="auto"/>
        </w:rPr>
        <w:commentReference w:id="416"/>
      </w:r>
      <w:r>
        <w:t>do</w:t>
      </w:r>
      <w:r>
        <w:rPr>
          <w:noProof/>
        </w:rPr>
        <w:t>. While sampling fish o</w:t>
      </w:r>
      <w:ins w:id="417" w:author="Ruprecht, Joel" w:date="2024-12-11T08:46:00Z">
        <w:r w:rsidR="00713E93">
          <w:rPr>
            <w:noProof/>
          </w:rPr>
          <w:t>i</w:t>
        </w:r>
      </w:ins>
      <w:r>
        <w:rPr>
          <w:noProof/>
        </w:rPr>
        <w:t xml:space="preserve">n cold-water alcoves as part of a separate study, we observed high </w:t>
      </w:r>
      <w:r>
        <w:rPr>
          <w:noProof/>
        </w:rPr>
        <w:lastRenderedPageBreak/>
        <w:t xml:space="preserve">densities of fish with small ration sizes </w:t>
      </w:r>
      <w:r w:rsidR="009037B5">
        <w:rPr>
          <w:noProof/>
        </w:rPr>
        <w:t xml:space="preserve">comprised </w:t>
      </w:r>
      <w:r>
        <w:rPr>
          <w:noProof/>
        </w:rPr>
        <w:t>of low energy density prey items (Barrett unpublished data). When fish are starving, cooler temperatures reduce rates of energy loss (by reducing metabolic costs) and increase the duration over which fish can survive without foraging</w:t>
      </w:r>
      <w:r w:rsidR="009964FA">
        <w:rPr>
          <w:noProof/>
        </w:rPr>
        <w:t xml:space="preserve"> (ref, classic fry paper)</w:t>
      </w:r>
      <w:r>
        <w:rPr>
          <w:noProof/>
        </w:rPr>
        <w:t xml:space="preserve">. Thus, when fish balance temperature-DO trade-offs on thermal refuges, where negative energy budgets are typical </w:t>
      </w:r>
      <w:sdt>
        <w:sdtPr>
          <w:rPr>
            <w:noProof/>
          </w:rPr>
          <w:tag w:val="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
          <w:id w:val="1905411701"/>
          <w:placeholder>
            <w:docPart w:val="DefaultPlaceholder_-1854013440"/>
          </w:placeholder>
        </w:sdtPr>
        <w:sdtContent>
          <w:r w:rsidR="003E226A" w:rsidRPr="003E226A">
            <w:rPr>
              <w:noProof/>
            </w:rPr>
            <w:t>(Hahlbeck et al., 2022)</w:t>
          </w:r>
        </w:sdtContent>
      </w:sdt>
      <w:r>
        <w:rPr>
          <w:noProof/>
        </w:rPr>
        <w:t xml:space="preserve">, incurring some level of hypoxia may reduce the risk of starving to death </w:t>
      </w:r>
      <w:commentRangeStart w:id="418"/>
      <w:r>
        <w:rPr>
          <w:noProof/>
        </w:rPr>
        <w:t>before the end of summer</w:t>
      </w:r>
      <w:commentRangeEnd w:id="418"/>
      <w:r w:rsidR="00713E93">
        <w:rPr>
          <w:rStyle w:val="CommentReference"/>
          <w:rFonts w:asciiTheme="minorHAnsi" w:hAnsiTheme="minorHAnsi" w:cstheme="minorBidi"/>
          <w:color w:val="auto"/>
        </w:rPr>
        <w:commentReference w:id="418"/>
      </w:r>
      <w:r>
        <w:rPr>
          <w:noProof/>
        </w:rPr>
        <w:t xml:space="preserve">. Rainbow trout can display metabolic depression in response to diel hypoxia cycling </w:t>
      </w:r>
      <w:sdt>
        <w:sdtPr>
          <w:rPr>
            <w:noProof/>
          </w:rPr>
          <w:tag w:val="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
          <w:id w:val="2024120567"/>
          <w:placeholder>
            <w:docPart w:val="DefaultPlaceholder_-1854013440"/>
          </w:placeholder>
        </w:sdtPr>
        <w:sdtContent>
          <w:r w:rsidR="003E226A" w:rsidRPr="003E226A">
            <w:rPr>
              <w:noProof/>
            </w:rPr>
            <w:t>(Williams et al., 2019)</w:t>
          </w:r>
        </w:sdtContent>
      </w:sdt>
      <w:r>
        <w:rPr>
          <w:noProof/>
        </w:rPr>
        <w:t xml:space="preserve">, and repeated exposure to thermal cycling can alter fish metabolic phenotype and increase energy sequestration in the liver </w:t>
      </w:r>
      <w:sdt>
        <w:sdtPr>
          <w:rPr>
            <w:noProof/>
          </w:rPr>
          <w:tag w:val="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
          <w:id w:val="1451441340"/>
          <w:placeholder>
            <w:docPart w:val="DefaultPlaceholder_-1854013440"/>
          </w:placeholder>
        </w:sdtPr>
        <w:sdtContent>
          <w:r w:rsidR="003E226A" w:rsidRPr="003E226A">
            <w:rPr>
              <w:noProof/>
            </w:rPr>
            <w:t>(Callaghan et al., 2016)</w:t>
          </w:r>
        </w:sdtContent>
      </w:sdt>
      <w:r>
        <w:rPr>
          <w:noProof/>
        </w:rPr>
        <w:t xml:space="preserve">. </w:t>
      </w:r>
      <w:r w:rsidR="003C1EEF">
        <w:rPr>
          <w:noProof/>
        </w:rPr>
        <w:t>These physiological tactics may further reduce energy loss</w:t>
      </w:r>
      <w:r w:rsidR="00136FB1">
        <w:rPr>
          <w:noProof/>
        </w:rPr>
        <w:t>, but more work on the energetics of refuge use is needed</w:t>
      </w:r>
      <w:ins w:id="419" w:author="Ruprecht, Joel" w:date="2024-12-11T13:42:00Z">
        <w:r w:rsidR="008E5751">
          <w:rPr>
            <w:noProof/>
          </w:rPr>
          <w:t xml:space="preserve"> before </w:t>
        </w:r>
      </w:ins>
      <w:ins w:id="420" w:author="Ruprecht, Joel" w:date="2024-12-11T13:43:00Z">
        <w:r w:rsidR="008E5751">
          <w:rPr>
            <w:noProof/>
          </w:rPr>
          <w:t>this can be established as a general phenomenon</w:t>
        </w:r>
      </w:ins>
      <w:r w:rsidR="00136FB1">
        <w:rPr>
          <w:noProof/>
        </w:rPr>
        <w:t>.</w:t>
      </w:r>
      <w:r>
        <w:rPr>
          <w:noProof/>
        </w:rPr>
        <w:t xml:space="preserve"> </w:t>
      </w:r>
    </w:p>
    <w:p w14:paraId="14788945" w14:textId="4D30F349" w:rsidR="00284B74" w:rsidRDefault="005C7858" w:rsidP="005C7858">
      <w:pPr>
        <w:pStyle w:val="Default"/>
        <w:spacing w:line="480" w:lineRule="auto"/>
        <w:ind w:firstLine="720"/>
        <w:rPr>
          <w:noProof/>
        </w:rPr>
      </w:pPr>
      <w:r>
        <w:t>Tagged fish displayed high individual and intra-individual variation in their vertical movements, however</w:t>
      </w:r>
      <w:ins w:id="421" w:author="Ruprecht, Joel" w:date="2024-12-11T13:36:00Z">
        <w:r w:rsidR="007D1052">
          <w:t>,</w:t>
        </w:r>
      </w:ins>
      <w:r>
        <w:t xml:space="preserve"> the central tendency was consistent with a vertically cycling movement pattern constrained to ~20% of the water column, ranging between the metalimnion and upper hypolimnion (Figure 4c). This behavioral variation </w:t>
      </w:r>
      <w:r w:rsidR="00136FB1">
        <w:t xml:space="preserve">could reflect variation in genetics </w:t>
      </w:r>
      <w:sdt>
        <w:sdtPr>
          <w:tag w:val="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
          <w:id w:val="2093744468"/>
          <w:placeholder>
            <w:docPart w:val="DefaultPlaceholder_-1854013440"/>
          </w:placeholder>
        </w:sdtPr>
        <w:sdtContent>
          <w:r w:rsidR="003E226A" w:rsidRPr="003E226A">
            <w:t>(Alonzo, 2015)</w:t>
          </w:r>
        </w:sdtContent>
      </w:sdt>
      <w:r>
        <w:t xml:space="preserve">, individual thermal tolerance </w:t>
      </w:r>
      <w:sdt>
        <w:sdtPr>
          <w:tag w:val="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1920442209"/>
          <w:placeholder>
            <w:docPart w:val="DefaultPlaceholder_-1854013440"/>
          </w:placeholder>
        </w:sdtPr>
        <w:sdtContent>
          <w:r w:rsidR="003E226A" w:rsidRPr="003E226A">
            <w:t>(Anlauf-Dunn et al., 2022)</w:t>
          </w:r>
        </w:sdtContent>
      </w:sdt>
      <w:r>
        <w:t xml:space="preserve"> or energy reserves </w:t>
      </w:r>
      <w:sdt>
        <w:sdtPr>
          <w:tag w:val="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
          <w:id w:val="1626430035"/>
          <w:placeholder>
            <w:docPart w:val="DefaultPlaceholder_-1854013440"/>
          </w:placeholder>
        </w:sdtPr>
        <w:sdtContent>
          <w:r w:rsidR="003E226A" w:rsidRPr="003E226A">
            <w:t>(Moran et al., 2021)</w:t>
          </w:r>
        </w:sdtContent>
      </w:sdt>
      <w:r>
        <w:t xml:space="preserve">. Fish ration size affects </w:t>
      </w:r>
      <w:r w:rsidR="00DA0F16">
        <w:t xml:space="preserve">the </w:t>
      </w:r>
      <w:r>
        <w:t xml:space="preserve">optimal temperature for growth and could influence habitat selection by fish </w:t>
      </w:r>
      <w:sdt>
        <w:sdtPr>
          <w:tag w:val="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
          <w:id w:val="435029525"/>
          <w:placeholder>
            <w:docPart w:val="DefaultPlaceholder_-1854013440"/>
          </w:placeholder>
        </w:sdtPr>
        <w:sdtContent>
          <w:r w:rsidR="003E226A">
            <w:rPr>
              <w:rFonts w:eastAsia="Times New Roman"/>
            </w:rPr>
            <w:t>(Mac, 1985; Sogard &amp; Olla, 1996)</w:t>
          </w:r>
        </w:sdtContent>
      </w:sdt>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74BD8214" w:rsidR="00430B7C" w:rsidRDefault="00CC56E6" w:rsidP="006708B1">
      <w:pPr>
        <w:pStyle w:val="Default"/>
        <w:spacing w:line="480" w:lineRule="auto"/>
        <w:ind w:firstLine="720"/>
      </w:pPr>
      <w:r w:rsidRPr="00CC56E6">
        <w:lastRenderedPageBreak/>
        <w:t xml:space="preserve">In lotic systems, spatiotemporal variation in temperature and DO is driven by both external drivers like atmospheric conditions (Caissie, 2006), and internal structures like hydrologic connectivity (Poole &amp; Berman, 2001; Palmer &amp; Ruhi, 2019), topography (Isaak &amp; Hubert, 2001), and vegetation (Beschta, 1997).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422"/>
      <w:commentRangeStart w:id="423"/>
      <w:r w:rsidRPr="00CC56E6">
        <w:t xml:space="preserve">For example, 15 of our 22 logger arrays recorded average minimum hypolimnetic DO of &lt;2 mg•L⁻¹ at night, whereas during the day, average maximum hypolimnetic DO levels at those same sites ranged from 3.9 mg•L⁻¹ to 12.4 mg•L⁻¹. This variability 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422"/>
      <w:r w:rsidR="000D5DC8">
        <w:rPr>
          <w:rStyle w:val="CommentReference"/>
          <w:rFonts w:asciiTheme="minorHAnsi" w:hAnsiTheme="minorHAnsi" w:cstheme="minorBidi"/>
          <w:color w:val="auto"/>
        </w:rPr>
        <w:commentReference w:id="422"/>
      </w:r>
      <w:commentRangeEnd w:id="423"/>
      <w:r w:rsidR="002F0029">
        <w:rPr>
          <w:rStyle w:val="CommentReference"/>
          <w:rFonts w:asciiTheme="minorHAnsi" w:hAnsiTheme="minorHAnsi" w:cstheme="minorBidi"/>
          <w:color w:val="auto"/>
        </w:rPr>
        <w:commentReference w:id="423"/>
      </w:r>
    </w:p>
    <w:p w14:paraId="377C4110" w14:textId="660ADBB0"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424"/>
      <w:r w:rsidR="0057388B" w:rsidRPr="00D3471B">
        <w:t>warm</w:t>
      </w:r>
      <w:r w:rsidR="0057388B">
        <w:t>er</w:t>
      </w:r>
      <w:r w:rsidR="0057388B" w:rsidRPr="00D3471B">
        <w:t xml:space="preserve"> water </w:t>
      </w:r>
      <w:commentRangeEnd w:id="424"/>
      <w:r w:rsidR="002F0029">
        <w:rPr>
          <w:rStyle w:val="CommentReference"/>
          <w:rFonts w:asciiTheme="minorHAnsi" w:hAnsiTheme="minorHAnsi" w:cstheme="minorBidi"/>
          <w:color w:val="auto"/>
        </w:rPr>
        <w:commentReference w:id="424"/>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w:t>
      </w:r>
      <w:commentRangeStart w:id="425"/>
      <w:r w:rsidR="0057388B">
        <w:t xml:space="preserve">strength (slope) of </w:t>
      </w:r>
      <w:commentRangeEnd w:id="425"/>
      <w:r w:rsidR="00B35DF1">
        <w:rPr>
          <w:rStyle w:val="CommentReference"/>
          <w:rFonts w:asciiTheme="minorHAnsi" w:hAnsiTheme="minorHAnsi" w:cstheme="minorBidi"/>
          <w:color w:val="auto"/>
        </w:rPr>
        <w:commentReference w:id="425"/>
      </w:r>
      <w:r w:rsidR="0057388B">
        <w:t>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w:t>
      </w:r>
      <w:r w:rsidR="0057388B">
        <w:lastRenderedPageBreak/>
        <w:t xml:space="preserve">the epilimnion were much lower at night (and DO remained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2B884811" w:rsidR="00AB3B4C" w:rsidRDefault="003A59E8" w:rsidP="00D36937">
      <w:pPr>
        <w:pStyle w:val="Default"/>
        <w:spacing w:line="480" w:lineRule="auto"/>
        <w:ind w:firstLine="720"/>
        <w:rPr>
          <w:noProof/>
        </w:rPr>
      </w:pPr>
      <w:commentRangeStart w:id="426"/>
      <w:r w:rsidRPr="003A59E8">
        <w:rPr>
          <w:noProof/>
        </w:rPr>
        <w:t>Here</w:t>
      </w:r>
      <w:commentRangeEnd w:id="426"/>
      <w:r w:rsidR="00D7683C">
        <w:rPr>
          <w:rStyle w:val="CommentReference"/>
          <w:rFonts w:asciiTheme="minorHAnsi" w:hAnsiTheme="minorHAnsi" w:cstheme="minorBidi"/>
          <w:color w:val="auto"/>
        </w:rPr>
        <w:commentReference w:id="426"/>
      </w:r>
      <w:r w:rsidRPr="003A59E8">
        <w:rPr>
          <w:noProof/>
        </w:rPr>
        <w:t xml:space="preserve">, we show that DO availability in floodplain thermal refuge habitats constrains </w:t>
      </w:r>
      <w:ins w:id="427" w:author="Ruprecht, Joel" w:date="2024-12-11T14:05:00Z">
        <w:r w:rsidR="00DD7776">
          <w:rPr>
            <w:noProof/>
          </w:rPr>
          <w:t xml:space="preserve">vertical </w:t>
        </w:r>
      </w:ins>
      <w:r w:rsidRPr="003A59E8">
        <w:rPr>
          <w:noProof/>
        </w:rPr>
        <w:t>habitat use by a cold-water fish</w:t>
      </w:r>
      <w:ins w:id="428" w:author="Ruprecht, Joel" w:date="2024-12-11T13:58:00Z">
        <w:r w:rsidR="00DF4A69">
          <w:rPr>
            <w:noProof/>
          </w:rPr>
          <w:t xml:space="preserve">, adding to </w:t>
        </w:r>
      </w:ins>
      <w:ins w:id="429" w:author="Ruprecht, Joel" w:date="2024-12-11T13:59:00Z">
        <w:r w:rsidR="00DD7776">
          <w:rPr>
            <w:noProof/>
          </w:rPr>
          <w:t>a growing body of work demon</w:t>
        </w:r>
      </w:ins>
      <w:ins w:id="430" w:author="Ruprecht, Joel" w:date="2024-12-11T14:04:00Z">
        <w:r w:rsidR="00DD7776">
          <w:rPr>
            <w:noProof/>
          </w:rPr>
          <w:t>s</w:t>
        </w:r>
      </w:ins>
      <w:ins w:id="431" w:author="Ruprecht, Joel" w:date="2024-12-11T13:59:00Z">
        <w:r w:rsidR="00DD7776">
          <w:rPr>
            <w:noProof/>
          </w:rPr>
          <w:t xml:space="preserve">trating </w:t>
        </w:r>
      </w:ins>
      <w:ins w:id="432" w:author="Ruprecht, Joel" w:date="2024-12-11T14:04:00Z">
        <w:r w:rsidR="00DD7776">
          <w:rPr>
            <w:noProof/>
          </w:rPr>
          <w:t xml:space="preserve">similar </w:t>
        </w:r>
      </w:ins>
      <w:ins w:id="433" w:author="Ruprecht, Joel" w:date="2024-12-11T14:05:00Z">
        <w:r w:rsidR="00DD7776">
          <w:rPr>
            <w:noProof/>
          </w:rPr>
          <w:t xml:space="preserve">habitat </w:t>
        </w:r>
      </w:ins>
      <w:ins w:id="434" w:author="Ruprecht, Joel" w:date="2024-12-11T14:04:00Z">
        <w:r w:rsidR="00DD7776">
          <w:rPr>
            <w:noProof/>
          </w:rPr>
          <w:t>compression</w:t>
        </w:r>
      </w:ins>
      <w:ins w:id="435" w:author="Ruprecht, Joel" w:date="2024-12-11T14:08:00Z">
        <w:r w:rsidR="00DD7776">
          <w:rPr>
            <w:noProof/>
          </w:rPr>
          <w:t xml:space="preserve"> </w:t>
        </w:r>
      </w:ins>
      <w:ins w:id="436" w:author="Ruprecht, Joel" w:date="2024-12-11T14:16:00Z">
        <w:r w:rsidR="00E5741D">
          <w:rPr>
            <w:noProof/>
          </w:rPr>
          <w:t xml:space="preserve">due </w:t>
        </w:r>
      </w:ins>
      <w:ins w:id="437" w:author="Ruprecht, Joel" w:date="2024-12-11T14:17:00Z">
        <w:r w:rsidR="00E5741D">
          <w:rPr>
            <w:noProof/>
          </w:rPr>
          <w:t>to</w:t>
        </w:r>
      </w:ins>
      <w:ins w:id="438" w:author="Ruprecht, Joel" w:date="2024-12-11T14:08:00Z">
        <w:r w:rsidR="00DD7776">
          <w:rPr>
            <w:noProof/>
          </w:rPr>
          <w:t xml:space="preserve"> temperature-oxygen constraints</w:t>
        </w:r>
      </w:ins>
      <w:ins w:id="439" w:author="Ruprecht, Joel" w:date="2024-12-11T14:04:00Z">
        <w:r w:rsidR="00DD7776">
          <w:rPr>
            <w:noProof/>
          </w:rPr>
          <w:t xml:space="preserve"> </w:t>
        </w:r>
      </w:ins>
      <w:moveToRangeStart w:id="440" w:author="Ruprecht, Joel" w:date="2024-12-11T14:05:00Z" w:name="move184818356"/>
      <w:moveTo w:id="441" w:author="Ruprecht, Joel" w:date="2024-12-11T14:05:00Z">
        <w:r w:rsidR="00DD7776" w:rsidRPr="003A59E8">
          <w:rPr>
            <w:noProof/>
          </w:rPr>
          <w:t xml:space="preserve">in lakes and reservoirs (Coutant, 1985; McLaren et al., 2023; Swales, 2006), </w:t>
        </w:r>
        <w:del w:id="442" w:author="Ruprecht, Joel" w:date="2024-12-11T14:05:00Z">
          <w:r w:rsidR="00DD7776" w:rsidRPr="003A59E8" w:rsidDel="00DD7776">
            <w:rPr>
              <w:noProof/>
            </w:rPr>
            <w:delText xml:space="preserve">and in </w:delText>
          </w:r>
        </w:del>
        <w:r w:rsidR="00DD7776" w:rsidRPr="003A59E8">
          <w:rPr>
            <w:noProof/>
          </w:rPr>
          <w:t>lentic habitats on a river floodplain (Barrett et al., 2024)</w:t>
        </w:r>
      </w:moveTo>
      <w:moveToRangeEnd w:id="440"/>
      <w:ins w:id="443" w:author="Ruprecht, Joel" w:date="2024-12-11T14:05:00Z">
        <w:r w:rsidR="00DD7776">
          <w:rPr>
            <w:noProof/>
          </w:rPr>
          <w:t xml:space="preserve">, </w:t>
        </w:r>
      </w:ins>
      <w:del w:id="444" w:author="Ruprecht, Joel" w:date="2024-12-11T14:05:00Z">
        <w:r w:rsidRPr="003A59E8" w:rsidDel="00DD7776">
          <w:rPr>
            <w:noProof/>
          </w:rPr>
          <w:delText>. I</w:delText>
        </w:r>
      </w:del>
      <w:ins w:id="445" w:author="Ruprecht, Joel" w:date="2024-12-11T14:05:00Z">
        <w:r w:rsidR="00DD7776">
          <w:rPr>
            <w:noProof/>
          </w:rPr>
          <w:t>a</w:t>
        </w:r>
      </w:ins>
      <w:ins w:id="446" w:author="Ruprecht, Joel" w:date="2024-12-11T14:06:00Z">
        <w:r w:rsidR="00DD7776">
          <w:rPr>
            <w:noProof/>
          </w:rPr>
          <w:t>nd i</w:t>
        </w:r>
      </w:ins>
      <w:r w:rsidRPr="003A59E8">
        <w:rPr>
          <w:noProof/>
        </w:rPr>
        <w:t xml:space="preserve">n </w:t>
      </w:r>
      <w:ins w:id="447" w:author="Ruprecht, Joel" w:date="2024-12-11T14:07:00Z">
        <w:r w:rsidR="00DD7776">
          <w:rPr>
            <w:noProof/>
          </w:rPr>
          <w:t xml:space="preserve">some </w:t>
        </w:r>
      </w:ins>
      <w:r w:rsidRPr="003A59E8">
        <w:rPr>
          <w:noProof/>
        </w:rPr>
        <w:t xml:space="preserve">marine habitats, </w:t>
      </w:r>
      <w:del w:id="448" w:author="Ruprecht, Joel" w:date="2024-12-11T14:06:00Z">
        <w:r w:rsidRPr="003A59E8" w:rsidDel="00DD7776">
          <w:rPr>
            <w:noProof/>
          </w:rPr>
          <w:delText xml:space="preserve">the </w:delText>
        </w:r>
      </w:del>
      <w:ins w:id="449" w:author="Ruprecht, Joel" w:date="2024-12-11T14:06:00Z">
        <w:r w:rsidR="00DD7776">
          <w:rPr>
            <w:noProof/>
          </w:rPr>
          <w:t>where</w:t>
        </w:r>
        <w:r w:rsidR="00DD7776" w:rsidRPr="003A59E8">
          <w:rPr>
            <w:noProof/>
          </w:rPr>
          <w:t xml:space="preserve"> </w:t>
        </w:r>
      </w:ins>
      <w:del w:id="450" w:author="Ruprecht, Joel" w:date="2024-12-11T14:07:00Z">
        <w:r w:rsidRPr="003A59E8" w:rsidDel="00DD7776">
          <w:rPr>
            <w:noProof/>
          </w:rPr>
          <w:delText>combined effects of temperature and oxygen are projected to both</w:delText>
        </w:r>
      </w:del>
      <w:ins w:id="451" w:author="Ruprecht, Joel" w:date="2024-12-11T14:07:00Z">
        <w:r w:rsidR="00DD7776">
          <w:rPr>
            <w:noProof/>
          </w:rPr>
          <w:t>species</w:t>
        </w:r>
      </w:ins>
      <w:r w:rsidRPr="003A59E8">
        <w:rPr>
          <w:noProof/>
        </w:rPr>
        <w:t xml:space="preserve"> </w:t>
      </w:r>
      <w:ins w:id="452" w:author="Ruprecht, Joel" w:date="2024-12-11T14:07:00Z">
        <w:r w:rsidR="00DD7776">
          <w:rPr>
            <w:noProof/>
          </w:rPr>
          <w:t xml:space="preserve">distributions are expected to </w:t>
        </w:r>
      </w:ins>
      <w:r w:rsidRPr="003A59E8">
        <w:rPr>
          <w:noProof/>
        </w:rPr>
        <w:t xml:space="preserve">latitudinally shift </w:t>
      </w:r>
      <w:del w:id="453" w:author="Ruprecht, Joel" w:date="2024-12-11T14:07:00Z">
        <w:r w:rsidRPr="003A59E8" w:rsidDel="00DD7776">
          <w:rPr>
            <w:noProof/>
          </w:rPr>
          <w:delText>and vertically contract species distributions</w:delText>
        </w:r>
      </w:del>
      <w:ins w:id="454" w:author="Ruprecht, Joel" w:date="2024-12-11T14:07:00Z">
        <w:r w:rsidR="00DD7776">
          <w:rPr>
            <w:noProof/>
          </w:rPr>
          <w:t>in addition to vertical compres</w:t>
        </w:r>
      </w:ins>
      <w:ins w:id="455" w:author="Ruprecht, Joel" w:date="2024-12-11T14:08:00Z">
        <w:r w:rsidR="00DD7776">
          <w:rPr>
            <w:noProof/>
          </w:rPr>
          <w:t>sion</w:t>
        </w:r>
      </w:ins>
      <w:r w:rsidRPr="003A59E8">
        <w:rPr>
          <w:noProof/>
        </w:rPr>
        <w:t xml:space="preserve"> (Deutsch et al., 2023). </w:t>
      </w:r>
      <w:del w:id="456" w:author="Ruprecht, Joel" w:date="2024-12-11T14:09:00Z">
        <w:r w:rsidRPr="003A59E8" w:rsidDel="00DD7776">
          <w:rPr>
            <w:noProof/>
          </w:rPr>
          <w:delText>Fish response to vertical habitat compression has also been documented</w:delText>
        </w:r>
      </w:del>
      <w:moveFromRangeStart w:id="457" w:author="Ruprecht, Joel" w:date="2024-12-11T14:05:00Z" w:name="move184818356"/>
      <w:moveFrom w:id="458" w:author="Ruprecht, Joel" w:date="2024-12-11T14:05:00Z">
        <w:del w:id="459" w:author="Ruprecht, Joel" w:date="2024-12-11T14:09:00Z">
          <w:r w:rsidRPr="003A59E8" w:rsidDel="00DD7776">
            <w:rPr>
              <w:noProof/>
            </w:rPr>
            <w:delText xml:space="preserve"> in lakes and reservoirs (Coutant, 1985; McLaren et al., 2023; Swales, 2006), and in lentic habitats on a river floodplain (Barrett et al., 2024)</w:delText>
          </w:r>
        </w:del>
      </w:moveFrom>
      <w:moveFromRangeEnd w:id="457"/>
      <w:del w:id="460" w:author="Ruprecht, Joel" w:date="2024-12-11T14:09:00Z">
        <w:r w:rsidRPr="003A59E8" w:rsidDel="00DD7776">
          <w:rPr>
            <w:noProof/>
          </w:rPr>
          <w:delText xml:space="preserve">. </w:delText>
        </w:r>
        <w:r w:rsidRPr="003A59E8" w:rsidDel="00E5741D">
          <w:rPr>
            <w:noProof/>
          </w:rPr>
          <w:delText>However, studies often overlook</w:delText>
        </w:r>
      </w:del>
      <w:ins w:id="461" w:author="Ruprecht, Joel" w:date="2024-12-11T14:11:00Z">
        <w:r w:rsidR="00E5741D">
          <w:rPr>
            <w:noProof/>
          </w:rPr>
          <w:t xml:space="preserve">We encourage </w:t>
        </w:r>
      </w:ins>
      <w:ins w:id="462" w:author="Ruprecht, Joel" w:date="2024-12-11T14:17:00Z">
        <w:r w:rsidR="00E5741D">
          <w:rPr>
            <w:noProof/>
          </w:rPr>
          <w:t>future</w:t>
        </w:r>
      </w:ins>
      <w:ins w:id="463" w:author="Ruprecht, Joel" w:date="2024-12-11T14:11:00Z">
        <w:r w:rsidR="00E5741D">
          <w:rPr>
            <w:noProof/>
          </w:rPr>
          <w:t xml:space="preserve"> research </w:t>
        </w:r>
      </w:ins>
      <w:ins w:id="464" w:author="Ruprecht, Joel" w:date="2024-12-11T14:09:00Z">
        <w:r w:rsidR="00E5741D">
          <w:rPr>
            <w:noProof/>
          </w:rPr>
          <w:t>to address</w:t>
        </w:r>
      </w:ins>
      <w:r w:rsidRPr="003A59E8">
        <w:rPr>
          <w:noProof/>
        </w:rPr>
        <w:t xml:space="preserve"> how diel variation in temperature and DO, and </w:t>
      </w:r>
      <w:del w:id="465" w:author="Ruprecht, Joel" w:date="2024-12-11T14:12:00Z">
        <w:r w:rsidRPr="003A59E8" w:rsidDel="00E5741D">
          <w:rPr>
            <w:noProof/>
          </w:rPr>
          <w:delText xml:space="preserve">in </w:delText>
        </w:r>
      </w:del>
      <w:del w:id="466" w:author="Ruprecht, Joel" w:date="2024-12-11T13:51:00Z">
        <w:r w:rsidRPr="003A59E8" w:rsidDel="00DF4A69">
          <w:rPr>
            <w:noProof/>
          </w:rPr>
          <w:delText xml:space="preserve">fish </w:delText>
        </w:r>
      </w:del>
      <w:r w:rsidRPr="003A59E8">
        <w:rPr>
          <w:noProof/>
        </w:rPr>
        <w:t>behavior</w:t>
      </w:r>
      <w:ins w:id="467" w:author="Ruprecht, Joel" w:date="2024-12-11T13:52:00Z">
        <w:r w:rsidR="00DF4A69">
          <w:rPr>
            <w:noProof/>
          </w:rPr>
          <w:t xml:space="preserve"> such as DVM</w:t>
        </w:r>
      </w:ins>
      <w:r w:rsidRPr="003A59E8">
        <w:rPr>
          <w:noProof/>
        </w:rPr>
        <w:t>, could potentially mitigate these synergistic constraints</w:t>
      </w:r>
      <w:del w:id="468" w:author="Ruprecht, Joel" w:date="2024-12-11T13:52:00Z">
        <w:r w:rsidRPr="003A59E8" w:rsidDel="00DF4A69">
          <w:rPr>
            <w:noProof/>
          </w:rPr>
          <w:delText>. For example, DVM may help reduce</w:delText>
        </w:r>
      </w:del>
      <w:r w:rsidRPr="003A59E8">
        <w:rPr>
          <w:noProof/>
        </w:rPr>
        <w:t xml:space="preserve"> </w:t>
      </w:r>
      <w:del w:id="469" w:author="Ruprecht, Joel" w:date="2024-12-11T14:12:00Z">
        <w:r w:rsidRPr="003A59E8" w:rsidDel="00E5741D">
          <w:rPr>
            <w:noProof/>
          </w:rPr>
          <w:delText>the severity of this habitat compression</w:delText>
        </w:r>
      </w:del>
      <w:ins w:id="470" w:author="Ruprecht, Joel" w:date="2024-12-11T14:12:00Z">
        <w:r w:rsidR="00E5741D">
          <w:rPr>
            <w:noProof/>
          </w:rPr>
          <w:t xml:space="preserve">in other </w:t>
        </w:r>
      </w:ins>
      <w:ins w:id="471" w:author="Ruprecht, Joel" w:date="2024-12-11T14:13:00Z">
        <w:r w:rsidR="00E5741D">
          <w:rPr>
            <w:noProof/>
          </w:rPr>
          <w:t xml:space="preserve">species and </w:t>
        </w:r>
      </w:ins>
      <w:ins w:id="472" w:author="Ruprecht, Joel" w:date="2024-12-11T14:12:00Z">
        <w:r w:rsidR="00E5741D">
          <w:rPr>
            <w:noProof/>
          </w:rPr>
          <w:t>systems</w:t>
        </w:r>
      </w:ins>
      <w:r w:rsidRPr="003A59E8">
        <w:rPr>
          <w:noProof/>
        </w:rPr>
        <w:t xml:space="preserve">. </w:t>
      </w:r>
      <w:del w:id="473" w:author="Ruprecht, Joel" w:date="2024-12-11T13:53:00Z">
        <w:r w:rsidRPr="003A59E8" w:rsidDel="00DF4A69">
          <w:rPr>
            <w:noProof/>
          </w:rPr>
          <w:delText>Here, we used a</w:delText>
        </w:r>
      </w:del>
      <w:ins w:id="474" w:author="Ruprecht, Joel" w:date="2024-12-11T13:54:00Z">
        <w:r w:rsidR="00DF4A69">
          <w:rPr>
            <w:noProof/>
          </w:rPr>
          <w:t>Our</w:t>
        </w:r>
      </w:ins>
      <w:ins w:id="475" w:author="Ruprecht, Joel" w:date="2024-12-11T14:14:00Z">
        <w:r w:rsidR="00E5741D">
          <w:rPr>
            <w:noProof/>
          </w:rPr>
          <w:t xml:space="preserve"> </w:t>
        </w:r>
      </w:ins>
      <w:del w:id="476" w:author="Ruprecht, Joel" w:date="2024-12-11T14:14:00Z">
        <w:r w:rsidRPr="003A59E8" w:rsidDel="00E5741D">
          <w:rPr>
            <w:noProof/>
          </w:rPr>
          <w:delText xml:space="preserve"> </w:delText>
        </w:r>
      </w:del>
      <w:r w:rsidRPr="003A59E8">
        <w:rPr>
          <w:noProof/>
        </w:rPr>
        <w:t xml:space="preserve">novel continuous monitoring approach to </w:t>
      </w:r>
      <w:del w:id="477" w:author="Ruprecht, Joel" w:date="2024-12-11T13:53:00Z">
        <w:r w:rsidRPr="003A59E8" w:rsidDel="00DF4A69">
          <w:rPr>
            <w:noProof/>
          </w:rPr>
          <w:delText xml:space="preserve">determine </w:delText>
        </w:r>
      </w:del>
      <w:ins w:id="478" w:author="Ruprecht, Joel" w:date="2024-12-11T14:15:00Z">
        <w:r w:rsidR="00E5741D">
          <w:rPr>
            <w:noProof/>
          </w:rPr>
          <w:t xml:space="preserve">could be applied in other studies to </w:t>
        </w:r>
      </w:ins>
      <w:ins w:id="479" w:author="Ruprecht, Joel" w:date="2024-12-11T13:53:00Z">
        <w:r w:rsidR="00DF4A69">
          <w:rPr>
            <w:noProof/>
          </w:rPr>
          <w:t>demonstrate</w:t>
        </w:r>
        <w:r w:rsidR="00DF4A69" w:rsidRPr="003A59E8">
          <w:rPr>
            <w:noProof/>
          </w:rPr>
          <w:t xml:space="preserve"> </w:t>
        </w:r>
      </w:ins>
      <w:del w:id="480" w:author="Ruprecht, Joel" w:date="2024-12-11T14:17:00Z">
        <w:r w:rsidRPr="003A59E8" w:rsidDel="00E5741D">
          <w:rPr>
            <w:noProof/>
          </w:rPr>
          <w:delText xml:space="preserve">how </w:delText>
        </w:r>
      </w:del>
      <w:ins w:id="481" w:author="Ruprecht, Joel" w:date="2024-12-11T14:17:00Z">
        <w:r w:rsidR="00E5741D">
          <w:rPr>
            <w:noProof/>
          </w:rPr>
          <w:t>whether</w:t>
        </w:r>
        <w:r w:rsidR="00E5741D" w:rsidRPr="003A59E8">
          <w:rPr>
            <w:noProof/>
          </w:rPr>
          <w:t xml:space="preserve"> </w:t>
        </w:r>
      </w:ins>
      <w:r w:rsidRPr="003A59E8">
        <w:rPr>
          <w:noProof/>
        </w:rPr>
        <w:t xml:space="preserve">diel variability in habitat conditions can cause trade-offs that drive cyclical habitat use in </w:t>
      </w:r>
      <w:ins w:id="482" w:author="Ruprecht, Joel" w:date="2024-12-11T14:17:00Z">
        <w:r w:rsidR="00E5741D">
          <w:rPr>
            <w:noProof/>
          </w:rPr>
          <w:t xml:space="preserve">other </w:t>
        </w:r>
      </w:ins>
      <w:ins w:id="483" w:author="Ruprecht, Joel" w:date="2024-12-11T14:18:00Z">
        <w:r w:rsidR="00E5741D">
          <w:rPr>
            <w:noProof/>
          </w:rPr>
          <w:t>systems</w:t>
        </w:r>
      </w:ins>
      <w:ins w:id="484" w:author="Ruprecht, Joel" w:date="2024-12-11T14:17:00Z">
        <w:r w:rsidR="00E5741D">
          <w:rPr>
            <w:noProof/>
          </w:rPr>
          <w:t xml:space="preserve"> besides </w:t>
        </w:r>
      </w:ins>
      <w:r w:rsidRPr="003A59E8">
        <w:rPr>
          <w:noProof/>
        </w:rPr>
        <w:t xml:space="preserve">floodplain thermal refuge habitats. </w:t>
      </w:r>
      <w:del w:id="485" w:author="Ruprecht, Joel" w:date="2024-12-11T13:53:00Z">
        <w:r w:rsidRPr="003A59E8" w:rsidDel="00DF4A69">
          <w:rPr>
            <w:noProof/>
          </w:rPr>
          <w:delText>Our study directly</w:delText>
        </w:r>
      </w:del>
      <w:ins w:id="486" w:author="Ruprecht, Joel" w:date="2024-12-11T14:18:00Z">
        <w:r w:rsidR="00E5741D">
          <w:rPr>
            <w:noProof/>
          </w:rPr>
          <w:t>Our work used</w:t>
        </w:r>
      </w:ins>
      <w:ins w:id="487" w:author="Ruprecht, Joel" w:date="2024-12-11T13:53:00Z">
        <w:r w:rsidR="00DF4A69">
          <w:rPr>
            <w:noProof/>
          </w:rPr>
          <w:t xml:space="preserve"> both simulation and empirical data</w:t>
        </w:r>
      </w:ins>
      <w:ins w:id="488" w:author="Ruprecht, Joel" w:date="2024-12-11T14:18:00Z">
        <w:r w:rsidR="00E5741D">
          <w:rPr>
            <w:noProof/>
          </w:rPr>
          <w:t xml:space="preserve"> to</w:t>
        </w:r>
      </w:ins>
      <w:r w:rsidRPr="003A59E8">
        <w:rPr>
          <w:noProof/>
        </w:rPr>
        <w:t xml:space="preserve"> address</w:t>
      </w:r>
      <w:del w:id="489" w:author="Ruprecht, Joel" w:date="2024-12-11T13:55:00Z">
        <w:r w:rsidRPr="003A59E8" w:rsidDel="00DF4A69">
          <w:rPr>
            <w:noProof/>
          </w:rPr>
          <w:delText>es</w:delText>
        </w:r>
      </w:del>
      <w:r w:rsidRPr="003A59E8">
        <w:rPr>
          <w:noProof/>
        </w:rPr>
        <w:t xml:space="preserve"> key questions about the temporal dynamics of vertical habitat compression</w:t>
      </w:r>
      <w:del w:id="490" w:author="Ruprecht, Joel" w:date="2024-12-11T13:55:00Z">
        <w:r w:rsidRPr="003A59E8" w:rsidDel="00DF4A69">
          <w:rPr>
            <w:noProof/>
          </w:rPr>
          <w:delText>,</w:delText>
        </w:r>
      </w:del>
      <w:r w:rsidRPr="003A59E8">
        <w:rPr>
          <w:noProof/>
        </w:rPr>
        <w:t xml:space="preserve"> and emphasizes the importance of considering how fine-scale diel </w:t>
      </w:r>
      <w:r w:rsidRPr="003A59E8">
        <w:rPr>
          <w:noProof/>
        </w:rPr>
        <w:lastRenderedPageBreak/>
        <w:t xml:space="preserve">fluctuation may impact the viability of thermal refuges </w:t>
      </w:r>
      <w:del w:id="491" w:author="Ruprecht, Joel" w:date="2024-12-11T13:55:00Z">
        <w:r w:rsidRPr="003A59E8" w:rsidDel="00DF4A69">
          <w:rPr>
            <w:noProof/>
          </w:rPr>
          <w:delText>in the face</w:delText>
        </w:r>
      </w:del>
      <w:ins w:id="492" w:author="Ruprecht, Joel" w:date="2024-12-11T13:55:00Z">
        <w:r w:rsidR="00DF4A69">
          <w:rPr>
            <w:noProof/>
          </w:rPr>
          <w:t>under threat from</w:t>
        </w:r>
      </w:ins>
      <w:del w:id="493" w:author="Ruprecht, Joel" w:date="2024-12-11T13:55:00Z">
        <w:r w:rsidRPr="003A59E8" w:rsidDel="00DF4A69">
          <w:rPr>
            <w:noProof/>
          </w:rPr>
          <w:delText xml:space="preserve"> of</w:delText>
        </w:r>
      </w:del>
      <w:r w:rsidRPr="003A59E8">
        <w:rPr>
          <w:noProof/>
        </w:rPr>
        <w:t xml:space="preserve"> climate change.</w:t>
      </w:r>
    </w:p>
    <w:p w14:paraId="10C20695" w14:textId="77777777" w:rsidR="00DE3A9C" w:rsidRDefault="00DE3A9C" w:rsidP="00750AF8">
      <w:pPr>
        <w:pStyle w:val="Default"/>
        <w:spacing w:line="480" w:lineRule="auto"/>
        <w:rPr>
          <w:noProof/>
        </w:rPr>
      </w:pPr>
    </w:p>
    <w:p w14:paraId="3B7E0582" w14:textId="40EB86AB" w:rsidR="00AB3B4C" w:rsidRDefault="00AB3B4C" w:rsidP="00132F8D">
      <w:pPr>
        <w:pStyle w:val="Default"/>
        <w:spacing w:line="480" w:lineRule="auto"/>
        <w:rPr>
          <w:b/>
        </w:rPr>
      </w:pPr>
      <w:commentRangeStart w:id="494"/>
      <w:commentRangeStart w:id="495"/>
      <w:r>
        <w:rPr>
          <w:b/>
        </w:rPr>
        <w:t>Citations</w:t>
      </w:r>
      <w:commentRangeEnd w:id="494"/>
      <w:r w:rsidR="005A2969">
        <w:rPr>
          <w:rStyle w:val="CommentReference"/>
          <w:rFonts w:asciiTheme="minorHAnsi" w:hAnsiTheme="minorHAnsi" w:cstheme="minorBidi"/>
          <w:color w:val="auto"/>
        </w:rPr>
        <w:commentReference w:id="494"/>
      </w:r>
      <w:commentRangeEnd w:id="495"/>
      <w:r w:rsidR="00C26140">
        <w:rPr>
          <w:rStyle w:val="CommentReference"/>
          <w:rFonts w:asciiTheme="minorHAnsi" w:hAnsiTheme="minorHAnsi" w:cstheme="minorBidi"/>
          <w:color w:val="auto"/>
        </w:rPr>
        <w:commentReference w:id="495"/>
      </w:r>
    </w:p>
    <w:p w14:paraId="6F3CDB12" w14:textId="77777777" w:rsidR="00F03EDC" w:rsidRPr="00F03EDC" w:rsidRDefault="00F03EDC" w:rsidP="000D5DC8">
      <w:pPr>
        <w:pStyle w:val="Default"/>
        <w:tabs>
          <w:tab w:val="left" w:pos="540"/>
        </w:tabs>
        <w:rPr>
          <w:bCs/>
        </w:rPr>
      </w:pPr>
    </w:p>
    <w:sdt>
      <w:sdtPr>
        <w:rPr>
          <w:rFonts w:ascii="Times New Roman" w:hAnsi="Times New Roman" w:cs="Times New Roman"/>
          <w:color w:val="000000"/>
          <w:sz w:val="24"/>
          <w:szCs w:val="24"/>
        </w:rPr>
        <w:tag w:val="MENDELEY_BIBLIOGRAPHY"/>
        <w:id w:val="-1619438605"/>
        <w:placeholder>
          <w:docPart w:val="DefaultPlaceholder_-1854013440"/>
        </w:placeholder>
      </w:sdtPr>
      <w:sdtContent>
        <w:p w14:paraId="5A837A73" w14:textId="065F029F" w:rsidR="00DE3A9C" w:rsidRDefault="00DE3A9C">
          <w:pPr>
            <w:autoSpaceDE w:val="0"/>
            <w:autoSpaceDN w:val="0"/>
            <w:ind w:hanging="480"/>
            <w:divId w:val="96869661"/>
            <w:rPr>
              <w:rFonts w:ascii="Times New Roman" w:hAnsi="Times New Roman" w:cs="Times New Roman"/>
              <w:color w:val="000000"/>
              <w:sz w:val="24"/>
              <w:szCs w:val="24"/>
            </w:rPr>
          </w:pPr>
          <w:r w:rsidRPr="00DE3A9C">
            <w:rPr>
              <w:rFonts w:ascii="Times New Roman" w:hAnsi="Times New Roman" w:cs="Times New Roman"/>
              <w:color w:val="000000"/>
              <w:sz w:val="24"/>
              <w:szCs w:val="24"/>
            </w:rPr>
            <w:t xml:space="preserve">Abrams, P. A., &amp; Ginzburg, L. R. (2000). The nature of predation: prey dependent, ratio dependent or </w:t>
          </w:r>
          <w:proofErr w:type="gramStart"/>
          <w:r w:rsidRPr="00DE3A9C">
            <w:rPr>
              <w:rFonts w:ascii="Times New Roman" w:hAnsi="Times New Roman" w:cs="Times New Roman"/>
              <w:color w:val="000000"/>
              <w:sz w:val="24"/>
              <w:szCs w:val="24"/>
            </w:rPr>
            <w:t>neither?.</w:t>
          </w:r>
          <w:proofErr w:type="gramEnd"/>
          <w:r w:rsidRPr="00DE3A9C">
            <w:rPr>
              <w:rFonts w:ascii="Times New Roman" w:hAnsi="Times New Roman" w:cs="Times New Roman"/>
              <w:color w:val="000000"/>
              <w:sz w:val="24"/>
              <w:szCs w:val="24"/>
            </w:rPr>
            <w:t xml:space="preserve"> Trends in Ecology &amp; Evolution, 15(8), 337-341.</w:t>
          </w:r>
        </w:p>
        <w:p w14:paraId="3DB8FE94" w14:textId="5B0E9BFF" w:rsidR="00AB3B4C" w:rsidRPr="00132F8D" w:rsidRDefault="00AB3B4C">
          <w:pPr>
            <w:autoSpaceDE w:val="0"/>
            <w:autoSpaceDN w:val="0"/>
            <w:ind w:hanging="480"/>
            <w:divId w:val="9686966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Alonzo, S. H. (2015). Integrating the how and why of within-individual and among-individual variation and plasticity in behavior. </w:t>
          </w:r>
          <w:r w:rsidRPr="00132F8D">
            <w:rPr>
              <w:rFonts w:ascii="Times New Roman" w:eastAsia="Times New Roman" w:hAnsi="Times New Roman" w:cs="Times New Roman"/>
              <w:i/>
              <w:iCs/>
              <w:sz w:val="24"/>
              <w:szCs w:val="24"/>
            </w:rPr>
            <w:t>Current Opinion in Behavioral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w:t>
          </w:r>
          <w:r w:rsidRPr="00132F8D">
            <w:rPr>
              <w:rFonts w:ascii="Times New Roman" w:eastAsia="Times New Roman" w:hAnsi="Times New Roman" w:cs="Times New Roman"/>
              <w:sz w:val="24"/>
              <w:szCs w:val="24"/>
            </w:rPr>
            <w:t>, 69–75. https://doi.org/10.1016/J.COBEHA.2015.09.008</w:t>
          </w:r>
        </w:p>
        <w:p w14:paraId="7D0B5937" w14:textId="77777777" w:rsidR="00AB3B4C" w:rsidRPr="00132F8D" w:rsidRDefault="00AB3B4C">
          <w:pPr>
            <w:autoSpaceDE w:val="0"/>
            <w:autoSpaceDN w:val="0"/>
            <w:ind w:hanging="480"/>
            <w:divId w:val="19122357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Andersen, M. R., Kragh, T., &amp; Sand-Jensen, K. (2017). Extreme diel dissolved oxygen and carbon cycles in shallow vegetated lakes. </w:t>
          </w:r>
          <w:r w:rsidRPr="00132F8D">
            <w:rPr>
              <w:rFonts w:ascii="Times New Roman" w:eastAsia="Times New Roman" w:hAnsi="Times New Roman" w:cs="Times New Roman"/>
              <w:i/>
              <w:iCs/>
              <w:sz w:val="24"/>
              <w:szCs w:val="24"/>
            </w:rPr>
            <w:t>Proceedings of the Royal Society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284</w:t>
          </w:r>
          <w:r w:rsidRPr="00132F8D">
            <w:rPr>
              <w:rFonts w:ascii="Times New Roman" w:eastAsia="Times New Roman" w:hAnsi="Times New Roman" w:cs="Times New Roman"/>
              <w:sz w:val="24"/>
              <w:szCs w:val="24"/>
            </w:rPr>
            <w:t>(1862). https://doi.org/10.1098/RSPB.2017.1427</w:t>
          </w:r>
        </w:p>
        <w:p w14:paraId="376A90F0" w14:textId="77777777" w:rsidR="00AB3B4C" w:rsidRPr="00132F8D" w:rsidRDefault="00AB3B4C">
          <w:pPr>
            <w:autoSpaceDE w:val="0"/>
            <w:autoSpaceDN w:val="0"/>
            <w:ind w:hanging="480"/>
            <w:divId w:val="129875338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Anlauf-Dunn, K., </w:t>
          </w:r>
          <w:proofErr w:type="spellStart"/>
          <w:r w:rsidRPr="00132F8D">
            <w:rPr>
              <w:rFonts w:ascii="Times New Roman" w:eastAsia="Times New Roman" w:hAnsi="Times New Roman" w:cs="Times New Roman"/>
              <w:sz w:val="24"/>
              <w:szCs w:val="24"/>
            </w:rPr>
            <w:t>Kraskura</w:t>
          </w:r>
          <w:proofErr w:type="spellEnd"/>
          <w:r w:rsidRPr="00132F8D">
            <w:rPr>
              <w:rFonts w:ascii="Times New Roman" w:eastAsia="Times New Roman" w:hAnsi="Times New Roman" w:cs="Times New Roman"/>
              <w:sz w:val="24"/>
              <w:szCs w:val="24"/>
            </w:rPr>
            <w:t xml:space="preserve">, K., &amp; Eliason, E. J. (2022). Intraspecific variability in thermal tolerance: a case study with coastal cutthroat trout. </w:t>
          </w:r>
          <w:r w:rsidRPr="00132F8D">
            <w:rPr>
              <w:rFonts w:ascii="Times New Roman" w:eastAsia="Times New Roman" w:hAnsi="Times New Roman" w:cs="Times New Roman"/>
              <w:i/>
              <w:iCs/>
              <w:sz w:val="24"/>
              <w:szCs w:val="24"/>
            </w:rPr>
            <w:t>Conservation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10</w:t>
          </w:r>
          <w:r w:rsidRPr="00132F8D">
            <w:rPr>
              <w:rFonts w:ascii="Times New Roman" w:eastAsia="Times New Roman" w:hAnsi="Times New Roman" w:cs="Times New Roman"/>
              <w:sz w:val="24"/>
              <w:szCs w:val="24"/>
            </w:rPr>
            <w:t>(1). https://doi.org/10.1093/conphys/coac029</w:t>
          </w:r>
        </w:p>
        <w:p w14:paraId="0E4707B4" w14:textId="77777777" w:rsidR="00AB3B4C" w:rsidRPr="00132F8D" w:rsidRDefault="00AB3B4C">
          <w:pPr>
            <w:autoSpaceDE w:val="0"/>
            <w:autoSpaceDN w:val="0"/>
            <w:ind w:hanging="480"/>
            <w:divId w:val="19796023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Armstrong, J. B., &amp; Schindler, D. E. (2013). Going with the Flow: Spatial Distributions of Juvenile Coho Salmon Track an Annually Shifting Mosaic of Water Temperature. </w:t>
          </w:r>
          <w:r w:rsidRPr="00132F8D">
            <w:rPr>
              <w:rFonts w:ascii="Times New Roman" w:eastAsia="Times New Roman" w:hAnsi="Times New Roman" w:cs="Times New Roman"/>
              <w:i/>
              <w:iCs/>
              <w:sz w:val="24"/>
              <w:szCs w:val="24"/>
            </w:rPr>
            <w:t>Ecosystems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(8), 1429–1441. https://doi.org/10.1007/s10021-013-9693-9</w:t>
          </w:r>
        </w:p>
        <w:p w14:paraId="55FF46ED" w14:textId="77777777" w:rsidR="00AB3B4C" w:rsidRPr="00132F8D" w:rsidRDefault="00AB3B4C">
          <w:pPr>
            <w:autoSpaceDE w:val="0"/>
            <w:autoSpaceDN w:val="0"/>
            <w:ind w:hanging="480"/>
            <w:divId w:val="4114387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Baker, J. P., Hulse, D. W., Gregory, S. V, White, D., Van Sickle, J., Berger, P. A., Dole, D., &amp; Schumaker, N. H. (2004). Alternative futures for the Willamette River Basin, Oregon. </w:t>
          </w:r>
          <w:r w:rsidRPr="00132F8D">
            <w:rPr>
              <w:rFonts w:ascii="Times New Roman" w:eastAsia="Times New Roman" w:hAnsi="Times New Roman" w:cs="Times New Roman"/>
              <w:i/>
              <w:iCs/>
              <w:sz w:val="24"/>
              <w:szCs w:val="24"/>
            </w:rPr>
            <w:t>Ecological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(2), 313–324. https://doi.org/10.1890/02-5011</w:t>
          </w:r>
        </w:p>
        <w:p w14:paraId="3D50D754" w14:textId="77777777" w:rsidR="00AB3B4C" w:rsidRPr="00132F8D" w:rsidRDefault="00AB3B4C">
          <w:pPr>
            <w:autoSpaceDE w:val="0"/>
            <w:autoSpaceDN w:val="0"/>
            <w:ind w:hanging="480"/>
            <w:divId w:val="128738974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Beechie, T., </w:t>
          </w:r>
          <w:proofErr w:type="spellStart"/>
          <w:r w:rsidRPr="00132F8D">
            <w:rPr>
              <w:rFonts w:ascii="Times New Roman" w:eastAsia="Times New Roman" w:hAnsi="Times New Roman" w:cs="Times New Roman"/>
              <w:sz w:val="24"/>
              <w:szCs w:val="24"/>
            </w:rPr>
            <w:t>Imaki</w:t>
          </w:r>
          <w:proofErr w:type="spellEnd"/>
          <w:r w:rsidRPr="00132F8D">
            <w:rPr>
              <w:rFonts w:ascii="Times New Roman" w:eastAsia="Times New Roman" w:hAnsi="Times New Roman" w:cs="Times New Roman"/>
              <w:sz w:val="24"/>
              <w:szCs w:val="24"/>
            </w:rPr>
            <w:t xml:space="preserve">, H., Greene, J., Wade, A., Wu, H., Pess, G., Roni, P., Kimball, J., Stanford, J., </w:t>
          </w:r>
          <w:proofErr w:type="spellStart"/>
          <w:r w:rsidRPr="00132F8D">
            <w:rPr>
              <w:rFonts w:ascii="Times New Roman" w:eastAsia="Times New Roman" w:hAnsi="Times New Roman" w:cs="Times New Roman"/>
              <w:sz w:val="24"/>
              <w:szCs w:val="24"/>
            </w:rPr>
            <w:t>Kiffney</w:t>
          </w:r>
          <w:proofErr w:type="spellEnd"/>
          <w:r w:rsidRPr="00132F8D">
            <w:rPr>
              <w:rFonts w:ascii="Times New Roman" w:eastAsia="Times New Roman" w:hAnsi="Times New Roman" w:cs="Times New Roman"/>
              <w:sz w:val="24"/>
              <w:szCs w:val="24"/>
            </w:rPr>
            <w:t xml:space="preserve">, P., &amp; Mantua, N. (2013). Restoring salmon habitat for a changing climate.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w:t>
          </w:r>
          <w:r w:rsidRPr="00132F8D">
            <w:rPr>
              <w:rFonts w:ascii="Times New Roman" w:eastAsia="Times New Roman" w:hAnsi="Times New Roman" w:cs="Times New Roman"/>
              <w:sz w:val="24"/>
              <w:szCs w:val="24"/>
            </w:rPr>
            <w:t>(8), 939–960. https://doi.org/10.1002/RRA.2590</w:t>
          </w:r>
        </w:p>
        <w:p w14:paraId="61617433" w14:textId="77777777" w:rsidR="00AB3B4C" w:rsidRPr="00132F8D" w:rsidRDefault="00AB3B4C">
          <w:pPr>
            <w:autoSpaceDE w:val="0"/>
            <w:autoSpaceDN w:val="0"/>
            <w:ind w:hanging="480"/>
            <w:divId w:val="76141861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Berman, C. H., &amp; Quinn, T. P. (1991). Behavioral thermoregulation and homing by spring chinook salmon, Oncorhynchus tshawytscha (Walbaum), in the Yakama River.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301–312.</w:t>
          </w:r>
        </w:p>
        <w:p w14:paraId="72B3BBB0" w14:textId="77777777" w:rsidR="00AB3B4C" w:rsidRPr="00132F8D" w:rsidRDefault="00AB3B4C">
          <w:pPr>
            <w:autoSpaceDE w:val="0"/>
            <w:autoSpaceDN w:val="0"/>
            <w:ind w:hanging="480"/>
            <w:divId w:val="16470976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Beschta, R. L. (1997). Riparian Shade and Stream Temperature: An Alternative Perspective. </w:t>
          </w:r>
          <w:r w:rsidRPr="00132F8D">
            <w:rPr>
              <w:rFonts w:ascii="Times New Roman" w:eastAsia="Times New Roman" w:hAnsi="Times New Roman" w:cs="Times New Roman"/>
              <w:i/>
              <w:iCs/>
              <w:sz w:val="24"/>
              <w:szCs w:val="24"/>
            </w:rPr>
            <w:t>Rangelands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19</w:t>
          </w:r>
          <w:r w:rsidRPr="00132F8D">
            <w:rPr>
              <w:rFonts w:ascii="Times New Roman" w:eastAsia="Times New Roman" w:hAnsi="Times New Roman" w:cs="Times New Roman"/>
              <w:sz w:val="24"/>
              <w:szCs w:val="24"/>
            </w:rPr>
            <w:t>(2), 25.</w:t>
          </w:r>
        </w:p>
        <w:p w14:paraId="7434561B" w14:textId="77777777" w:rsidR="00AB3B4C" w:rsidRPr="00132F8D" w:rsidRDefault="00AB3B4C">
          <w:pPr>
            <w:autoSpaceDE w:val="0"/>
            <w:autoSpaceDN w:val="0"/>
            <w:ind w:hanging="480"/>
            <w:divId w:val="17479957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Brewitt, K. S., Danner, E. M., &amp; Moore, J. W. (2017). Hot eats and cool creeks: Juvenile pacific Salmonids use mainstem prey while in thermal refuges.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74</w:t>
          </w:r>
          <w:r w:rsidRPr="00132F8D">
            <w:rPr>
              <w:rFonts w:ascii="Times New Roman" w:eastAsia="Times New Roman" w:hAnsi="Times New Roman" w:cs="Times New Roman"/>
              <w:sz w:val="24"/>
              <w:szCs w:val="24"/>
            </w:rPr>
            <w:t>(10), 1588–1602. https://doi.org/10.1139/cjfas-2016-0395</w:t>
          </w:r>
        </w:p>
        <w:p w14:paraId="16D83DBA" w14:textId="77777777" w:rsidR="00AB3B4C" w:rsidRPr="00132F8D" w:rsidRDefault="00AB3B4C">
          <w:pPr>
            <w:autoSpaceDE w:val="0"/>
            <w:autoSpaceDN w:val="0"/>
            <w:ind w:hanging="480"/>
            <w:divId w:val="10429061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132F8D">
            <w:rPr>
              <w:rFonts w:ascii="Times New Roman" w:eastAsia="Times New Roman" w:hAnsi="Times New Roman" w:cs="Times New Roman"/>
              <w:i/>
              <w:iCs/>
              <w:sz w:val="24"/>
              <w:szCs w:val="24"/>
            </w:rPr>
            <w:t>Marine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(3), 395–408. https://doi.org/10.1007/S002270050478/METRICS</w:t>
          </w:r>
        </w:p>
        <w:p w14:paraId="00C4BC0D" w14:textId="77777777" w:rsidR="00AB3B4C" w:rsidRPr="00132F8D" w:rsidRDefault="00AB3B4C">
          <w:pPr>
            <w:autoSpaceDE w:val="0"/>
            <w:autoSpaceDN w:val="0"/>
            <w:ind w:hanging="480"/>
            <w:divId w:val="20186687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Brownscombe</w:t>
          </w:r>
          <w:proofErr w:type="spellEnd"/>
          <w:r w:rsidRPr="00132F8D">
            <w:rPr>
              <w:rFonts w:ascii="Times New Roman" w:eastAsia="Times New Roman" w:hAnsi="Times New Roman" w:cs="Times New Roman"/>
              <w:sz w:val="24"/>
              <w:szCs w:val="24"/>
            </w:rPr>
            <w:t xml:space="preserve">, J. W., </w:t>
          </w:r>
          <w:proofErr w:type="spellStart"/>
          <w:r w:rsidRPr="00132F8D">
            <w:rPr>
              <w:rFonts w:ascii="Times New Roman" w:eastAsia="Times New Roman" w:hAnsi="Times New Roman" w:cs="Times New Roman"/>
              <w:sz w:val="24"/>
              <w:szCs w:val="24"/>
            </w:rPr>
            <w:t>Lédée</w:t>
          </w:r>
          <w:proofErr w:type="spellEnd"/>
          <w:r w:rsidRPr="00132F8D">
            <w:rPr>
              <w:rFonts w:ascii="Times New Roman" w:eastAsia="Times New Roman" w:hAnsi="Times New Roman" w:cs="Times New Roman"/>
              <w:sz w:val="24"/>
              <w:szCs w:val="24"/>
            </w:rPr>
            <w:t xml:space="preserve">, E. J. I., Raby, G. D., Struthers, D. P., Gutowsky, L. F. G., Nguyen, V. M., Young, N., </w:t>
          </w:r>
          <w:proofErr w:type="spellStart"/>
          <w:r w:rsidRPr="00132F8D">
            <w:rPr>
              <w:rFonts w:ascii="Times New Roman" w:eastAsia="Times New Roman" w:hAnsi="Times New Roman" w:cs="Times New Roman"/>
              <w:sz w:val="24"/>
              <w:szCs w:val="24"/>
            </w:rPr>
            <w:t>Stokesbury</w:t>
          </w:r>
          <w:proofErr w:type="spellEnd"/>
          <w:r w:rsidRPr="00132F8D">
            <w:rPr>
              <w:rFonts w:ascii="Times New Roman" w:eastAsia="Times New Roman" w:hAnsi="Times New Roman" w:cs="Times New Roman"/>
              <w:sz w:val="24"/>
              <w:szCs w:val="24"/>
            </w:rPr>
            <w:t xml:space="preserve">, M. J. W., Holbrook, C. M., Brenden, T. O., </w:t>
          </w:r>
          <w:proofErr w:type="spellStart"/>
          <w:r w:rsidRPr="00132F8D">
            <w:rPr>
              <w:rFonts w:ascii="Times New Roman" w:eastAsia="Times New Roman" w:hAnsi="Times New Roman" w:cs="Times New Roman"/>
              <w:sz w:val="24"/>
              <w:szCs w:val="24"/>
            </w:rPr>
            <w:t>Vandergoot</w:t>
          </w:r>
          <w:proofErr w:type="spellEnd"/>
          <w:r w:rsidRPr="00132F8D">
            <w:rPr>
              <w:rFonts w:ascii="Times New Roman" w:eastAsia="Times New Roman" w:hAnsi="Times New Roman" w:cs="Times New Roman"/>
              <w:sz w:val="24"/>
              <w:szCs w:val="24"/>
            </w:rPr>
            <w:t xml:space="preserve">, C. S., Murchie, K. J., Whoriskey, K., Mills Flemming, J., Kessel, S. T., Krueger, C. C., &amp; Cooke, S. J. (2019). Conducting and interpreting fish telemetry studies: considerations for researchers and resource managers. In </w:t>
          </w:r>
          <w:r w:rsidRPr="00132F8D">
            <w:rPr>
              <w:rFonts w:ascii="Times New Roman" w:eastAsia="Times New Roman" w:hAnsi="Times New Roman" w:cs="Times New Roman"/>
              <w:i/>
              <w:iCs/>
              <w:sz w:val="24"/>
              <w:szCs w:val="24"/>
            </w:rPr>
            <w:t>Reviews in Fish Biology and Fisheries</w:t>
          </w:r>
          <w:r w:rsidRPr="00132F8D">
            <w:rPr>
              <w:rFonts w:ascii="Times New Roman" w:eastAsia="Times New Roman" w:hAnsi="Times New Roman" w:cs="Times New Roman"/>
              <w:sz w:val="24"/>
              <w:szCs w:val="24"/>
            </w:rPr>
            <w:t xml:space="preserve"> (Vol. 29, Issue 2). https://doi.org/10.1007/s11160-019-09560-4</w:t>
          </w:r>
        </w:p>
        <w:p w14:paraId="166EEA09" w14:textId="77777777" w:rsidR="00AB3B4C" w:rsidRPr="00132F8D" w:rsidRDefault="00AB3B4C">
          <w:pPr>
            <w:autoSpaceDE w:val="0"/>
            <w:autoSpaceDN w:val="0"/>
            <w:ind w:hanging="480"/>
            <w:divId w:val="26319282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Caissie, D. (2006). The thermal regime of rivers: A review. </w:t>
          </w:r>
          <w:r w:rsidRPr="00132F8D">
            <w:rPr>
              <w:rFonts w:ascii="Times New Roman" w:eastAsia="Times New Roman" w:hAnsi="Times New Roman" w:cs="Times New Roman"/>
              <w:i/>
              <w:iCs/>
              <w:sz w:val="24"/>
              <w:szCs w:val="24"/>
            </w:rPr>
            <w:t>Freshwater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51</w:t>
          </w:r>
          <w:r w:rsidRPr="00132F8D">
            <w:rPr>
              <w:rFonts w:ascii="Times New Roman" w:eastAsia="Times New Roman" w:hAnsi="Times New Roman" w:cs="Times New Roman"/>
              <w:sz w:val="24"/>
              <w:szCs w:val="24"/>
            </w:rPr>
            <w:t>(8), 1389–1406. https://doi.org/10.1111/j.1365-2427.2006.01597.x</w:t>
          </w:r>
        </w:p>
        <w:p w14:paraId="38150E4C" w14:textId="77777777" w:rsidR="00AB3B4C" w:rsidRPr="00132F8D" w:rsidRDefault="00AB3B4C">
          <w:pPr>
            <w:autoSpaceDE w:val="0"/>
            <w:autoSpaceDN w:val="0"/>
            <w:ind w:hanging="480"/>
            <w:divId w:val="74010500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Callaghan, N. I., Tunnah, L., Currie, S., &amp; MacCormack, T. J. (2016). Metabolic adjustments to short-term diurnal temperature fluctuation in the rainbow trout (Oncorhynchus mykiss). </w:t>
          </w:r>
          <w:r w:rsidRPr="00132F8D">
            <w:rPr>
              <w:rFonts w:ascii="Times New Roman" w:eastAsia="Times New Roman" w:hAnsi="Times New Roman" w:cs="Times New Roman"/>
              <w:i/>
              <w:iCs/>
              <w:sz w:val="24"/>
              <w:szCs w:val="24"/>
            </w:rPr>
            <w:t>Physiological and Biochemical Zoology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89</w:t>
          </w:r>
          <w:r w:rsidRPr="00132F8D">
            <w:rPr>
              <w:rFonts w:ascii="Times New Roman" w:eastAsia="Times New Roman" w:hAnsi="Times New Roman" w:cs="Times New Roman"/>
              <w:sz w:val="24"/>
              <w:szCs w:val="24"/>
            </w:rPr>
            <w:t>(6), 498–510. https://doi.org/10.1086/688680</w:t>
          </w:r>
        </w:p>
        <w:p w14:paraId="1AD25357" w14:textId="77777777" w:rsidR="00AB3B4C" w:rsidRPr="00132F8D" w:rsidRDefault="00AB3B4C">
          <w:pPr>
            <w:autoSpaceDE w:val="0"/>
            <w:autoSpaceDN w:val="0"/>
            <w:ind w:hanging="480"/>
            <w:divId w:val="204147132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Clark, C. W., &amp; Levy, D. A. (1988). Diel vertical migrations by juvenile sockeye salmon and the antipredation window. </w:t>
          </w:r>
          <w:r w:rsidRPr="00132F8D">
            <w:rPr>
              <w:rFonts w:ascii="Times New Roman" w:eastAsia="Times New Roman" w:hAnsi="Times New Roman" w:cs="Times New Roman"/>
              <w:i/>
              <w:iCs/>
              <w:sz w:val="24"/>
              <w:szCs w:val="24"/>
            </w:rPr>
            <w:t>Nat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131</w:t>
          </w:r>
          <w:r w:rsidRPr="00132F8D">
            <w:rPr>
              <w:rFonts w:ascii="Times New Roman" w:eastAsia="Times New Roman" w:hAnsi="Times New Roman" w:cs="Times New Roman"/>
              <w:sz w:val="24"/>
              <w:szCs w:val="24"/>
            </w:rPr>
            <w:t>(2Am), 271–290.</w:t>
          </w:r>
        </w:p>
        <w:p w14:paraId="11D3E49C" w14:textId="77777777" w:rsidR="00AB3B4C" w:rsidRPr="00132F8D" w:rsidRDefault="00AB3B4C">
          <w:pPr>
            <w:autoSpaceDE w:val="0"/>
            <w:autoSpaceDN w:val="0"/>
            <w:ind w:hanging="480"/>
            <w:divId w:val="200685804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Coutant, C. C. (1985). Striped Bass, Temperature, and Dissolved Oxygen: A Speculative Hypothesis for Environmental Risk.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31–61. https://doi.org/10.1577/1548-8659(1985)114&lt;</w:t>
          </w:r>
          <w:proofErr w:type="gramStart"/>
          <w:r w:rsidRPr="00132F8D">
            <w:rPr>
              <w:rFonts w:ascii="Times New Roman" w:eastAsia="Times New Roman" w:hAnsi="Times New Roman" w:cs="Times New Roman"/>
              <w:sz w:val="24"/>
              <w:szCs w:val="24"/>
            </w:rPr>
            <w:t>31:SBTADO</w:t>
          </w:r>
          <w:proofErr w:type="gramEnd"/>
          <w:r w:rsidRPr="00132F8D">
            <w:rPr>
              <w:rFonts w:ascii="Times New Roman" w:eastAsia="Times New Roman" w:hAnsi="Times New Roman" w:cs="Times New Roman"/>
              <w:sz w:val="24"/>
              <w:szCs w:val="24"/>
            </w:rPr>
            <w:t>&gt;2.0.CO;2</w:t>
          </w:r>
        </w:p>
        <w:p w14:paraId="08F5EA66" w14:textId="77777777" w:rsidR="00AB3B4C" w:rsidRPr="00132F8D" w:rsidRDefault="00AB3B4C">
          <w:pPr>
            <w:autoSpaceDE w:val="0"/>
            <w:autoSpaceDN w:val="0"/>
            <w:ind w:hanging="480"/>
            <w:divId w:val="129397496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Deutsch, C., Penn, J. L., &amp; Lucey, N. (2023). Climate, Oxygen, and the Future of Marine Biodiversity. </w:t>
          </w:r>
          <w:r w:rsidRPr="00132F8D">
            <w:rPr>
              <w:rFonts w:ascii="Times New Roman" w:eastAsia="Times New Roman" w:hAnsi="Times New Roman" w:cs="Times New Roman"/>
              <w:i/>
              <w:iCs/>
              <w:sz w:val="24"/>
              <w:szCs w:val="24"/>
            </w:rPr>
            <w:t>Annual Review of Marine 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 https://doi.org/10.1146/annurev-marine-040323</w:t>
          </w:r>
        </w:p>
        <w:p w14:paraId="5D2E0798" w14:textId="77777777" w:rsidR="00AB3B4C" w:rsidRPr="00132F8D" w:rsidRDefault="00AB3B4C">
          <w:pPr>
            <w:autoSpaceDE w:val="0"/>
            <w:autoSpaceDN w:val="0"/>
            <w:ind w:hanging="480"/>
            <w:divId w:val="9182478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Eckmann, M., Dunham, J., Connor, E. J., &amp; Welch, C. A. (2016). Bioenergetic evaluation of diel vertical migration by bull trout (Salvelinus confluentus) in a thermally stratified reservoir.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(1), 30–43. https://doi.org/10.1111/eff.12321</w:t>
          </w:r>
        </w:p>
        <w:p w14:paraId="49E6496E" w14:textId="77777777" w:rsidR="00AB3B4C" w:rsidRPr="00132F8D" w:rsidRDefault="00AB3B4C">
          <w:pPr>
            <w:autoSpaceDE w:val="0"/>
            <w:autoSpaceDN w:val="0"/>
            <w:ind w:hanging="480"/>
            <w:divId w:val="209027385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Faust, H. A., Kurt Gamperl, A., &amp; </w:t>
          </w:r>
          <w:proofErr w:type="spellStart"/>
          <w:r w:rsidRPr="00132F8D">
            <w:rPr>
              <w:rFonts w:ascii="Times New Roman" w:eastAsia="Times New Roman" w:hAnsi="Times New Roman" w:cs="Times New Roman"/>
              <w:sz w:val="24"/>
              <w:szCs w:val="24"/>
            </w:rPr>
            <w:t>Rodnick</w:t>
          </w:r>
          <w:proofErr w:type="spellEnd"/>
          <w:r w:rsidRPr="00132F8D">
            <w:rPr>
              <w:rFonts w:ascii="Times New Roman" w:eastAsia="Times New Roman" w:hAnsi="Times New Roman" w:cs="Times New Roman"/>
              <w:sz w:val="24"/>
              <w:szCs w:val="24"/>
            </w:rPr>
            <w:t xml:space="preserve">, K. J. (2004). All rainbow trout (Oncorhynchus mykiss) are not created </w:t>
          </w:r>
          <w:proofErr w:type="spellStart"/>
          <w:proofErr w:type="gramStart"/>
          <w:r w:rsidRPr="00132F8D">
            <w:rPr>
              <w:rFonts w:ascii="Times New Roman" w:eastAsia="Times New Roman" w:hAnsi="Times New Roman" w:cs="Times New Roman"/>
              <w:sz w:val="24"/>
              <w:szCs w:val="24"/>
            </w:rPr>
            <w:t>equal:intra</w:t>
          </w:r>
          <w:proofErr w:type="gramEnd"/>
          <w:r w:rsidRPr="00132F8D">
            <w:rPr>
              <w:rFonts w:ascii="Times New Roman" w:eastAsia="Times New Roman" w:hAnsi="Times New Roman" w:cs="Times New Roman"/>
              <w:sz w:val="24"/>
              <w:szCs w:val="24"/>
            </w:rPr>
            <w:t>-specific</w:t>
          </w:r>
          <w:proofErr w:type="spellEnd"/>
          <w:r w:rsidRPr="00132F8D">
            <w:rPr>
              <w:rFonts w:ascii="Times New Roman" w:eastAsia="Times New Roman" w:hAnsi="Times New Roman" w:cs="Times New Roman"/>
              <w:sz w:val="24"/>
              <w:szCs w:val="24"/>
            </w:rPr>
            <w:t xml:space="preserve"> variation in cardiac hypoxia tolerance.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207</w:t>
          </w:r>
          <w:r w:rsidRPr="00132F8D">
            <w:rPr>
              <w:rFonts w:ascii="Times New Roman" w:eastAsia="Times New Roman" w:hAnsi="Times New Roman" w:cs="Times New Roman"/>
              <w:sz w:val="24"/>
              <w:szCs w:val="24"/>
            </w:rPr>
            <w:t>(6), 1005–1015. https://doi.org/10.1242/JEB.00824</w:t>
          </w:r>
        </w:p>
        <w:p w14:paraId="229BDA6D" w14:textId="77777777" w:rsidR="00AB3B4C" w:rsidRPr="00132F8D" w:rsidRDefault="00AB3B4C">
          <w:pPr>
            <w:autoSpaceDE w:val="0"/>
            <w:autoSpaceDN w:val="0"/>
            <w:ind w:hanging="480"/>
            <w:divId w:val="15696061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Flitcroft, R., Whitman, L., White, J., Wallick, R., Stratton Garvin, L., Smith, C., Plotnikoff, R., Mulvey, M., Kock, T., Jones, K., </w:t>
          </w:r>
          <w:proofErr w:type="spellStart"/>
          <w:r w:rsidRPr="00132F8D">
            <w:rPr>
              <w:rFonts w:ascii="Times New Roman" w:eastAsia="Times New Roman" w:hAnsi="Times New Roman" w:cs="Times New Roman"/>
              <w:sz w:val="24"/>
              <w:szCs w:val="24"/>
            </w:rPr>
            <w:t>Gruendike</w:t>
          </w:r>
          <w:proofErr w:type="spellEnd"/>
          <w:r w:rsidRPr="00132F8D">
            <w:rPr>
              <w:rFonts w:ascii="Times New Roman" w:eastAsia="Times New Roman" w:hAnsi="Times New Roman" w:cs="Times New Roman"/>
              <w:sz w:val="24"/>
              <w:szCs w:val="24"/>
            </w:rPr>
            <w:t xml:space="preserve">, P., Gombert, C., Giannico, G., Dutterer, A., Brown, D., Barrett, H., Bangs, B., &amp; Hughes, R. M. (2023). Science to support conservation action in a large river system: The Willamette River, Oregon, USA. </w:t>
          </w:r>
          <w:r w:rsidRPr="00132F8D">
            <w:rPr>
              <w:rFonts w:ascii="Times New Roman" w:eastAsia="Times New Roman" w:hAnsi="Times New Roman" w:cs="Times New Roman"/>
              <w:i/>
              <w:iCs/>
              <w:sz w:val="24"/>
              <w:szCs w:val="24"/>
            </w:rPr>
            <w:t>Water Biology and Security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w:t>
          </w:r>
          <w:r w:rsidRPr="00132F8D">
            <w:rPr>
              <w:rFonts w:ascii="Times New Roman" w:eastAsia="Times New Roman" w:hAnsi="Times New Roman" w:cs="Times New Roman"/>
              <w:sz w:val="24"/>
              <w:szCs w:val="24"/>
            </w:rPr>
            <w:t>(4), 100203. https://doi.org/10.1016/J.WATBS.2023.100203</w:t>
          </w:r>
        </w:p>
        <w:p w14:paraId="50175CCA" w14:textId="77777777" w:rsidR="00AB3B4C" w:rsidRPr="00132F8D" w:rsidRDefault="00AB3B4C">
          <w:pPr>
            <w:autoSpaceDE w:val="0"/>
            <w:autoSpaceDN w:val="0"/>
            <w:ind w:hanging="480"/>
            <w:divId w:val="19487332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Frechette, D. M., Dugdale, S. J., Dodson, J. J., &amp; Bergeron, N. E. (2018). Understanding summertime thermal refuge use by adult Atlantic salmon using remote sensing, river </w:t>
          </w:r>
          <w:r w:rsidRPr="00132F8D">
            <w:rPr>
              <w:rFonts w:ascii="Times New Roman" w:eastAsia="Times New Roman" w:hAnsi="Times New Roman" w:cs="Times New Roman"/>
              <w:sz w:val="24"/>
              <w:szCs w:val="24"/>
            </w:rPr>
            <w:lastRenderedPageBreak/>
            <w:t xml:space="preserve">temperature monitoring, and acoustic telemetry1.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(11), 1999–2010. https://doi.org/10.1139/cjfas-2017-0422</w:t>
          </w:r>
        </w:p>
        <w:p w14:paraId="2B4F9F61" w14:textId="77777777" w:rsidR="00AB3B4C" w:rsidRPr="00132F8D" w:rsidRDefault="00AB3B4C">
          <w:pPr>
            <w:autoSpaceDE w:val="0"/>
            <w:autoSpaceDN w:val="0"/>
            <w:ind w:hanging="480"/>
            <w:divId w:val="106615063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132F8D">
            <w:rPr>
              <w:rFonts w:ascii="Times New Roman" w:eastAsia="Times New Roman" w:hAnsi="Times New Roman" w:cs="Times New Roman"/>
              <w:i/>
              <w:iCs/>
              <w:sz w:val="24"/>
              <w:szCs w:val="24"/>
            </w:rPr>
            <w:t>JARWA Journal of the American Water Resources Association</w:t>
          </w:r>
          <w:r w:rsidRPr="00132F8D">
            <w:rPr>
              <w:rFonts w:ascii="Times New Roman" w:eastAsia="Times New Roman" w:hAnsi="Times New Roman" w:cs="Times New Roman"/>
              <w:sz w:val="24"/>
              <w:szCs w:val="24"/>
            </w:rPr>
            <w:t>. https://doi.org/10.1111/1752-1688.13096</w:t>
          </w:r>
        </w:p>
        <w:p w14:paraId="28A21898" w14:textId="77777777" w:rsidR="00AB3B4C" w:rsidRPr="00132F8D" w:rsidRDefault="00AB3B4C">
          <w:pPr>
            <w:autoSpaceDE w:val="0"/>
            <w:autoSpaceDN w:val="0"/>
            <w:ind w:hanging="480"/>
            <w:divId w:val="4586479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Gregory, S., Wildman, R., Hulse, D., </w:t>
          </w:r>
          <w:proofErr w:type="spellStart"/>
          <w:r w:rsidRPr="00132F8D">
            <w:rPr>
              <w:rFonts w:ascii="Times New Roman" w:eastAsia="Times New Roman" w:hAnsi="Times New Roman" w:cs="Times New Roman"/>
              <w:sz w:val="24"/>
              <w:szCs w:val="24"/>
            </w:rPr>
            <w:t>Ashkenas</w:t>
          </w:r>
          <w:proofErr w:type="spellEnd"/>
          <w:r w:rsidRPr="00132F8D">
            <w:rPr>
              <w:rFonts w:ascii="Times New Roman" w:eastAsia="Times New Roman" w:hAnsi="Times New Roman" w:cs="Times New Roman"/>
              <w:sz w:val="24"/>
              <w:szCs w:val="24"/>
            </w:rPr>
            <w:t xml:space="preserve">, L., &amp; Boyer, K. (2019). Historical changes in hydrology, geomorphology, and floodplain vegetation of the Willamette River, Oregon.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35</w:t>
          </w:r>
          <w:r w:rsidRPr="00132F8D">
            <w:rPr>
              <w:rFonts w:ascii="Times New Roman" w:eastAsia="Times New Roman" w:hAnsi="Times New Roman" w:cs="Times New Roman"/>
              <w:sz w:val="24"/>
              <w:szCs w:val="24"/>
            </w:rPr>
            <w:t>(8), 1279–1290. https://doi.org/10.1002/RRA.3495</w:t>
          </w:r>
        </w:p>
        <w:p w14:paraId="6D963637" w14:textId="77777777" w:rsidR="00AB3B4C" w:rsidRPr="00132F8D" w:rsidRDefault="00AB3B4C">
          <w:pPr>
            <w:autoSpaceDE w:val="0"/>
            <w:autoSpaceDN w:val="0"/>
            <w:ind w:hanging="480"/>
            <w:divId w:val="1939308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Hahlbeck, N., Tinniswood, W. R., Sloat, M. R., Ortega, J. D., Wyatt, M. A., Hereford, M. E., Ramirez, B. S., Crook, D. A., Anlauf-Dunn, K. J., &amp; Armstrong, J. B. (2022). Contribution of warm habitat to cold-water fisheries. </w:t>
          </w:r>
          <w:r w:rsidRPr="00132F8D">
            <w:rPr>
              <w:rFonts w:ascii="Times New Roman" w:eastAsia="Times New Roman" w:hAnsi="Times New Roman" w:cs="Times New Roman"/>
              <w:i/>
              <w:iCs/>
              <w:sz w:val="24"/>
              <w:szCs w:val="24"/>
            </w:rPr>
            <w:t>Conservation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w:t>
          </w:r>
          <w:r w:rsidRPr="00132F8D">
            <w:rPr>
              <w:rFonts w:ascii="Times New Roman" w:eastAsia="Times New Roman" w:hAnsi="Times New Roman" w:cs="Times New Roman"/>
              <w:sz w:val="24"/>
              <w:szCs w:val="24"/>
            </w:rPr>
            <w:t>(3), e13857. https://doi.org/10.1111/cobi.13857</w:t>
          </w:r>
        </w:p>
        <w:p w14:paraId="36AAC242" w14:textId="77777777" w:rsidR="00AB3B4C" w:rsidRPr="00132F8D" w:rsidRDefault="00AB3B4C">
          <w:pPr>
            <w:autoSpaceDE w:val="0"/>
            <w:autoSpaceDN w:val="0"/>
            <w:ind w:hanging="480"/>
            <w:divId w:val="19445279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Houston, A. I., </w:t>
          </w:r>
          <w:proofErr w:type="spellStart"/>
          <w:r w:rsidRPr="00132F8D">
            <w:rPr>
              <w:rFonts w:ascii="Times New Roman" w:eastAsia="Times New Roman" w:hAnsi="Times New Roman" w:cs="Times New Roman"/>
              <w:sz w:val="24"/>
              <w:szCs w:val="24"/>
            </w:rPr>
            <w:t>Mcnamara</w:t>
          </w:r>
          <w:proofErr w:type="spellEnd"/>
          <w:r w:rsidRPr="00132F8D">
            <w:rPr>
              <w:rFonts w:ascii="Times New Roman" w:eastAsia="Times New Roman" w:hAnsi="Times New Roman" w:cs="Times New Roman"/>
              <w:sz w:val="24"/>
              <w:szCs w:val="24"/>
            </w:rPr>
            <w:t xml:space="preserve">, J. M., &amp; Hutchinson, J. M. C. (1993). General results concerning the trade-off between gaining energy and avoiding predation. </w:t>
          </w:r>
          <w:r w:rsidRPr="00132F8D">
            <w:rPr>
              <w:rFonts w:ascii="Times New Roman" w:eastAsia="Times New Roman" w:hAnsi="Times New Roman" w:cs="Times New Roman"/>
              <w:i/>
              <w:iCs/>
              <w:sz w:val="24"/>
              <w:szCs w:val="24"/>
            </w:rPr>
            <w:t>Philosophical Transactions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341</w:t>
          </w:r>
          <w:r w:rsidRPr="00132F8D">
            <w:rPr>
              <w:rFonts w:ascii="Times New Roman" w:eastAsia="Times New Roman" w:hAnsi="Times New Roman" w:cs="Times New Roman"/>
              <w:sz w:val="24"/>
              <w:szCs w:val="24"/>
            </w:rPr>
            <w:t>(1298), 375–397. https://doi.org/10.1098/RSTB.1993.0123</w:t>
          </w:r>
        </w:p>
        <w:p w14:paraId="4FEB3591" w14:textId="77777777" w:rsidR="00AB3B4C" w:rsidRPr="00132F8D" w:rsidRDefault="00AB3B4C">
          <w:pPr>
            <w:autoSpaceDE w:val="0"/>
            <w:autoSpaceDN w:val="0"/>
            <w:ind w:hanging="480"/>
            <w:divId w:val="4991262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Isaak, D. J., &amp; Hubert, W. A. (2001). A hypothesis about factors that affect maximum summer stream temperatures across montane landscapes. </w:t>
          </w:r>
          <w:r w:rsidRPr="00132F8D">
            <w:rPr>
              <w:rFonts w:ascii="Times New Roman" w:eastAsia="Times New Roman" w:hAnsi="Times New Roman" w:cs="Times New Roman"/>
              <w:i/>
              <w:iCs/>
              <w:sz w:val="24"/>
              <w:szCs w:val="24"/>
            </w:rPr>
            <w:t>JAWRA Journal of the American Water Resources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37</w:t>
          </w:r>
          <w:r w:rsidRPr="00132F8D">
            <w:rPr>
              <w:rFonts w:ascii="Times New Roman" w:eastAsia="Times New Roman" w:hAnsi="Times New Roman" w:cs="Times New Roman"/>
              <w:sz w:val="24"/>
              <w:szCs w:val="24"/>
            </w:rPr>
            <w:t>(2), 351–366. https://doi.org/10.1111/J.1752-1688.2001.TB00974.X</w:t>
          </w:r>
        </w:p>
        <w:p w14:paraId="0D72E27B" w14:textId="77777777" w:rsidR="00AB3B4C" w:rsidRPr="00132F8D" w:rsidRDefault="00AB3B4C">
          <w:pPr>
            <w:autoSpaceDE w:val="0"/>
            <w:autoSpaceDN w:val="0"/>
            <w:ind w:hanging="480"/>
            <w:divId w:val="88895743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Ivanova, Y. M., </w:t>
          </w:r>
          <w:proofErr w:type="spellStart"/>
          <w:r w:rsidRPr="00132F8D">
            <w:rPr>
              <w:rFonts w:ascii="Times New Roman" w:eastAsia="Times New Roman" w:hAnsi="Times New Roman" w:cs="Times New Roman"/>
              <w:sz w:val="24"/>
              <w:szCs w:val="24"/>
            </w:rPr>
            <w:t>Pallubinsky</w:t>
          </w:r>
          <w:proofErr w:type="spellEnd"/>
          <w:r w:rsidRPr="00132F8D">
            <w:rPr>
              <w:rFonts w:ascii="Times New Roman" w:eastAsia="Times New Roman" w:hAnsi="Times New Roman" w:cs="Times New Roman"/>
              <w:sz w:val="24"/>
              <w:szCs w:val="24"/>
            </w:rPr>
            <w:t xml:space="preserve">, H., Kramer, R., &amp; van </w:t>
          </w:r>
          <w:proofErr w:type="spellStart"/>
          <w:r w:rsidRPr="00132F8D">
            <w:rPr>
              <w:rFonts w:ascii="Times New Roman" w:eastAsia="Times New Roman" w:hAnsi="Times New Roman" w:cs="Times New Roman"/>
              <w:sz w:val="24"/>
              <w:szCs w:val="24"/>
            </w:rPr>
            <w:t>Marken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Lichtenbelt</w:t>
          </w:r>
          <w:proofErr w:type="spellEnd"/>
          <w:r w:rsidRPr="00132F8D">
            <w:rPr>
              <w:rFonts w:ascii="Times New Roman" w:eastAsia="Times New Roman" w:hAnsi="Times New Roman" w:cs="Times New Roman"/>
              <w:sz w:val="24"/>
              <w:szCs w:val="24"/>
            </w:rPr>
            <w:t xml:space="preserve">, W. (2021). The influence of a moderate temperature drift on thermal physiology and perception. </w:t>
          </w:r>
          <w:r w:rsidRPr="00132F8D">
            <w:rPr>
              <w:rFonts w:ascii="Times New Roman" w:eastAsia="Times New Roman" w:hAnsi="Times New Roman" w:cs="Times New Roman"/>
              <w:i/>
              <w:iCs/>
              <w:sz w:val="24"/>
              <w:szCs w:val="24"/>
            </w:rPr>
            <w:t>Physiology &amp; Behavior</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229</w:t>
          </w:r>
          <w:r w:rsidRPr="00132F8D">
            <w:rPr>
              <w:rFonts w:ascii="Times New Roman" w:eastAsia="Times New Roman" w:hAnsi="Times New Roman" w:cs="Times New Roman"/>
              <w:sz w:val="24"/>
              <w:szCs w:val="24"/>
            </w:rPr>
            <w:t>, 113257. https://doi.org/10.1016/J.PHYSBEH.2020.113257</w:t>
          </w:r>
        </w:p>
        <w:p w14:paraId="0B674441" w14:textId="77777777" w:rsidR="00AB3B4C" w:rsidRPr="00132F8D" w:rsidRDefault="00AB3B4C">
          <w:pPr>
            <w:autoSpaceDE w:val="0"/>
            <w:autoSpaceDN w:val="0"/>
            <w:ind w:hanging="480"/>
            <w:divId w:val="36969437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Jepsen, N., Schreck, C., Clements S., &amp; Thorstad, E. B. (2005). A brief discussion of the 2% tag/</w:t>
          </w:r>
          <w:proofErr w:type="spellStart"/>
          <w:r w:rsidRPr="00132F8D">
            <w:rPr>
              <w:rFonts w:ascii="Times New Roman" w:eastAsia="Times New Roman" w:hAnsi="Times New Roman" w:cs="Times New Roman"/>
              <w:sz w:val="24"/>
              <w:szCs w:val="24"/>
            </w:rPr>
            <w:t>bodymass</w:t>
          </w:r>
          <w:proofErr w:type="spellEnd"/>
          <w:r w:rsidRPr="00132F8D">
            <w:rPr>
              <w:rFonts w:ascii="Times New Roman" w:eastAsia="Times New Roman" w:hAnsi="Times New Roman" w:cs="Times New Roman"/>
              <w:sz w:val="24"/>
              <w:szCs w:val="24"/>
            </w:rPr>
            <w:t xml:space="preserve"> rule of thumb. </w:t>
          </w:r>
          <w:r w:rsidRPr="00132F8D">
            <w:rPr>
              <w:rFonts w:ascii="Times New Roman" w:eastAsia="Times New Roman" w:hAnsi="Times New Roman" w:cs="Times New Roman"/>
              <w:i/>
              <w:iCs/>
              <w:sz w:val="24"/>
              <w:szCs w:val="24"/>
            </w:rPr>
            <w:t>Aquatic Telemetry: Advances and Applications</w:t>
          </w:r>
          <w:r w:rsidRPr="00132F8D">
            <w:rPr>
              <w:rFonts w:ascii="Times New Roman" w:eastAsia="Times New Roman" w:hAnsi="Times New Roman" w:cs="Times New Roman"/>
              <w:sz w:val="24"/>
              <w:szCs w:val="24"/>
            </w:rPr>
            <w:t>, 255–259. https://www.researchgate.net/publication/259573199</w:t>
          </w:r>
        </w:p>
        <w:p w14:paraId="13B2349A" w14:textId="77777777" w:rsidR="00AB3B4C" w:rsidRPr="00132F8D" w:rsidRDefault="00AB3B4C">
          <w:pPr>
            <w:autoSpaceDE w:val="0"/>
            <w:autoSpaceDN w:val="0"/>
            <w:ind w:hanging="480"/>
            <w:divId w:val="81737983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Kaya, C. M., Kaeding, L. R., &amp; Burkhalter, D. E. (1977). Use of a Cold-Water Refuge by Rainbow and Brown Trout in a Geothermally Heated Stream. </w:t>
          </w:r>
          <w:r w:rsidRPr="00132F8D">
            <w:rPr>
              <w:rFonts w:ascii="Times New Roman" w:eastAsia="Times New Roman" w:hAnsi="Times New Roman" w:cs="Times New Roman"/>
              <w:i/>
              <w:iCs/>
              <w:sz w:val="24"/>
              <w:szCs w:val="24"/>
            </w:rPr>
            <w:t>The Progressive Fish-Culturist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37–39.</w:t>
          </w:r>
        </w:p>
        <w:p w14:paraId="3698BA42" w14:textId="77777777" w:rsidR="00AB3B4C" w:rsidRPr="00132F8D" w:rsidRDefault="00AB3B4C">
          <w:pPr>
            <w:autoSpaceDE w:val="0"/>
            <w:autoSpaceDN w:val="0"/>
            <w:ind w:hanging="480"/>
            <w:divId w:val="11828185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Krause, J., Loader, S. P., </w:t>
          </w:r>
          <w:proofErr w:type="spellStart"/>
          <w:r w:rsidRPr="00132F8D">
            <w:rPr>
              <w:rFonts w:ascii="Times New Roman" w:eastAsia="Times New Roman" w:hAnsi="Times New Roman" w:cs="Times New Roman"/>
              <w:sz w:val="24"/>
              <w:szCs w:val="24"/>
            </w:rPr>
            <w:t>Mcdermott</w:t>
          </w:r>
          <w:proofErr w:type="spellEnd"/>
          <w:r w:rsidRPr="00132F8D">
            <w:rPr>
              <w:rFonts w:ascii="Times New Roman" w:eastAsia="Times New Roman" w:hAnsi="Times New Roman" w:cs="Times New Roman"/>
              <w:sz w:val="24"/>
              <w:szCs w:val="24"/>
            </w:rPr>
            <w:t xml:space="preserve">, J., &amp; Ruxton, G. D. (1998). Refuge use by fish as a function of body length-related metabolic expenditure and predation risks. </w:t>
          </w:r>
          <w:r w:rsidRPr="00132F8D">
            <w:rPr>
              <w:rFonts w:ascii="Times New Roman" w:eastAsia="Times New Roman" w:hAnsi="Times New Roman" w:cs="Times New Roman"/>
              <w:i/>
              <w:iCs/>
              <w:sz w:val="24"/>
              <w:szCs w:val="24"/>
            </w:rPr>
            <w:t>Proceedings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265</w:t>
          </w:r>
          <w:r w:rsidRPr="00132F8D">
            <w:rPr>
              <w:rFonts w:ascii="Times New Roman" w:eastAsia="Times New Roman" w:hAnsi="Times New Roman" w:cs="Times New Roman"/>
              <w:sz w:val="24"/>
              <w:szCs w:val="24"/>
            </w:rPr>
            <w:t>(1413), 2373–2379. https://royalsocietypublishing.org/</w:t>
          </w:r>
        </w:p>
        <w:p w14:paraId="1C2E464D" w14:textId="77777777" w:rsidR="00AB3B4C" w:rsidRPr="00132F8D" w:rsidRDefault="00AB3B4C">
          <w:pPr>
            <w:autoSpaceDE w:val="0"/>
            <w:autoSpaceDN w:val="0"/>
            <w:ind w:hanging="480"/>
            <w:divId w:val="19742093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Kurylyk, B. L., </w:t>
          </w:r>
          <w:proofErr w:type="spellStart"/>
          <w:r w:rsidRPr="00132F8D">
            <w:rPr>
              <w:rFonts w:ascii="Times New Roman" w:eastAsia="Times New Roman" w:hAnsi="Times New Roman" w:cs="Times New Roman"/>
              <w:sz w:val="24"/>
              <w:szCs w:val="24"/>
            </w:rPr>
            <w:t>Macquarrie</w:t>
          </w:r>
          <w:proofErr w:type="spellEnd"/>
          <w:r w:rsidRPr="00132F8D">
            <w:rPr>
              <w:rFonts w:ascii="Times New Roman" w:eastAsia="Times New Roman" w:hAnsi="Times New Roman" w:cs="Times New Roman"/>
              <w:sz w:val="24"/>
              <w:szCs w:val="24"/>
            </w:rPr>
            <w:t xml:space="preserve">, K. T. B., Linnansaari, T., </w:t>
          </w:r>
          <w:proofErr w:type="spellStart"/>
          <w:r w:rsidRPr="00132F8D">
            <w:rPr>
              <w:rFonts w:ascii="Times New Roman" w:eastAsia="Times New Roman" w:hAnsi="Times New Roman" w:cs="Times New Roman"/>
              <w:sz w:val="24"/>
              <w:szCs w:val="24"/>
            </w:rPr>
            <w:t>Cunjak</w:t>
          </w:r>
          <w:proofErr w:type="spellEnd"/>
          <w:r w:rsidRPr="00132F8D">
            <w:rPr>
              <w:rFonts w:ascii="Times New Roman" w:eastAsia="Times New Roman" w:hAnsi="Times New Roman" w:cs="Times New Roman"/>
              <w:sz w:val="24"/>
              <w:szCs w:val="24"/>
            </w:rPr>
            <w:t xml:space="preserve">, R. A., &amp; Curry, R. A. (2015). Preserving, augmenting, and creating cold-water thermal refugia in rivers: concepts derived from research on the Miramichi River, New Brunswick (Canada). </w:t>
          </w:r>
          <w:r w:rsidRPr="00132F8D">
            <w:rPr>
              <w:rFonts w:ascii="Times New Roman" w:eastAsia="Times New Roman" w:hAnsi="Times New Roman" w:cs="Times New Roman"/>
              <w:i/>
              <w:iCs/>
              <w:sz w:val="24"/>
              <w:szCs w:val="24"/>
            </w:rPr>
            <w:t>Ecohydrology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w:t>
          </w:r>
          <w:r w:rsidRPr="00132F8D">
            <w:rPr>
              <w:rFonts w:ascii="Times New Roman" w:eastAsia="Times New Roman" w:hAnsi="Times New Roman" w:cs="Times New Roman"/>
              <w:sz w:val="24"/>
              <w:szCs w:val="24"/>
            </w:rPr>
            <w:t>(6), 1095–1108. https://doi.org/10.1002/ECO.1566</w:t>
          </w:r>
        </w:p>
        <w:p w14:paraId="364BC706" w14:textId="77777777" w:rsidR="00AB3B4C" w:rsidRPr="00132F8D" w:rsidRDefault="00AB3B4C">
          <w:pPr>
            <w:autoSpaceDE w:val="0"/>
            <w:autoSpaceDN w:val="0"/>
            <w:ind w:hanging="480"/>
            <w:divId w:val="13350371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Liedtke, T. L., Beeman, J. W., &amp; Gee, L. P. (2012). A standard operating procedure for the surgical implantation of transmitters in juvenile salmonids. US Geological Survey Open-File Report 2012-1267. </w:t>
          </w:r>
          <w:r w:rsidRPr="00132F8D">
            <w:rPr>
              <w:rFonts w:ascii="Times New Roman" w:eastAsia="Times New Roman" w:hAnsi="Times New Roman" w:cs="Times New Roman"/>
              <w:i/>
              <w:iCs/>
              <w:sz w:val="24"/>
              <w:szCs w:val="24"/>
            </w:rPr>
            <w:t>Open-File Report</w:t>
          </w:r>
          <w:r w:rsidRPr="00132F8D">
            <w:rPr>
              <w:rFonts w:ascii="Times New Roman" w:eastAsia="Times New Roman" w:hAnsi="Times New Roman" w:cs="Times New Roman"/>
              <w:sz w:val="24"/>
              <w:szCs w:val="24"/>
            </w:rPr>
            <w:t>. https://doi.org/10.3133/ofr20121267</w:t>
          </w:r>
        </w:p>
        <w:p w14:paraId="141EFCDC" w14:textId="77777777" w:rsidR="00AB3B4C" w:rsidRPr="00132F8D" w:rsidRDefault="00AB3B4C">
          <w:pPr>
            <w:autoSpaceDE w:val="0"/>
            <w:autoSpaceDN w:val="0"/>
            <w:ind w:hanging="480"/>
            <w:divId w:val="159096111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Logan, R. K., Vaudo, J. J., Wetherbee, B. M., &amp; Shivji, M. S. (2023). Patrolling the border: Billfish exploit the hypoxic boundary created by the world’s largest oxygen minimum zone. </w:t>
          </w:r>
          <w:r w:rsidRPr="00132F8D">
            <w:rPr>
              <w:rFonts w:ascii="Times New Roman" w:eastAsia="Times New Roman" w:hAnsi="Times New Roman" w:cs="Times New Roman"/>
              <w:i/>
              <w:iCs/>
              <w:sz w:val="24"/>
              <w:szCs w:val="24"/>
            </w:rPr>
            <w:t>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92</w:t>
          </w:r>
          <w:r w:rsidRPr="00132F8D">
            <w:rPr>
              <w:rFonts w:ascii="Times New Roman" w:eastAsia="Times New Roman" w:hAnsi="Times New Roman" w:cs="Times New Roman"/>
              <w:sz w:val="24"/>
              <w:szCs w:val="24"/>
            </w:rPr>
            <w:t>(8), 1658–1671. https://doi.org/10.1111/1365-2656.13940</w:t>
          </w:r>
        </w:p>
        <w:p w14:paraId="03D748EF" w14:textId="77777777" w:rsidR="00AB3B4C" w:rsidRPr="00132F8D" w:rsidRDefault="00AB3B4C">
          <w:pPr>
            <w:autoSpaceDE w:val="0"/>
            <w:autoSpaceDN w:val="0"/>
            <w:ind w:hanging="480"/>
            <w:divId w:val="15408947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Lovegrove, B. G. (2009). Modification and miniaturization of </w:t>
          </w:r>
          <w:proofErr w:type="spellStart"/>
          <w:r w:rsidRPr="00132F8D">
            <w:rPr>
              <w:rFonts w:ascii="Times New Roman" w:eastAsia="Times New Roman" w:hAnsi="Times New Roman" w:cs="Times New Roman"/>
              <w:sz w:val="24"/>
              <w:szCs w:val="24"/>
            </w:rPr>
            <w:t>Thermochron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iButtons</w:t>
          </w:r>
          <w:proofErr w:type="spellEnd"/>
          <w:r w:rsidRPr="00132F8D">
            <w:rPr>
              <w:rFonts w:ascii="Times New Roman" w:eastAsia="Times New Roman" w:hAnsi="Times New Roman" w:cs="Times New Roman"/>
              <w:sz w:val="24"/>
              <w:szCs w:val="24"/>
            </w:rPr>
            <w:t xml:space="preserve"> for surgical implantation into small animals. </w:t>
          </w:r>
          <w:r w:rsidRPr="00132F8D">
            <w:rPr>
              <w:rFonts w:ascii="Times New Roman" w:eastAsia="Times New Roman" w:hAnsi="Times New Roman" w:cs="Times New Roman"/>
              <w:i/>
              <w:iCs/>
              <w:sz w:val="24"/>
              <w:szCs w:val="24"/>
            </w:rPr>
            <w:t>Journal of Comparative Physiology B: Biochemical, Systemic, and Environmental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179</w:t>
          </w:r>
          <w:r w:rsidRPr="00132F8D">
            <w:rPr>
              <w:rFonts w:ascii="Times New Roman" w:eastAsia="Times New Roman" w:hAnsi="Times New Roman" w:cs="Times New Roman"/>
              <w:sz w:val="24"/>
              <w:szCs w:val="24"/>
            </w:rPr>
            <w:t>(4), 451–458. https://doi.org/10.1007/s00360-008-0329-x</w:t>
          </w:r>
        </w:p>
        <w:p w14:paraId="7515B776" w14:textId="77777777" w:rsidR="00AB3B4C" w:rsidRPr="00132F8D" w:rsidRDefault="00AB3B4C">
          <w:pPr>
            <w:autoSpaceDE w:val="0"/>
            <w:autoSpaceDN w:val="0"/>
            <w:ind w:hanging="480"/>
            <w:divId w:val="11546423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Mac, M. J. (1985). Effects of ration size on preferred temperature of lake charr Salvelinus namaycush. </w:t>
          </w:r>
          <w:r w:rsidRPr="00132F8D">
            <w:rPr>
              <w:rFonts w:ascii="Times New Roman" w:eastAsia="Times New Roman" w:hAnsi="Times New Roman" w:cs="Times New Roman"/>
              <w:i/>
              <w:iCs/>
              <w:sz w:val="24"/>
              <w:szCs w:val="24"/>
            </w:rPr>
            <w:t>Environmental Biology of Fishes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 227–231. https://doi.org/10.1007/BF00000830/METRICS</w:t>
          </w:r>
        </w:p>
        <w:p w14:paraId="5D2C2460" w14:textId="77777777" w:rsidR="00AB3B4C" w:rsidRDefault="00AB3B4C">
          <w:pPr>
            <w:autoSpaceDE w:val="0"/>
            <w:autoSpaceDN w:val="0"/>
            <w:ind w:hanging="480"/>
            <w:divId w:val="56263788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Manly, B. F. J., McDonald, L. L., Thomas, D. L., McDonald, T. L., &amp; Erickson, W. P. (2012). Introduction to resource selection studies. </w:t>
          </w:r>
          <w:r w:rsidRPr="00132F8D">
            <w:rPr>
              <w:rFonts w:ascii="Times New Roman" w:eastAsia="Times New Roman" w:hAnsi="Times New Roman" w:cs="Times New Roman"/>
              <w:i/>
              <w:iCs/>
              <w:sz w:val="24"/>
              <w:szCs w:val="24"/>
            </w:rPr>
            <w:t>Resource Selection by Animals: Statistical Design and Analysis for Field Studies</w:t>
          </w:r>
          <w:r w:rsidRPr="00132F8D">
            <w:rPr>
              <w:rFonts w:ascii="Times New Roman" w:eastAsia="Times New Roman" w:hAnsi="Times New Roman" w:cs="Times New Roman"/>
              <w:sz w:val="24"/>
              <w:szCs w:val="24"/>
            </w:rPr>
            <w:t>, 1–15.</w:t>
          </w:r>
        </w:p>
        <w:p w14:paraId="1A807FDA" w14:textId="77A8093D" w:rsidR="00F3507F" w:rsidRPr="00132F8D" w:rsidRDefault="00F3507F">
          <w:pPr>
            <w:autoSpaceDE w:val="0"/>
            <w:autoSpaceDN w:val="0"/>
            <w:ind w:hanging="480"/>
            <w:divId w:val="562637881"/>
            <w:rPr>
              <w:rFonts w:ascii="Times New Roman" w:eastAsia="Times New Roman" w:hAnsi="Times New Roman" w:cs="Times New Roman"/>
              <w:sz w:val="24"/>
              <w:szCs w:val="24"/>
            </w:rPr>
          </w:pPr>
          <w:r w:rsidRPr="00F3507F">
            <w:rPr>
              <w:rFonts w:ascii="Times New Roman" w:eastAsia="Times New Roman" w:hAnsi="Times New Roman" w:cs="Times New Roman"/>
              <w:sz w:val="24"/>
              <w:szCs w:val="24"/>
            </w:rPr>
            <w:t>Matthews, K. R., &amp; Berg, N. H. (1997). Rainbow trout responses to water temperature and dissolved oxygen stress in two southern California stream pools. </w:t>
          </w:r>
          <w:r w:rsidRPr="00F3507F">
            <w:rPr>
              <w:rFonts w:ascii="Times New Roman" w:eastAsia="Times New Roman" w:hAnsi="Times New Roman" w:cs="Times New Roman"/>
              <w:i/>
              <w:iCs/>
              <w:sz w:val="24"/>
              <w:szCs w:val="24"/>
            </w:rPr>
            <w:t>Journal of Fish Biology</w:t>
          </w:r>
          <w:r w:rsidRPr="00F3507F">
            <w:rPr>
              <w:rFonts w:ascii="Times New Roman" w:eastAsia="Times New Roman" w:hAnsi="Times New Roman" w:cs="Times New Roman"/>
              <w:sz w:val="24"/>
              <w:szCs w:val="24"/>
            </w:rPr>
            <w:t>, </w:t>
          </w:r>
          <w:r w:rsidRPr="00F3507F">
            <w:rPr>
              <w:rFonts w:ascii="Times New Roman" w:eastAsia="Times New Roman" w:hAnsi="Times New Roman" w:cs="Times New Roman"/>
              <w:i/>
              <w:iCs/>
              <w:sz w:val="24"/>
              <w:szCs w:val="24"/>
            </w:rPr>
            <w:t>50</w:t>
          </w:r>
          <w:r w:rsidRPr="00F3507F">
            <w:rPr>
              <w:rFonts w:ascii="Times New Roman" w:eastAsia="Times New Roman" w:hAnsi="Times New Roman" w:cs="Times New Roman"/>
              <w:sz w:val="24"/>
              <w:szCs w:val="24"/>
            </w:rPr>
            <w:t>(1), 50-67.</w:t>
          </w:r>
        </w:p>
        <w:p w14:paraId="017C501E" w14:textId="77777777" w:rsidR="00AB3B4C" w:rsidRPr="00132F8D" w:rsidRDefault="00AB3B4C">
          <w:pPr>
            <w:autoSpaceDE w:val="0"/>
            <w:autoSpaceDN w:val="0"/>
            <w:ind w:hanging="480"/>
            <w:divId w:val="2740951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McLaren, J. S., Van Kirk, R. W., </w:t>
          </w:r>
          <w:proofErr w:type="spellStart"/>
          <w:r w:rsidRPr="00132F8D">
            <w:rPr>
              <w:rFonts w:ascii="Times New Roman" w:eastAsia="Times New Roman" w:hAnsi="Times New Roman" w:cs="Times New Roman"/>
              <w:sz w:val="24"/>
              <w:szCs w:val="24"/>
            </w:rPr>
            <w:t>Mabaka</w:t>
          </w:r>
          <w:proofErr w:type="spellEnd"/>
          <w:r w:rsidRPr="00132F8D">
            <w:rPr>
              <w:rFonts w:ascii="Times New Roman" w:eastAsia="Times New Roman" w:hAnsi="Times New Roman" w:cs="Times New Roman"/>
              <w:sz w:val="24"/>
              <w:szCs w:val="24"/>
            </w:rPr>
            <w:t xml:space="preserve">, A. J., Brothers, S., &amp; Budy, P. (2023). Drawdown, Habitat, and Kokanee Populations in a Western U.S. Reservoir. </w:t>
          </w:r>
          <w:r w:rsidRPr="00132F8D">
            <w:rPr>
              <w:rFonts w:ascii="Times New Roman" w:eastAsia="Times New Roman" w:hAnsi="Times New Roman" w:cs="Times New Roman"/>
              <w:i/>
              <w:iCs/>
              <w:sz w:val="24"/>
              <w:szCs w:val="24"/>
            </w:rPr>
            <w:t>North American Journal of Fisheries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43</w:t>
          </w:r>
          <w:r w:rsidRPr="00132F8D">
            <w:rPr>
              <w:rFonts w:ascii="Times New Roman" w:eastAsia="Times New Roman" w:hAnsi="Times New Roman" w:cs="Times New Roman"/>
              <w:sz w:val="24"/>
              <w:szCs w:val="24"/>
            </w:rPr>
            <w:t>(2), 339–351. https://doi.org/10.1002/NAFM.10879</w:t>
          </w:r>
        </w:p>
        <w:p w14:paraId="191A4F31" w14:textId="77777777" w:rsidR="00AB3B4C" w:rsidRPr="00132F8D" w:rsidRDefault="00AB3B4C">
          <w:pPr>
            <w:autoSpaceDE w:val="0"/>
            <w:autoSpaceDN w:val="0"/>
            <w:ind w:hanging="480"/>
            <w:divId w:val="10931655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Metcalfe, N. B., Van Leeuwen, T. E., &amp; Killen, S. S. (2016). Does individual variation in metabolic phenotype predict fish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and performance?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(1), 298–321. https://doi.org/10.1111/JFB.12699</w:t>
          </w:r>
        </w:p>
        <w:p w14:paraId="215CB86F" w14:textId="77777777" w:rsidR="00AB3B4C" w:rsidRPr="00132F8D" w:rsidRDefault="00AB3B4C">
          <w:pPr>
            <w:autoSpaceDE w:val="0"/>
            <w:autoSpaceDN w:val="0"/>
            <w:ind w:hanging="480"/>
            <w:divId w:val="129035456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Moran, N. P., Sánchez-</w:t>
          </w:r>
          <w:proofErr w:type="spellStart"/>
          <w:r w:rsidRPr="00132F8D">
            <w:rPr>
              <w:rFonts w:ascii="Times New Roman" w:eastAsia="Times New Roman" w:hAnsi="Times New Roman" w:cs="Times New Roman"/>
              <w:sz w:val="24"/>
              <w:szCs w:val="24"/>
            </w:rPr>
            <w:t>Tójar</w:t>
          </w:r>
          <w:proofErr w:type="spellEnd"/>
          <w:r w:rsidRPr="00132F8D">
            <w:rPr>
              <w:rFonts w:ascii="Times New Roman" w:eastAsia="Times New Roman" w:hAnsi="Times New Roman" w:cs="Times New Roman"/>
              <w:sz w:val="24"/>
              <w:szCs w:val="24"/>
            </w:rPr>
            <w:t xml:space="preserve">, A., </w:t>
          </w:r>
          <w:proofErr w:type="spellStart"/>
          <w:r w:rsidRPr="00132F8D">
            <w:rPr>
              <w:rFonts w:ascii="Times New Roman" w:eastAsia="Times New Roman" w:hAnsi="Times New Roman" w:cs="Times New Roman"/>
              <w:sz w:val="24"/>
              <w:szCs w:val="24"/>
            </w:rPr>
            <w:t>Schielzeth</w:t>
          </w:r>
          <w:proofErr w:type="spellEnd"/>
          <w:r w:rsidRPr="00132F8D">
            <w:rPr>
              <w:rFonts w:ascii="Times New Roman" w:eastAsia="Times New Roman" w:hAnsi="Times New Roman" w:cs="Times New Roman"/>
              <w:sz w:val="24"/>
              <w:szCs w:val="24"/>
            </w:rPr>
            <w:t xml:space="preserve">, H., &amp; Reinhold, K. (2021). Poor nutritional condition promotes high-risk </w:t>
          </w:r>
          <w:proofErr w:type="spellStart"/>
          <w:r w:rsidRPr="00132F8D">
            <w:rPr>
              <w:rFonts w:ascii="Times New Roman" w:eastAsia="Times New Roman" w:hAnsi="Times New Roman" w:cs="Times New Roman"/>
              <w:sz w:val="24"/>
              <w:szCs w:val="24"/>
            </w:rPr>
            <w:t>behaviours</w:t>
          </w:r>
          <w:proofErr w:type="spellEnd"/>
          <w:r w:rsidRPr="00132F8D">
            <w:rPr>
              <w:rFonts w:ascii="Times New Roman" w:eastAsia="Times New Roman" w:hAnsi="Times New Roman" w:cs="Times New Roman"/>
              <w:sz w:val="24"/>
              <w:szCs w:val="24"/>
            </w:rPr>
            <w:t xml:space="preserve">: a systematic review and meta-analysis. </w:t>
          </w:r>
          <w:r w:rsidRPr="00132F8D">
            <w:rPr>
              <w:rFonts w:ascii="Times New Roman" w:eastAsia="Times New Roman" w:hAnsi="Times New Roman" w:cs="Times New Roman"/>
              <w:i/>
              <w:iCs/>
              <w:sz w:val="24"/>
              <w:szCs w:val="24"/>
            </w:rPr>
            <w:t>Biological Reviews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96</w:t>
          </w:r>
          <w:r w:rsidRPr="00132F8D">
            <w:rPr>
              <w:rFonts w:ascii="Times New Roman" w:eastAsia="Times New Roman" w:hAnsi="Times New Roman" w:cs="Times New Roman"/>
              <w:sz w:val="24"/>
              <w:szCs w:val="24"/>
            </w:rPr>
            <w:t>(1), 269–288. https://doi.org/10.1111/brv.12655</w:t>
          </w:r>
        </w:p>
        <w:p w14:paraId="7D1C510D" w14:textId="77777777" w:rsidR="00AB3B4C" w:rsidRPr="00132F8D" w:rsidRDefault="00AB3B4C">
          <w:pPr>
            <w:autoSpaceDE w:val="0"/>
            <w:autoSpaceDN w:val="0"/>
            <w:ind w:hanging="480"/>
            <w:divId w:val="29479592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Moss, J. L. (1985). Summer selection of thermal refuges by striped bass in Alabama reservoirs and tailwaters.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77–83. https://doi.org/10.1577/1548-8659(1985)114&lt;</w:t>
          </w:r>
          <w:proofErr w:type="gramStart"/>
          <w:r w:rsidRPr="00132F8D">
            <w:rPr>
              <w:rFonts w:ascii="Times New Roman" w:eastAsia="Times New Roman" w:hAnsi="Times New Roman" w:cs="Times New Roman"/>
              <w:sz w:val="24"/>
              <w:szCs w:val="24"/>
            </w:rPr>
            <w:t>77:SSOTRB</w:t>
          </w:r>
          <w:proofErr w:type="gramEnd"/>
          <w:r w:rsidRPr="00132F8D">
            <w:rPr>
              <w:rFonts w:ascii="Times New Roman" w:eastAsia="Times New Roman" w:hAnsi="Times New Roman" w:cs="Times New Roman"/>
              <w:sz w:val="24"/>
              <w:szCs w:val="24"/>
            </w:rPr>
            <w:t>&gt;2.0.CO;2</w:t>
          </w:r>
        </w:p>
        <w:p w14:paraId="425E564C" w14:textId="77777777" w:rsidR="00AB3B4C" w:rsidRPr="00132F8D" w:rsidRDefault="00AB3B4C">
          <w:pPr>
            <w:autoSpaceDE w:val="0"/>
            <w:autoSpaceDN w:val="0"/>
            <w:ind w:hanging="480"/>
            <w:divId w:val="210731062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Ohman, M. D. (1990). The Demographic Benefits of Diel Vertical Migration by Zooplankton. </w:t>
          </w:r>
          <w:r w:rsidRPr="00132F8D">
            <w:rPr>
              <w:rFonts w:ascii="Times New Roman" w:eastAsia="Times New Roman" w:hAnsi="Times New Roman" w:cs="Times New Roman"/>
              <w:i/>
              <w:iCs/>
              <w:sz w:val="24"/>
              <w:szCs w:val="24"/>
            </w:rPr>
            <w:t>Ecological Monographs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60</w:t>
          </w:r>
          <w:r w:rsidRPr="00132F8D">
            <w:rPr>
              <w:rFonts w:ascii="Times New Roman" w:eastAsia="Times New Roman" w:hAnsi="Times New Roman" w:cs="Times New Roman"/>
              <w:sz w:val="24"/>
              <w:szCs w:val="24"/>
            </w:rPr>
            <w:t>(3), 257–281. https://doi.org/10.2307/1943058</w:t>
          </w:r>
        </w:p>
        <w:p w14:paraId="38217980" w14:textId="77777777" w:rsidR="00AB3B4C" w:rsidRPr="00132F8D" w:rsidRDefault="00AB3B4C">
          <w:pPr>
            <w:autoSpaceDE w:val="0"/>
            <w:autoSpaceDN w:val="0"/>
            <w:ind w:hanging="480"/>
            <w:divId w:val="2101936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Oregon Department of Environmental Quality. (2007). </w:t>
          </w:r>
          <w:r w:rsidRPr="00132F8D">
            <w:rPr>
              <w:rFonts w:ascii="Times New Roman" w:eastAsia="Times New Roman" w:hAnsi="Times New Roman" w:cs="Times New Roman"/>
              <w:i/>
              <w:iCs/>
              <w:sz w:val="24"/>
              <w:szCs w:val="24"/>
            </w:rPr>
            <w:t>340-041-0028: Water Quality Standards: Beneficial Uses, Policies, and Criteria for Oregon—Temperature</w:t>
          </w:r>
          <w:r w:rsidRPr="00132F8D">
            <w:rPr>
              <w:rFonts w:ascii="Times New Roman" w:eastAsia="Times New Roman" w:hAnsi="Times New Roman" w:cs="Times New Roman"/>
              <w:sz w:val="24"/>
              <w:szCs w:val="24"/>
            </w:rPr>
            <w:t>.</w:t>
          </w:r>
        </w:p>
        <w:p w14:paraId="773EFFCF" w14:textId="77777777" w:rsidR="00AB3B4C" w:rsidRPr="00132F8D" w:rsidRDefault="00AB3B4C">
          <w:pPr>
            <w:autoSpaceDE w:val="0"/>
            <w:autoSpaceDN w:val="0"/>
            <w:ind w:hanging="480"/>
            <w:divId w:val="9719844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Orrock, J. L., Preisser, E. L., Grabowski, J. H., &amp; Trussell, G. C. (2013). The cost of safety: Refuges increase the impact of predation risk in aquatic systems.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94</w:t>
          </w:r>
          <w:r w:rsidRPr="00132F8D">
            <w:rPr>
              <w:rFonts w:ascii="Times New Roman" w:eastAsia="Times New Roman" w:hAnsi="Times New Roman" w:cs="Times New Roman"/>
              <w:sz w:val="24"/>
              <w:szCs w:val="24"/>
            </w:rPr>
            <w:t>(3), 573–579. https://doi.org/10.1890/12-0502.1</w:t>
          </w:r>
        </w:p>
        <w:p w14:paraId="46E8A002" w14:textId="77777777" w:rsidR="00AB3B4C" w:rsidRPr="00132F8D" w:rsidRDefault="00AB3B4C">
          <w:pPr>
            <w:autoSpaceDE w:val="0"/>
            <w:autoSpaceDN w:val="0"/>
            <w:ind w:hanging="480"/>
            <w:divId w:val="2360628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Palmer, M., &amp; Ruhi, A. (2019). Linkages between flow regime, biota, and ecosystem processes: Implications for river restoration. </w:t>
          </w:r>
          <w:r w:rsidRPr="00132F8D">
            <w:rPr>
              <w:rFonts w:ascii="Times New Roman" w:eastAsia="Times New Roman" w:hAnsi="Times New Roman" w:cs="Times New Roman"/>
              <w:i/>
              <w:iCs/>
              <w:sz w:val="24"/>
              <w:szCs w:val="24"/>
            </w:rPr>
            <w:t>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365</w:t>
          </w:r>
          <w:r w:rsidRPr="00132F8D">
            <w:rPr>
              <w:rFonts w:ascii="Times New Roman" w:eastAsia="Times New Roman" w:hAnsi="Times New Roman" w:cs="Times New Roman"/>
              <w:sz w:val="24"/>
              <w:szCs w:val="24"/>
            </w:rPr>
            <w:t>(6459). https://doi.org/10.1126/science.aaw2087</w:t>
          </w:r>
        </w:p>
        <w:p w14:paraId="654F57A6" w14:textId="77777777" w:rsidR="00AB3B4C" w:rsidRPr="00132F8D" w:rsidRDefault="00AB3B4C">
          <w:pPr>
            <w:autoSpaceDE w:val="0"/>
            <w:autoSpaceDN w:val="0"/>
            <w:ind w:hanging="480"/>
            <w:divId w:val="17291075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Penaluna, B. E., Abadía-Cardoso, A., Dunham, J. B., García-</w:t>
          </w:r>
          <w:proofErr w:type="spellStart"/>
          <w:r w:rsidRPr="00132F8D">
            <w:rPr>
              <w:rFonts w:ascii="Times New Roman" w:eastAsia="Times New Roman" w:hAnsi="Times New Roman" w:cs="Times New Roman"/>
              <w:sz w:val="24"/>
              <w:szCs w:val="24"/>
            </w:rPr>
            <w:t>Dé</w:t>
          </w:r>
          <w:proofErr w:type="spellEnd"/>
          <w:r w:rsidRPr="00132F8D">
            <w:rPr>
              <w:rFonts w:ascii="Times New Roman" w:eastAsia="Times New Roman" w:hAnsi="Times New Roman" w:cs="Times New Roman"/>
              <w:sz w:val="24"/>
              <w:szCs w:val="24"/>
            </w:rPr>
            <w:t xml:space="preserve"> León, F. J., Gresswell, R. E., Luna, A. R., Taylor, E. B., Shepard, B. B., Muhlfeld, C. C., Bestgen, K. R., Rogers, K., Escalante, M. A., Keeley, E. R., Temple, G. M., Williams, J. E., Matthews, K. R., Pierce, R., Mayden, R. L., Kovach, R. P., … Fausch, K. D. (2016). Conservation of Native Pacific Trout Diversity in Western North America. </w:t>
          </w:r>
          <w:r w:rsidRPr="00132F8D">
            <w:rPr>
              <w:rFonts w:ascii="Times New Roman" w:eastAsia="Times New Roman" w:hAnsi="Times New Roman" w:cs="Times New Roman"/>
              <w:i/>
              <w:iCs/>
              <w:sz w:val="24"/>
              <w:szCs w:val="24"/>
            </w:rPr>
            <w:t>Fisheries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w:t>
          </w:r>
          <w:r w:rsidRPr="00132F8D">
            <w:rPr>
              <w:rFonts w:ascii="Times New Roman" w:eastAsia="Times New Roman" w:hAnsi="Times New Roman" w:cs="Times New Roman"/>
              <w:sz w:val="24"/>
              <w:szCs w:val="24"/>
            </w:rPr>
            <w:t>(6), 286–300. https://doi.org/10.1080/03632415.2016.1175888</w:t>
          </w:r>
        </w:p>
        <w:p w14:paraId="2FE25CDD" w14:textId="77777777" w:rsidR="00AB3B4C" w:rsidRPr="00132F8D" w:rsidRDefault="00AB3B4C">
          <w:pPr>
            <w:autoSpaceDE w:val="0"/>
            <w:autoSpaceDN w:val="0"/>
            <w:ind w:hanging="480"/>
            <w:divId w:val="58616060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Pépino</w:t>
          </w:r>
          <w:proofErr w:type="spellEnd"/>
          <w:r w:rsidRPr="00132F8D">
            <w:rPr>
              <w:rFonts w:ascii="Times New Roman" w:eastAsia="Times New Roman" w:hAnsi="Times New Roman" w:cs="Times New Roman"/>
              <w:sz w:val="24"/>
              <w:szCs w:val="24"/>
            </w:rPr>
            <w:t xml:space="preserve">, M., Goyer, K., &amp; Magnan, P. (2015). Heat transfer in fish: are short excursions between habitats a thermoregulatory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to exploit resources in an </w:t>
          </w:r>
          <w:proofErr w:type="spellStart"/>
          <w:r w:rsidRPr="00132F8D">
            <w:rPr>
              <w:rFonts w:ascii="Times New Roman" w:eastAsia="Times New Roman" w:hAnsi="Times New Roman" w:cs="Times New Roman"/>
              <w:sz w:val="24"/>
              <w:szCs w:val="24"/>
            </w:rPr>
            <w:t>unfavourable</w:t>
          </w:r>
          <w:proofErr w:type="spellEnd"/>
          <w:r w:rsidRPr="00132F8D">
            <w:rPr>
              <w:rFonts w:ascii="Times New Roman" w:eastAsia="Times New Roman" w:hAnsi="Times New Roman" w:cs="Times New Roman"/>
              <w:sz w:val="24"/>
              <w:szCs w:val="24"/>
            </w:rPr>
            <w:t xml:space="preserve"> thermal environment?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218</w:t>
          </w:r>
          <w:r w:rsidRPr="00132F8D">
            <w:rPr>
              <w:rFonts w:ascii="Times New Roman" w:eastAsia="Times New Roman" w:hAnsi="Times New Roman" w:cs="Times New Roman"/>
              <w:sz w:val="24"/>
              <w:szCs w:val="24"/>
            </w:rPr>
            <w:t>(21), 3461–3467. https://doi.org/10.1242/jeb.126466</w:t>
          </w:r>
        </w:p>
        <w:p w14:paraId="1A1150CC" w14:textId="77777777" w:rsidR="00AB3B4C" w:rsidRPr="00132F8D" w:rsidRDefault="00AB3B4C">
          <w:pPr>
            <w:autoSpaceDE w:val="0"/>
            <w:autoSpaceDN w:val="0"/>
            <w:ind w:hanging="480"/>
            <w:divId w:val="211170516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Persson, L., &amp; Eklov, P. (1995). Prey Refuges Affecting Interactions Between Piscivorous Perch and Juvenile Perch and Roach.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76</w:t>
          </w:r>
          <w:r w:rsidRPr="00132F8D">
            <w:rPr>
              <w:rFonts w:ascii="Times New Roman" w:eastAsia="Times New Roman" w:hAnsi="Times New Roman" w:cs="Times New Roman"/>
              <w:sz w:val="24"/>
              <w:szCs w:val="24"/>
            </w:rPr>
            <w:t>(1), 70–81. https://doi.org/10.2307/1940632</w:t>
          </w:r>
        </w:p>
        <w:p w14:paraId="255552AA" w14:textId="77777777" w:rsidR="00AB3B4C" w:rsidRPr="00132F8D" w:rsidRDefault="00AB3B4C">
          <w:pPr>
            <w:autoSpaceDE w:val="0"/>
            <w:autoSpaceDN w:val="0"/>
            <w:ind w:hanging="480"/>
            <w:divId w:val="954459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Poole, G. C., &amp; Berman, C. H. (2001). An Ecological Perspective on In-Stream Temperature: Natural Heat Dynamics and Mechanisms of Human-Caused Thermal Degradation. </w:t>
          </w:r>
          <w:r w:rsidRPr="00132F8D">
            <w:rPr>
              <w:rFonts w:ascii="Times New Roman" w:eastAsia="Times New Roman" w:hAnsi="Times New Roman" w:cs="Times New Roman"/>
              <w:i/>
              <w:iCs/>
              <w:sz w:val="24"/>
              <w:szCs w:val="24"/>
            </w:rPr>
            <w:t>Environmental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(6), 787–802. https://doi.org/10.1007/s002670010188</w:t>
          </w:r>
        </w:p>
        <w:p w14:paraId="55511235" w14:textId="77777777" w:rsidR="00AB3B4C" w:rsidRPr="00132F8D" w:rsidRDefault="00AB3B4C">
          <w:pPr>
            <w:autoSpaceDE w:val="0"/>
            <w:autoSpaceDN w:val="0"/>
            <w:ind w:hanging="480"/>
            <w:divId w:val="31326537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Pörtner</w:t>
          </w:r>
          <w:proofErr w:type="spellEnd"/>
          <w:r w:rsidRPr="00132F8D">
            <w:rPr>
              <w:rFonts w:ascii="Times New Roman" w:eastAsia="Times New Roman" w:hAnsi="Times New Roman" w:cs="Times New Roman"/>
              <w:sz w:val="24"/>
              <w:szCs w:val="24"/>
            </w:rPr>
            <w:t xml:space="preserve">, H. (2001). Climate change and temperature-dependent biogeography: Oxygen limitation of thermal tolerance in animals. </w:t>
          </w:r>
          <w:proofErr w:type="spellStart"/>
          <w:r w:rsidRPr="00132F8D">
            <w:rPr>
              <w:rFonts w:ascii="Times New Roman" w:eastAsia="Times New Roman" w:hAnsi="Times New Roman" w:cs="Times New Roman"/>
              <w:i/>
              <w:iCs/>
              <w:sz w:val="24"/>
              <w:szCs w:val="24"/>
            </w:rPr>
            <w:t>Naturwissenschaften</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(4), 137–146. https://doi.org/10.1007/S001140100216/METRICS</w:t>
          </w:r>
        </w:p>
        <w:p w14:paraId="22345BEA" w14:textId="77777777" w:rsidR="00AB3B4C" w:rsidRPr="00132F8D" w:rsidRDefault="00AB3B4C">
          <w:pPr>
            <w:autoSpaceDE w:val="0"/>
            <w:autoSpaceDN w:val="0"/>
            <w:ind w:hanging="480"/>
            <w:divId w:val="28693311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Power, M. E. (1984). Depth Distributions of Armored Catfish: Predator-Induced Resource Avoidance?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65</w:t>
          </w:r>
          <w:r w:rsidRPr="00132F8D">
            <w:rPr>
              <w:rFonts w:ascii="Times New Roman" w:eastAsia="Times New Roman" w:hAnsi="Times New Roman" w:cs="Times New Roman"/>
              <w:sz w:val="24"/>
              <w:szCs w:val="24"/>
            </w:rPr>
            <w:t>(2), 523–528. https://doi.org/10.2307/1941414</w:t>
          </w:r>
        </w:p>
        <w:p w14:paraId="4DB6DF9F" w14:textId="77777777" w:rsidR="00AB3B4C" w:rsidRPr="00132F8D" w:rsidRDefault="00AB3B4C">
          <w:pPr>
            <w:autoSpaceDE w:val="0"/>
            <w:autoSpaceDN w:val="0"/>
            <w:ind w:hanging="480"/>
            <w:divId w:val="63537910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Rajesh, M., &amp; Rehana, S. (2022). Impact of climate change on river water temperature and dissolved oxygen: Indian riverine thermal regimes. </w:t>
          </w:r>
          <w:r w:rsidRPr="00132F8D">
            <w:rPr>
              <w:rFonts w:ascii="Times New Roman" w:eastAsia="Times New Roman" w:hAnsi="Times New Roman" w:cs="Times New Roman"/>
              <w:i/>
              <w:iCs/>
              <w:sz w:val="24"/>
              <w:szCs w:val="24"/>
            </w:rPr>
            <w:t>Scientific Reports 2022 12:1</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12</w:t>
          </w:r>
          <w:r w:rsidRPr="00132F8D">
            <w:rPr>
              <w:rFonts w:ascii="Times New Roman" w:eastAsia="Times New Roman" w:hAnsi="Times New Roman" w:cs="Times New Roman"/>
              <w:sz w:val="24"/>
              <w:szCs w:val="24"/>
            </w:rPr>
            <w:t>(1), 9222. https://doi.org/10.1038/s41598-022-12996-7</w:t>
          </w:r>
        </w:p>
        <w:p w14:paraId="7BADB8C4" w14:textId="77777777" w:rsidR="00AB3B4C" w:rsidRPr="00132F8D" w:rsidRDefault="00AB3B4C">
          <w:pPr>
            <w:autoSpaceDE w:val="0"/>
            <w:autoSpaceDN w:val="0"/>
            <w:ind w:hanging="480"/>
            <w:divId w:val="3945476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Rhode, S. C., Pawlowski, M., &amp; </w:t>
          </w:r>
          <w:proofErr w:type="spellStart"/>
          <w:r w:rsidRPr="00132F8D">
            <w:rPr>
              <w:rFonts w:ascii="Times New Roman" w:eastAsia="Times New Roman" w:hAnsi="Times New Roman" w:cs="Times New Roman"/>
              <w:sz w:val="24"/>
              <w:szCs w:val="24"/>
            </w:rPr>
            <w:t>Tollrian</w:t>
          </w:r>
          <w:proofErr w:type="spellEnd"/>
          <w:r w:rsidRPr="00132F8D">
            <w:rPr>
              <w:rFonts w:ascii="Times New Roman" w:eastAsia="Times New Roman" w:hAnsi="Times New Roman" w:cs="Times New Roman"/>
              <w:sz w:val="24"/>
              <w:szCs w:val="24"/>
            </w:rPr>
            <w:t xml:space="preserve">, R. (2001). The impact of ultraviolet radiation on the vertical distribution of zooplankton of the genus Daphnia. </w:t>
          </w:r>
          <w:r w:rsidRPr="00132F8D">
            <w:rPr>
              <w:rFonts w:ascii="Times New Roman" w:eastAsia="Times New Roman" w:hAnsi="Times New Roman" w:cs="Times New Roman"/>
              <w:i/>
              <w:iCs/>
              <w:sz w:val="24"/>
              <w:szCs w:val="24"/>
            </w:rPr>
            <w:t>Nature 2001 412:6842</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412</w:t>
          </w:r>
          <w:r w:rsidRPr="00132F8D">
            <w:rPr>
              <w:rFonts w:ascii="Times New Roman" w:eastAsia="Times New Roman" w:hAnsi="Times New Roman" w:cs="Times New Roman"/>
              <w:sz w:val="24"/>
              <w:szCs w:val="24"/>
            </w:rPr>
            <w:t>(6842), 69–72. https://doi.org/10.1038/35083567</w:t>
          </w:r>
        </w:p>
        <w:p w14:paraId="52962785" w14:textId="77777777" w:rsidR="00AB3B4C" w:rsidRPr="00132F8D" w:rsidRDefault="00AB3B4C">
          <w:pPr>
            <w:autoSpaceDE w:val="0"/>
            <w:autoSpaceDN w:val="0"/>
            <w:ind w:hanging="480"/>
            <w:divId w:val="15178881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Scheuerell, M. D., &amp; Schindler, D. E. (2003). Diel vertical migration by juvenile sockeye salmon: empirical evidence for the antipredation window.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84</w:t>
          </w:r>
          <w:r w:rsidRPr="00132F8D">
            <w:rPr>
              <w:rFonts w:ascii="Times New Roman" w:eastAsia="Times New Roman" w:hAnsi="Times New Roman" w:cs="Times New Roman"/>
              <w:sz w:val="24"/>
              <w:szCs w:val="24"/>
            </w:rPr>
            <w:t>(7), 1713–1720. https://doi.org/10.1890/0012-9658(2003)084[</w:t>
          </w:r>
          <w:proofErr w:type="gramStart"/>
          <w:r w:rsidRPr="00132F8D">
            <w:rPr>
              <w:rFonts w:ascii="Times New Roman" w:eastAsia="Times New Roman" w:hAnsi="Times New Roman" w:cs="Times New Roman"/>
              <w:sz w:val="24"/>
              <w:szCs w:val="24"/>
            </w:rPr>
            <w:t>1713:DVMBJS</w:t>
          </w:r>
          <w:proofErr w:type="gramEnd"/>
          <w:r w:rsidRPr="00132F8D">
            <w:rPr>
              <w:rFonts w:ascii="Times New Roman" w:eastAsia="Times New Roman" w:hAnsi="Times New Roman" w:cs="Times New Roman"/>
              <w:sz w:val="24"/>
              <w:szCs w:val="24"/>
            </w:rPr>
            <w:t>]2.0.CO;2</w:t>
          </w:r>
        </w:p>
        <w:p w14:paraId="6576FDF1" w14:textId="77777777" w:rsidR="00AB3B4C" w:rsidRPr="00132F8D" w:rsidRDefault="00AB3B4C">
          <w:pPr>
            <w:autoSpaceDE w:val="0"/>
            <w:autoSpaceDN w:val="0"/>
            <w:ind w:hanging="480"/>
            <w:divId w:val="129368148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Sims, D. W., Wearmouth, V. J., Southall, E. J., Hill, J. M., Moore, P., Rawlinson, K., Hutchinson, N., Budd, G. C., Righton, D., Metcalfe, J. D., Nash, J. P., &amp; Morritt, D. (2006). </w:t>
          </w:r>
          <w:r w:rsidRPr="00132F8D">
            <w:rPr>
              <w:rFonts w:ascii="Times New Roman" w:eastAsia="Times New Roman" w:hAnsi="Times New Roman" w:cs="Times New Roman"/>
              <w:sz w:val="24"/>
              <w:szCs w:val="24"/>
            </w:rPr>
            <w:lastRenderedPageBreak/>
            <w:t xml:space="preserve">Hunt Warm, Rest Cool: Bioenergetic Strategy Underlying Diel Vertical Migration of a. </w:t>
          </w:r>
          <w:r w:rsidRPr="00132F8D">
            <w:rPr>
              <w:rFonts w:ascii="Times New Roman" w:eastAsia="Times New Roman" w:hAnsi="Times New Roman" w:cs="Times New Roman"/>
              <w:i/>
              <w:iCs/>
              <w:sz w:val="24"/>
              <w:szCs w:val="24"/>
            </w:rPr>
            <w:t>Source: 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 176–190. https://doi.org/10.1111/j.1365-2656.2005.01033.x</w:t>
          </w:r>
        </w:p>
        <w:p w14:paraId="20F90495" w14:textId="77777777" w:rsidR="00AB3B4C" w:rsidRPr="00132F8D" w:rsidRDefault="00AB3B4C">
          <w:pPr>
            <w:autoSpaceDE w:val="0"/>
            <w:autoSpaceDN w:val="0"/>
            <w:ind w:hanging="480"/>
            <w:divId w:val="78847707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Sogard, S. M., &amp; Olla, B. L. (1996). Food deprivation affects vertical distribution and activity of a marine fish in a thermal gradient: potential energy-conserving mechanisms. </w:t>
          </w:r>
          <w:r w:rsidRPr="00132F8D">
            <w:rPr>
              <w:rFonts w:ascii="Times New Roman" w:eastAsia="Times New Roman" w:hAnsi="Times New Roman" w:cs="Times New Roman"/>
              <w:i/>
              <w:iCs/>
              <w:sz w:val="24"/>
              <w:szCs w:val="24"/>
            </w:rPr>
            <w:t>Marine Ecology Progress Series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(1–3), 43–55. https://doi.org/10.3354/MEPS133043</w:t>
          </w:r>
        </w:p>
        <w:p w14:paraId="0C318F8A" w14:textId="77777777" w:rsidR="00AB3B4C" w:rsidRPr="00132F8D" w:rsidRDefault="00AB3B4C">
          <w:pPr>
            <w:autoSpaceDE w:val="0"/>
            <w:autoSpaceDN w:val="0"/>
            <w:ind w:hanging="480"/>
            <w:divId w:val="109886854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Steel, E. A., Beechie, T. J., Torgersen, C. E., &amp; Fullerton, A. H. (2017). Envisioning, Quantifying, and Managing Thermal Regimes on River Networks. In </w:t>
          </w:r>
          <w:proofErr w:type="spellStart"/>
          <w:r w:rsidRPr="00132F8D">
            <w:rPr>
              <w:rFonts w:ascii="Times New Roman" w:eastAsia="Times New Roman" w:hAnsi="Times New Roman" w:cs="Times New Roman"/>
              <w:i/>
              <w:iCs/>
              <w:sz w:val="24"/>
              <w:szCs w:val="24"/>
            </w:rPr>
            <w:t>BioScience</w:t>
          </w:r>
          <w:proofErr w:type="spellEnd"/>
          <w:r w:rsidRPr="00132F8D">
            <w:rPr>
              <w:rFonts w:ascii="Times New Roman" w:eastAsia="Times New Roman" w:hAnsi="Times New Roman" w:cs="Times New Roman"/>
              <w:sz w:val="24"/>
              <w:szCs w:val="24"/>
            </w:rPr>
            <w:t xml:space="preserve"> (Vol. 67, Issue 6, pp. 506–522). https://doi.org/10.1093/biosci/bix047</w:t>
          </w:r>
        </w:p>
        <w:p w14:paraId="645C5894" w14:textId="77777777" w:rsidR="00AB3B4C" w:rsidRPr="00132F8D" w:rsidRDefault="00AB3B4C">
          <w:pPr>
            <w:autoSpaceDE w:val="0"/>
            <w:autoSpaceDN w:val="0"/>
            <w:ind w:hanging="480"/>
            <w:divId w:val="2102687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Stich, H.-B., &amp; Lampert, W. (1981). Predator evasion as an explanation of diurnal vertical migration by zooplankton.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293</w:t>
          </w:r>
          <w:r w:rsidRPr="00132F8D">
            <w:rPr>
              <w:rFonts w:ascii="Times New Roman" w:eastAsia="Times New Roman" w:hAnsi="Times New Roman" w:cs="Times New Roman"/>
              <w:sz w:val="24"/>
              <w:szCs w:val="24"/>
            </w:rPr>
            <w:t>(5831), 396–398.</w:t>
          </w:r>
        </w:p>
        <w:p w14:paraId="45BF0F7D" w14:textId="77777777" w:rsidR="00AB3B4C" w:rsidRPr="00132F8D" w:rsidRDefault="00AB3B4C">
          <w:pPr>
            <w:autoSpaceDE w:val="0"/>
            <w:autoSpaceDN w:val="0"/>
            <w:ind w:hanging="480"/>
            <w:divId w:val="19887782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Sullivan, A. B., Jager, H. I., &amp; Myers, R. (2003). Modeling white sturgeon movement in a reservoir: The effect of water quality and sturgeon density. </w:t>
          </w:r>
          <w:r w:rsidRPr="00132F8D">
            <w:rPr>
              <w:rFonts w:ascii="Times New Roman" w:eastAsia="Times New Roman" w:hAnsi="Times New Roman" w:cs="Times New Roman"/>
              <w:i/>
              <w:iCs/>
              <w:sz w:val="24"/>
              <w:szCs w:val="24"/>
            </w:rPr>
            <w:t>Ecological Modelling</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167</w:t>
          </w:r>
          <w:r w:rsidRPr="00132F8D">
            <w:rPr>
              <w:rFonts w:ascii="Times New Roman" w:eastAsia="Times New Roman" w:hAnsi="Times New Roman" w:cs="Times New Roman"/>
              <w:sz w:val="24"/>
              <w:szCs w:val="24"/>
            </w:rPr>
            <w:t>(1–2), 97–114. https://doi.org/10.1016/S0304-3800(03)00169-8</w:t>
          </w:r>
        </w:p>
        <w:p w14:paraId="4DC21390" w14:textId="77777777" w:rsidR="00AB3B4C" w:rsidRPr="00132F8D" w:rsidRDefault="00AB3B4C">
          <w:pPr>
            <w:autoSpaceDE w:val="0"/>
            <w:autoSpaceDN w:val="0"/>
            <w:ind w:hanging="480"/>
            <w:divId w:val="207280273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Swales, S. (2006). A Review of Factors Affecting the Distribution and Abundance of Rainbow Trout (Oncorhynchus mykiss Walbaum) in Lake and Reservoir Systems, Lake and Reservoir Management. </w:t>
          </w:r>
          <w:r w:rsidRPr="00132F8D">
            <w:rPr>
              <w:rFonts w:ascii="Times New Roman" w:eastAsia="Times New Roman" w:hAnsi="Times New Roman" w:cs="Times New Roman"/>
              <w:i/>
              <w:iCs/>
              <w:sz w:val="24"/>
              <w:szCs w:val="24"/>
            </w:rPr>
            <w:t>Lake and Reservoir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w:t>
          </w:r>
          <w:r w:rsidRPr="00132F8D">
            <w:rPr>
              <w:rFonts w:ascii="Times New Roman" w:eastAsia="Times New Roman" w:hAnsi="Times New Roman" w:cs="Times New Roman"/>
              <w:sz w:val="24"/>
              <w:szCs w:val="24"/>
            </w:rPr>
            <w:t>(2), 167–178. https://doi.org/10.1080/07438140609353894</w:t>
          </w:r>
        </w:p>
        <w:p w14:paraId="29755D65" w14:textId="77777777" w:rsidR="00AB3B4C" w:rsidRPr="00132F8D" w:rsidRDefault="00AB3B4C">
          <w:pPr>
            <w:autoSpaceDE w:val="0"/>
            <w:autoSpaceDN w:val="0"/>
            <w:ind w:hanging="480"/>
            <w:divId w:val="8250508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Thomas, Z. R., Beauchamp, D. A., Clark, C. P., &amp; Quinn, T. P. (2023). Seasonal shifts in diel vertical migrations by lake-dwelling coastal cutthroat trout, Oncorhynchus clarkii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reflect thermal regimes and prey distributions.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32</w:t>
          </w:r>
          <w:r w:rsidRPr="00132F8D">
            <w:rPr>
              <w:rFonts w:ascii="Times New Roman" w:eastAsia="Times New Roman" w:hAnsi="Times New Roman" w:cs="Times New Roman"/>
              <w:sz w:val="24"/>
              <w:szCs w:val="24"/>
            </w:rPr>
            <w:t>(4), 842–851. https://doi.org/10.1111/EFF.12725</w:t>
          </w:r>
        </w:p>
        <w:p w14:paraId="168CBC9E" w14:textId="77777777" w:rsidR="00AB3B4C" w:rsidRPr="00132F8D" w:rsidRDefault="00AB3B4C">
          <w:pPr>
            <w:autoSpaceDE w:val="0"/>
            <w:autoSpaceDN w:val="0"/>
            <w:ind w:hanging="480"/>
            <w:divId w:val="9062585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Turnbull, J. F., North, B. P., Ellis, T., Adams, C. E., Bron, J., MacIntyre, C. M., &amp; </w:t>
          </w:r>
          <w:proofErr w:type="spellStart"/>
          <w:r w:rsidRPr="00132F8D">
            <w:rPr>
              <w:rFonts w:ascii="Times New Roman" w:eastAsia="Times New Roman" w:hAnsi="Times New Roman" w:cs="Times New Roman"/>
              <w:sz w:val="24"/>
              <w:szCs w:val="24"/>
            </w:rPr>
            <w:t>Huntingford</w:t>
          </w:r>
          <w:proofErr w:type="spellEnd"/>
          <w:r w:rsidRPr="00132F8D">
            <w:rPr>
              <w:rFonts w:ascii="Times New Roman" w:eastAsia="Times New Roman" w:hAnsi="Times New Roman" w:cs="Times New Roman"/>
              <w:sz w:val="24"/>
              <w:szCs w:val="24"/>
            </w:rPr>
            <w:t xml:space="preserve">, F. A. (2008). Stocking density and the welfare of farmed salmonids. </w:t>
          </w:r>
          <w:r w:rsidRPr="00132F8D">
            <w:rPr>
              <w:rFonts w:ascii="Times New Roman" w:eastAsia="Times New Roman" w:hAnsi="Times New Roman" w:cs="Times New Roman"/>
              <w:i/>
              <w:iCs/>
              <w:sz w:val="24"/>
              <w:szCs w:val="24"/>
            </w:rPr>
            <w:t>Fish Welfare</w:t>
          </w:r>
          <w:r w:rsidRPr="00132F8D">
            <w:rPr>
              <w:rFonts w:ascii="Times New Roman" w:eastAsia="Times New Roman" w:hAnsi="Times New Roman" w:cs="Times New Roman"/>
              <w:sz w:val="24"/>
              <w:szCs w:val="24"/>
            </w:rPr>
            <w:t>, 111–120.</w:t>
          </w:r>
        </w:p>
        <w:p w14:paraId="302CB378" w14:textId="77777777" w:rsidR="00AB3B4C" w:rsidRPr="00132F8D" w:rsidRDefault="00AB3B4C">
          <w:pPr>
            <w:autoSpaceDE w:val="0"/>
            <w:autoSpaceDN w:val="0"/>
            <w:ind w:hanging="480"/>
            <w:divId w:val="43452359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USEPA. (1987). Quality Criteria for Water 1986: The Gold Book. In </w:t>
          </w:r>
          <w:r w:rsidRPr="00132F8D">
            <w:rPr>
              <w:rFonts w:ascii="Times New Roman" w:eastAsia="Times New Roman" w:hAnsi="Times New Roman" w:cs="Times New Roman"/>
              <w:i/>
              <w:iCs/>
              <w:sz w:val="24"/>
              <w:szCs w:val="24"/>
            </w:rPr>
            <w:t>EPA - Environmental Protection Agency</w:t>
          </w:r>
          <w:r w:rsidRPr="00132F8D">
            <w:rPr>
              <w:rFonts w:ascii="Times New Roman" w:eastAsia="Times New Roman" w:hAnsi="Times New Roman" w:cs="Times New Roman"/>
              <w:sz w:val="24"/>
              <w:szCs w:val="24"/>
            </w:rPr>
            <w:t>. https://www.epa.gov/sites/default/files/2018-10/documents/quality-criteria-water-1986.pdf</w:t>
          </w:r>
        </w:p>
        <w:p w14:paraId="3DEDD3AB" w14:textId="77777777" w:rsidR="00AB3B4C" w:rsidRPr="00132F8D" w:rsidRDefault="00AB3B4C">
          <w:pPr>
            <w:autoSpaceDE w:val="0"/>
            <w:autoSpaceDN w:val="0"/>
            <w:ind w:hanging="480"/>
            <w:divId w:val="775999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Wallick, J. R., Jones, K. L., O’Connor, J. E., Keith, M. K., Hulse, D., &amp; Gregory, S. V. (2013). Geomorphic and vegetation processes of the Willamette River floodplain, Oregon: current understanding and unanswered science questions. No. 2013-1246. </w:t>
          </w:r>
          <w:r w:rsidRPr="00132F8D">
            <w:rPr>
              <w:rFonts w:ascii="Times New Roman" w:eastAsia="Times New Roman" w:hAnsi="Times New Roman" w:cs="Times New Roman"/>
              <w:i/>
              <w:iCs/>
              <w:sz w:val="24"/>
              <w:szCs w:val="24"/>
            </w:rPr>
            <w:t>US Geological Survey</w:t>
          </w:r>
          <w:r w:rsidRPr="00132F8D">
            <w:rPr>
              <w:rFonts w:ascii="Times New Roman" w:eastAsia="Times New Roman" w:hAnsi="Times New Roman" w:cs="Times New Roman"/>
              <w:sz w:val="24"/>
              <w:szCs w:val="24"/>
            </w:rPr>
            <w:t>. https://doi.org/10.3133/OFR20131246</w:t>
          </w:r>
        </w:p>
        <w:p w14:paraId="67DE0F20" w14:textId="77777777" w:rsidR="00AB3B4C" w:rsidRPr="00132F8D" w:rsidRDefault="00AB3B4C">
          <w:pPr>
            <w:autoSpaceDE w:val="0"/>
            <w:autoSpaceDN w:val="0"/>
            <w:ind w:hanging="480"/>
            <w:divId w:val="142357350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Westhoff, J. T., Paukert, C., Ettinger-Dietzel, S., Dodd, H., &amp; Siepker, M. (2016). </w:t>
          </w:r>
          <w:proofErr w:type="spellStart"/>
          <w:r w:rsidRPr="00132F8D">
            <w:rPr>
              <w:rFonts w:ascii="Times New Roman" w:eastAsia="Times New Roman" w:hAnsi="Times New Roman" w:cs="Times New Roman"/>
              <w:sz w:val="24"/>
              <w:szCs w:val="24"/>
            </w:rPr>
            <w:t>Behavioural</w:t>
          </w:r>
          <w:proofErr w:type="spellEnd"/>
          <w:r w:rsidRPr="00132F8D">
            <w:rPr>
              <w:rFonts w:ascii="Times New Roman" w:eastAsia="Times New Roman" w:hAnsi="Times New Roman" w:cs="Times New Roman"/>
              <w:sz w:val="24"/>
              <w:szCs w:val="24"/>
            </w:rPr>
            <w:t xml:space="preserve"> thermoregulation and bioenergetics of riverine smallmouth bass associated with ambient cold-period thermal refuge.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25</w:t>
          </w:r>
          <w:r w:rsidRPr="00132F8D">
            <w:rPr>
              <w:rFonts w:ascii="Times New Roman" w:eastAsia="Times New Roman" w:hAnsi="Times New Roman" w:cs="Times New Roman"/>
              <w:sz w:val="24"/>
              <w:szCs w:val="24"/>
            </w:rPr>
            <w:t>(1), 72–85. https://doi.org/10.1111/eff.12192</w:t>
          </w:r>
        </w:p>
        <w:p w14:paraId="4CF72DD1" w14:textId="77777777" w:rsidR="00AB3B4C" w:rsidRPr="00132F8D" w:rsidRDefault="00AB3B4C">
          <w:pPr>
            <w:autoSpaceDE w:val="0"/>
            <w:autoSpaceDN w:val="0"/>
            <w:ind w:hanging="480"/>
            <w:divId w:val="2735648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Williams, K. J., Cassidy, A. A., </w:t>
          </w:r>
          <w:proofErr w:type="spellStart"/>
          <w:r w:rsidRPr="00132F8D">
            <w:rPr>
              <w:rFonts w:ascii="Times New Roman" w:eastAsia="Times New Roman" w:hAnsi="Times New Roman" w:cs="Times New Roman"/>
              <w:sz w:val="24"/>
              <w:szCs w:val="24"/>
            </w:rPr>
            <w:t>Verhille</w:t>
          </w:r>
          <w:proofErr w:type="spellEnd"/>
          <w:r w:rsidRPr="00132F8D">
            <w:rPr>
              <w:rFonts w:ascii="Times New Roman" w:eastAsia="Times New Roman" w:hAnsi="Times New Roman" w:cs="Times New Roman"/>
              <w:sz w:val="24"/>
              <w:szCs w:val="24"/>
            </w:rPr>
            <w:t xml:space="preserve">, C. E., Lamarre, S. G., &amp; Maccormack, T. J. (2019). </w:t>
          </w:r>
          <w:r w:rsidRPr="00132F8D">
            <w:rPr>
              <w:rFonts w:ascii="Times New Roman" w:eastAsia="Times New Roman" w:hAnsi="Times New Roman" w:cs="Times New Roman"/>
              <w:i/>
              <w:iCs/>
              <w:sz w:val="24"/>
              <w:szCs w:val="24"/>
            </w:rPr>
            <w:t>Diel cycling hypoxia enhances hypoxia tolerance in rainbow trout (Oncorhynchus mykiss): evidence of physiological and metabolic plasticity</w:t>
          </w:r>
          <w:r w:rsidRPr="00132F8D">
            <w:rPr>
              <w:rFonts w:ascii="Times New Roman" w:eastAsia="Times New Roman" w:hAnsi="Times New Roman" w:cs="Times New Roman"/>
              <w:sz w:val="24"/>
              <w:szCs w:val="24"/>
            </w:rPr>
            <w:t>. https://doi.org/10.1242/jeb.206045</w:t>
          </w:r>
        </w:p>
        <w:p w14:paraId="41A59A0B" w14:textId="77777777" w:rsidR="00AB3B4C" w:rsidRPr="00132F8D" w:rsidRDefault="00AB3B4C">
          <w:pPr>
            <w:autoSpaceDE w:val="0"/>
            <w:autoSpaceDN w:val="0"/>
            <w:ind w:hanging="480"/>
            <w:divId w:val="5913591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Wood, S. (2015). Package “</w:t>
          </w:r>
          <w:proofErr w:type="spellStart"/>
          <w:r w:rsidRPr="00132F8D">
            <w:rPr>
              <w:rFonts w:ascii="Times New Roman" w:eastAsia="Times New Roman" w:hAnsi="Times New Roman" w:cs="Times New Roman"/>
              <w:sz w:val="24"/>
              <w:szCs w:val="24"/>
            </w:rPr>
            <w:t>mgcv</w:t>
          </w:r>
          <w:proofErr w:type="spellEnd"/>
          <w:r w:rsidRPr="00132F8D">
            <w:rPr>
              <w:rFonts w:ascii="Times New Roman" w:eastAsia="Times New Roman" w:hAnsi="Times New Roman" w:cs="Times New Roman"/>
              <w:sz w:val="24"/>
              <w:szCs w:val="24"/>
            </w:rPr>
            <w:t xml:space="preserve">.” In </w:t>
          </w:r>
          <w:r w:rsidRPr="00132F8D">
            <w:rPr>
              <w:rFonts w:ascii="Times New Roman" w:eastAsia="Times New Roman" w:hAnsi="Times New Roman" w:cs="Times New Roman"/>
              <w:i/>
              <w:iCs/>
              <w:sz w:val="24"/>
              <w:szCs w:val="24"/>
            </w:rPr>
            <w:t>R package version 1.29</w:t>
          </w:r>
          <w:r w:rsidRPr="00132F8D">
            <w:rPr>
              <w:rFonts w:ascii="Times New Roman" w:eastAsia="Times New Roman" w:hAnsi="Times New Roman" w:cs="Times New Roman"/>
              <w:sz w:val="24"/>
              <w:szCs w:val="24"/>
            </w:rPr>
            <w:t xml:space="preserve"> (Vol. 1, Issue 29, p. 729).</w:t>
          </w:r>
        </w:p>
        <w:p w14:paraId="09138026" w14:textId="77777777" w:rsidR="00AB3B4C" w:rsidRPr="00132F8D" w:rsidRDefault="00AB3B4C">
          <w:pPr>
            <w:autoSpaceDE w:val="0"/>
            <w:autoSpaceDN w:val="0"/>
            <w:ind w:hanging="480"/>
            <w:divId w:val="162877774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Wood, S. N. (2004). Stable and Efficient Multiple Smoothing Parameter Estimation for Generalized Additive Models. </w:t>
          </w:r>
          <w:r w:rsidRPr="00132F8D">
            <w:rPr>
              <w:rFonts w:ascii="Times New Roman" w:eastAsia="Times New Roman" w:hAnsi="Times New Roman" w:cs="Times New Roman"/>
              <w:i/>
              <w:iCs/>
              <w:sz w:val="24"/>
              <w:szCs w:val="24"/>
            </w:rPr>
            <w:t>Journal of the American Statistical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99</w:t>
          </w:r>
          <w:r w:rsidRPr="00132F8D">
            <w:rPr>
              <w:rFonts w:ascii="Times New Roman" w:eastAsia="Times New Roman" w:hAnsi="Times New Roman" w:cs="Times New Roman"/>
              <w:sz w:val="24"/>
              <w:szCs w:val="24"/>
            </w:rPr>
            <w:t>(467), 673–686. https://doi.org/10.1198/016214504000000980</w:t>
          </w:r>
        </w:p>
        <w:p w14:paraId="4C27F7B6" w14:textId="77777777" w:rsidR="00AB3B4C" w:rsidRPr="00132F8D" w:rsidRDefault="00AB3B4C">
          <w:pPr>
            <w:autoSpaceDE w:val="0"/>
            <w:autoSpaceDN w:val="0"/>
            <w:ind w:hanging="480"/>
            <w:divId w:val="7350812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Wurtsbaugh, W. A., &amp; Neverman, D. (1988). Post-feeding thermotaxis and daily vertical migration in a larval fish.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333</w:t>
          </w:r>
          <w:r w:rsidRPr="00132F8D">
            <w:rPr>
              <w:rFonts w:ascii="Times New Roman" w:eastAsia="Times New Roman" w:hAnsi="Times New Roman" w:cs="Times New Roman"/>
              <w:sz w:val="24"/>
              <w:szCs w:val="24"/>
            </w:rPr>
            <w:t>(6176), 846–848. https://doi.org/10.1038/333846a0</w:t>
          </w:r>
        </w:p>
        <w:p w14:paraId="3456ED04" w14:textId="77777777" w:rsidR="00AB3B4C" w:rsidRPr="00132F8D" w:rsidRDefault="00AB3B4C">
          <w:pPr>
            <w:autoSpaceDE w:val="0"/>
            <w:autoSpaceDN w:val="0"/>
            <w:ind w:hanging="480"/>
            <w:divId w:val="1658849606"/>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Zarnetske</w:t>
          </w:r>
          <w:proofErr w:type="spellEnd"/>
          <w:r w:rsidRPr="00132F8D">
            <w:rPr>
              <w:rFonts w:ascii="Times New Roman" w:eastAsia="Times New Roman" w:hAnsi="Times New Roman" w:cs="Times New Roman"/>
              <w:sz w:val="24"/>
              <w:szCs w:val="24"/>
            </w:rPr>
            <w:t xml:space="preserve">, J. P., Haggerty, R., Wondzell, S. M., &amp; Baker, M. A. (2011). </w:t>
          </w:r>
          <w:r w:rsidRPr="00132F8D">
            <w:rPr>
              <w:rFonts w:ascii="Times New Roman" w:eastAsia="Times New Roman" w:hAnsi="Times New Roman" w:cs="Times New Roman"/>
              <w:i/>
              <w:iCs/>
              <w:sz w:val="24"/>
              <w:szCs w:val="24"/>
            </w:rPr>
            <w:t>Dynamics of nitrate production and removal as a function of residence time in the hyporheic zone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116</w:t>
          </w:r>
          <w:r w:rsidRPr="00132F8D">
            <w:rPr>
              <w:rFonts w:ascii="Times New Roman" w:eastAsia="Times New Roman" w:hAnsi="Times New Roman" w:cs="Times New Roman"/>
              <w:sz w:val="24"/>
              <w:szCs w:val="24"/>
            </w:rPr>
            <w:t>(March 2010), 1–12. https://doi.org/10.1029/2010JG001356</w:t>
          </w:r>
        </w:p>
        <w:p w14:paraId="269A2BC9" w14:textId="05CF7B83" w:rsidR="00AB3B4C" w:rsidRPr="00AB3B4C" w:rsidRDefault="00AB3B4C" w:rsidP="00132F8D">
          <w:pPr>
            <w:pStyle w:val="Default"/>
            <w:spacing w:line="480" w:lineRule="auto"/>
          </w:pPr>
          <w:r w:rsidRPr="00AB3B4C">
            <w:rPr>
              <w:rFonts w:eastAsia="Times New Roman"/>
            </w:rPr>
            <w:t> </w:t>
          </w:r>
        </w:p>
      </w:sdtContent>
    </w:sdt>
    <w:sectPr w:rsidR="00AB3B4C" w:rsidRPr="00AB3B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uprecht, Joel" w:date="2024-12-11T11:30:00Z" w:initials="RJ">
    <w:p w14:paraId="75FA6862" w14:textId="14A4E2D4" w:rsidR="002D632E" w:rsidRDefault="002D632E">
      <w:pPr>
        <w:pStyle w:val="CommentText"/>
      </w:pPr>
      <w:r>
        <w:rPr>
          <w:rStyle w:val="CommentReference"/>
        </w:rPr>
        <w:annotationRef/>
      </w:r>
      <w:r>
        <w:t>Great title</w:t>
      </w:r>
      <w:r w:rsidR="00D7683C">
        <w:t>.</w:t>
      </w:r>
      <w:r>
        <w:t xml:space="preserve"> I did wonder if another word would sound better than “generates”… but then I couldn’t think of anything better. “induces” and “motivates” came to mind</w:t>
      </w:r>
    </w:p>
  </w:comment>
  <w:comment w:id="1" w:author="Levi, Taal" w:date="2024-10-24T08:20:00Z" w:initials="TL">
    <w:p w14:paraId="0CFFEFD9" w14:textId="77777777" w:rsidR="00062E1D" w:rsidRDefault="00062E1D" w:rsidP="009B3D66">
      <w:r>
        <w:rPr>
          <w:rStyle w:val="CommentReference"/>
        </w:rPr>
        <w:annotationRef/>
      </w:r>
      <w:r>
        <w:rPr>
          <w:color w:val="000000"/>
          <w:sz w:val="20"/>
          <w:szCs w:val="20"/>
        </w:rPr>
        <w:t>Not formatted for JAE yet</w:t>
      </w:r>
    </w:p>
  </w:comment>
  <w:comment w:id="3" w:author="Levi, Taal" w:date="2024-10-24T08:21:00Z" w:initials="TL">
    <w:p w14:paraId="76A9F9BC" w14:textId="77777777" w:rsidR="00062E1D" w:rsidRDefault="00062E1D" w:rsidP="009B3D66">
      <w:r>
        <w:rPr>
          <w:rStyle w:val="CommentReference"/>
        </w:rPr>
        <w:annotationRef/>
      </w:r>
      <w:r>
        <w:rPr>
          <w:color w:val="000000"/>
          <w:sz w:val="20"/>
          <w:szCs w:val="20"/>
        </w:rPr>
        <w:t>Confusing. Don’t organisms respond to the tradeoffs?</w:t>
      </w:r>
    </w:p>
  </w:comment>
  <w:comment w:id="4" w:author="Levi, Taal" w:date="2024-10-24T08:22:00Z" w:initials="TL">
    <w:p w14:paraId="73ADADD0" w14:textId="77777777" w:rsidR="00062E1D" w:rsidRDefault="00062E1D" w:rsidP="009B3D66">
      <w:r>
        <w:rPr>
          <w:rStyle w:val="CommentReference"/>
        </w:rPr>
        <w:annotationRef/>
      </w:r>
      <w:r>
        <w:rPr>
          <w:sz w:val="20"/>
          <w:szCs w:val="20"/>
        </w:rPr>
        <w:t>You first need to introduce the concept of diet movement, or diet vertical migration, more broadly. Maybe move this sentence later or add something above</w:t>
      </w:r>
    </w:p>
  </w:comment>
  <w:comment w:id="2" w:author="Ruprecht, Joel" w:date="2024-12-04T12:14:00Z" w:initials="RJ">
    <w:p w14:paraId="040348C0" w14:textId="4C663607" w:rsidR="00062E1D" w:rsidRDefault="00062E1D">
      <w:pPr>
        <w:pStyle w:val="CommentText"/>
      </w:pPr>
      <w:r>
        <w:rPr>
          <w:rStyle w:val="CommentReference"/>
        </w:rPr>
        <w:annotationRef/>
      </w:r>
      <w:r>
        <w:t>I would combine these two sentences to something like: “A key question is how organisms make tradeoffs to the opposing limitations of temperature and oxygen driven by changes in environmental conditions within a daily cycle.”</w:t>
      </w:r>
      <w:r>
        <w:br/>
        <w:t>and then move it after the following sentence (right before you describe the simulation)</w:t>
      </w:r>
    </w:p>
  </w:comment>
  <w:comment w:id="10" w:author="Ruprecht, Joel" w:date="2024-12-04T12:06:00Z" w:initials="RJ">
    <w:p w14:paraId="6DD99670" w14:textId="0B7DAC33" w:rsidR="00062E1D" w:rsidRDefault="00062E1D">
      <w:pPr>
        <w:pStyle w:val="CommentText"/>
      </w:pPr>
      <w:r>
        <w:rPr>
          <w:rStyle w:val="CommentReference"/>
        </w:rPr>
        <w:annotationRef/>
      </w:r>
      <w:r>
        <w:t xml:space="preserve">Need a few words here to describe what hypothesis you’re referring to. Maybe “Given that </w:t>
      </w:r>
      <w:r w:rsidR="0089418C">
        <w:t>physiological demands require both adequate oxygen and thermal ranges</w:t>
      </w:r>
      <w:r>
        <w:t>, we hypothesize</w:t>
      </w:r>
      <w:r w:rsidR="0089418C">
        <w:t>d</w:t>
      </w:r>
      <w:r>
        <w:t xml:space="preserve"> th</w:t>
      </w:r>
      <w:r w:rsidR="0089418C">
        <w:t>at</w:t>
      </w:r>
      <w:r>
        <w:t xml:space="preserve"> </w:t>
      </w:r>
      <w:r w:rsidR="0089418C">
        <w:t>fish would employ diel vertical migration as a strategy to balance these two constraints</w:t>
      </w:r>
      <w:r>
        <w:t>. To test this, we … “</w:t>
      </w:r>
    </w:p>
  </w:comment>
  <w:comment w:id="32" w:author="Armstrong, Jonathan B" w:date="2024-06-27T13:08:00Z" w:initials="JA">
    <w:p w14:paraId="39521CC6" w14:textId="52689C3A" w:rsidR="00062E1D" w:rsidRDefault="00062E1D" w:rsidP="00424221">
      <w:r>
        <w:rPr>
          <w:rStyle w:val="CommentReference"/>
        </w:rPr>
        <w:annotationRef/>
      </w:r>
      <w:r>
        <w:rPr>
          <w:color w:val="000000"/>
          <w:sz w:val="20"/>
          <w:szCs w:val="20"/>
        </w:rPr>
        <w:t>For general ecology journal — do not narrow to fish in first paragraph, add Fey ref on thermoregulation</w:t>
      </w:r>
    </w:p>
  </w:comment>
  <w:comment w:id="34" w:author="Jessi Kershner" w:date="2024-09-23T10:22:00Z" w:initials="JMK">
    <w:p w14:paraId="7376E066" w14:textId="77777777" w:rsidR="00062E1D" w:rsidRDefault="00062E1D">
      <w:pPr>
        <w:pStyle w:val="CommentText"/>
      </w:pPr>
      <w:r>
        <w:rPr>
          <w:rStyle w:val="CommentReference"/>
        </w:rPr>
        <w:annotationRef/>
      </w:r>
      <w:r>
        <w:t>Add older ref too</w:t>
      </w:r>
    </w:p>
    <w:p w14:paraId="157EF31B" w14:textId="4D9571AC" w:rsidR="00062E1D" w:rsidRDefault="00000000">
      <w:pPr>
        <w:pStyle w:val="CommentText"/>
      </w:pPr>
      <w:hyperlink r:id="rId1" w:history="1">
        <w:r w:rsidR="00062E1D" w:rsidRPr="008B794A">
          <w:rPr>
            <w:rStyle w:val="Hyperlink"/>
          </w:rPr>
          <w:t>https://climate.fas.harvard.edu/files/climate/files/dobrowski_gcb_11_0.pdf</w:t>
        </w:r>
      </w:hyperlink>
    </w:p>
    <w:p w14:paraId="045FEBA6" w14:textId="634CD472" w:rsidR="00062E1D" w:rsidRDefault="00062E1D">
      <w:pPr>
        <w:pStyle w:val="CommentText"/>
      </w:pPr>
    </w:p>
  </w:comment>
  <w:comment w:id="66" w:author="Jessi Kershner" w:date="2024-09-23T10:24:00Z" w:initials="JMK">
    <w:p w14:paraId="5A99D1FD" w14:textId="77777777" w:rsidR="00062E1D" w:rsidRDefault="00062E1D">
      <w:pPr>
        <w:pStyle w:val="CommentText"/>
      </w:pPr>
      <w:r>
        <w:rPr>
          <w:rStyle w:val="CommentReference"/>
        </w:rPr>
        <w:annotationRef/>
      </w:r>
      <w:r>
        <w:t xml:space="preserve">Ahabrams TREE paper on resource tracking, </w:t>
      </w:r>
    </w:p>
    <w:p w14:paraId="61CCF035" w14:textId="5D324F5B" w:rsidR="00062E1D" w:rsidRDefault="00062E1D">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75" w:author="Levi, Taal" w:date="2024-10-24T08:30:00Z" w:initials="TL">
    <w:p w14:paraId="50F1537F" w14:textId="77777777" w:rsidR="00062E1D" w:rsidRDefault="00062E1D" w:rsidP="009B3D66">
      <w:r>
        <w:rPr>
          <w:rStyle w:val="CommentReference"/>
        </w:rPr>
        <w:annotationRef/>
      </w:r>
      <w:r>
        <w:rPr>
          <w:color w:val="000000"/>
          <w:sz w:val="20"/>
          <w:szCs w:val="20"/>
        </w:rPr>
        <w:t>Fish come abruptly. Introduce idea that we’re talking about aquatic systems first, maybe concept like riverscape or otherwise</w:t>
      </w:r>
    </w:p>
  </w:comment>
  <w:comment w:id="76" w:author="Ruprecht, Joel" w:date="2024-12-11T11:22:00Z" w:initials="RJ">
    <w:p w14:paraId="7CB3C51D" w14:textId="470FBE47" w:rsidR="00AF3719" w:rsidRDefault="00AF3719">
      <w:pPr>
        <w:pStyle w:val="CommentText"/>
      </w:pPr>
      <w:r>
        <w:rPr>
          <w:rStyle w:val="CommentReference"/>
        </w:rPr>
        <w:annotationRef/>
      </w:r>
      <w:r>
        <w:t>Maybe as simple as changing “fish” to a more general term</w:t>
      </w:r>
    </w:p>
  </w:comment>
  <w:comment w:id="82" w:author="Levi, Taal" w:date="2024-10-24T08:40:00Z" w:initials="LT">
    <w:p w14:paraId="2E2EB793" w14:textId="77777777" w:rsidR="00062E1D" w:rsidRDefault="00062E1D" w:rsidP="009B3D66">
      <w:r>
        <w:rPr>
          <w:rStyle w:val="CommentReference"/>
        </w:rPr>
        <w:annotationRef/>
      </w:r>
      <w:r>
        <w:rPr>
          <w:color w:val="000000"/>
          <w:sz w:val="20"/>
          <w:szCs w:val="20"/>
        </w:rPr>
        <w:t>I think current framing is good, but you could really ramp up climate change and animal response in the first paragraph as part of the framing of why this is so important to understand — IF your results can speak to that</w:t>
      </w:r>
    </w:p>
  </w:comment>
  <w:comment w:id="83" w:author="Ruprecht, Joel" w:date="2024-12-11T10:17:00Z" w:initials="RJ">
    <w:p w14:paraId="1BE191AB" w14:textId="4CD10409" w:rsidR="00CD51C4" w:rsidRDefault="00CD51C4">
      <w:pPr>
        <w:pStyle w:val="CommentText"/>
      </w:pPr>
      <w:r>
        <w:rPr>
          <w:rStyle w:val="CommentReference"/>
        </w:rPr>
        <w:annotationRef/>
      </w:r>
      <w:r>
        <w:t xml:space="preserve">I wonder if part of the climate change story could be that, as your results demonstrate, fish make short term (daily) behavioral adjustments to changes in temps that are quite variable both within and among individuals. </w:t>
      </w:r>
      <w:r w:rsidR="00CF1B58">
        <w:t>This suggests there isn’t just one strategy that works to balance rising temperatures</w:t>
      </w:r>
      <w:r w:rsidR="00D7683C">
        <w:t>,</w:t>
      </w:r>
      <w:r w:rsidR="00CF1B58">
        <w:t xml:space="preserve"> and the diversity of individual responses bodes well as long term changes in climate (temperature) occur. Maybe that’s discussion material though</w:t>
      </w:r>
    </w:p>
  </w:comment>
  <w:comment w:id="96" w:author="Ruprecht, Joel" w:date="2024-12-04T12:42:00Z" w:initials="RJ">
    <w:p w14:paraId="6D1076AF" w14:textId="4AE9392C" w:rsidR="00062E1D" w:rsidRDefault="00062E1D">
      <w:pPr>
        <w:pStyle w:val="CommentText"/>
      </w:pPr>
      <w:r>
        <w:rPr>
          <w:rStyle w:val="CommentReference"/>
        </w:rPr>
        <w:annotationRef/>
      </w:r>
      <w:r>
        <w:t>“complicating our understanding of the utility of thermal refuges” ?</w:t>
      </w:r>
    </w:p>
  </w:comment>
  <w:comment w:id="98" w:author="Ebersole, Joe" w:date="2024-12-12T16:46:00Z" w:initials="JE">
    <w:p w14:paraId="5936F153" w14:textId="77777777" w:rsidR="003871A8" w:rsidRDefault="003871A8" w:rsidP="003871A8">
      <w:pPr>
        <w:pStyle w:val="CommentText"/>
      </w:pPr>
      <w:r>
        <w:rPr>
          <w:rStyle w:val="CommentReference"/>
        </w:rPr>
        <w:annotationRef/>
      </w:r>
      <w:r>
        <w:t>Could cite Linnensaari here, or Mejia et al as reviews that explicitly recognized CWR as being much more than just about temperature</w:t>
      </w:r>
    </w:p>
  </w:comment>
  <w:comment w:id="99" w:author="Ebersole, Joe" w:date="2024-12-12T16:47:00Z" w:initials="JE">
    <w:p w14:paraId="3DFCD922" w14:textId="77777777" w:rsidR="003871A8" w:rsidRDefault="003871A8" w:rsidP="003871A8">
      <w:pPr>
        <w:pStyle w:val="CommentText"/>
        <w:ind w:left="720"/>
      </w:pPr>
      <w:r>
        <w:rPr>
          <w:rStyle w:val="CommentReference"/>
        </w:rPr>
        <w:annotationRef/>
      </w:r>
      <w:r>
        <w:t xml:space="preserve">Linnansaari, T., A. M. O’Sullivan, C. Breau, E. M. Corey, E. N. Collet, R. A. Curry, and R. A. Cunjak. 2023. The Role of Cold-Water Thermal Refuges for Stream Salmonids in a Changing Climate—Experiences from Atlantic Canada. Fishes </w:t>
      </w:r>
      <w:r>
        <w:rPr>
          <w:b/>
          <w:bCs/>
        </w:rPr>
        <w:t>8</w:t>
      </w:r>
      <w:r>
        <w:t>:471.</w:t>
      </w:r>
    </w:p>
    <w:p w14:paraId="2822B1B0" w14:textId="77777777" w:rsidR="003871A8" w:rsidRDefault="003871A8" w:rsidP="003871A8">
      <w:pPr>
        <w:pStyle w:val="CommentText"/>
        <w:ind w:left="720"/>
      </w:pPr>
    </w:p>
    <w:p w14:paraId="1DDAB401" w14:textId="77777777" w:rsidR="003871A8" w:rsidRDefault="003871A8" w:rsidP="003871A8">
      <w:pPr>
        <w:pStyle w:val="CommentText"/>
        <w:ind w:left="720"/>
      </w:pPr>
      <w:r>
        <w:t xml:space="preserve">Mejia, F. H., V. Ouellet, M. A. Briggs, S. M. Carlson, R. Casas-Mulet, M. Chapman, M. J. Collins, S. J. Dugdale, J. L. Ebersole, D. M. Frechette, A. H. Fullerton, C.-A. Gillis, Z. C. Johnson, C. Kelleher, B. L. Kurylyk, R. Lave, B. H. Letcher, K. M. Myrvold, T.-L. Nadeau, H. Neville, H. Piégay, K. A. Smith, D. Tonolla, and C. E. Torgersen. 2023. Closing the gap between science and management of cold-water refuges in rivers and streams. Global Change Biology </w:t>
      </w:r>
      <w:r>
        <w:rPr>
          <w:b/>
          <w:bCs/>
        </w:rPr>
        <w:t>29</w:t>
      </w:r>
      <w:r>
        <w:t>:5482-5508.</w:t>
      </w:r>
    </w:p>
  </w:comment>
  <w:comment w:id="100" w:author="Levi, Taal" w:date="2024-10-24T08:38:00Z" w:initials="LT">
    <w:p w14:paraId="16371FEE" w14:textId="77D068B9" w:rsidR="00062E1D" w:rsidRDefault="00062E1D" w:rsidP="009B3D66">
      <w:r>
        <w:rPr>
          <w:rStyle w:val="CommentReference"/>
        </w:rPr>
        <w:annotationRef/>
      </w:r>
      <w:r>
        <w:rPr>
          <w:sz w:val="20"/>
          <w:szCs w:val="20"/>
        </w:rPr>
        <w:t>Maybe first paragraph can be more broad and less aquatic focused and then only now get more specific to aquatics? You want to go from general to specific, but first paragraph seems rather specific before the general has been established</w:t>
      </w:r>
    </w:p>
  </w:comment>
  <w:comment w:id="102" w:author="Levi, Taal" w:date="2024-10-24T08:44:00Z" w:initials="LT">
    <w:p w14:paraId="7FBF2BED" w14:textId="77777777" w:rsidR="00062E1D" w:rsidRDefault="00062E1D" w:rsidP="009B3D66">
      <w:r>
        <w:rPr>
          <w:rStyle w:val="CommentReference"/>
        </w:rPr>
        <w:annotationRef/>
      </w:r>
      <w:r>
        <w:rPr>
          <w:color w:val="000000"/>
          <w:sz w:val="20"/>
          <w:szCs w:val="20"/>
        </w:rPr>
        <w:t>Can you explain the mechanism for the vertical stratification of DO  with an earlier sentence?</w:t>
      </w:r>
    </w:p>
  </w:comment>
  <w:comment w:id="103" w:author="Ebersole, Joe" w:date="2024-12-12T16:51:00Z" w:initials="JE">
    <w:p w14:paraId="41B40919" w14:textId="77777777" w:rsidR="003871A8" w:rsidRDefault="003871A8" w:rsidP="003871A8">
      <w:pPr>
        <w:pStyle w:val="CommentText"/>
      </w:pPr>
      <w:r>
        <w:rPr>
          <w:rStyle w:val="CommentReference"/>
        </w:rPr>
        <w:annotationRef/>
      </w:r>
      <w:r>
        <w:t xml:space="preserve">But see Elliot 2000 </w:t>
      </w:r>
    </w:p>
    <w:p w14:paraId="32CDD7A1" w14:textId="77777777" w:rsidR="003871A8" w:rsidRDefault="003871A8" w:rsidP="003871A8">
      <w:pPr>
        <w:pStyle w:val="CommentText"/>
        <w:ind w:left="720"/>
      </w:pPr>
      <w:r>
        <w:t xml:space="preserve">Elliott, J. M. 2000. Pools as refugia for brown trout during two summer droughts: trout responses to thermal and oxygen stress. Journal of Fish Biology </w:t>
      </w:r>
      <w:r>
        <w:rPr>
          <w:b/>
          <w:bCs/>
        </w:rPr>
        <w:t>56</w:t>
      </w:r>
      <w:r>
        <w:t>:938-948.</w:t>
      </w:r>
    </w:p>
    <w:p w14:paraId="5004C507" w14:textId="77777777" w:rsidR="003871A8" w:rsidRDefault="003871A8" w:rsidP="003871A8">
      <w:pPr>
        <w:pStyle w:val="CommentText"/>
      </w:pPr>
      <w:r>
        <w:t>“</w:t>
      </w:r>
      <w:r>
        <w:rPr>
          <w:color w:val="000000"/>
          <w:highlight w:val="white"/>
        </w:rPr>
        <w:t>Trout preferred lower temperatures near the pool bottom rather than higher oxygen concentrations near the surface, but some fish moved towards the surface at night when the pool cooled slightly. These field results were discussed in relation to lethal values recorded for brown trout in the laboratory, and there was general agreement between field and laboratory values. Trout in the drought years occurred at temperatures close to, or below, the incipient lethal value of 24·7° C (+0·5) and also at the highest oxygen concentrations, but only when these were at temperatures below the incipient lethal value.</w:t>
      </w:r>
      <w:r>
        <w:t xml:space="preserve"> “ </w:t>
      </w:r>
      <w:hyperlink r:id="rId2" w:history="1">
        <w:r w:rsidRPr="006A3DB1">
          <w:rPr>
            <w:rStyle w:val="Hyperlink"/>
          </w:rPr>
          <w:t>https://onlinelibrary.wiley.com/doi/abs/10.1111/j.1095-8649.2000.tb00883.x</w:t>
        </w:r>
      </w:hyperlink>
    </w:p>
  </w:comment>
  <w:comment w:id="104" w:author="Ebersole, Joe" w:date="2024-12-12T17:04:00Z" w:initials="JE">
    <w:p w14:paraId="6FF6DBC3" w14:textId="77777777" w:rsidR="00273145" w:rsidRDefault="00273145" w:rsidP="00273145">
      <w:pPr>
        <w:pStyle w:val="CommentText"/>
      </w:pPr>
      <w:r>
        <w:rPr>
          <w:rStyle w:val="CommentReference"/>
        </w:rPr>
        <w:annotationRef/>
      </w:r>
      <w:r>
        <w:t>Or could bring Elliot into the discussion instead of here</w:t>
      </w:r>
    </w:p>
  </w:comment>
  <w:comment w:id="105" w:author="Jessi Kershner" w:date="2024-09-23T10:50:00Z" w:initials="JMK">
    <w:p w14:paraId="49934CA5" w14:textId="44C073B7" w:rsidR="00062E1D" w:rsidRDefault="00062E1D">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063E1671" w14:textId="463F2E42" w:rsidR="00062E1D" w:rsidRDefault="00062E1D">
      <w:pPr>
        <w:pStyle w:val="CommentText"/>
      </w:pPr>
      <w:r>
        <w:rPr>
          <w:rFonts w:ascii="Arial" w:hAnsi="Arial" w:cs="Arial"/>
          <w:color w:val="222222"/>
          <w:shd w:val="clear" w:color="auto" w:fill="FFFFFF"/>
        </w:rPr>
        <w:t>Is there a ref for ocean/lake?</w:t>
      </w:r>
    </w:p>
  </w:comment>
  <w:comment w:id="106" w:author="Barrett, Hannah" w:date="2024-10-08T11:44:00Z" w:initials="HB">
    <w:p w14:paraId="008DFB54" w14:textId="77777777" w:rsidR="00062E1D" w:rsidRDefault="00062E1D" w:rsidP="009E1702">
      <w:pPr>
        <w:pStyle w:val="CommentText"/>
      </w:pPr>
      <w:r>
        <w:rPr>
          <w:rStyle w:val="CommentReference"/>
        </w:rPr>
        <w:annotationRef/>
      </w:r>
      <w:r>
        <w:rPr>
          <w:color w:val="222222"/>
          <w:highlight w:val="white"/>
        </w:rPr>
        <w:t>Maasri, A., Schechner, A. E., Erdenee, B., Dodds, W. K., Chandra, S., Gelhaus, J. K., &amp; Thorp, J. H. (2019). Does diel variation in oxygen influence taxonomic and functional diversity of stream macroinvertebrates?. </w:t>
      </w:r>
      <w:r>
        <w:rPr>
          <w:i/>
          <w:iCs/>
          <w:color w:val="222222"/>
          <w:highlight w:val="white"/>
        </w:rPr>
        <w:t>Freshwater science</w:t>
      </w:r>
      <w:r>
        <w:rPr>
          <w:color w:val="222222"/>
          <w:highlight w:val="white"/>
        </w:rPr>
        <w:t>, </w:t>
      </w:r>
      <w:r>
        <w:rPr>
          <w:i/>
          <w:iCs/>
          <w:color w:val="222222"/>
          <w:highlight w:val="white"/>
        </w:rPr>
        <w:t>38</w:t>
      </w:r>
      <w:r>
        <w:rPr>
          <w:color w:val="222222"/>
          <w:highlight w:val="white"/>
        </w:rPr>
        <w:t>(4), 692-701.</w:t>
      </w:r>
      <w:r>
        <w:t xml:space="preserve"> </w:t>
      </w:r>
    </w:p>
  </w:comment>
  <w:comment w:id="107" w:author="Levi, Taal" w:date="2024-10-24T09:59:00Z" w:initials="LT">
    <w:p w14:paraId="42BB0890" w14:textId="77777777" w:rsidR="00062E1D" w:rsidRDefault="00062E1D" w:rsidP="009B3D66">
      <w:r>
        <w:rPr>
          <w:rStyle w:val="CommentReference"/>
        </w:rPr>
        <w:annotationRef/>
      </w:r>
      <w:r>
        <w:rPr>
          <w:color w:val="000000"/>
          <w:sz w:val="20"/>
          <w:szCs w:val="20"/>
        </w:rPr>
        <w:t>I think topic sentence here could better link to end of previous paragraph. To address previous idea, you’d start with something link ‘To maximize fitness under diet variation in environmental variables, aquatic organisms often exhibit diet vertical migration..” This kind of subtle change improves the flow so that the new paragraph doesn’t start a seemingly completely new topic</w:t>
      </w:r>
    </w:p>
  </w:comment>
  <w:comment w:id="108" w:author="Ruprecht, Joel" w:date="2024-12-11T11:24:00Z" w:initials="RJ">
    <w:p w14:paraId="42037432" w14:textId="1C39A28B" w:rsidR="00AF3719" w:rsidRDefault="00AF3719">
      <w:pPr>
        <w:pStyle w:val="CommentText"/>
      </w:pPr>
      <w:r>
        <w:rPr>
          <w:rStyle w:val="CommentReference"/>
        </w:rPr>
        <w:annotationRef/>
      </w:r>
      <w:r>
        <w:t xml:space="preserve">Maybe one more sentence here to explain how climate change could alter temp-DO dynamics. </w:t>
      </w:r>
      <w:r w:rsidR="002D632E">
        <w:t>Presumably you expect something like climate change will increase temps (bad) and increase DO (good), but the ability for organisms to balance these opposing tradeoffs is not understood</w:t>
      </w:r>
    </w:p>
  </w:comment>
  <w:comment w:id="109" w:author="Jessi Kershner" w:date="2024-09-23T11:06:00Z" w:initials="JMK">
    <w:p w14:paraId="12765FFA" w14:textId="4F8E1C86" w:rsidR="00062E1D" w:rsidRDefault="00062E1D">
      <w:pPr>
        <w:pStyle w:val="CommentText"/>
      </w:pPr>
      <w:r>
        <w:rPr>
          <w:rStyle w:val="CommentReference"/>
        </w:rPr>
        <w:annotationRef/>
      </w:r>
      <w:r>
        <w:t>Took emphasis off of refuges to make this more broad</w:t>
      </w:r>
    </w:p>
  </w:comment>
  <w:comment w:id="111" w:author="Levi, Taal" w:date="2024-10-24T10:00:00Z" w:initials="LT">
    <w:p w14:paraId="2387F449" w14:textId="77777777" w:rsidR="00062E1D" w:rsidRDefault="00062E1D" w:rsidP="009B3D66">
      <w:r>
        <w:rPr>
          <w:rStyle w:val="CommentReference"/>
        </w:rPr>
        <w:annotationRef/>
      </w:r>
      <w:r>
        <w:rPr>
          <w:color w:val="000000"/>
          <w:sz w:val="20"/>
          <w:szCs w:val="20"/>
        </w:rPr>
        <w:t>can you make this even cooler by mentioning how?</w:t>
      </w:r>
    </w:p>
  </w:comment>
  <w:comment w:id="113" w:author="Ebersole, Joe" w:date="2024-12-13T14:37:00Z" w:initials="EJ">
    <w:p w14:paraId="08191B03" w14:textId="77777777" w:rsidR="0018782D" w:rsidRDefault="0018782D" w:rsidP="0018782D">
      <w:pPr>
        <w:pStyle w:val="CommentText"/>
      </w:pPr>
      <w:r>
        <w:rPr>
          <w:rStyle w:val="CommentReference"/>
        </w:rPr>
        <w:annotationRef/>
      </w:r>
      <w:r>
        <w:t>Potential conceptual confusion for readers: DO and temp raw values are synchronous, but the temp and DO stress is asynchronous.  Language is correct here (stressors are asynchronous) but be careful later when talking about DO and temp values (which are synchronous)</w:t>
      </w:r>
    </w:p>
  </w:comment>
  <w:comment w:id="114" w:author="Levi, Taal" w:date="2024-10-24T10:01:00Z" w:initials="LT">
    <w:p w14:paraId="1CDCDDDC" w14:textId="3FAD9B31" w:rsidR="00062E1D" w:rsidRDefault="00062E1D" w:rsidP="009B3D66">
      <w:r>
        <w:rPr>
          <w:rStyle w:val="CommentReference"/>
        </w:rPr>
        <w:annotationRef/>
      </w:r>
      <w:r>
        <w:rPr>
          <w:color w:val="000000"/>
          <w:sz w:val="20"/>
          <w:szCs w:val="20"/>
        </w:rPr>
        <w:t>Rather than summarize your result, this would be a good place to elaborate on your questions/hypothesis/approach.</w:t>
      </w:r>
    </w:p>
  </w:comment>
  <w:comment w:id="115" w:author="Ruprecht, Joel" w:date="2024-12-04T12:48:00Z" w:initials="RJ">
    <w:p w14:paraId="67619CDD" w14:textId="2241D4E6" w:rsidR="00062E1D" w:rsidRDefault="00062E1D">
      <w:pPr>
        <w:pStyle w:val="CommentText"/>
      </w:pPr>
      <w:r>
        <w:rPr>
          <w:rStyle w:val="CommentReference"/>
        </w:rPr>
        <w:annotationRef/>
      </w:r>
      <w:r>
        <w:t>Since the paragraph is currently only 2 sentences (1 if you remove this as Taal suggests), you have room to both state your hypotheses and elaborate on why your approach is unique, is important to understand because of climate change, etc</w:t>
      </w:r>
      <w:r w:rsidR="002D632E">
        <w:t xml:space="preserve">. I like Taal’s idea of presenting alternative hypotheses that are </w:t>
      </w:r>
      <w:r w:rsidR="008566CE">
        <w:t xml:space="preserve">currently </w:t>
      </w:r>
      <w:r w:rsidR="002D632E">
        <w:t xml:space="preserve">first mentioned </w:t>
      </w:r>
      <w:r w:rsidR="008566CE">
        <w:t>later</w:t>
      </w:r>
      <w:r>
        <w:t xml:space="preserve"> </w:t>
      </w:r>
    </w:p>
  </w:comment>
  <w:comment w:id="116" w:author="Jessi Kershner" w:date="2024-09-23T11:20:00Z" w:initials="JMK">
    <w:p w14:paraId="6C113482" w14:textId="42815DC7" w:rsidR="00062E1D" w:rsidRDefault="00062E1D">
      <w:pPr>
        <w:pStyle w:val="CommentText"/>
      </w:pPr>
      <w:r>
        <w:rPr>
          <w:rStyle w:val="CommentReference"/>
        </w:rPr>
        <w:annotationRef/>
      </w:r>
      <w:r>
        <w:t>Add the info suggested in my comments to make this less redundant with paragraph above</w:t>
      </w:r>
    </w:p>
  </w:comment>
  <w:comment w:id="118" w:author="Jessi Kershner" w:date="2024-09-23T11:18:00Z" w:initials="JMK">
    <w:p w14:paraId="6C245238" w14:textId="2A39C912" w:rsidR="00062E1D" w:rsidRDefault="00062E1D">
      <w:pPr>
        <w:pStyle w:val="CommentText"/>
      </w:pPr>
      <w:r>
        <w:rPr>
          <w:rStyle w:val="CommentReference"/>
        </w:rPr>
        <w:annotationRef/>
      </w:r>
      <w:r>
        <w:t>Say that you did this across many sites so that you could quantify the trade-off between DO and T and how it differed between day and night</w:t>
      </w:r>
    </w:p>
  </w:comment>
  <w:comment w:id="119" w:author="Jessi Kershner" w:date="2024-09-23T11:19:00Z" w:initials="JMK">
    <w:p w14:paraId="31883685" w14:textId="10DB5777" w:rsidR="00062E1D" w:rsidRDefault="00062E1D">
      <w:pPr>
        <w:pStyle w:val="CommentText"/>
      </w:pPr>
      <w:r>
        <w:rPr>
          <w:rStyle w:val="CommentReference"/>
        </w:rPr>
        <w:annotationRef/>
      </w:r>
      <w:r>
        <w:t>We focused on a subset of sites to simulate behavioral resposnes and test for them in situ</w:t>
      </w:r>
    </w:p>
  </w:comment>
  <w:comment w:id="117" w:author="Levi, Taal" w:date="2024-10-24T10:02:00Z" w:initials="LT">
    <w:p w14:paraId="6049A682" w14:textId="77777777" w:rsidR="00062E1D" w:rsidRDefault="00062E1D" w:rsidP="00B35BBE">
      <w:r>
        <w:rPr>
          <w:rStyle w:val="CommentReference"/>
        </w:rPr>
        <w:annotationRef/>
      </w:r>
      <w:r>
        <w:rPr>
          <w:color w:val="000000"/>
          <w:sz w:val="20"/>
          <w:szCs w:val="20"/>
        </w:rPr>
        <w:t>Could even make it into last intro paragraph</w:t>
      </w:r>
    </w:p>
  </w:comment>
  <w:comment w:id="121" w:author="Ruprecht, Joel" w:date="2024-12-04T12:53:00Z" w:initials="RJ">
    <w:p w14:paraId="19A3DAAA" w14:textId="03253B72" w:rsidR="00062E1D" w:rsidRDefault="00062E1D">
      <w:pPr>
        <w:pStyle w:val="CommentText"/>
      </w:pPr>
      <w:r>
        <w:rPr>
          <w:rStyle w:val="CommentReference"/>
        </w:rPr>
        <w:annotationRef/>
      </w:r>
      <w:r>
        <w:t xml:space="preserve">May or may not be necessary to include here, but I’m  curious what factors determine whether they are cold or not </w:t>
      </w:r>
    </w:p>
  </w:comment>
  <w:comment w:id="122" w:author="Ebersole, Joe" w:date="2024-12-12T17:19:00Z" w:initials="JE">
    <w:p w14:paraId="370DB526" w14:textId="77777777" w:rsidR="004E18A9" w:rsidRDefault="004E18A9" w:rsidP="004E18A9">
      <w:pPr>
        <w:pStyle w:val="CommentText"/>
      </w:pPr>
      <w:r>
        <w:rPr>
          <w:rStyle w:val="CommentReference"/>
        </w:rPr>
        <w:annotationRef/>
      </w:r>
      <w:r>
        <w:t xml:space="preserve">Cite Gombert? </w:t>
      </w:r>
    </w:p>
  </w:comment>
  <w:comment w:id="123" w:author="Ebersole, Joe" w:date="2024-12-13T09:57:00Z" w:initials="JE">
    <w:p w14:paraId="4860A5B4" w14:textId="77777777" w:rsidR="003E43D7" w:rsidRDefault="003E43D7" w:rsidP="003E43D7">
      <w:pPr>
        <w:pStyle w:val="CommentText"/>
      </w:pPr>
      <w:r>
        <w:rPr>
          <w:rStyle w:val="CommentReference"/>
        </w:rPr>
        <w:annotationRef/>
      </w:r>
      <w:r>
        <w:t>Could say “A subset of these alcoves may have thermal regimes that are buffered, lagged, or cooled by up to 10oC compared to the main channel due to a combination of hyporheic and surface water heat transfer processes (Arrigoni et al. 2008; Gombert et al., 2022). These cold-water habitats may be seasonally exploited as thermal refuges by cold-water fishes…”</w:t>
      </w:r>
    </w:p>
  </w:comment>
  <w:comment w:id="124" w:author="Levi, Taal" w:date="2024-10-24T10:07:00Z" w:initials="LT">
    <w:p w14:paraId="78830716" w14:textId="6FD001E5" w:rsidR="00062E1D" w:rsidRDefault="00062E1D"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128" w:author="Jessi Kershner" w:date="2024-09-23T11:17:00Z" w:initials="JMK">
    <w:p w14:paraId="588444F1" w14:textId="19AAECEA" w:rsidR="00062E1D" w:rsidRDefault="00062E1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131" w:author="Ebersole, Joe" w:date="2024-12-12T17:21:00Z" w:initials="JE">
    <w:p w14:paraId="1DD3C87D" w14:textId="77777777" w:rsidR="004E18A9" w:rsidRDefault="004E18A9" w:rsidP="004E18A9">
      <w:pPr>
        <w:pStyle w:val="CommentText"/>
      </w:pPr>
      <w:r>
        <w:rPr>
          <w:rStyle w:val="CommentReference"/>
        </w:rPr>
        <w:annotationRef/>
      </w:r>
      <w:r>
        <w:t>If mentioning alcove names, reference a Figure map here?</w:t>
      </w:r>
    </w:p>
  </w:comment>
  <w:comment w:id="129" w:author="Armstrong, Jonathan B" w:date="2024-06-27T13:43:00Z" w:initials="JA">
    <w:p w14:paraId="3D083C0D" w14:textId="66925A02" w:rsidR="00062E1D" w:rsidRDefault="00062E1D" w:rsidP="00F60A04">
      <w:r>
        <w:rPr>
          <w:rStyle w:val="CommentReference"/>
        </w:rPr>
        <w:annotationRef/>
      </w:r>
      <w:r>
        <w:rPr>
          <w:color w:val="000000"/>
          <w:sz w:val="20"/>
          <w:szCs w:val="20"/>
        </w:rPr>
        <w:t>Is this for the same objective (trade-offs plot), or for the fish movement study, reads weird without some framing as to why diff. methods diff. years</w:t>
      </w:r>
    </w:p>
  </w:comment>
  <w:comment w:id="132" w:author="Ruprecht, Joel" w:date="2024-12-04T12:57:00Z" w:initials="RJ">
    <w:p w14:paraId="7462B9E5" w14:textId="068557A9" w:rsidR="00062E1D" w:rsidRDefault="00062E1D">
      <w:pPr>
        <w:pStyle w:val="CommentText"/>
      </w:pPr>
      <w:r>
        <w:rPr>
          <w:rStyle w:val="CommentReference"/>
        </w:rPr>
        <w:annotationRef/>
      </w:r>
      <w:r>
        <w:t xml:space="preserve">This feels like you are selling yourself short a bit. Instead of focusing on what you couldn’t achieve, could you focus more on why this was the best time to conduct the study? Maybe because the temperature-oxygen squeeze was most evident during this time or because temperatures in mid summer </w:t>
      </w:r>
      <w:r w:rsidR="008566CE">
        <w:t>are thought to be</w:t>
      </w:r>
      <w:r>
        <w:t xml:space="preserve"> most limiting?</w:t>
      </w:r>
    </w:p>
  </w:comment>
  <w:comment w:id="130" w:author="Jessi Kershner" w:date="2024-09-23T11:21:00Z" w:initials="JMK">
    <w:p w14:paraId="4C601D2E" w14:textId="77777777" w:rsidR="00062E1D" w:rsidRDefault="00062E1D" w:rsidP="00A55407">
      <w:pPr>
        <w:pStyle w:val="CommentText"/>
      </w:pPr>
      <w:r>
        <w:rPr>
          <w:rStyle w:val="CommentReference"/>
        </w:rPr>
        <w:annotationRef/>
      </w:r>
      <w:r>
        <w:t>I think a key transition here is that now we’re focusing on a subset of the alcoves to monitor more intensively to explore simulated and observed fish behavior, if this is correct can you add a sentence to identify this</w:t>
      </w:r>
    </w:p>
  </w:comment>
  <w:comment w:id="134" w:author="Ebersole, Joe" w:date="2024-12-13T10:12:00Z" w:initials="JE">
    <w:p w14:paraId="34FCD7BE" w14:textId="77777777" w:rsidR="00410515" w:rsidRDefault="00410515" w:rsidP="00410515">
      <w:pPr>
        <w:pStyle w:val="CommentText"/>
      </w:pPr>
      <w:r>
        <w:rPr>
          <w:rStyle w:val="CommentReference"/>
        </w:rPr>
        <w:annotationRef/>
      </w:r>
      <w:r>
        <w:t>Not essential, but I think it would help the new reader visualize what an “array” is if there was  a simple diagram of the anchor, line, float, and logger setup associated with Suppl Figure 1.  I say this because unfamiliar readers may read “array” and visualize a spatial array in the horizontal/lateral dimensions, and not vertical, dimension. Or may think of all the stations in an alcove as comprising the array.</w:t>
      </w:r>
    </w:p>
  </w:comment>
  <w:comment w:id="142" w:author="Levi, Taal" w:date="2024-10-24T10:13:00Z" w:initials="LT">
    <w:p w14:paraId="7FD75FF5" w14:textId="4F6037C4" w:rsidR="00062E1D" w:rsidRDefault="00062E1D" w:rsidP="00B35BBE">
      <w:r>
        <w:rPr>
          <w:rStyle w:val="CommentReference"/>
        </w:rPr>
        <w:annotationRef/>
      </w:r>
      <w:r>
        <w:rPr>
          <w:color w:val="000000"/>
          <w:sz w:val="20"/>
          <w:szCs w:val="20"/>
        </w:rPr>
        <w:t>If you submit to a broad readership journal like JAE and not a specifically aquatic one, you should define stuff like this</w:t>
      </w:r>
    </w:p>
  </w:comment>
  <w:comment w:id="143" w:author="Ebersole, Joe" w:date="2024-12-13T14:42:00Z" w:initials="EJ">
    <w:p w14:paraId="6DD7816B" w14:textId="77777777" w:rsidR="00E839E8" w:rsidRDefault="00E839E8" w:rsidP="00E839E8">
      <w:pPr>
        <w:pStyle w:val="CommentText"/>
      </w:pPr>
      <w:r>
        <w:rPr>
          <w:rStyle w:val="CommentReference"/>
        </w:rPr>
        <w:annotationRef/>
      </w:r>
      <w:r>
        <w:t>There’s still a lot of instances later where different terminology is used (e.g., supplemental Table 2), and various points in results.  Also leads to confusion in Figure 3 perhaps?</w:t>
      </w:r>
    </w:p>
  </w:comment>
  <w:comment w:id="144" w:author="Ruprecht, Joel" w:date="2024-12-04T13:21:00Z" w:initials="RJ">
    <w:p w14:paraId="4144484E" w14:textId="26EF2371" w:rsidR="00062E1D" w:rsidRDefault="00062E1D">
      <w:pPr>
        <w:pStyle w:val="CommentText"/>
      </w:pPr>
      <w:r>
        <w:rPr>
          <w:rStyle w:val="CommentReference"/>
        </w:rPr>
        <w:annotationRef/>
      </w:r>
      <w:r>
        <w:t>and DO?</w:t>
      </w:r>
    </w:p>
  </w:comment>
  <w:comment w:id="149" w:author="Ebersole, Joe" w:date="2024-12-13T10:59:00Z" w:initials="JE">
    <w:p w14:paraId="1F8B0382" w14:textId="77777777" w:rsidR="00D62C9C" w:rsidRDefault="00D62C9C" w:rsidP="00D62C9C">
      <w:pPr>
        <w:pStyle w:val="CommentText"/>
      </w:pPr>
      <w:r>
        <w:rPr>
          <w:rStyle w:val="CommentReference"/>
        </w:rPr>
        <w:annotationRef/>
      </w:r>
      <w:r>
        <w:t>This works in this case because temps are all above, and Dos are all below physiological optima, correct? Otherwise, it would be necessary to convert scores by considering the curve across the peak...</w:t>
      </w:r>
    </w:p>
  </w:comment>
  <w:comment w:id="150" w:author="Ebersole, Joe" w:date="2024-12-13T11:06:00Z" w:initials="JE">
    <w:p w14:paraId="1FE6E869" w14:textId="77777777" w:rsidR="00155668" w:rsidRDefault="00155668" w:rsidP="00155668">
      <w:pPr>
        <w:pStyle w:val="CommentText"/>
      </w:pPr>
      <w:r>
        <w:rPr>
          <w:rStyle w:val="CommentReference"/>
        </w:rPr>
        <w:annotationRef/>
      </w:r>
      <w:r>
        <w:t xml:space="preserve">Here the word choice in your description of strategies in previous paragraph is important: you call them temperature minimizing (or DO maximizing) and not temp or DO optimizing.  So the simplification you are making with the linear regression-scored DO and temp gradients is appropriately matched to your hypothesis. </w:t>
      </w:r>
    </w:p>
  </w:comment>
  <w:comment w:id="153" w:author="Ruprecht, Joel" w:date="2024-12-04T13:05:00Z" w:initials="RJ">
    <w:p w14:paraId="5D5086E9" w14:textId="3233B35E" w:rsidR="00062E1D" w:rsidRDefault="00062E1D">
      <w:pPr>
        <w:pStyle w:val="CommentText"/>
      </w:pPr>
      <w:r>
        <w:rPr>
          <w:rStyle w:val="CommentReference"/>
        </w:rPr>
        <w:annotationRef/>
      </w:r>
      <w:r>
        <w:t>“associated depth” maybe sounds better?</w:t>
      </w:r>
    </w:p>
  </w:comment>
  <w:comment w:id="155" w:author="Ebersole, Joe" w:date="2024-12-13T11:17:00Z" w:initials="JE">
    <w:p w14:paraId="638031B1" w14:textId="77777777" w:rsidR="00746DE9" w:rsidRDefault="00746DE9" w:rsidP="00746DE9">
      <w:pPr>
        <w:pStyle w:val="CommentText"/>
      </w:pPr>
      <w:r>
        <w:rPr>
          <w:rStyle w:val="CommentReference"/>
        </w:rPr>
        <w:annotationRef/>
      </w:r>
      <w:r>
        <w:t>Depth?</w:t>
      </w:r>
    </w:p>
  </w:comment>
  <w:comment w:id="156" w:author="Ebersole, Joe" w:date="2024-12-12T17:28:00Z" w:initials="JE">
    <w:p w14:paraId="74648A8C" w14:textId="08F67EAF" w:rsidR="005004E5" w:rsidRDefault="005004E5" w:rsidP="005004E5">
      <w:pPr>
        <w:pStyle w:val="CommentText"/>
      </w:pPr>
      <w:r>
        <w:rPr>
          <w:rStyle w:val="CommentReference"/>
        </w:rPr>
        <w:annotationRef/>
      </w:r>
      <w:r>
        <w:t>In enlcosures in… correct?</w:t>
      </w:r>
    </w:p>
  </w:comment>
  <w:comment w:id="157" w:author="Ruprecht, Joel" w:date="2024-12-11T11:44:00Z" w:initials="RJ">
    <w:p w14:paraId="44809069" w14:textId="3AE1F7F6" w:rsidR="008566CE" w:rsidRDefault="008566CE">
      <w:pPr>
        <w:pStyle w:val="CommentText"/>
      </w:pPr>
      <w:r>
        <w:rPr>
          <w:rStyle w:val="CommentReference"/>
        </w:rPr>
        <w:annotationRef/>
      </w:r>
      <w:r>
        <w:t>This seems out of place since you already talked about capture and tagging two paragraphs above. I wonder if you could combine all the capture/tagging methodology in one place</w:t>
      </w:r>
    </w:p>
  </w:comment>
  <w:comment w:id="160" w:author="Ebersole, Joe" w:date="2024-12-13T11:21:00Z" w:initials="JE">
    <w:p w14:paraId="2275A5C7" w14:textId="77777777" w:rsidR="00D63965" w:rsidRDefault="00D63965" w:rsidP="00D63965">
      <w:pPr>
        <w:pStyle w:val="CommentText"/>
      </w:pPr>
      <w:r>
        <w:rPr>
          <w:rStyle w:val="CommentReference"/>
        </w:rPr>
        <w:annotationRef/>
      </w:r>
      <w:r>
        <w:t>I’m not sure what this means?</w:t>
      </w:r>
    </w:p>
  </w:comment>
  <w:comment w:id="164" w:author="Ruprecht, Joel" w:date="2024-12-04T15:29:00Z" w:initials="RJ">
    <w:p w14:paraId="52CAC369" w14:textId="6EB07D00" w:rsidR="00062E1D" w:rsidRDefault="00062E1D">
      <w:pPr>
        <w:pStyle w:val="CommentText"/>
      </w:pPr>
      <w:r>
        <w:rPr>
          <w:rStyle w:val="CommentReference"/>
        </w:rPr>
        <w:annotationRef/>
      </w:r>
      <w:r>
        <w:t>Maybe say the relationship between temp and DO?</w:t>
      </w:r>
    </w:p>
  </w:comment>
  <w:comment w:id="161" w:author="Levi, Taal" w:date="2024-10-24T10:30:00Z" w:initials="LT">
    <w:p w14:paraId="724662E0" w14:textId="77777777" w:rsidR="00062E1D" w:rsidRDefault="00062E1D" w:rsidP="00B35BBE">
      <w:r>
        <w:rPr>
          <w:rStyle w:val="CommentReference"/>
        </w:rPr>
        <w:annotationRef/>
      </w:r>
      <w:r>
        <w:rPr>
          <w:sz w:val="20"/>
          <w:szCs w:val="20"/>
        </w:rPr>
        <w:t>Tell me more, response variable is not even clear here. Model needs more detail</w:t>
      </w:r>
    </w:p>
  </w:comment>
  <w:comment w:id="162" w:author="Ebersole, Joe" w:date="2024-12-18T17:08:00Z" w:initials="JE">
    <w:p w14:paraId="1E39E084" w14:textId="77777777" w:rsidR="0032455D" w:rsidRDefault="0032455D" w:rsidP="0032455D">
      <w:pPr>
        <w:pStyle w:val="CommentText"/>
      </w:pPr>
      <w:r>
        <w:rPr>
          <w:rStyle w:val="CommentReference"/>
        </w:rPr>
        <w:annotationRef/>
      </w:r>
      <w:r>
        <w:t>DO was the response variable? Temperature and random effects as explanatory?</w:t>
      </w:r>
    </w:p>
  </w:comment>
  <w:comment w:id="163" w:author="Ebersole, Joe" w:date="2024-12-18T17:09:00Z" w:initials="JE">
    <w:p w14:paraId="0386D447" w14:textId="77777777" w:rsidR="00E259FD" w:rsidRDefault="00E259FD" w:rsidP="00E259FD">
      <w:pPr>
        <w:pStyle w:val="CommentText"/>
      </w:pPr>
      <w:r>
        <w:rPr>
          <w:rStyle w:val="CommentReference"/>
        </w:rPr>
        <w:annotationRef/>
      </w:r>
      <w:r>
        <w:t>And separate models for day (maxima) and night (minima)?</w:t>
      </w:r>
    </w:p>
  </w:comment>
  <w:comment w:id="165" w:author="Levi, Taal" w:date="2024-10-24T10:30:00Z" w:initials="LT">
    <w:p w14:paraId="543766BB" w14:textId="6A2C727F" w:rsidR="00062E1D" w:rsidRDefault="00062E1D" w:rsidP="00B35BBE">
      <w:r>
        <w:rPr>
          <w:rStyle w:val="CommentReference"/>
        </w:rPr>
        <w:annotationRef/>
      </w:r>
      <w:r>
        <w:rPr>
          <w:color w:val="000000"/>
          <w:sz w:val="20"/>
          <w:szCs w:val="20"/>
        </w:rPr>
        <w:t>Variation in what?</w:t>
      </w:r>
    </w:p>
  </w:comment>
  <w:comment w:id="170" w:author="Ebersole, Joe" w:date="2024-12-13T11:27:00Z" w:initials="JE">
    <w:p w14:paraId="3C1D950D" w14:textId="77777777" w:rsidR="00F437D7" w:rsidRDefault="00F437D7" w:rsidP="00F437D7">
      <w:pPr>
        <w:pStyle w:val="CommentText"/>
      </w:pPr>
      <w:r>
        <w:rPr>
          <w:rStyle w:val="CommentReference"/>
        </w:rPr>
        <w:annotationRef/>
      </w:r>
      <w:r>
        <w:t>Earlier, in the simulation methods section, there’s this: “We then interpolated between loggers to create a more continuous prediction (i.e. finer resolution) of estimated temperatures at every 0.1m and spanning the entire depth of the water column. Estimates were calculated using a modified slope equation (see Barrett et al. 2023).”   Same process here? But at 0.2m increment?</w:t>
      </w:r>
    </w:p>
  </w:comment>
  <w:comment w:id="174" w:author="Ebersole, Joe" w:date="2024-12-13T11:29:00Z" w:initials="JE">
    <w:p w14:paraId="3ED08CBE" w14:textId="77777777" w:rsidR="00EB57CB" w:rsidRDefault="00EB57CB" w:rsidP="00EB57CB">
      <w:pPr>
        <w:pStyle w:val="CommentText"/>
      </w:pPr>
      <w:r>
        <w:rPr>
          <w:rStyle w:val="CommentReference"/>
        </w:rPr>
        <w:annotationRef/>
      </w:r>
      <w:r>
        <w:t>At least?  Or only on day 5? Or only during days 1-5? Could be interpreted as any of those?</w:t>
      </w:r>
    </w:p>
  </w:comment>
  <w:comment w:id="264" w:author="Levi, Taal" w:date="2024-10-24T10:34:00Z" w:initials="LT">
    <w:p w14:paraId="693FCD9D" w14:textId="26D9E466" w:rsidR="00062E1D" w:rsidRDefault="00062E1D" w:rsidP="00B35BBE">
      <w:r>
        <w:rPr>
          <w:rStyle w:val="CommentReference"/>
        </w:rPr>
        <w:annotationRef/>
      </w:r>
      <w:r>
        <w:rPr>
          <w:sz w:val="20"/>
          <w:szCs w:val="20"/>
        </w:rPr>
        <w:t>Maybe worth highlighting why you want to do this. Selection vs use. The available habitat changes, and so you want to compare temporally varying used locations to the available locations at that time. Also, the model should be referred to as one of the resource selection function families of models used - “matched case control RSF” perhaps. Cox is just a tool used to fit it, but there are other ways to fit it.</w:t>
      </w:r>
    </w:p>
  </w:comment>
  <w:comment w:id="265" w:author="Ruprecht, Joel" w:date="2024-12-04T15:44:00Z" w:initials="RJ">
    <w:p w14:paraId="7361775B" w14:textId="7B568851" w:rsidR="00062E1D" w:rsidRDefault="00062E1D">
      <w:pPr>
        <w:pStyle w:val="CommentText"/>
      </w:pPr>
      <w:r>
        <w:rPr>
          <w:rStyle w:val="CommentReference"/>
        </w:rPr>
        <w:annotationRef/>
      </w:r>
      <w:r>
        <w:t xml:space="preserve">Agreed. Also make sure to mention that the response variable was coded 1 if it was a selected resource unit, and 0 if it was one of the resource units that was randomly generated to describe the available resources that were not selected. Let me know if you’d like me to help write this part. </w:t>
      </w:r>
    </w:p>
  </w:comment>
  <w:comment w:id="269" w:author="Levi, Taal" w:date="2024-10-24T10:35:00Z" w:initials="LT">
    <w:p w14:paraId="0A9ACD27" w14:textId="0C596747" w:rsidR="00062E1D" w:rsidRDefault="00062E1D" w:rsidP="00B35BBE">
      <w:r>
        <w:rPr>
          <w:rStyle w:val="CommentReference"/>
        </w:rPr>
        <w:annotationRef/>
      </w:r>
      <w:r>
        <w:rPr>
          <w:sz w:val="20"/>
          <w:szCs w:val="20"/>
        </w:rPr>
        <w:t>Seems like you could put all the interpolation stuff in an earlier section so that you don’t have to keep bringing it up in each subsection. Fig. 1 makes the interpolation look very reasonable, but I read quickly and maybe some interpolations are more reasonable than others</w:t>
      </w:r>
    </w:p>
  </w:comment>
  <w:comment w:id="273" w:author="Ruprecht, Joel" w:date="2024-12-04T15:46:00Z" w:initials="RJ">
    <w:p w14:paraId="291FB1EE" w14:textId="396FE6E0" w:rsidR="00062E1D" w:rsidRDefault="00062E1D">
      <w:pPr>
        <w:pStyle w:val="CommentText"/>
      </w:pPr>
      <w:r>
        <w:rPr>
          <w:rStyle w:val="CommentReference"/>
        </w:rPr>
        <w:annotationRef/>
      </w:r>
      <w:r>
        <w:t xml:space="preserve">Similar to Taal’s comment below, I’m not sure </w:t>
      </w:r>
      <w:r w:rsidR="00BA3945">
        <w:t xml:space="preserve">what betas you’d include here </w:t>
      </w:r>
      <w:r>
        <w:t>if you used a GAM. I think using the space to more clearly describe the model would be a better approach</w:t>
      </w:r>
      <w:r w:rsidR="00BA3945">
        <w:t xml:space="preserve"> (as I did above)</w:t>
      </w:r>
      <w:r>
        <w:t xml:space="preserve">. Many people won’t know the jargon of the conditional logistic or matched case control logistic regression so spelling it out simply </w:t>
      </w:r>
      <w:r w:rsidR="00D7683C">
        <w:t>be more helpful than equations for most readers</w:t>
      </w:r>
    </w:p>
  </w:comment>
  <w:comment w:id="274" w:author="Levi, Taal" w:date="2024-10-24T10:37:00Z" w:initials="LT">
    <w:p w14:paraId="6960ED2F" w14:textId="100984DE" w:rsidR="00062E1D" w:rsidRDefault="00062E1D" w:rsidP="00B35BBE">
      <w:r>
        <w:rPr>
          <w:rStyle w:val="CommentReference"/>
        </w:rPr>
        <w:annotationRef/>
      </w:r>
      <w:r>
        <w:rPr>
          <w:color w:val="000000"/>
          <w:sz w:val="20"/>
          <w:szCs w:val="20"/>
        </w:rPr>
        <w:t>“3”???</w:t>
      </w:r>
    </w:p>
  </w:comment>
  <w:comment w:id="277" w:author="Levi, Taal" w:date="2024-10-24T10:39:00Z" w:initials="LT">
    <w:p w14:paraId="5E8A4430" w14:textId="77777777" w:rsidR="00062E1D" w:rsidRDefault="00062E1D" w:rsidP="00B35BBE">
      <w:r>
        <w:rPr>
          <w:rStyle w:val="CommentReference"/>
        </w:rPr>
        <w:annotationRef/>
      </w:r>
      <w:r>
        <w:rPr>
          <w:sz w:val="20"/>
          <w:szCs w:val="20"/>
        </w:rPr>
        <w:t xml:space="preserve">Wait, did you fit splines? If so, then you wouldn’t have single beta coefficients in the above equation. </w:t>
      </w:r>
    </w:p>
  </w:comment>
  <w:comment w:id="301" w:author="Ebersole, Joe" w:date="2024-12-13T11:44:00Z" w:initials="JE">
    <w:p w14:paraId="1F40647A" w14:textId="77777777" w:rsidR="00BC1127" w:rsidRDefault="00BC1127" w:rsidP="00BC1127">
      <w:pPr>
        <w:pStyle w:val="CommentText"/>
      </w:pPr>
      <w:r>
        <w:rPr>
          <w:rStyle w:val="CommentReference"/>
        </w:rPr>
        <w:annotationRef/>
      </w:r>
      <w:r>
        <w:t>Run by Michelle Maier</w:t>
      </w:r>
    </w:p>
  </w:comment>
  <w:comment w:id="308" w:author="Ruprecht, Joel" w:date="2024-12-04T15:52:00Z" w:initials="RJ">
    <w:p w14:paraId="2B81CE61" w14:textId="1E5BEC03" w:rsidR="00062E1D" w:rsidRDefault="00062E1D" w:rsidP="00154B9F">
      <w:pPr>
        <w:pStyle w:val="CommentText"/>
      </w:pPr>
      <w:r>
        <w:rPr>
          <w:rStyle w:val="CommentReference"/>
        </w:rPr>
        <w:annotationRef/>
      </w:r>
      <w:r>
        <w:t>Maybe add something here like “We next predicted the marginal probability of selection of for temperature using the predict() function in R with xyz parameters” if that is accurate</w:t>
      </w:r>
    </w:p>
  </w:comment>
  <w:comment w:id="313" w:author="Armstrong, Jonathan B" w:date="2024-06-27T14:52:00Z" w:initials="JA">
    <w:p w14:paraId="23756150" w14:textId="1A59ACE7" w:rsidR="00062E1D" w:rsidRDefault="00062E1D" w:rsidP="00456C18">
      <w:r>
        <w:rPr>
          <w:rStyle w:val="CommentReference"/>
        </w:rPr>
        <w:annotationRef/>
      </w:r>
      <w:r>
        <w:rPr>
          <w:color w:val="000000"/>
          <w:sz w:val="20"/>
          <w:szCs w:val="20"/>
        </w:rPr>
        <w:t>this warmer than mainstream right?</w:t>
      </w:r>
    </w:p>
  </w:comment>
  <w:comment w:id="314" w:author="Ruprecht, Joel" w:date="2024-12-04T15:59:00Z" w:initials="RJ">
    <w:p w14:paraId="5F8F5422" w14:textId="3FB4F04B" w:rsidR="00062E1D" w:rsidRDefault="00062E1D">
      <w:pPr>
        <w:pStyle w:val="CommentText"/>
      </w:pPr>
      <w:r>
        <w:rPr>
          <w:rStyle w:val="CommentReference"/>
        </w:rPr>
        <w:annotationRef/>
      </w:r>
      <w:r>
        <w:t>Thanks, I learned a new word today!</w:t>
      </w:r>
    </w:p>
  </w:comment>
  <w:comment w:id="315" w:author="Ruprecht, Joel" w:date="2024-12-04T16:12:00Z" w:initials="RJ">
    <w:p w14:paraId="3B982237" w14:textId="77777777" w:rsidR="003851F1" w:rsidRDefault="00062E1D">
      <w:pPr>
        <w:pStyle w:val="CommentText"/>
      </w:pPr>
      <w:r>
        <w:rPr>
          <w:rStyle w:val="CommentReference"/>
        </w:rPr>
        <w:annotationRef/>
      </w:r>
      <w:r>
        <w:t xml:space="preserve">Can you elaborate on this? I don’t see how the lower intercept at night indicates that all temperatures have lower DO. Wouldn’t the slope matter too? </w:t>
      </w:r>
      <w:r w:rsidR="003851F1">
        <w:t>Sorry if I’m missing something obvious here</w:t>
      </w:r>
    </w:p>
    <w:p w14:paraId="0A933092" w14:textId="77777777" w:rsidR="003851F1" w:rsidRDefault="003851F1">
      <w:pPr>
        <w:pStyle w:val="CommentText"/>
      </w:pPr>
    </w:p>
    <w:p w14:paraId="4C51C578" w14:textId="3B4292DC" w:rsidR="00062E1D" w:rsidRDefault="003851F1">
      <w:pPr>
        <w:pStyle w:val="CommentText"/>
      </w:pPr>
      <w:r>
        <w:t>But a</w:t>
      </w:r>
      <w:r w:rsidR="00062E1D">
        <w:t>lso, I’m not sure I’d put too much emphasis on the intercept given that it looks to be negative in some instances, which isn’t biologically possible</w:t>
      </w:r>
    </w:p>
  </w:comment>
  <w:comment w:id="316" w:author="Ebersole, Joe" w:date="2024-12-13T15:18:00Z" w:initials="EJ">
    <w:p w14:paraId="20CBF71F" w14:textId="77777777" w:rsidR="00D04473" w:rsidRDefault="00EA2761" w:rsidP="00D04473">
      <w:pPr>
        <w:pStyle w:val="CommentText"/>
      </w:pPr>
      <w:r>
        <w:rPr>
          <w:rStyle w:val="CommentReference"/>
        </w:rPr>
        <w:annotationRef/>
      </w:r>
      <w:r w:rsidR="00D04473">
        <w:t>Fig 3a, day intercept looks very similar or maybe even lower (but I can’t tell for sure)?</w:t>
      </w:r>
    </w:p>
  </w:comment>
  <w:comment w:id="317" w:author="Ebersole, Joe" w:date="2024-12-13T15:27:00Z" w:initials="EJ">
    <w:p w14:paraId="4D73166D" w14:textId="77777777" w:rsidR="00E9593A" w:rsidRDefault="00E9593A" w:rsidP="00E9593A">
      <w:pPr>
        <w:pStyle w:val="CommentText"/>
      </w:pPr>
      <w:r>
        <w:rPr>
          <w:rStyle w:val="CommentReference"/>
        </w:rPr>
        <w:annotationRef/>
      </w:r>
      <w:r>
        <w:t>should the intercepts be in suppl Table 2?</w:t>
      </w:r>
    </w:p>
  </w:comment>
  <w:comment w:id="318" w:author="Ebersole, Joe" w:date="2024-12-13T16:36:00Z" w:initials="JE">
    <w:p w14:paraId="5F955E80" w14:textId="77777777" w:rsidR="00A843C9" w:rsidRDefault="00A843C9" w:rsidP="00A843C9">
      <w:pPr>
        <w:pStyle w:val="CommentText"/>
      </w:pPr>
      <w:r>
        <w:rPr>
          <w:rStyle w:val="CommentReference"/>
        </w:rPr>
        <w:annotationRef/>
      </w:r>
      <w:r>
        <w:t>I’ m trying to think of how the “potential for tradeoff’ is represented graphically on this plot; is that what the slope represents?  I think the scope for tradeoff means the fish has opportunity to move along that line, and ideally it has a 1:1 slope and extends into favorable ranges for both parameters - I think that set of conditions would provide optimal capacity for tradeoff exploration. OK, I went ahead and made some conceptual figures - will send via email and you can tell me if I’m thinking bout this correctly!</w:t>
      </w:r>
    </w:p>
  </w:comment>
  <w:comment w:id="319" w:author="Ruprecht, Joel" w:date="2024-12-04T16:41:00Z" w:initials="RJ">
    <w:p w14:paraId="70F5D10F" w14:textId="56C069DA" w:rsidR="00062E1D" w:rsidRDefault="00062E1D">
      <w:pPr>
        <w:pStyle w:val="CommentText"/>
      </w:pPr>
      <w:r>
        <w:rPr>
          <w:rStyle w:val="CommentReference"/>
        </w:rPr>
        <w:annotationRef/>
      </w:r>
      <w:r>
        <w:t xml:space="preserve">This would be more evident if Fig 4a and 4c had the same y-axis range. </w:t>
      </w:r>
    </w:p>
  </w:comment>
  <w:comment w:id="322" w:author="Ruprecht, Joel" w:date="2024-12-11T12:46:00Z" w:initials="RJ">
    <w:p w14:paraId="1CA89C19" w14:textId="5C2F3478" w:rsidR="003851F1" w:rsidRDefault="003851F1">
      <w:pPr>
        <w:pStyle w:val="CommentText"/>
      </w:pPr>
      <w:r>
        <w:rPr>
          <w:rStyle w:val="CommentReference"/>
        </w:rPr>
        <w:annotationRef/>
      </w:r>
      <w:r>
        <w:t>Put GAM model output in a table in SI?</w:t>
      </w:r>
    </w:p>
  </w:comment>
  <w:comment w:id="330" w:author="Armstrong, Jonathan B" w:date="2024-06-27T15:19:00Z" w:initials="JA">
    <w:p w14:paraId="08BE7C1D" w14:textId="77777777" w:rsidR="00062E1D" w:rsidRDefault="00062E1D"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390" w:author="Levi, Taal" w:date="2024-10-24T11:01:00Z" w:initials="LT">
    <w:p w14:paraId="4F7F11E3" w14:textId="77777777" w:rsidR="00062E1D" w:rsidRDefault="00062E1D" w:rsidP="002F0029">
      <w:r>
        <w:rPr>
          <w:rStyle w:val="CommentReference"/>
        </w:rPr>
        <w:annotationRef/>
      </w:r>
      <w:r>
        <w:rPr>
          <w:sz w:val="20"/>
          <w:szCs w:val="20"/>
        </w:rPr>
        <w:t>Abrupt transition to fish example before you establish generality. Maybe dig into tradeoffs more broadly and then make your way to how these are particularly pronounced for fishes because of A,B,C. Only then do example arise</w:t>
      </w:r>
    </w:p>
  </w:comment>
  <w:comment w:id="392" w:author="Microsoft Office User" w:date="2023-12-01T11:42:00Z" w:initials="MOU">
    <w:p w14:paraId="010B4172" w14:textId="2E148F23" w:rsidR="00062E1D" w:rsidRDefault="00062E1D" w:rsidP="00CE28BA">
      <w:r>
        <w:rPr>
          <w:rStyle w:val="CommentReference"/>
        </w:rPr>
        <w:annotationRef/>
      </w:r>
      <w:r>
        <w:rPr>
          <w:sz w:val="20"/>
          <w:szCs w:val="20"/>
        </w:rPr>
        <w:t>Hiromi Uno mentioned to me that there was evidence of DVM for DO in tropical fish — see if you can find this ref</w:t>
      </w:r>
    </w:p>
  </w:comment>
  <w:comment w:id="393" w:author="Barrett, Hannah [2]" w:date="2024-01-23T11:50:00Z" w:initials="BH">
    <w:p w14:paraId="46D0497E" w14:textId="4F01F68B" w:rsidR="00062E1D" w:rsidRDefault="00062E1D">
      <w:pPr>
        <w:pStyle w:val="CommentText"/>
      </w:pPr>
      <w:r>
        <w:rPr>
          <w:rStyle w:val="CommentReference"/>
        </w:rPr>
        <w:annotationRef/>
      </w:r>
      <w:r>
        <w:t>I can’t find anything on DVM in tropical fish, Huphries et al. 2024 has vertical movement for tuna, other refs I had before as placeholder options but all focus on oxygen minimum zones and vertical compression, not movement by fish in response to both</w:t>
      </w:r>
    </w:p>
  </w:comment>
  <w:comment w:id="391" w:author="Ruprecht, Joel" w:date="2024-12-11T13:14:00Z" w:initials="RJ">
    <w:p w14:paraId="68219087" w14:textId="2E6D789B" w:rsidR="006959BF" w:rsidRDefault="006959BF">
      <w:pPr>
        <w:pStyle w:val="CommentText"/>
      </w:pPr>
      <w:r>
        <w:rPr>
          <w:rStyle w:val="CommentReference"/>
        </w:rPr>
        <w:annotationRef/>
      </w:r>
      <w:r>
        <w:t>If you keep the text I added at the beginning of this paragraph, I think you can delete these sentences (or at least move them somewhere where the fit better)</w:t>
      </w:r>
    </w:p>
  </w:comment>
  <w:comment w:id="395" w:author="Barrett, Hannah" w:date="2024-10-24T01:29:00Z" w:initials="HB">
    <w:p w14:paraId="36136AC6" w14:textId="77777777" w:rsidR="00062E1D" w:rsidRDefault="00062E1D" w:rsidP="007B16A6">
      <w:pPr>
        <w:pStyle w:val="CommentText"/>
      </w:pPr>
      <w:r>
        <w:rPr>
          <w:rStyle w:val="CommentReference"/>
        </w:rPr>
        <w:annotationRef/>
      </w:r>
      <w:r>
        <w:t>Note from Jonny: We should see if Taal has any insights into the mixed effects analysis – not to open a can of worms, but we could say whether individual sites varied in slope or intercept or both if we wanted, but maybe hold off, reviewer gonna ask maybe</w:t>
      </w:r>
    </w:p>
  </w:comment>
  <w:comment w:id="396" w:author="Levi, Taal" w:date="2024-10-24T11:07:00Z" w:initials="LT">
    <w:p w14:paraId="20AD53C6" w14:textId="77777777" w:rsidR="00062E1D" w:rsidRDefault="00062E1D" w:rsidP="002F0029">
      <w:r>
        <w:rPr>
          <w:rStyle w:val="CommentReference"/>
        </w:rPr>
        <w:annotationRef/>
      </w:r>
      <w:r>
        <w:rPr>
          <w:color w:val="000000"/>
          <w:sz w:val="20"/>
          <w:szCs w:val="20"/>
        </w:rPr>
        <w:t>I was thinking that the figure could have the points on it, potentially colored by the site</w:t>
      </w:r>
    </w:p>
  </w:comment>
  <w:comment w:id="397" w:author="Levi, Taal" w:date="2024-10-24T11:10:00Z" w:initials="LT">
    <w:p w14:paraId="59253131" w14:textId="77777777" w:rsidR="00062E1D" w:rsidRDefault="00062E1D"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398" w:author="Levi, Taal" w:date="2024-10-24T11:08:00Z" w:initials="LT">
    <w:p w14:paraId="093F9C26" w14:textId="79987C98" w:rsidR="00062E1D" w:rsidRDefault="00062E1D" w:rsidP="002F0029">
      <w:r>
        <w:rPr>
          <w:rStyle w:val="CommentReference"/>
        </w:rPr>
        <w:annotationRef/>
      </w:r>
      <w:r>
        <w:rPr>
          <w:color w:val="000000"/>
          <w:sz w:val="20"/>
          <w:szCs w:val="20"/>
        </w:rPr>
        <w:t>Refer to figures in Discussion too</w:t>
      </w:r>
    </w:p>
  </w:comment>
  <w:comment w:id="403" w:author="Ruprecht, Joel" w:date="2024-12-11T13:27:00Z" w:initials="RJ">
    <w:p w14:paraId="7B5320B4" w14:textId="0805A7ED" w:rsidR="002366EE" w:rsidRDefault="002366EE">
      <w:pPr>
        <w:pStyle w:val="CommentText"/>
      </w:pPr>
      <w:r>
        <w:rPr>
          <w:rStyle w:val="CommentReference"/>
        </w:rPr>
        <w:annotationRef/>
      </w:r>
      <w:r>
        <w:t xml:space="preserve">See if you like this better: By simulating behavior under alternative strategies, we showed that fish </w:t>
      </w:r>
      <w:r w:rsidR="007D1052">
        <w:t>in systems characterized by asynchronous risk in heat stress and hypoxia should respond</w:t>
      </w:r>
      <w:r>
        <w:t xml:space="preserve"> to the emergent temperature-oxygen </w:t>
      </w:r>
      <w:r w:rsidR="008E5751">
        <w:t>constraints</w:t>
      </w:r>
      <w:r w:rsidR="007D1052">
        <w:t xml:space="preserve"> by utilizing DVM</w:t>
      </w:r>
    </w:p>
  </w:comment>
  <w:comment w:id="407" w:author="Armstrong, Jonathan B" w:date="2024-10-10T10:37:00Z" w:initials="JA">
    <w:p w14:paraId="6493A41C" w14:textId="1AFD1044" w:rsidR="00062E1D" w:rsidRDefault="00062E1D" w:rsidP="009964FA">
      <w:r>
        <w:rPr>
          <w:rStyle w:val="CommentReference"/>
        </w:rPr>
        <w:annotationRef/>
      </w:r>
      <w:r>
        <w:rPr>
          <w:color w:val="000000"/>
          <w:sz w:val="20"/>
          <w:szCs w:val="20"/>
        </w:rPr>
        <w:t>can we connect this to any other studies where fish tolerated hypoxia</w:t>
      </w:r>
    </w:p>
  </w:comment>
  <w:comment w:id="408" w:author="Armstrong, Jonathan B" w:date="2024-10-10T10:37:00Z" w:initials="JA">
    <w:p w14:paraId="450CF4CC" w14:textId="77777777" w:rsidR="00062E1D" w:rsidRDefault="00062E1D" w:rsidP="009964FA">
      <w:r>
        <w:rPr>
          <w:rStyle w:val="CommentReference"/>
        </w:rPr>
        <w:annotationRef/>
      </w:r>
      <w:r>
        <w:rPr>
          <w:color w:val="000000"/>
          <w:sz w:val="20"/>
          <w:szCs w:val="20"/>
        </w:rPr>
        <w:t>Not critical but could make this feel more meaty</w:t>
      </w:r>
    </w:p>
  </w:comment>
  <w:comment w:id="415" w:author="Levi, Taal" w:date="2024-10-24T11:13:00Z" w:initials="LT">
    <w:p w14:paraId="3551D1B5" w14:textId="77777777" w:rsidR="00062E1D" w:rsidRDefault="00062E1D" w:rsidP="002F0029">
      <w:r>
        <w:rPr>
          <w:rStyle w:val="CommentReference"/>
        </w:rPr>
        <w:annotationRef/>
      </w:r>
      <w:r>
        <w:rPr>
          <w:color w:val="000000"/>
          <w:sz w:val="20"/>
          <w:szCs w:val="20"/>
        </w:rPr>
        <w:t>Seems like the intro could also talk more about the influence of temp and DO on fish physiology and energetics</w:t>
      </w:r>
    </w:p>
  </w:comment>
  <w:comment w:id="416" w:author="Levi, Taal" w:date="2024-10-24T11:13:00Z" w:initials="LT">
    <w:p w14:paraId="12122C45" w14:textId="77777777" w:rsidR="00062E1D" w:rsidRDefault="00062E1D" w:rsidP="002F0029">
      <w:r>
        <w:rPr>
          <w:rStyle w:val="CommentReference"/>
        </w:rPr>
        <w:annotationRef/>
      </w:r>
      <w:r>
        <w:rPr>
          <w:color w:val="000000"/>
          <w:sz w:val="20"/>
          <w:szCs w:val="20"/>
        </w:rPr>
        <w:t>Could these even be presented as alternative hypotheses?</w:t>
      </w:r>
    </w:p>
    <w:p w14:paraId="3B1F3D73" w14:textId="77777777" w:rsidR="00062E1D" w:rsidRDefault="00062E1D" w:rsidP="002F0029"/>
  </w:comment>
  <w:comment w:id="418" w:author="Ruprecht, Joel" w:date="2024-12-11T08:48:00Z" w:initials="RJ">
    <w:p w14:paraId="5C584855" w14:textId="44D0BCA5" w:rsidR="00713E93" w:rsidRDefault="00713E93">
      <w:pPr>
        <w:pStyle w:val="CommentText"/>
      </w:pPr>
      <w:r>
        <w:rPr>
          <w:rStyle w:val="CommentReference"/>
        </w:rPr>
        <w:annotationRef/>
      </w:r>
      <w:r>
        <w:t>Something like “during periods of increased thermal stress” is more general</w:t>
      </w:r>
    </w:p>
  </w:comment>
  <w:comment w:id="422" w:author="Barrett, Hannah" w:date="2024-10-24T02:35:00Z" w:initials="HB">
    <w:p w14:paraId="253431E7" w14:textId="4E5DA16A" w:rsidR="00062E1D" w:rsidRDefault="00062E1D" w:rsidP="000D5DC8">
      <w:pPr>
        <w:pStyle w:val="CommentText"/>
      </w:pPr>
      <w:r>
        <w:rPr>
          <w:rStyle w:val="CommentReference"/>
        </w:rPr>
        <w:annotationRef/>
      </w:r>
      <w:r>
        <w:t>Could use work</w:t>
      </w:r>
    </w:p>
  </w:comment>
  <w:comment w:id="423" w:author="Levi, Taal" w:date="2024-10-24T11:17:00Z" w:initials="LT">
    <w:p w14:paraId="4A9EB872" w14:textId="77777777" w:rsidR="00062E1D" w:rsidRDefault="00062E1D"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062E1D" w:rsidRDefault="00062E1D" w:rsidP="002F0029"/>
  </w:comment>
  <w:comment w:id="424" w:author="Levi, Taal" w:date="2024-10-24T11:22:00Z" w:initials="LT">
    <w:p w14:paraId="21974846" w14:textId="77777777" w:rsidR="00062E1D" w:rsidRDefault="00062E1D"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062E1D" w:rsidRDefault="00062E1D" w:rsidP="002F0029"/>
  </w:comment>
  <w:comment w:id="425" w:author="Jessi Kershner" w:date="2024-09-23T11:36:00Z" w:initials="JMK">
    <w:p w14:paraId="36205288" w14:textId="30DB9235" w:rsidR="00062E1D" w:rsidRDefault="00062E1D">
      <w:pPr>
        <w:pStyle w:val="CommentText"/>
      </w:pPr>
      <w:r>
        <w:rPr>
          <w:rStyle w:val="CommentReference"/>
        </w:rPr>
        <w:annotationRef/>
      </w:r>
      <w:r>
        <w:t>Can the mixed effects model address this?</w:t>
      </w:r>
    </w:p>
  </w:comment>
  <w:comment w:id="426" w:author="Ruprecht, Joel" w:date="2024-12-11T14:19:00Z" w:initials="RJ">
    <w:p w14:paraId="10828F68" w14:textId="197C713B" w:rsidR="00D7683C" w:rsidRDefault="00D7683C">
      <w:pPr>
        <w:pStyle w:val="CommentText"/>
      </w:pPr>
      <w:r>
        <w:rPr>
          <w:rStyle w:val="CommentReference"/>
        </w:rPr>
        <w:annotationRef/>
      </w:r>
      <w:r>
        <w:t xml:space="preserve">I kind of frankensteined this paragraph. I won’t be offended if you put it back to its original state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494" w:author="Ebersole, Joe" w:date="2024-12-12T10:34:00Z" w:initials="JE">
    <w:p w14:paraId="527F5691" w14:textId="77777777" w:rsidR="005A2969" w:rsidRDefault="005A2969" w:rsidP="005A2969">
      <w:pPr>
        <w:pStyle w:val="CommentText"/>
      </w:pPr>
      <w:r>
        <w:rPr>
          <w:rStyle w:val="CommentReference"/>
        </w:rPr>
        <w:annotationRef/>
      </w:r>
      <w:r>
        <w:t>No cites of previous Barrett papers on DO??</w:t>
      </w:r>
    </w:p>
  </w:comment>
  <w:comment w:id="495" w:author="Ebersole, Joe" w:date="2024-12-12T11:09:00Z" w:initials="JE">
    <w:p w14:paraId="64DFCD18" w14:textId="77777777" w:rsidR="00C26140" w:rsidRDefault="00C26140" w:rsidP="00C26140">
      <w:pPr>
        <w:pStyle w:val="CommentText"/>
      </w:pPr>
      <w:r>
        <w:rPr>
          <w:rStyle w:val="CommentReference"/>
        </w:rPr>
        <w:annotationRef/>
      </w:r>
      <w:r>
        <w:t>Also to consider: Mejia et al. 2022, Railsback 2024, Elliot 2000, Nielsen 94, Coutant, Kurylyk, LInnansaari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FA6862" w15:done="0"/>
  <w15:commentEx w15:paraId="0CFFEFD9" w15:done="0"/>
  <w15:commentEx w15:paraId="76A9F9BC" w15:done="0"/>
  <w15:commentEx w15:paraId="73ADADD0" w15:done="0"/>
  <w15:commentEx w15:paraId="040348C0" w15:done="0"/>
  <w15:commentEx w15:paraId="6DD99670" w15:done="0"/>
  <w15:commentEx w15:paraId="39521CC6" w15:done="1"/>
  <w15:commentEx w15:paraId="045FEBA6" w15:done="1"/>
  <w15:commentEx w15:paraId="61CCF035" w15:done="1"/>
  <w15:commentEx w15:paraId="50F1537F" w15:done="0"/>
  <w15:commentEx w15:paraId="7CB3C51D" w15:paraIdParent="50F1537F" w15:done="0"/>
  <w15:commentEx w15:paraId="2E2EB793" w15:done="0"/>
  <w15:commentEx w15:paraId="1BE191AB" w15:paraIdParent="2E2EB793" w15:done="0"/>
  <w15:commentEx w15:paraId="6D1076AF" w15:done="0"/>
  <w15:commentEx w15:paraId="5936F153" w15:done="0"/>
  <w15:commentEx w15:paraId="1DDAB401" w15:paraIdParent="5936F153" w15:done="0"/>
  <w15:commentEx w15:paraId="16371FEE" w15:done="0"/>
  <w15:commentEx w15:paraId="7FBF2BED" w15:done="0"/>
  <w15:commentEx w15:paraId="5004C507" w15:done="0"/>
  <w15:commentEx w15:paraId="6FF6DBC3" w15:paraIdParent="5004C507" w15:done="0"/>
  <w15:commentEx w15:paraId="063E1671" w15:done="1"/>
  <w15:commentEx w15:paraId="008DFB54" w15:done="1"/>
  <w15:commentEx w15:paraId="42BB0890" w15:done="0"/>
  <w15:commentEx w15:paraId="42037432" w15:done="0"/>
  <w15:commentEx w15:paraId="12765FFA" w15:done="1"/>
  <w15:commentEx w15:paraId="2387F449" w15:done="0"/>
  <w15:commentEx w15:paraId="08191B03" w15:done="0"/>
  <w15:commentEx w15:paraId="1CDCDDDC" w15:done="0"/>
  <w15:commentEx w15:paraId="67619CDD" w15:paraIdParent="1CDCDDDC" w15:done="0"/>
  <w15:commentEx w15:paraId="6C113482" w15:done="1"/>
  <w15:commentEx w15:paraId="6C245238" w15:done="1"/>
  <w15:commentEx w15:paraId="31883685" w15:done="1"/>
  <w15:commentEx w15:paraId="6049A682" w15:done="0"/>
  <w15:commentEx w15:paraId="19A3DAAA" w15:done="0"/>
  <w15:commentEx w15:paraId="370DB526" w15:done="0"/>
  <w15:commentEx w15:paraId="4860A5B4" w15:paraIdParent="370DB526" w15:done="0"/>
  <w15:commentEx w15:paraId="78830716" w15:done="0"/>
  <w15:commentEx w15:paraId="588444F1" w15:done="1"/>
  <w15:commentEx w15:paraId="1DD3C87D" w15:done="0"/>
  <w15:commentEx w15:paraId="3D083C0D" w15:done="1"/>
  <w15:commentEx w15:paraId="7462B9E5" w15:done="0"/>
  <w15:commentEx w15:paraId="4C601D2E" w15:done="1"/>
  <w15:commentEx w15:paraId="34FCD7BE" w15:done="0"/>
  <w15:commentEx w15:paraId="7FD75FF5" w15:done="0"/>
  <w15:commentEx w15:paraId="6DD7816B" w15:done="0"/>
  <w15:commentEx w15:paraId="4144484E" w15:done="0"/>
  <w15:commentEx w15:paraId="1F8B0382" w15:done="0"/>
  <w15:commentEx w15:paraId="1FE6E869" w15:paraIdParent="1F8B0382" w15:done="0"/>
  <w15:commentEx w15:paraId="5D5086E9" w15:done="0"/>
  <w15:commentEx w15:paraId="638031B1" w15:done="0"/>
  <w15:commentEx w15:paraId="74648A8C" w15:done="0"/>
  <w15:commentEx w15:paraId="44809069" w15:done="0"/>
  <w15:commentEx w15:paraId="2275A5C7" w15:done="0"/>
  <w15:commentEx w15:paraId="52CAC369" w15:done="0"/>
  <w15:commentEx w15:paraId="724662E0" w15:done="0"/>
  <w15:commentEx w15:paraId="1E39E084" w15:paraIdParent="724662E0" w15:done="0"/>
  <w15:commentEx w15:paraId="0386D447" w15:paraIdParent="724662E0" w15:done="0"/>
  <w15:commentEx w15:paraId="543766BB" w15:done="0"/>
  <w15:commentEx w15:paraId="3C1D950D" w15:done="0"/>
  <w15:commentEx w15:paraId="3ED08CBE" w15:done="0"/>
  <w15:commentEx w15:paraId="693FCD9D" w15:done="0"/>
  <w15:commentEx w15:paraId="7361775B" w15:paraIdParent="693FCD9D" w15:done="0"/>
  <w15:commentEx w15:paraId="0A9ACD27" w15:done="0"/>
  <w15:commentEx w15:paraId="291FB1EE" w15:done="0"/>
  <w15:commentEx w15:paraId="6960ED2F" w15:done="0"/>
  <w15:commentEx w15:paraId="5E8A4430" w15:done="0"/>
  <w15:commentEx w15:paraId="1F40647A" w15:done="0"/>
  <w15:commentEx w15:paraId="2B81CE61" w15:done="0"/>
  <w15:commentEx w15:paraId="23756150" w15:done="1"/>
  <w15:commentEx w15:paraId="5F8F5422" w15:done="0"/>
  <w15:commentEx w15:paraId="4C51C578" w15:done="0"/>
  <w15:commentEx w15:paraId="20CBF71F" w15:paraIdParent="4C51C578" w15:done="0"/>
  <w15:commentEx w15:paraId="4D73166D" w15:paraIdParent="4C51C578" w15:done="0"/>
  <w15:commentEx w15:paraId="5F955E80" w15:done="0"/>
  <w15:commentEx w15:paraId="70F5D10F" w15:done="0"/>
  <w15:commentEx w15:paraId="1CA89C19" w15:done="0"/>
  <w15:commentEx w15:paraId="08BE7C1D" w15:done="1"/>
  <w15:commentEx w15:paraId="4F7F11E3" w15:done="0"/>
  <w15:commentEx w15:paraId="010B4172" w15:done="1"/>
  <w15:commentEx w15:paraId="46D0497E" w15:paraIdParent="010B4172" w15:done="1"/>
  <w15:commentEx w15:paraId="68219087" w15:done="0"/>
  <w15:commentEx w15:paraId="36136AC6" w15:done="0"/>
  <w15:commentEx w15:paraId="20AD53C6" w15:paraIdParent="36136AC6" w15:done="0"/>
  <w15:commentEx w15:paraId="59253131" w15:done="0"/>
  <w15:commentEx w15:paraId="093F9C26" w15:done="0"/>
  <w15:commentEx w15:paraId="7B5320B4" w15:done="0"/>
  <w15:commentEx w15:paraId="6493A41C" w15:done="1"/>
  <w15:commentEx w15:paraId="450CF4CC" w15:paraIdParent="6493A41C" w15:done="1"/>
  <w15:commentEx w15:paraId="3551D1B5" w15:done="0"/>
  <w15:commentEx w15:paraId="3B1F3D73" w15:paraIdParent="3551D1B5" w15:done="0"/>
  <w15:commentEx w15:paraId="5C584855" w15:done="0"/>
  <w15:commentEx w15:paraId="253431E7" w15:done="0"/>
  <w15:commentEx w15:paraId="452653E3" w15:paraIdParent="253431E7" w15:done="0"/>
  <w15:commentEx w15:paraId="5E526A20" w15:done="0"/>
  <w15:commentEx w15:paraId="36205288" w15:done="0"/>
  <w15:commentEx w15:paraId="10828F68" w15:done="0"/>
  <w15:commentEx w15:paraId="527F5691" w15:done="0"/>
  <w15:commentEx w15:paraId="64DFCD18" w15:paraIdParent="527F56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C44464" w16cex:dateUtc="2024-10-24T15:20:00Z"/>
  <w16cex:commentExtensible w16cex:durableId="160E4FCC" w16cex:dateUtc="2024-10-24T15:21:00Z"/>
  <w16cex:commentExtensible w16cex:durableId="33BAC327" w16cex:dateUtc="2024-10-24T15:22:00Z"/>
  <w16cex:commentExtensible w16cex:durableId="1884C98A" w16cex:dateUtc="2024-06-27T20:08:00Z"/>
  <w16cex:commentExtensible w16cex:durableId="2A9BBFF7" w16cex:dateUtc="2024-09-23T17:22:00Z"/>
  <w16cex:commentExtensible w16cex:durableId="2A9BC061" w16cex:dateUtc="2024-09-23T17:24:00Z"/>
  <w16cex:commentExtensible w16cex:durableId="44246FDC" w16cex:dateUtc="2024-10-24T15:30:00Z"/>
  <w16cex:commentExtensible w16cex:durableId="42CAC982" w16cex:dateUtc="2024-10-24T15:40:00Z"/>
  <w16cex:commentExtensible w16cex:durableId="2B0591D9" w16cex:dateUtc="2024-12-13T00:46:00Z"/>
  <w16cex:commentExtensible w16cex:durableId="2B05921B" w16cex:dateUtc="2024-12-13T00:47:00Z"/>
  <w16cex:commentExtensible w16cex:durableId="617F8A6B" w16cex:dateUtc="2024-10-24T15:38:00Z"/>
  <w16cex:commentExtensible w16cex:durableId="278FBBBD" w16cex:dateUtc="2024-10-24T15:44:00Z"/>
  <w16cex:commentExtensible w16cex:durableId="2B05931C" w16cex:dateUtc="2024-12-13T00:51:00Z"/>
  <w16cex:commentExtensible w16cex:durableId="2B059601" w16cex:dateUtc="2024-12-13T01:04:00Z"/>
  <w16cex:commentExtensible w16cex:durableId="2A9BC65F" w16cex:dateUtc="2024-09-23T17:50:00Z"/>
  <w16cex:commentExtensible w16cex:durableId="5D53108F" w16cex:dateUtc="2024-10-08T18:44:00Z"/>
  <w16cex:commentExtensible w16cex:durableId="1023C427" w16cex:dateUtc="2024-10-24T16:59:00Z"/>
  <w16cex:commentExtensible w16cex:durableId="2A9BCA42" w16cex:dateUtc="2024-09-23T18:06:00Z"/>
  <w16cex:commentExtensible w16cex:durableId="0A5CF9E2" w16cex:dateUtc="2024-10-24T17:00:00Z"/>
  <w16cex:commentExtensible w16cex:durableId="2B06C52C" w16cex:dateUtc="2024-12-13T22:37:00Z"/>
  <w16cex:commentExtensible w16cex:durableId="490279ED" w16cex:dateUtc="2024-10-24T17:01:00Z"/>
  <w16cex:commentExtensible w16cex:durableId="2A9BCD8B" w16cex:dateUtc="2024-09-23T18:20:00Z"/>
  <w16cex:commentExtensible w16cex:durableId="2A9BCD21" w16cex:dateUtc="2024-09-23T18:18:00Z"/>
  <w16cex:commentExtensible w16cex:durableId="2A9BCD5D" w16cex:dateUtc="2024-09-23T18:19:00Z"/>
  <w16cex:commentExtensible w16cex:durableId="4E26CD27" w16cex:dateUtc="2024-10-24T17:02:00Z"/>
  <w16cex:commentExtensible w16cex:durableId="2B05999D" w16cex:dateUtc="2024-12-13T01:19:00Z"/>
  <w16cex:commentExtensible w16cex:durableId="2B06836E" w16cex:dateUtc="2024-12-13T17:57:00Z"/>
  <w16cex:commentExtensible w16cex:durableId="7437882D" w16cex:dateUtc="2024-10-24T17:07:00Z"/>
  <w16cex:commentExtensible w16cex:durableId="2A9BCCB7" w16cex:dateUtc="2024-09-23T18:17:00Z"/>
  <w16cex:commentExtensible w16cex:durableId="2B059A1F" w16cex:dateUtc="2024-12-13T01:21:00Z"/>
  <w16cex:commentExtensible w16cex:durableId="5B1FB1A9" w16cex:dateUtc="2024-06-27T20:43:00Z"/>
  <w16cex:commentExtensible w16cex:durableId="2A9BCDCE" w16cex:dateUtc="2024-09-23T18:21:00Z"/>
  <w16cex:commentExtensible w16cex:durableId="2B0686FC" w16cex:dateUtc="2024-12-13T18:12:00Z"/>
  <w16cex:commentExtensible w16cex:durableId="0CBC19AE" w16cex:dateUtc="2024-10-24T17:13:00Z"/>
  <w16cex:commentExtensible w16cex:durableId="2B06C63A" w16cex:dateUtc="2024-12-13T22:42:00Z"/>
  <w16cex:commentExtensible w16cex:durableId="2B069210" w16cex:dateUtc="2024-12-13T18:59:00Z"/>
  <w16cex:commentExtensible w16cex:durableId="2B0693C0" w16cex:dateUtc="2024-12-13T19:06:00Z"/>
  <w16cex:commentExtensible w16cex:durableId="2B06963E" w16cex:dateUtc="2024-12-13T19:17:00Z"/>
  <w16cex:commentExtensible w16cex:durableId="2B059BA2" w16cex:dateUtc="2024-12-13T01:28:00Z"/>
  <w16cex:commentExtensible w16cex:durableId="2B06973E" w16cex:dateUtc="2024-12-13T19:21:00Z"/>
  <w16cex:commentExtensible w16cex:durableId="5FB86A74" w16cex:dateUtc="2024-10-24T17:30:00Z"/>
  <w16cex:commentExtensible w16cex:durableId="2B0D802B" w16cex:dateUtc="2024-12-19T01:08:00Z"/>
  <w16cex:commentExtensible w16cex:durableId="2B0D8066" w16cex:dateUtc="2024-12-19T01:09:00Z"/>
  <w16cex:commentExtensible w16cex:durableId="0DB222EB" w16cex:dateUtc="2024-10-24T17:30:00Z"/>
  <w16cex:commentExtensible w16cex:durableId="2B0698B0" w16cex:dateUtc="2024-12-13T19:27:00Z"/>
  <w16cex:commentExtensible w16cex:durableId="2B069903" w16cex:dateUtc="2024-12-13T19:29:00Z"/>
  <w16cex:commentExtensible w16cex:durableId="757E7325" w16cex:dateUtc="2024-10-24T17:34:00Z"/>
  <w16cex:commentExtensible w16cex:durableId="27174921" w16cex:dateUtc="2024-10-24T17:35:00Z"/>
  <w16cex:commentExtensible w16cex:durableId="6EF45B6A" w16cex:dateUtc="2024-10-24T17:37:00Z"/>
  <w16cex:commentExtensible w16cex:durableId="00A86F93" w16cex:dateUtc="2024-10-24T17:39:00Z"/>
  <w16cex:commentExtensible w16cex:durableId="2B069CA2" w16cex:dateUtc="2024-12-13T19:44:00Z"/>
  <w16cex:commentExtensible w16cex:durableId="573F1CBF" w16cex:dateUtc="2024-06-27T21:52:00Z"/>
  <w16cex:commentExtensible w16cex:durableId="2B06CED1" w16cex:dateUtc="2024-12-13T23:18:00Z"/>
  <w16cex:commentExtensible w16cex:durableId="2B06D0DA" w16cex:dateUtc="2024-12-13T23:27:00Z"/>
  <w16cex:commentExtensible w16cex:durableId="2B06E123" w16cex:dateUtc="2024-12-14T00:36:00Z"/>
  <w16cex:commentExtensible w16cex:durableId="5601F2A9" w16cex:dateUtc="2024-06-27T22:19:00Z"/>
  <w16cex:commentExtensible w16cex:durableId="2D3565D2" w16cex:dateUtc="2024-10-24T18:01:00Z"/>
  <w16cex:commentExtensible w16cex:durableId="20309807" w16cex:dateUtc="2023-12-01T19:42:00Z"/>
  <w16cex:commentExtensible w16cex:durableId="70C46E61" w16cex:dateUtc="2024-10-24T08:29:00Z"/>
  <w16cex:commentExtensible w16cex:durableId="2D2DDA61" w16cex:dateUtc="2024-10-24T18:07:00Z"/>
  <w16cex:commentExtensible w16cex:durableId="3D935653" w16cex:dateUtc="2024-10-24T18:10:00Z"/>
  <w16cex:commentExtensible w16cex:durableId="3CF2EE8F" w16cex:dateUtc="2024-10-24T18:08:00Z"/>
  <w16cex:commentExtensible w16cex:durableId="4B79E4BE" w16cex:dateUtc="2024-10-10T17:37:00Z"/>
  <w16cex:commentExtensible w16cex:durableId="1D058605" w16cex:dateUtc="2024-10-10T17:37:00Z"/>
  <w16cex:commentExtensible w16cex:durableId="074FCC9E" w16cex:dateUtc="2024-10-24T18:13:00Z"/>
  <w16cex:commentExtensible w16cex:durableId="7E70D261" w16cex:dateUtc="2024-10-24T18:13:00Z"/>
  <w16cex:commentExtensible w16cex:durableId="35C036F3" w16cex:dateUtc="2024-10-24T09:35:00Z"/>
  <w16cex:commentExtensible w16cex:durableId="60ED1ADB" w16cex:dateUtc="2024-10-24T18:17:00Z"/>
  <w16cex:commentExtensible w16cex:durableId="57BEEA63" w16cex:dateUtc="2024-10-24T18:22:00Z"/>
  <w16cex:commentExtensible w16cex:durableId="2A9BD150" w16cex:dateUtc="2024-09-23T18:36:00Z"/>
  <w16cex:commentExtensible w16cex:durableId="2B053AC1" w16cex:dateUtc="2024-12-12T18:34:00Z"/>
  <w16cex:commentExtensible w16cex:durableId="2B0542D1" w16cex:dateUtc="2024-12-12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FA6862" w16cid:durableId="2B03F668"/>
  <w16cid:commentId w16cid:paraId="0CFFEFD9" w16cid:durableId="79C44464"/>
  <w16cid:commentId w16cid:paraId="76A9F9BC" w16cid:durableId="160E4FCC"/>
  <w16cid:commentId w16cid:paraId="73ADADD0" w16cid:durableId="33BAC327"/>
  <w16cid:commentId w16cid:paraId="040348C0" w16cid:durableId="2AFAC612"/>
  <w16cid:commentId w16cid:paraId="6DD99670" w16cid:durableId="2AFAC439"/>
  <w16cid:commentId w16cid:paraId="39521CC6" w16cid:durableId="1884C98A"/>
  <w16cid:commentId w16cid:paraId="045FEBA6" w16cid:durableId="2A9BBFF7"/>
  <w16cid:commentId w16cid:paraId="61CCF035" w16cid:durableId="2A9BC061"/>
  <w16cid:commentId w16cid:paraId="50F1537F" w16cid:durableId="44246FDC"/>
  <w16cid:commentId w16cid:paraId="7CB3C51D" w16cid:durableId="2B03F465"/>
  <w16cid:commentId w16cid:paraId="2E2EB793" w16cid:durableId="42CAC982"/>
  <w16cid:commentId w16cid:paraId="1BE191AB" w16cid:durableId="2B03E51C"/>
  <w16cid:commentId w16cid:paraId="6D1076AF" w16cid:durableId="2AFACCCA"/>
  <w16cid:commentId w16cid:paraId="5936F153" w16cid:durableId="2B0591D9"/>
  <w16cid:commentId w16cid:paraId="1DDAB401" w16cid:durableId="2B05921B"/>
  <w16cid:commentId w16cid:paraId="16371FEE" w16cid:durableId="617F8A6B"/>
  <w16cid:commentId w16cid:paraId="7FBF2BED" w16cid:durableId="278FBBBD"/>
  <w16cid:commentId w16cid:paraId="5004C507" w16cid:durableId="2B05931C"/>
  <w16cid:commentId w16cid:paraId="6FF6DBC3" w16cid:durableId="2B059601"/>
  <w16cid:commentId w16cid:paraId="063E1671" w16cid:durableId="2A9BC65F"/>
  <w16cid:commentId w16cid:paraId="008DFB54" w16cid:durableId="5D53108F"/>
  <w16cid:commentId w16cid:paraId="42BB0890" w16cid:durableId="1023C427"/>
  <w16cid:commentId w16cid:paraId="42037432" w16cid:durableId="2B03F4FF"/>
  <w16cid:commentId w16cid:paraId="12765FFA" w16cid:durableId="2A9BCA42"/>
  <w16cid:commentId w16cid:paraId="2387F449" w16cid:durableId="0A5CF9E2"/>
  <w16cid:commentId w16cid:paraId="08191B03" w16cid:durableId="2B06C52C"/>
  <w16cid:commentId w16cid:paraId="1CDCDDDC" w16cid:durableId="490279ED"/>
  <w16cid:commentId w16cid:paraId="67619CDD" w16cid:durableId="2AFACE24"/>
  <w16cid:commentId w16cid:paraId="6C113482" w16cid:durableId="2A9BCD8B"/>
  <w16cid:commentId w16cid:paraId="6C245238" w16cid:durableId="2A9BCD21"/>
  <w16cid:commentId w16cid:paraId="31883685" w16cid:durableId="2A9BCD5D"/>
  <w16cid:commentId w16cid:paraId="6049A682" w16cid:durableId="4E26CD27"/>
  <w16cid:commentId w16cid:paraId="19A3DAAA" w16cid:durableId="2AFACF4A"/>
  <w16cid:commentId w16cid:paraId="370DB526" w16cid:durableId="2B05999D"/>
  <w16cid:commentId w16cid:paraId="4860A5B4" w16cid:durableId="2B06836E"/>
  <w16cid:commentId w16cid:paraId="78830716" w16cid:durableId="7437882D"/>
  <w16cid:commentId w16cid:paraId="588444F1" w16cid:durableId="2A9BCCB7"/>
  <w16cid:commentId w16cid:paraId="1DD3C87D" w16cid:durableId="2B059A1F"/>
  <w16cid:commentId w16cid:paraId="3D083C0D" w16cid:durableId="5B1FB1A9"/>
  <w16cid:commentId w16cid:paraId="7462B9E5" w16cid:durableId="2AFAD032"/>
  <w16cid:commentId w16cid:paraId="4C601D2E" w16cid:durableId="2A9BCDCE"/>
  <w16cid:commentId w16cid:paraId="34FCD7BE" w16cid:durableId="2B0686FC"/>
  <w16cid:commentId w16cid:paraId="7FD75FF5" w16cid:durableId="0CBC19AE"/>
  <w16cid:commentId w16cid:paraId="6DD7816B" w16cid:durableId="2B06C63A"/>
  <w16cid:commentId w16cid:paraId="4144484E" w16cid:durableId="2AFAD5E2"/>
  <w16cid:commentId w16cid:paraId="1F8B0382" w16cid:durableId="2B069210"/>
  <w16cid:commentId w16cid:paraId="1FE6E869" w16cid:durableId="2B0693C0"/>
  <w16cid:commentId w16cid:paraId="5D5086E9" w16cid:durableId="2AFAD21F"/>
  <w16cid:commentId w16cid:paraId="638031B1" w16cid:durableId="2B06963E"/>
  <w16cid:commentId w16cid:paraId="74648A8C" w16cid:durableId="2B059BA2"/>
  <w16cid:commentId w16cid:paraId="44809069" w16cid:durableId="2B03F998"/>
  <w16cid:commentId w16cid:paraId="2275A5C7" w16cid:durableId="2B06973E"/>
  <w16cid:commentId w16cid:paraId="52CAC369" w16cid:durableId="2AFAF3F6"/>
  <w16cid:commentId w16cid:paraId="724662E0" w16cid:durableId="5FB86A74"/>
  <w16cid:commentId w16cid:paraId="1E39E084" w16cid:durableId="2B0D802B"/>
  <w16cid:commentId w16cid:paraId="0386D447" w16cid:durableId="2B0D8066"/>
  <w16cid:commentId w16cid:paraId="543766BB" w16cid:durableId="0DB222EB"/>
  <w16cid:commentId w16cid:paraId="3C1D950D" w16cid:durableId="2B0698B0"/>
  <w16cid:commentId w16cid:paraId="3ED08CBE" w16cid:durableId="2B069903"/>
  <w16cid:commentId w16cid:paraId="693FCD9D" w16cid:durableId="757E7325"/>
  <w16cid:commentId w16cid:paraId="7361775B" w16cid:durableId="2AFAF776"/>
  <w16cid:commentId w16cid:paraId="0A9ACD27" w16cid:durableId="27174921"/>
  <w16cid:commentId w16cid:paraId="291FB1EE" w16cid:durableId="2AFAF7E0"/>
  <w16cid:commentId w16cid:paraId="6960ED2F" w16cid:durableId="6EF45B6A"/>
  <w16cid:commentId w16cid:paraId="5E8A4430" w16cid:durableId="00A86F93"/>
  <w16cid:commentId w16cid:paraId="1F40647A" w16cid:durableId="2B069CA2"/>
  <w16cid:commentId w16cid:paraId="2B81CE61" w16cid:durableId="2AFAF92C"/>
  <w16cid:commentId w16cid:paraId="23756150" w16cid:durableId="573F1CBF"/>
  <w16cid:commentId w16cid:paraId="5F8F5422" w16cid:durableId="2AFAFAF8"/>
  <w16cid:commentId w16cid:paraId="4C51C578" w16cid:durableId="2AFAFDDA"/>
  <w16cid:commentId w16cid:paraId="20CBF71F" w16cid:durableId="2B06CED1"/>
  <w16cid:commentId w16cid:paraId="4D73166D" w16cid:durableId="2B06D0DA"/>
  <w16cid:commentId w16cid:paraId="5F955E80" w16cid:durableId="2B06E123"/>
  <w16cid:commentId w16cid:paraId="70F5D10F" w16cid:durableId="2AFB04AC"/>
  <w16cid:commentId w16cid:paraId="1CA89C19" w16cid:durableId="2B040816"/>
  <w16cid:commentId w16cid:paraId="08BE7C1D" w16cid:durableId="5601F2A9"/>
  <w16cid:commentId w16cid:paraId="4F7F11E3" w16cid:durableId="2D3565D2"/>
  <w16cid:commentId w16cid:paraId="010B4172" w16cid:durableId="20309807"/>
  <w16cid:commentId w16cid:paraId="46D0497E" w16cid:durableId="27C83C92"/>
  <w16cid:commentId w16cid:paraId="68219087" w16cid:durableId="2B040EAE"/>
  <w16cid:commentId w16cid:paraId="36136AC6" w16cid:durableId="70C46E61"/>
  <w16cid:commentId w16cid:paraId="20AD53C6" w16cid:durableId="2D2DDA61"/>
  <w16cid:commentId w16cid:paraId="59253131" w16cid:durableId="3D935653"/>
  <w16cid:commentId w16cid:paraId="093F9C26" w16cid:durableId="3CF2EE8F"/>
  <w16cid:commentId w16cid:paraId="7B5320B4" w16cid:durableId="2B0411BE"/>
  <w16cid:commentId w16cid:paraId="6493A41C" w16cid:durableId="4B79E4BE"/>
  <w16cid:commentId w16cid:paraId="450CF4CC" w16cid:durableId="1D058605"/>
  <w16cid:commentId w16cid:paraId="3551D1B5" w16cid:durableId="074FCC9E"/>
  <w16cid:commentId w16cid:paraId="3B1F3D73" w16cid:durableId="7E70D261"/>
  <w16cid:commentId w16cid:paraId="5C584855" w16cid:durableId="2B03D047"/>
  <w16cid:commentId w16cid:paraId="253431E7" w16cid:durableId="35C036F3"/>
  <w16cid:commentId w16cid:paraId="452653E3" w16cid:durableId="60ED1ADB"/>
  <w16cid:commentId w16cid:paraId="5E526A20" w16cid:durableId="57BEEA63"/>
  <w16cid:commentId w16cid:paraId="36205288" w16cid:durableId="2A9BD150"/>
  <w16cid:commentId w16cid:paraId="10828F68" w16cid:durableId="2B041DFF"/>
  <w16cid:commentId w16cid:paraId="527F5691" w16cid:durableId="2B053AC1"/>
  <w16cid:commentId w16cid:paraId="64DFCD18" w16cid:durableId="2B0542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2DF03" w14:textId="77777777" w:rsidR="00E42805" w:rsidRDefault="00E42805" w:rsidP="00B724DC">
      <w:pPr>
        <w:spacing w:after="0" w:line="240" w:lineRule="auto"/>
      </w:pPr>
      <w:r>
        <w:separator/>
      </w:r>
    </w:p>
  </w:endnote>
  <w:endnote w:type="continuationSeparator" w:id="0">
    <w:p w14:paraId="537DDF2F" w14:textId="77777777" w:rsidR="00E42805" w:rsidRDefault="00E42805"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D2E8E" w14:textId="77777777" w:rsidR="00E42805" w:rsidRDefault="00E42805" w:rsidP="00B724DC">
      <w:pPr>
        <w:spacing w:after="0" w:line="240" w:lineRule="auto"/>
      </w:pPr>
      <w:r>
        <w:separator/>
      </w:r>
    </w:p>
  </w:footnote>
  <w:footnote w:type="continuationSeparator" w:id="0">
    <w:p w14:paraId="37FAB03D" w14:textId="77777777" w:rsidR="00E42805" w:rsidRDefault="00E42805"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445943">
    <w:abstractNumId w:val="0"/>
  </w:num>
  <w:num w:numId="2" w16cid:durableId="1686439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uprecht, Joel">
    <w15:presenceInfo w15:providerId="AD" w15:userId="S-1-5-21-828376571-1197701538-1844936127-300814"/>
  </w15:person>
  <w15:person w15:author="Levi, Taal">
    <w15:presenceInfo w15:providerId="AD" w15:userId="S::levit@oregonstate.edu::7234228d-4a2e-48e5-a273-92959f0ae544"/>
  </w15:person>
  <w15:person w15:author="Armstrong, Jonathan B">
    <w15:presenceInfo w15:providerId="AD" w15:userId="S::armstrjo@oregonstate.edu::8950d233-ab32-4dff-b2f6-fbd6cbea6106"/>
  </w15:person>
  <w15:person w15:author="Jessi Kershner">
    <w15:presenceInfo w15:providerId="None" w15:userId="Jessi Kershner"/>
  </w15:person>
  <w15:person w15:author="Ebersole, Joe">
    <w15:presenceInfo w15:providerId="AD" w15:userId="S::Ebersole.Joe@epa.gov::d63d3291-9951-44a6-86e6-1ded11957083"/>
  </w15:person>
  <w15:person w15:author="Barrett, Hannah">
    <w15:presenceInfo w15:providerId="AD" w15:userId="S::barrehan@oregonstate.edu::57f09693-edb2-4815-b1b6-2409887e2546"/>
  </w15:person>
  <w15:person w15:author="Microsoft Office User">
    <w15:presenceInfo w15:providerId="None" w15:userId="Microsoft Office User"/>
  </w15:person>
  <w15:person w15:author="Barrett, Hannah [2]">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563A"/>
    <w:rsid w:val="00037692"/>
    <w:rsid w:val="000501C4"/>
    <w:rsid w:val="000509CB"/>
    <w:rsid w:val="00051C8E"/>
    <w:rsid w:val="00055194"/>
    <w:rsid w:val="00060924"/>
    <w:rsid w:val="00062E1D"/>
    <w:rsid w:val="00062F22"/>
    <w:rsid w:val="000632A6"/>
    <w:rsid w:val="00063922"/>
    <w:rsid w:val="00070C92"/>
    <w:rsid w:val="0007288F"/>
    <w:rsid w:val="00075D49"/>
    <w:rsid w:val="0007649C"/>
    <w:rsid w:val="000765B8"/>
    <w:rsid w:val="0008341E"/>
    <w:rsid w:val="0008366E"/>
    <w:rsid w:val="00087699"/>
    <w:rsid w:val="000957BD"/>
    <w:rsid w:val="000B35C0"/>
    <w:rsid w:val="000B5A37"/>
    <w:rsid w:val="000B6F7C"/>
    <w:rsid w:val="000C14A9"/>
    <w:rsid w:val="000D3CE5"/>
    <w:rsid w:val="000D5DC8"/>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4B9F"/>
    <w:rsid w:val="00155668"/>
    <w:rsid w:val="00156B3C"/>
    <w:rsid w:val="00160B1A"/>
    <w:rsid w:val="00165922"/>
    <w:rsid w:val="00166274"/>
    <w:rsid w:val="00171F22"/>
    <w:rsid w:val="0017209C"/>
    <w:rsid w:val="0017500D"/>
    <w:rsid w:val="00181359"/>
    <w:rsid w:val="00183EAC"/>
    <w:rsid w:val="00184719"/>
    <w:rsid w:val="0018782D"/>
    <w:rsid w:val="001902DD"/>
    <w:rsid w:val="00191333"/>
    <w:rsid w:val="00196836"/>
    <w:rsid w:val="00196E54"/>
    <w:rsid w:val="001A2982"/>
    <w:rsid w:val="001A3FBF"/>
    <w:rsid w:val="001A4896"/>
    <w:rsid w:val="001A630C"/>
    <w:rsid w:val="001B2297"/>
    <w:rsid w:val="001B4172"/>
    <w:rsid w:val="001B7108"/>
    <w:rsid w:val="001C00A5"/>
    <w:rsid w:val="001C29D4"/>
    <w:rsid w:val="001D0E3A"/>
    <w:rsid w:val="001D1CBB"/>
    <w:rsid w:val="001E399A"/>
    <w:rsid w:val="001E7C41"/>
    <w:rsid w:val="001F4C28"/>
    <w:rsid w:val="002001C2"/>
    <w:rsid w:val="0020159F"/>
    <w:rsid w:val="00202EDC"/>
    <w:rsid w:val="00206F8E"/>
    <w:rsid w:val="002103C3"/>
    <w:rsid w:val="0021394A"/>
    <w:rsid w:val="00217648"/>
    <w:rsid w:val="00223C12"/>
    <w:rsid w:val="00225C08"/>
    <w:rsid w:val="0023045E"/>
    <w:rsid w:val="00231B40"/>
    <w:rsid w:val="002362ED"/>
    <w:rsid w:val="002366EE"/>
    <w:rsid w:val="002421B2"/>
    <w:rsid w:val="00246C80"/>
    <w:rsid w:val="00250F9B"/>
    <w:rsid w:val="002516C1"/>
    <w:rsid w:val="00254FC3"/>
    <w:rsid w:val="00260726"/>
    <w:rsid w:val="0026255C"/>
    <w:rsid w:val="00264593"/>
    <w:rsid w:val="00265802"/>
    <w:rsid w:val="00267A04"/>
    <w:rsid w:val="00272B1D"/>
    <w:rsid w:val="00273145"/>
    <w:rsid w:val="00275D09"/>
    <w:rsid w:val="0027746D"/>
    <w:rsid w:val="0027799E"/>
    <w:rsid w:val="002814CA"/>
    <w:rsid w:val="00284B74"/>
    <w:rsid w:val="00284D06"/>
    <w:rsid w:val="0028590D"/>
    <w:rsid w:val="0029691A"/>
    <w:rsid w:val="002A277D"/>
    <w:rsid w:val="002A2895"/>
    <w:rsid w:val="002A2EFD"/>
    <w:rsid w:val="002A79D7"/>
    <w:rsid w:val="002B2071"/>
    <w:rsid w:val="002B27EB"/>
    <w:rsid w:val="002C4E43"/>
    <w:rsid w:val="002C5B79"/>
    <w:rsid w:val="002C6BF4"/>
    <w:rsid w:val="002C7D03"/>
    <w:rsid w:val="002D24B1"/>
    <w:rsid w:val="002D3DF2"/>
    <w:rsid w:val="002D632E"/>
    <w:rsid w:val="002D681C"/>
    <w:rsid w:val="002E05DB"/>
    <w:rsid w:val="002E3FA7"/>
    <w:rsid w:val="002E6ADE"/>
    <w:rsid w:val="002F0029"/>
    <w:rsid w:val="002F0138"/>
    <w:rsid w:val="002F05CC"/>
    <w:rsid w:val="002F465D"/>
    <w:rsid w:val="002F589F"/>
    <w:rsid w:val="0030363D"/>
    <w:rsid w:val="00310438"/>
    <w:rsid w:val="00314DF4"/>
    <w:rsid w:val="003219D3"/>
    <w:rsid w:val="0032400A"/>
    <w:rsid w:val="0032455D"/>
    <w:rsid w:val="00326996"/>
    <w:rsid w:val="00327F4C"/>
    <w:rsid w:val="00330F26"/>
    <w:rsid w:val="0033492C"/>
    <w:rsid w:val="00336332"/>
    <w:rsid w:val="003373C4"/>
    <w:rsid w:val="0033789E"/>
    <w:rsid w:val="00341AD2"/>
    <w:rsid w:val="003463BD"/>
    <w:rsid w:val="003570D6"/>
    <w:rsid w:val="0036293A"/>
    <w:rsid w:val="00364088"/>
    <w:rsid w:val="00364634"/>
    <w:rsid w:val="00364FB1"/>
    <w:rsid w:val="003668A0"/>
    <w:rsid w:val="00371E66"/>
    <w:rsid w:val="0037218D"/>
    <w:rsid w:val="00384962"/>
    <w:rsid w:val="003851F1"/>
    <w:rsid w:val="00386954"/>
    <w:rsid w:val="003871A8"/>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226A"/>
    <w:rsid w:val="003E43D7"/>
    <w:rsid w:val="003E7E85"/>
    <w:rsid w:val="003F4F2E"/>
    <w:rsid w:val="003F698F"/>
    <w:rsid w:val="004018CC"/>
    <w:rsid w:val="00403540"/>
    <w:rsid w:val="00406E37"/>
    <w:rsid w:val="00410515"/>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4F6D"/>
    <w:rsid w:val="004A1FE8"/>
    <w:rsid w:val="004A2890"/>
    <w:rsid w:val="004A2EE4"/>
    <w:rsid w:val="004A3FCC"/>
    <w:rsid w:val="004B2F7C"/>
    <w:rsid w:val="004B55FC"/>
    <w:rsid w:val="004C1E6A"/>
    <w:rsid w:val="004C497B"/>
    <w:rsid w:val="004C4CEC"/>
    <w:rsid w:val="004D02BB"/>
    <w:rsid w:val="004D0C40"/>
    <w:rsid w:val="004D224A"/>
    <w:rsid w:val="004E18A9"/>
    <w:rsid w:val="004E4673"/>
    <w:rsid w:val="004E549D"/>
    <w:rsid w:val="004F4A41"/>
    <w:rsid w:val="005004E5"/>
    <w:rsid w:val="005064CA"/>
    <w:rsid w:val="0051426B"/>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A2969"/>
    <w:rsid w:val="005B0834"/>
    <w:rsid w:val="005B12F6"/>
    <w:rsid w:val="005B19CF"/>
    <w:rsid w:val="005B2443"/>
    <w:rsid w:val="005B7213"/>
    <w:rsid w:val="005C7418"/>
    <w:rsid w:val="005C7858"/>
    <w:rsid w:val="005D1716"/>
    <w:rsid w:val="005D2126"/>
    <w:rsid w:val="005E1D37"/>
    <w:rsid w:val="005F50E1"/>
    <w:rsid w:val="005F5156"/>
    <w:rsid w:val="005F7C05"/>
    <w:rsid w:val="0060268F"/>
    <w:rsid w:val="00602E6F"/>
    <w:rsid w:val="0060566E"/>
    <w:rsid w:val="0061162A"/>
    <w:rsid w:val="00613A93"/>
    <w:rsid w:val="00615231"/>
    <w:rsid w:val="006174F8"/>
    <w:rsid w:val="006208F8"/>
    <w:rsid w:val="00620E5F"/>
    <w:rsid w:val="00622257"/>
    <w:rsid w:val="0063121A"/>
    <w:rsid w:val="00631D22"/>
    <w:rsid w:val="00631E65"/>
    <w:rsid w:val="006326CC"/>
    <w:rsid w:val="006345A9"/>
    <w:rsid w:val="006414BA"/>
    <w:rsid w:val="00643783"/>
    <w:rsid w:val="0064675C"/>
    <w:rsid w:val="00652855"/>
    <w:rsid w:val="006566D7"/>
    <w:rsid w:val="006631A2"/>
    <w:rsid w:val="006708B1"/>
    <w:rsid w:val="00672E86"/>
    <w:rsid w:val="006826F0"/>
    <w:rsid w:val="00692CA8"/>
    <w:rsid w:val="006959BF"/>
    <w:rsid w:val="00696499"/>
    <w:rsid w:val="00697FC2"/>
    <w:rsid w:val="006A087A"/>
    <w:rsid w:val="006C12B3"/>
    <w:rsid w:val="006C3760"/>
    <w:rsid w:val="006C3DDA"/>
    <w:rsid w:val="006C5989"/>
    <w:rsid w:val="006C599A"/>
    <w:rsid w:val="006D326B"/>
    <w:rsid w:val="006D454D"/>
    <w:rsid w:val="006E44D9"/>
    <w:rsid w:val="006E45ED"/>
    <w:rsid w:val="006F15A4"/>
    <w:rsid w:val="0070073F"/>
    <w:rsid w:val="00700AC4"/>
    <w:rsid w:val="00713E93"/>
    <w:rsid w:val="007156B0"/>
    <w:rsid w:val="00716077"/>
    <w:rsid w:val="00716C2B"/>
    <w:rsid w:val="00737FE5"/>
    <w:rsid w:val="007434FD"/>
    <w:rsid w:val="00746DE9"/>
    <w:rsid w:val="00750AF8"/>
    <w:rsid w:val="00772861"/>
    <w:rsid w:val="007811C6"/>
    <w:rsid w:val="00781528"/>
    <w:rsid w:val="00783964"/>
    <w:rsid w:val="00783E76"/>
    <w:rsid w:val="00794FA2"/>
    <w:rsid w:val="0079546D"/>
    <w:rsid w:val="00795A38"/>
    <w:rsid w:val="007A1134"/>
    <w:rsid w:val="007A2E0B"/>
    <w:rsid w:val="007A752C"/>
    <w:rsid w:val="007B16A6"/>
    <w:rsid w:val="007B1E64"/>
    <w:rsid w:val="007B2421"/>
    <w:rsid w:val="007B45C4"/>
    <w:rsid w:val="007C04DA"/>
    <w:rsid w:val="007C051C"/>
    <w:rsid w:val="007C50DC"/>
    <w:rsid w:val="007C5612"/>
    <w:rsid w:val="007C65B6"/>
    <w:rsid w:val="007D1052"/>
    <w:rsid w:val="007D335E"/>
    <w:rsid w:val="007D3F56"/>
    <w:rsid w:val="007D5781"/>
    <w:rsid w:val="007E333F"/>
    <w:rsid w:val="007E4574"/>
    <w:rsid w:val="007F0D70"/>
    <w:rsid w:val="007F38DF"/>
    <w:rsid w:val="00800608"/>
    <w:rsid w:val="0080104B"/>
    <w:rsid w:val="00803B7E"/>
    <w:rsid w:val="00803D83"/>
    <w:rsid w:val="00811080"/>
    <w:rsid w:val="008202E3"/>
    <w:rsid w:val="0082418F"/>
    <w:rsid w:val="0082548D"/>
    <w:rsid w:val="00830145"/>
    <w:rsid w:val="00833075"/>
    <w:rsid w:val="00833ED9"/>
    <w:rsid w:val="008407B4"/>
    <w:rsid w:val="00842E1A"/>
    <w:rsid w:val="00842E7B"/>
    <w:rsid w:val="00843A04"/>
    <w:rsid w:val="00845AE1"/>
    <w:rsid w:val="00847C04"/>
    <w:rsid w:val="00852BAD"/>
    <w:rsid w:val="008566CE"/>
    <w:rsid w:val="0086059A"/>
    <w:rsid w:val="00861B0E"/>
    <w:rsid w:val="00865DBF"/>
    <w:rsid w:val="0087533A"/>
    <w:rsid w:val="0087616D"/>
    <w:rsid w:val="00880B06"/>
    <w:rsid w:val="00883070"/>
    <w:rsid w:val="00892CC9"/>
    <w:rsid w:val="0089418C"/>
    <w:rsid w:val="00894BD4"/>
    <w:rsid w:val="00894FD6"/>
    <w:rsid w:val="008959A0"/>
    <w:rsid w:val="008A13F5"/>
    <w:rsid w:val="008A5A7F"/>
    <w:rsid w:val="008A7875"/>
    <w:rsid w:val="008B1184"/>
    <w:rsid w:val="008E0CEA"/>
    <w:rsid w:val="008E1B4C"/>
    <w:rsid w:val="008E494C"/>
    <w:rsid w:val="008E5751"/>
    <w:rsid w:val="008F703A"/>
    <w:rsid w:val="009037B5"/>
    <w:rsid w:val="009048F0"/>
    <w:rsid w:val="0090757D"/>
    <w:rsid w:val="009127CF"/>
    <w:rsid w:val="00913CE7"/>
    <w:rsid w:val="00914135"/>
    <w:rsid w:val="0092140B"/>
    <w:rsid w:val="0093039B"/>
    <w:rsid w:val="0093154A"/>
    <w:rsid w:val="00944635"/>
    <w:rsid w:val="00944AF6"/>
    <w:rsid w:val="00945594"/>
    <w:rsid w:val="00955527"/>
    <w:rsid w:val="00961AE6"/>
    <w:rsid w:val="0098248F"/>
    <w:rsid w:val="00990081"/>
    <w:rsid w:val="009906FB"/>
    <w:rsid w:val="00991472"/>
    <w:rsid w:val="00991D28"/>
    <w:rsid w:val="009964FA"/>
    <w:rsid w:val="009973AE"/>
    <w:rsid w:val="009A2557"/>
    <w:rsid w:val="009B18A0"/>
    <w:rsid w:val="009B3D66"/>
    <w:rsid w:val="009B47A2"/>
    <w:rsid w:val="009C3BBF"/>
    <w:rsid w:val="009C7EEE"/>
    <w:rsid w:val="009D14BD"/>
    <w:rsid w:val="009D2C41"/>
    <w:rsid w:val="009E1702"/>
    <w:rsid w:val="009E5788"/>
    <w:rsid w:val="009E5AF1"/>
    <w:rsid w:val="00A007DA"/>
    <w:rsid w:val="00A12807"/>
    <w:rsid w:val="00A156CC"/>
    <w:rsid w:val="00A24D79"/>
    <w:rsid w:val="00A30307"/>
    <w:rsid w:val="00A36135"/>
    <w:rsid w:val="00A4179D"/>
    <w:rsid w:val="00A44FFD"/>
    <w:rsid w:val="00A45C8B"/>
    <w:rsid w:val="00A46028"/>
    <w:rsid w:val="00A51219"/>
    <w:rsid w:val="00A54FA2"/>
    <w:rsid w:val="00A55407"/>
    <w:rsid w:val="00A7340F"/>
    <w:rsid w:val="00A73636"/>
    <w:rsid w:val="00A737C0"/>
    <w:rsid w:val="00A774D4"/>
    <w:rsid w:val="00A77A96"/>
    <w:rsid w:val="00A77D14"/>
    <w:rsid w:val="00A77F12"/>
    <w:rsid w:val="00A843C6"/>
    <w:rsid w:val="00A843C9"/>
    <w:rsid w:val="00A93194"/>
    <w:rsid w:val="00A937C2"/>
    <w:rsid w:val="00A97F6B"/>
    <w:rsid w:val="00AA00EE"/>
    <w:rsid w:val="00AA6E85"/>
    <w:rsid w:val="00AB3B4C"/>
    <w:rsid w:val="00AB3E0A"/>
    <w:rsid w:val="00AB7323"/>
    <w:rsid w:val="00AC3BB3"/>
    <w:rsid w:val="00AC435C"/>
    <w:rsid w:val="00AD001A"/>
    <w:rsid w:val="00AD57CC"/>
    <w:rsid w:val="00AD5CC8"/>
    <w:rsid w:val="00AE419C"/>
    <w:rsid w:val="00AE6379"/>
    <w:rsid w:val="00AE68C7"/>
    <w:rsid w:val="00AF0BB0"/>
    <w:rsid w:val="00AF3719"/>
    <w:rsid w:val="00B02A4E"/>
    <w:rsid w:val="00B079E3"/>
    <w:rsid w:val="00B17B29"/>
    <w:rsid w:val="00B26726"/>
    <w:rsid w:val="00B277BF"/>
    <w:rsid w:val="00B3149C"/>
    <w:rsid w:val="00B3476A"/>
    <w:rsid w:val="00B359F7"/>
    <w:rsid w:val="00B35BBE"/>
    <w:rsid w:val="00B35DF1"/>
    <w:rsid w:val="00B407EB"/>
    <w:rsid w:val="00B54233"/>
    <w:rsid w:val="00B578B3"/>
    <w:rsid w:val="00B60686"/>
    <w:rsid w:val="00B63DE7"/>
    <w:rsid w:val="00B724DC"/>
    <w:rsid w:val="00B75519"/>
    <w:rsid w:val="00B77EA1"/>
    <w:rsid w:val="00B90B47"/>
    <w:rsid w:val="00B96566"/>
    <w:rsid w:val="00B97402"/>
    <w:rsid w:val="00B9760F"/>
    <w:rsid w:val="00BA1D11"/>
    <w:rsid w:val="00BA2372"/>
    <w:rsid w:val="00BA2B50"/>
    <w:rsid w:val="00BA3945"/>
    <w:rsid w:val="00BA4BA0"/>
    <w:rsid w:val="00BA4CF1"/>
    <w:rsid w:val="00BB3F35"/>
    <w:rsid w:val="00BB6E61"/>
    <w:rsid w:val="00BC1127"/>
    <w:rsid w:val="00BC500E"/>
    <w:rsid w:val="00BD7F9A"/>
    <w:rsid w:val="00BE25E8"/>
    <w:rsid w:val="00BE3888"/>
    <w:rsid w:val="00BE38FC"/>
    <w:rsid w:val="00BF3145"/>
    <w:rsid w:val="00BF5694"/>
    <w:rsid w:val="00BF7CA6"/>
    <w:rsid w:val="00BF7E1A"/>
    <w:rsid w:val="00C039DC"/>
    <w:rsid w:val="00C13FAA"/>
    <w:rsid w:val="00C15FE2"/>
    <w:rsid w:val="00C172EB"/>
    <w:rsid w:val="00C25797"/>
    <w:rsid w:val="00C25874"/>
    <w:rsid w:val="00C25C0A"/>
    <w:rsid w:val="00C26140"/>
    <w:rsid w:val="00C358B4"/>
    <w:rsid w:val="00C42A4C"/>
    <w:rsid w:val="00C435C4"/>
    <w:rsid w:val="00C441F8"/>
    <w:rsid w:val="00C55317"/>
    <w:rsid w:val="00C56B0A"/>
    <w:rsid w:val="00C579C4"/>
    <w:rsid w:val="00C6236E"/>
    <w:rsid w:val="00C83A2C"/>
    <w:rsid w:val="00C91E81"/>
    <w:rsid w:val="00C9210B"/>
    <w:rsid w:val="00C959C5"/>
    <w:rsid w:val="00CA4870"/>
    <w:rsid w:val="00CB1A28"/>
    <w:rsid w:val="00CB6004"/>
    <w:rsid w:val="00CC56E6"/>
    <w:rsid w:val="00CD1070"/>
    <w:rsid w:val="00CD1AB4"/>
    <w:rsid w:val="00CD3009"/>
    <w:rsid w:val="00CD437D"/>
    <w:rsid w:val="00CD5133"/>
    <w:rsid w:val="00CD51C4"/>
    <w:rsid w:val="00CE28BA"/>
    <w:rsid w:val="00CE5636"/>
    <w:rsid w:val="00CF1B58"/>
    <w:rsid w:val="00CF1E2D"/>
    <w:rsid w:val="00CF701B"/>
    <w:rsid w:val="00D04473"/>
    <w:rsid w:val="00D0534A"/>
    <w:rsid w:val="00D059F0"/>
    <w:rsid w:val="00D11C16"/>
    <w:rsid w:val="00D137F0"/>
    <w:rsid w:val="00D2205F"/>
    <w:rsid w:val="00D234CC"/>
    <w:rsid w:val="00D2468F"/>
    <w:rsid w:val="00D3471B"/>
    <w:rsid w:val="00D36937"/>
    <w:rsid w:val="00D36DD8"/>
    <w:rsid w:val="00D379FB"/>
    <w:rsid w:val="00D455B2"/>
    <w:rsid w:val="00D45DFE"/>
    <w:rsid w:val="00D50B14"/>
    <w:rsid w:val="00D50B74"/>
    <w:rsid w:val="00D53B18"/>
    <w:rsid w:val="00D53F0D"/>
    <w:rsid w:val="00D575D4"/>
    <w:rsid w:val="00D62C9C"/>
    <w:rsid w:val="00D63965"/>
    <w:rsid w:val="00D66F44"/>
    <w:rsid w:val="00D70C45"/>
    <w:rsid w:val="00D7683C"/>
    <w:rsid w:val="00D8633D"/>
    <w:rsid w:val="00D929D1"/>
    <w:rsid w:val="00D941F4"/>
    <w:rsid w:val="00D946C3"/>
    <w:rsid w:val="00DA0F16"/>
    <w:rsid w:val="00DA2B32"/>
    <w:rsid w:val="00DA70FF"/>
    <w:rsid w:val="00DB0596"/>
    <w:rsid w:val="00DB4B1C"/>
    <w:rsid w:val="00DB5DF0"/>
    <w:rsid w:val="00DB638B"/>
    <w:rsid w:val="00DB7A7B"/>
    <w:rsid w:val="00DD7776"/>
    <w:rsid w:val="00DE06A3"/>
    <w:rsid w:val="00DE3A9C"/>
    <w:rsid w:val="00DE47E2"/>
    <w:rsid w:val="00DF4A69"/>
    <w:rsid w:val="00DF5CAD"/>
    <w:rsid w:val="00E03AA9"/>
    <w:rsid w:val="00E04F5D"/>
    <w:rsid w:val="00E17AD1"/>
    <w:rsid w:val="00E228EF"/>
    <w:rsid w:val="00E23512"/>
    <w:rsid w:val="00E259FD"/>
    <w:rsid w:val="00E3286E"/>
    <w:rsid w:val="00E37977"/>
    <w:rsid w:val="00E42805"/>
    <w:rsid w:val="00E446C6"/>
    <w:rsid w:val="00E44E4C"/>
    <w:rsid w:val="00E55F00"/>
    <w:rsid w:val="00E5741D"/>
    <w:rsid w:val="00E644AE"/>
    <w:rsid w:val="00E75119"/>
    <w:rsid w:val="00E839E8"/>
    <w:rsid w:val="00E90954"/>
    <w:rsid w:val="00E90BB8"/>
    <w:rsid w:val="00E940C2"/>
    <w:rsid w:val="00E9593A"/>
    <w:rsid w:val="00EA027F"/>
    <w:rsid w:val="00EA2761"/>
    <w:rsid w:val="00EA4047"/>
    <w:rsid w:val="00EA7622"/>
    <w:rsid w:val="00EB57CB"/>
    <w:rsid w:val="00EB712A"/>
    <w:rsid w:val="00EB74A6"/>
    <w:rsid w:val="00EC083F"/>
    <w:rsid w:val="00EC118F"/>
    <w:rsid w:val="00EC5384"/>
    <w:rsid w:val="00ED271C"/>
    <w:rsid w:val="00EF0F99"/>
    <w:rsid w:val="00EF238B"/>
    <w:rsid w:val="00EF410A"/>
    <w:rsid w:val="00F03EDC"/>
    <w:rsid w:val="00F07A99"/>
    <w:rsid w:val="00F11274"/>
    <w:rsid w:val="00F20FAB"/>
    <w:rsid w:val="00F24939"/>
    <w:rsid w:val="00F25D81"/>
    <w:rsid w:val="00F27282"/>
    <w:rsid w:val="00F273BC"/>
    <w:rsid w:val="00F33AC1"/>
    <w:rsid w:val="00F3507F"/>
    <w:rsid w:val="00F352F3"/>
    <w:rsid w:val="00F35383"/>
    <w:rsid w:val="00F437D7"/>
    <w:rsid w:val="00F44E85"/>
    <w:rsid w:val="00F4773D"/>
    <w:rsid w:val="00F50482"/>
    <w:rsid w:val="00F5157D"/>
    <w:rsid w:val="00F52BE8"/>
    <w:rsid w:val="00F56768"/>
    <w:rsid w:val="00F60A04"/>
    <w:rsid w:val="00F674A3"/>
    <w:rsid w:val="00F72293"/>
    <w:rsid w:val="00F74724"/>
    <w:rsid w:val="00F74B6B"/>
    <w:rsid w:val="00F7596D"/>
    <w:rsid w:val="00F863CE"/>
    <w:rsid w:val="00F8728F"/>
    <w:rsid w:val="00F91A6A"/>
    <w:rsid w:val="00FA16CC"/>
    <w:rsid w:val="00FB2F47"/>
    <w:rsid w:val="00FB3FAB"/>
    <w:rsid w:val="00FC00D1"/>
    <w:rsid w:val="00FC1F1F"/>
    <w:rsid w:val="00FC3B71"/>
    <w:rsid w:val="00FD2FB6"/>
    <w:rsid w:val="00FD3A52"/>
    <w:rsid w:val="00FD61DF"/>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onlinelibrary.wiley.com/doi/abs/10.1111/j.1095-8649.2000.tb00883.x" TargetMode="External"/><Relationship Id="rId1" Type="http://schemas.openxmlformats.org/officeDocument/2006/relationships/hyperlink" Target="https://climate.fas.harvard.edu/files/climate/files/dobrowski_gcb_11_0.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3606C9D-2999-4E15-8FDD-1261A2EE2019}"/>
      </w:docPartPr>
      <w:docPartBody>
        <w:p w:rsidR="007F3A4A" w:rsidRDefault="00D31740">
          <w:r w:rsidRPr="0010209A">
            <w:rPr>
              <w:rStyle w:val="PlaceholderText"/>
            </w:rPr>
            <w:t>Click or tap here to enter text.</w:t>
          </w:r>
        </w:p>
      </w:docPartBody>
    </w:docPart>
    <w:docPart>
      <w:docPartPr>
        <w:name w:val="AF080BE83284469F88ECCEBAFEF3D6B0"/>
        <w:category>
          <w:name w:val="General"/>
          <w:gallery w:val="placeholder"/>
        </w:category>
        <w:types>
          <w:type w:val="bbPlcHdr"/>
        </w:types>
        <w:behaviors>
          <w:behavior w:val="content"/>
        </w:behaviors>
        <w:guid w:val="{C3D59148-C3DA-401C-8FE1-7E982CC3D5C2}"/>
      </w:docPartPr>
      <w:docPartBody>
        <w:p w:rsidR="00F8155A" w:rsidRDefault="007C1B85" w:rsidP="007C1B85">
          <w:pPr>
            <w:pStyle w:val="AF080BE83284469F88ECCEBAFEF3D6B0"/>
          </w:pPr>
          <w:r w:rsidRPr="0010209A">
            <w:rPr>
              <w:rStyle w:val="PlaceholderText"/>
            </w:rPr>
            <w:t>Click or tap here to enter text.</w:t>
          </w:r>
        </w:p>
      </w:docPartBody>
    </w:docPart>
    <w:docPart>
      <w:docPartPr>
        <w:name w:val="5CCA2D5383A94C38986AF016F7D49161"/>
        <w:category>
          <w:name w:val="General"/>
          <w:gallery w:val="placeholder"/>
        </w:category>
        <w:types>
          <w:type w:val="bbPlcHdr"/>
        </w:types>
        <w:behaviors>
          <w:behavior w:val="content"/>
        </w:behaviors>
        <w:guid w:val="{F0A2BD1F-2B0A-49E1-A918-BE262D80BB2F}"/>
      </w:docPartPr>
      <w:docPartBody>
        <w:p w:rsidR="00EB4B24" w:rsidRDefault="003A6F20" w:rsidP="003A6F20">
          <w:pPr>
            <w:pStyle w:val="5CCA2D5383A94C38986AF016F7D49161"/>
          </w:pPr>
          <w:r w:rsidRPr="001020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0"/>
    <w:rsid w:val="00022023"/>
    <w:rsid w:val="001043BF"/>
    <w:rsid w:val="001902DD"/>
    <w:rsid w:val="001E4A17"/>
    <w:rsid w:val="002901FA"/>
    <w:rsid w:val="00364FB1"/>
    <w:rsid w:val="003A6F20"/>
    <w:rsid w:val="003F7E17"/>
    <w:rsid w:val="004476CA"/>
    <w:rsid w:val="004F1434"/>
    <w:rsid w:val="00535C01"/>
    <w:rsid w:val="005C50CC"/>
    <w:rsid w:val="005C69EA"/>
    <w:rsid w:val="00783964"/>
    <w:rsid w:val="007C1B85"/>
    <w:rsid w:val="007D3C8D"/>
    <w:rsid w:val="007D44E3"/>
    <w:rsid w:val="007E4FA6"/>
    <w:rsid w:val="007F3A4A"/>
    <w:rsid w:val="0086059A"/>
    <w:rsid w:val="009A62CC"/>
    <w:rsid w:val="009E27DB"/>
    <w:rsid w:val="00A55197"/>
    <w:rsid w:val="00A7340F"/>
    <w:rsid w:val="00A73BF9"/>
    <w:rsid w:val="00AD5976"/>
    <w:rsid w:val="00B6387F"/>
    <w:rsid w:val="00BD695F"/>
    <w:rsid w:val="00CF1FFB"/>
    <w:rsid w:val="00D31740"/>
    <w:rsid w:val="00DB5940"/>
    <w:rsid w:val="00DD3CBB"/>
    <w:rsid w:val="00EB4B24"/>
    <w:rsid w:val="00EC118F"/>
    <w:rsid w:val="00ED59A4"/>
    <w:rsid w:val="00F31061"/>
    <w:rsid w:val="00F8155A"/>
    <w:rsid w:val="00FD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4B24"/>
    <w:rPr>
      <w:color w:val="808080"/>
    </w:rPr>
  </w:style>
  <w:style w:type="paragraph" w:customStyle="1" w:styleId="AF080BE83284469F88ECCEBAFEF3D6B0">
    <w:name w:val="AF080BE83284469F88ECCEBAFEF3D6B0"/>
    <w:rsid w:val="007C1B85"/>
  </w:style>
  <w:style w:type="paragraph" w:customStyle="1" w:styleId="5CCA2D5383A94C38986AF016F7D49161">
    <w:name w:val="5CCA2D5383A94C38986AF016F7D49161"/>
    <w:rsid w:val="003A6F2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29</Pages>
  <Words>9011</Words>
  <Characters>51363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60254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Ebersole, Joe</cp:lastModifiedBy>
  <cp:revision>23</cp:revision>
  <dcterms:created xsi:type="dcterms:W3CDTF">2024-12-12T18:22:00Z</dcterms:created>
  <dcterms:modified xsi:type="dcterms:W3CDTF">2024-12-19T01:10:00Z</dcterms:modified>
</cp:coreProperties>
</file>