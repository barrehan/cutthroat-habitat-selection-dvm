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31096" w14:textId="3BD19B73" w:rsidR="00A54FA2" w:rsidRPr="00B9760F" w:rsidRDefault="005B7213" w:rsidP="007E4574">
      <w:pPr>
        <w:rPr>
          <w:rFonts w:ascii="Times New Roman" w:hAnsi="Times New Roman" w:cs="Times New Roman"/>
          <w:b/>
          <w:sz w:val="24"/>
          <w:szCs w:val="24"/>
        </w:rPr>
      </w:pPr>
      <w:r>
        <w:rPr>
          <w:rFonts w:ascii="Times New Roman" w:hAnsi="Times New Roman" w:cs="Times New Roman"/>
          <w:b/>
          <w:sz w:val="24"/>
          <w:szCs w:val="24"/>
        </w:rPr>
        <w:t>Asynchronous timing of hypoxia and thermal stress generates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679920C4" w14:textId="33045AE3" w:rsidR="00272B1D" w:rsidRPr="00272B1D" w:rsidRDefault="007F0D70" w:rsidP="009B18A0">
      <w:pPr>
        <w:spacing w:line="480" w:lineRule="auto"/>
        <w:ind w:firstLine="720"/>
        <w:rPr>
          <w:rFonts w:ascii="Times New Roman" w:hAnsi="Times New Roman" w:cs="Times New Roman"/>
          <w:sz w:val="24"/>
          <w:szCs w:val="24"/>
        </w:rPr>
      </w:pPr>
      <w:r>
        <w:rPr>
          <w:rFonts w:ascii="Times New Roman" w:hAnsi="Times New Roman" w:cs="Times New Roman"/>
          <w:sz w:val="24"/>
          <w:szCs w:val="24"/>
        </w:rPr>
        <w:t>Mobile organisms respond to</w:t>
      </w:r>
      <w:r w:rsidR="002C6BF4">
        <w:rPr>
          <w:rFonts w:ascii="Times New Roman" w:hAnsi="Times New Roman" w:cs="Times New Roman"/>
          <w:sz w:val="24"/>
          <w:szCs w:val="24"/>
        </w:rPr>
        <w:t xml:space="preserve"> multiple environmental variables</w:t>
      </w:r>
      <w:r>
        <w:rPr>
          <w:rFonts w:ascii="Times New Roman" w:hAnsi="Times New Roman" w:cs="Times New Roman"/>
          <w:sz w:val="24"/>
          <w:szCs w:val="24"/>
        </w:rPr>
        <w:t xml:space="preserve"> and </w:t>
      </w:r>
      <w:r w:rsidR="00D50B74">
        <w:rPr>
          <w:rFonts w:ascii="Times New Roman" w:hAnsi="Times New Roman" w:cs="Times New Roman"/>
          <w:sz w:val="24"/>
          <w:szCs w:val="24"/>
        </w:rPr>
        <w:t xml:space="preserve">optimizing one habitat condition </w:t>
      </w:r>
      <w:r>
        <w:rPr>
          <w:rFonts w:ascii="Times New Roman" w:hAnsi="Times New Roman" w:cs="Times New Roman"/>
          <w:sz w:val="24"/>
          <w:szCs w:val="24"/>
        </w:rPr>
        <w:t xml:space="preserve">often </w:t>
      </w:r>
      <w:r w:rsidR="00D50B74">
        <w:rPr>
          <w:rFonts w:ascii="Times New Roman" w:hAnsi="Times New Roman" w:cs="Times New Roman"/>
          <w:sz w:val="24"/>
          <w:szCs w:val="24"/>
        </w:rPr>
        <w:t>comes at the expense of another</w:t>
      </w:r>
      <w:r w:rsidR="005B19CF">
        <w:rPr>
          <w:rFonts w:ascii="Times New Roman" w:hAnsi="Times New Roman" w:cs="Times New Roman"/>
          <w:sz w:val="24"/>
          <w:szCs w:val="24"/>
        </w:rPr>
        <w:t>.</w:t>
      </w:r>
      <w:r w:rsidR="002C6BF4">
        <w:rPr>
          <w:rFonts w:ascii="Times New Roman" w:hAnsi="Times New Roman" w:cs="Times New Roman"/>
          <w:sz w:val="24"/>
          <w:szCs w:val="24"/>
        </w:rPr>
        <w:t xml:space="preserve"> </w:t>
      </w:r>
      <w:r w:rsidR="002516C1">
        <w:rPr>
          <w:rFonts w:ascii="Times New Roman" w:hAnsi="Times New Roman" w:cs="Times New Roman"/>
          <w:sz w:val="24"/>
          <w:szCs w:val="24"/>
        </w:rPr>
        <w:t xml:space="preserve">For example, </w:t>
      </w:r>
      <w:r w:rsidR="00D50B74">
        <w:rPr>
          <w:rFonts w:ascii="Times New Roman" w:hAnsi="Times New Roman" w:cs="Times New Roman"/>
          <w:sz w:val="24"/>
          <w:szCs w:val="24"/>
        </w:rPr>
        <w:t xml:space="preserve">water </w:t>
      </w:r>
      <w:r w:rsidR="005B19CF">
        <w:rPr>
          <w:rFonts w:ascii="Times New Roman" w:hAnsi="Times New Roman" w:cs="Times New Roman"/>
          <w:sz w:val="24"/>
          <w:szCs w:val="24"/>
        </w:rPr>
        <w:t xml:space="preserve">temperature and dissolved oxygen </w:t>
      </w:r>
      <w:r w:rsidR="005F5156">
        <w:rPr>
          <w:rFonts w:ascii="Times New Roman" w:hAnsi="Times New Roman" w:cs="Times New Roman"/>
          <w:sz w:val="24"/>
          <w:szCs w:val="24"/>
        </w:rPr>
        <w:t xml:space="preserve">vary across rivers, lakes, and oceans, presenting spatial trade-offs that can shape the distribution of fishes. </w:t>
      </w:r>
      <w:r w:rsidR="00327F4C">
        <w:rPr>
          <w:rFonts w:ascii="Times New Roman" w:hAnsi="Times New Roman" w:cs="Times New Roman"/>
          <w:sz w:val="24"/>
          <w:szCs w:val="24"/>
        </w:rPr>
        <w:t>Temperature and oxygen can vary considerabl</w:t>
      </w:r>
      <w:r w:rsidR="00F52BE8">
        <w:rPr>
          <w:rFonts w:ascii="Times New Roman" w:hAnsi="Times New Roman" w:cs="Times New Roman"/>
          <w:sz w:val="24"/>
          <w:szCs w:val="24"/>
        </w:rPr>
        <w:t>y</w:t>
      </w:r>
      <w:r w:rsidR="00327F4C">
        <w:rPr>
          <w:rFonts w:ascii="Times New Roman" w:hAnsi="Times New Roman" w:cs="Times New Roman"/>
          <w:sz w:val="24"/>
          <w:szCs w:val="24"/>
        </w:rPr>
        <w:t xml:space="preserve"> over the diel cycle, yet</w:t>
      </w:r>
      <w:r w:rsidR="005F5156">
        <w:rPr>
          <w:rFonts w:ascii="Times New Roman" w:hAnsi="Times New Roman" w:cs="Times New Roman"/>
          <w:sz w:val="24"/>
          <w:szCs w:val="24"/>
        </w:rPr>
        <w:t xml:space="preserve"> </w:t>
      </w:r>
      <w:r w:rsidR="00327F4C">
        <w:rPr>
          <w:rFonts w:ascii="Times New Roman" w:hAnsi="Times New Roman" w:cs="Times New Roman"/>
          <w:sz w:val="24"/>
          <w:szCs w:val="24"/>
        </w:rPr>
        <w:t xml:space="preserve">little is known about how this mediates the trade-offs posed to fish. </w:t>
      </w:r>
      <w:r w:rsidR="00272B1D" w:rsidRPr="00272B1D">
        <w:rPr>
          <w:rFonts w:ascii="Times New Roman" w:hAnsi="Times New Roman" w:cs="Times New Roman"/>
          <w:sz w:val="24"/>
          <w:szCs w:val="24"/>
        </w:rPr>
        <w:t xml:space="preserve">Here, we </w:t>
      </w:r>
      <w:r w:rsidR="00327F4C">
        <w:rPr>
          <w:rFonts w:ascii="Times New Roman" w:hAnsi="Times New Roman" w:cs="Times New Roman"/>
          <w:sz w:val="24"/>
          <w:szCs w:val="24"/>
        </w:rPr>
        <w:t>show that</w:t>
      </w:r>
      <w:r w:rsidR="00272B1D" w:rsidRPr="00272B1D">
        <w:rPr>
          <w:rFonts w:ascii="Times New Roman" w:hAnsi="Times New Roman" w:cs="Times New Roman"/>
          <w:sz w:val="24"/>
          <w:szCs w:val="24"/>
        </w:rPr>
        <w:t xml:space="preserve"> </w:t>
      </w:r>
      <w:r w:rsidR="00272B1D">
        <w:rPr>
          <w:rFonts w:ascii="Times New Roman" w:hAnsi="Times New Roman" w:cs="Times New Roman"/>
          <w:sz w:val="24"/>
          <w:szCs w:val="24"/>
        </w:rPr>
        <w:t xml:space="preserve">diel </w:t>
      </w:r>
      <w:r w:rsidR="0093039B">
        <w:rPr>
          <w:rFonts w:ascii="Times New Roman" w:hAnsi="Times New Roman" w:cs="Times New Roman"/>
          <w:sz w:val="24"/>
          <w:szCs w:val="24"/>
        </w:rPr>
        <w:t>movement</w:t>
      </w:r>
      <w:r w:rsidR="002516C1">
        <w:rPr>
          <w:rFonts w:ascii="Times New Roman" w:hAnsi="Times New Roman" w:cs="Times New Roman"/>
          <w:sz w:val="24"/>
          <w:szCs w:val="24"/>
        </w:rPr>
        <w:t xml:space="preserve"> </w:t>
      </w:r>
      <w:r w:rsidR="00272B1D" w:rsidRPr="00272B1D">
        <w:rPr>
          <w:rFonts w:ascii="Times New Roman" w:hAnsi="Times New Roman" w:cs="Times New Roman"/>
          <w:sz w:val="24"/>
          <w:szCs w:val="24"/>
        </w:rPr>
        <w:t xml:space="preserve">is an emergent </w:t>
      </w:r>
      <w:r w:rsidR="00327F4C">
        <w:rPr>
          <w:rFonts w:ascii="Times New Roman" w:hAnsi="Times New Roman" w:cs="Times New Roman"/>
          <w:sz w:val="24"/>
          <w:szCs w:val="24"/>
        </w:rPr>
        <w:t xml:space="preserve">behavior for cold-water fishes facing temperature-oxygen trade-offs. </w:t>
      </w:r>
      <w:r w:rsidR="0093039B">
        <w:rPr>
          <w:rFonts w:ascii="Times New Roman" w:hAnsi="Times New Roman" w:cs="Times New Roman"/>
          <w:sz w:val="24"/>
          <w:szCs w:val="24"/>
        </w:rPr>
        <w:t xml:space="preserve">Heat stress and hypoxia occur asynchronously in the diel cycle, because temperature maximums occur in the evening and oxygen minimums occur around dawn. Using observed environmental data from </w:t>
      </w:r>
      <w:r w:rsidR="001D1CBB">
        <w:rPr>
          <w:rFonts w:ascii="Times New Roman" w:hAnsi="Times New Roman" w:cs="Times New Roman"/>
          <w:sz w:val="24"/>
          <w:szCs w:val="24"/>
        </w:rPr>
        <w:t>vertically stratified</w:t>
      </w:r>
      <w:r w:rsidR="00F52BE8">
        <w:rPr>
          <w:rFonts w:ascii="Times New Roman" w:hAnsi="Times New Roman" w:cs="Times New Roman"/>
          <w:sz w:val="24"/>
          <w:szCs w:val="24"/>
        </w:rPr>
        <w:t xml:space="preserve"> </w:t>
      </w:r>
      <w:r w:rsidR="0093039B">
        <w:rPr>
          <w:rFonts w:ascii="Times New Roman" w:hAnsi="Times New Roman" w:cs="Times New Roman"/>
          <w:sz w:val="24"/>
          <w:szCs w:val="24"/>
        </w:rPr>
        <w:t xml:space="preserve">thermal refuges on a river floodplain, we </w:t>
      </w:r>
      <w:ins w:id="0" w:author="Barrett, Hannah" w:date="2024-09-19T10:11:00Z" w16du:dateUtc="2024-09-19T17:11:00Z">
        <w:r w:rsidR="001D1CBB">
          <w:rPr>
            <w:rFonts w:ascii="Times New Roman" w:hAnsi="Times New Roman" w:cs="Times New Roman"/>
            <w:sz w:val="24"/>
            <w:szCs w:val="24"/>
          </w:rPr>
          <w:t>used</w:t>
        </w:r>
      </w:ins>
      <w:ins w:id="1" w:author="Barrett, Hannah" w:date="2024-09-19T09:56:00Z" w16du:dateUtc="2024-09-19T16:56:00Z">
        <w:r w:rsidR="00F52BE8">
          <w:rPr>
            <w:rFonts w:ascii="Times New Roman" w:hAnsi="Times New Roman" w:cs="Times New Roman"/>
            <w:sz w:val="24"/>
            <w:szCs w:val="24"/>
          </w:rPr>
          <w:t xml:space="preserve"> a simulation to </w:t>
        </w:r>
      </w:ins>
      <w:r w:rsidR="0093039B">
        <w:rPr>
          <w:rFonts w:ascii="Times New Roman" w:hAnsi="Times New Roman" w:cs="Times New Roman"/>
          <w:sz w:val="24"/>
          <w:szCs w:val="24"/>
        </w:rPr>
        <w:t xml:space="preserve">show that strategies of temperature-minimizing or oxygen-maximizing result in constant depth selection, whereas fish that optimize temperature and oxygen exhibit diel vertical movement. To test this hypothesis, we held fish </w:t>
      </w:r>
      <w:r w:rsidR="0093039B" w:rsidRPr="00F52BE8">
        <w:rPr>
          <w:rFonts w:ascii="Times New Roman" w:hAnsi="Times New Roman" w:cs="Times New Roman"/>
          <w:i/>
          <w:iCs/>
          <w:sz w:val="24"/>
          <w:szCs w:val="24"/>
        </w:rPr>
        <w:t>in situ</w:t>
      </w:r>
      <w:r w:rsidR="0093039B">
        <w:rPr>
          <w:rFonts w:ascii="Times New Roman" w:hAnsi="Times New Roman" w:cs="Times New Roman"/>
          <w:sz w:val="24"/>
          <w:szCs w:val="24"/>
        </w:rPr>
        <w:t xml:space="preserve"> in enclosures and inferred habitat use from temperature logging tags. Fish exhibited diel vertical movement</w:t>
      </w:r>
      <w:r w:rsidR="009B18A0">
        <w:rPr>
          <w:rFonts w:ascii="Times New Roman" w:hAnsi="Times New Roman" w:cs="Times New Roman"/>
          <w:sz w:val="24"/>
          <w:szCs w:val="24"/>
        </w:rPr>
        <w:t xml:space="preserve"> that matched the timing predicted by our simulation and reduced the minimum oxygen levels they experienced. The extent of this movement was smaller than expected as fish endured relatively hypoxic conditions in exchange for colder temperatures. Our results may be </w:t>
      </w:r>
      <w:r w:rsidR="00272B1D" w:rsidRPr="00272B1D">
        <w:rPr>
          <w:rFonts w:ascii="Times New Roman" w:hAnsi="Times New Roman" w:cs="Times New Roman"/>
          <w:sz w:val="24"/>
          <w:szCs w:val="24"/>
        </w:rPr>
        <w:t xml:space="preserve">generalizable across freshwater environments because </w:t>
      </w:r>
      <w:r w:rsidR="009C7EEE">
        <w:rPr>
          <w:rFonts w:ascii="Times New Roman" w:hAnsi="Times New Roman" w:cs="Times New Roman"/>
          <w:sz w:val="24"/>
          <w:szCs w:val="24"/>
        </w:rPr>
        <w:t>they are supported from first principles</w:t>
      </w:r>
      <w:r w:rsidR="00FC1F1F">
        <w:rPr>
          <w:rFonts w:ascii="Times New Roman" w:hAnsi="Times New Roman" w:cs="Times New Roman"/>
          <w:sz w:val="24"/>
          <w:szCs w:val="24"/>
        </w:rPr>
        <w:t>,</w:t>
      </w:r>
      <w:r w:rsidR="009C7EEE">
        <w:rPr>
          <w:rFonts w:ascii="Times New Roman" w:hAnsi="Times New Roman" w:cs="Times New Roman"/>
          <w:sz w:val="24"/>
          <w:szCs w:val="24"/>
        </w:rPr>
        <w:t xml:space="preserve"> and because </w:t>
      </w:r>
      <w:r w:rsidR="00FC1F1F">
        <w:rPr>
          <w:rFonts w:ascii="Times New Roman" w:hAnsi="Times New Roman" w:cs="Times New Roman"/>
          <w:sz w:val="24"/>
          <w:szCs w:val="24"/>
        </w:rPr>
        <w:t xml:space="preserve">dynamic </w:t>
      </w:r>
      <w:r w:rsidR="00272B1D" w:rsidRPr="00272B1D">
        <w:rPr>
          <w:rFonts w:ascii="Times New Roman" w:hAnsi="Times New Roman" w:cs="Times New Roman"/>
          <w:sz w:val="24"/>
          <w:szCs w:val="24"/>
        </w:rPr>
        <w:t xml:space="preserve">temperature-oxygen </w:t>
      </w:r>
      <w:r w:rsidR="001D1CBB" w:rsidRPr="00272B1D">
        <w:rPr>
          <w:rFonts w:ascii="Times New Roman" w:hAnsi="Times New Roman" w:cs="Times New Roman"/>
          <w:sz w:val="24"/>
          <w:szCs w:val="24"/>
        </w:rPr>
        <w:t>trade</w:t>
      </w:r>
      <w:r w:rsidR="001D1CBB">
        <w:rPr>
          <w:rFonts w:ascii="Times New Roman" w:hAnsi="Times New Roman" w:cs="Times New Roman"/>
          <w:sz w:val="24"/>
          <w:szCs w:val="24"/>
        </w:rPr>
        <w:t>o</w:t>
      </w:r>
      <w:r w:rsidR="001D1CBB" w:rsidRPr="00272B1D">
        <w:rPr>
          <w:rFonts w:ascii="Times New Roman" w:hAnsi="Times New Roman" w:cs="Times New Roman"/>
          <w:sz w:val="24"/>
          <w:szCs w:val="24"/>
        </w:rPr>
        <w:t>ffs</w:t>
      </w:r>
      <w:r w:rsidR="009B18A0">
        <w:rPr>
          <w:rFonts w:ascii="Times New Roman" w:hAnsi="Times New Roman" w:cs="Times New Roman"/>
          <w:sz w:val="24"/>
          <w:szCs w:val="24"/>
        </w:rPr>
        <w:t xml:space="preserve"> occur across a diversity of water bodies</w:t>
      </w:r>
      <w:r w:rsidR="0080104B">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7F665D1" w14:textId="12F7A7C9" w:rsidR="00206F8E" w:rsidRPr="00C13FAA" w:rsidRDefault="00955527" w:rsidP="00F56768">
      <w:pPr>
        <w:spacing w:line="480" w:lineRule="auto"/>
        <w:ind w:firstLine="720"/>
        <w:rPr>
          <w:rFonts w:ascii="Times New Roman" w:hAnsi="Times New Roman" w:cs="Times New Roman"/>
          <w:sz w:val="24"/>
          <w:szCs w:val="24"/>
        </w:rPr>
      </w:pPr>
      <w:r w:rsidRPr="00C13FAA">
        <w:rPr>
          <w:rFonts w:ascii="Times New Roman" w:hAnsi="Times New Roman" w:cs="Times New Roman"/>
          <w:sz w:val="24"/>
          <w:szCs w:val="24"/>
        </w:rPr>
        <w:lastRenderedPageBreak/>
        <w:t xml:space="preserve">Landscape </w:t>
      </w:r>
      <w:commentRangeStart w:id="2"/>
      <w:r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disconnect</w:t>
      </w:r>
      <w:r w:rsidR="00F7596D" w:rsidRPr="00C13FAA">
        <w:rPr>
          <w:rFonts w:ascii="Times New Roman" w:hAnsi="Times New Roman" w:cs="Times New Roman"/>
          <w:sz w:val="24"/>
          <w:szCs w:val="24"/>
        </w:rPr>
        <w:t xml:space="preserve"> </w:t>
      </w:r>
      <w:r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Pr="00C13FAA">
        <w:rPr>
          <w:rFonts w:ascii="Times New Roman" w:hAnsi="Times New Roman" w:cs="Times New Roman"/>
          <w:sz w:val="24"/>
          <w:szCs w:val="24"/>
        </w:rPr>
        <w:t xml:space="preserve">, creating asynchronous variation among </w:t>
      </w:r>
      <w:commentRangeEnd w:id="2"/>
      <w:r w:rsidR="00424221">
        <w:rPr>
          <w:rStyle w:val="CommentReference"/>
        </w:rPr>
        <w:commentReference w:id="2"/>
      </w:r>
      <w:r w:rsidRPr="00C13FAA">
        <w:rPr>
          <w:rFonts w:ascii="Times New Roman" w:hAnsi="Times New Roman" w:cs="Times New Roman"/>
          <w:sz w:val="24"/>
          <w:szCs w:val="24"/>
        </w:rPr>
        <w:t>different habitat patches</w:t>
      </w:r>
      <w:r w:rsidR="00F52BE8">
        <w:rPr>
          <w:rFonts w:ascii="Times New Roman" w:hAnsi="Times New Roman" w:cs="Times New Roman"/>
          <w:sz w:val="24"/>
          <w:szCs w:val="24"/>
        </w:rPr>
        <w:t xml:space="preserve"> (Fey et al. 2019). </w:t>
      </w:r>
      <w:r w:rsidR="00615231" w:rsidRPr="00C13FAA">
        <w:rPr>
          <w:rFonts w:ascii="Times New Roman" w:hAnsi="Times New Roman" w:cs="Times New Roman"/>
          <w:sz w:val="24"/>
          <w:szCs w:val="24"/>
        </w:rPr>
        <w:t>Thes</w:t>
      </w:r>
      <w:r w:rsidR="000765B8" w:rsidRPr="00C13FAA">
        <w:rPr>
          <w:rFonts w:ascii="Times New Roman" w:hAnsi="Times New Roman" w:cs="Times New Roman"/>
          <w:sz w:val="24"/>
          <w:szCs w:val="24"/>
        </w:rPr>
        <w:t>e</w:t>
      </w:r>
      <w:r w:rsidR="00615231" w:rsidRPr="00C13FAA">
        <w:rPr>
          <w:rFonts w:ascii="Times New Roman" w:hAnsi="Times New Roman" w:cs="Times New Roman"/>
          <w:sz w:val="24"/>
          <w:szCs w:val="24"/>
        </w:rPr>
        <w:t xml:space="preserve"> local </w:t>
      </w:r>
      <w:r w:rsidRPr="00C13FAA">
        <w:rPr>
          <w:rFonts w:ascii="Times New Roman" w:hAnsi="Times New Roman" w:cs="Times New Roman"/>
          <w:sz w:val="24"/>
          <w:szCs w:val="24"/>
        </w:rPr>
        <w:t xml:space="preserve">variations in the expression of regional conditions </w:t>
      </w:r>
      <w:r w:rsidR="00615231" w:rsidRPr="00C13FAA">
        <w:rPr>
          <w:rFonts w:ascii="Times New Roman" w:hAnsi="Times New Roman" w:cs="Times New Roman"/>
          <w:sz w:val="24"/>
          <w:szCs w:val="24"/>
        </w:rPr>
        <w:t>may allow</w:t>
      </w:r>
      <w:r w:rsidRPr="00C13FAA">
        <w:rPr>
          <w:rFonts w:ascii="Times New Roman" w:hAnsi="Times New Roman" w:cs="Times New Roman"/>
          <w:sz w:val="24"/>
          <w:szCs w:val="24"/>
        </w:rPr>
        <w:t xml:space="preserve"> animals to track more favorable conditions across the accessible landscape. </w:t>
      </w:r>
      <w:r w:rsidR="003A3FAD">
        <w:rPr>
          <w:rFonts w:ascii="Times New Roman" w:hAnsi="Times New Roman" w:cs="Times New Roman"/>
          <w:sz w:val="24"/>
          <w:szCs w:val="24"/>
        </w:rPr>
        <w:t xml:space="preserve">For example, such </w:t>
      </w:r>
      <w:r w:rsidR="00615231" w:rsidRPr="00AB3B4C">
        <w:rPr>
          <w:rFonts w:ascii="Times New Roman" w:hAnsi="Times New Roman" w:cs="Times New Roman"/>
          <w:sz w:val="24"/>
          <w:szCs w:val="24"/>
        </w:rPr>
        <w:t xml:space="preserve">habitat heterogeneity may enable </w:t>
      </w:r>
      <w:r w:rsidR="000765B8" w:rsidRPr="00AB3B4C">
        <w:rPr>
          <w:rFonts w:ascii="Times New Roman" w:hAnsi="Times New Roman" w:cs="Times New Roman"/>
          <w:sz w:val="24"/>
          <w:szCs w:val="24"/>
        </w:rPr>
        <w:t>fish</w:t>
      </w:r>
      <w:r w:rsidR="0093154A"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to move to avoid risks such as predation </w:t>
      </w:r>
      <w:sdt>
        <w:sdtPr>
          <w:rPr>
            <w:rFonts w:ascii="Times New Roman" w:hAnsi="Times New Roman" w:cs="Times New Roman"/>
            <w:color w:val="000000"/>
            <w:sz w:val="24"/>
            <w:szCs w:val="24"/>
          </w:rPr>
          <w:tag w:val="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
          <w:id w:val="573863954"/>
          <w:placeholder>
            <w:docPart w:val="DefaultPlaceholder_-1854013440"/>
          </w:placeholder>
        </w:sdtPr>
        <w:sdtContent>
          <w:r w:rsidR="0028590D" w:rsidRPr="00132F8D">
            <w:rPr>
              <w:rFonts w:ascii="Times New Roman" w:eastAsia="Times New Roman" w:hAnsi="Times New Roman" w:cs="Times New Roman"/>
              <w:sz w:val="24"/>
              <w:szCs w:val="24"/>
            </w:rPr>
            <w:t>(Penaluna et al., 2016; Persson &amp; Eklov, 1995; Power, 1984)</w:t>
          </w:r>
        </w:sdtContent>
      </w:sdt>
      <w:r w:rsidR="00260726"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or abiotic stressors </w:t>
      </w:r>
      <w:r w:rsidR="00364088">
        <w:rPr>
          <w:rFonts w:ascii="Times New Roman" w:hAnsi="Times New Roman" w:cs="Times New Roman"/>
          <w:sz w:val="24"/>
          <w:szCs w:val="24"/>
        </w:rPr>
        <w:t xml:space="preserve">such as </w:t>
      </w:r>
      <w:r w:rsidR="00615231" w:rsidRPr="00AB3B4C">
        <w:rPr>
          <w:rFonts w:ascii="Times New Roman" w:hAnsi="Times New Roman" w:cs="Times New Roman"/>
          <w:sz w:val="24"/>
          <w:szCs w:val="24"/>
        </w:rPr>
        <w:t>temperature</w:t>
      </w:r>
      <w:r w:rsidR="001508D5" w:rsidRPr="00AB3B4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
          <w:id w:val="1890224130"/>
          <w:placeholder>
            <w:docPart w:val="DefaultPlaceholder_-1854013440"/>
          </w:placeholder>
        </w:sdtPr>
        <w:sdtContent>
          <w:r w:rsidR="0028590D" w:rsidRPr="00132F8D">
            <w:rPr>
              <w:rFonts w:ascii="Times New Roman" w:eastAsia="Times New Roman" w:hAnsi="Times New Roman" w:cs="Times New Roman"/>
              <w:sz w:val="24"/>
              <w:szCs w:val="24"/>
            </w:rPr>
            <w:t>(Berman &amp; Quinn, 1991; Kaya et al., 1977; Westhoff et al., 2016)</w:t>
          </w:r>
        </w:sdtContent>
      </w:sdt>
      <w:r w:rsidR="001508D5" w:rsidRPr="00AB3B4C">
        <w:rPr>
          <w:rFonts w:ascii="Times New Roman" w:hAnsi="Times New Roman" w:cs="Times New Roman"/>
          <w:sz w:val="24"/>
          <w:szCs w:val="24"/>
        </w:rPr>
        <w:t xml:space="preserve">. </w:t>
      </w:r>
      <w:r w:rsidR="005E1D37">
        <w:rPr>
          <w:rFonts w:ascii="Times New Roman" w:hAnsi="Times New Roman" w:cs="Times New Roman"/>
          <w:sz w:val="24"/>
          <w:szCs w:val="24"/>
        </w:rPr>
        <w:t xml:space="preserve">There is particular interest in how </w:t>
      </w:r>
      <w:r w:rsidR="00424221">
        <w:rPr>
          <w:rFonts w:ascii="Times New Roman" w:hAnsi="Times New Roman" w:cs="Times New Roman"/>
          <w:sz w:val="24"/>
          <w:szCs w:val="24"/>
        </w:rPr>
        <w:t>animals</w:t>
      </w:r>
      <w:r w:rsidR="005E1D37">
        <w:rPr>
          <w:rFonts w:ascii="Times New Roman" w:hAnsi="Times New Roman" w:cs="Times New Roman"/>
          <w:sz w:val="24"/>
          <w:szCs w:val="24"/>
        </w:rPr>
        <w:t xml:space="preserve"> exploit thermal heterogeneity, because </w:t>
      </w:r>
      <w:r w:rsidR="009B47A2">
        <w:rPr>
          <w:rFonts w:ascii="Times New Roman" w:hAnsi="Times New Roman" w:cs="Times New Roman"/>
          <w:sz w:val="24"/>
          <w:szCs w:val="24"/>
        </w:rPr>
        <w:t xml:space="preserve">use of cool refuge habitat could mediate responses to climate change </w:t>
      </w:r>
      <w:sdt>
        <w:sdtPr>
          <w:rPr>
            <w:rFonts w:ascii="Times New Roman" w:hAnsi="Times New Roman" w:cs="Times New Roman"/>
            <w:color w:val="000000"/>
            <w:sz w:val="24"/>
            <w:szCs w:val="24"/>
          </w:rPr>
          <w:tag w:val="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
          <w:id w:val="932328367"/>
          <w:placeholder>
            <w:docPart w:val="DefaultPlaceholder_-1854013440"/>
          </w:placeholder>
        </w:sdtPr>
        <w:sdtContent>
          <w:r w:rsidR="0028590D" w:rsidRPr="00AB3B4C">
            <w:rPr>
              <w:rFonts w:ascii="Times New Roman" w:hAnsi="Times New Roman" w:cs="Times New Roman"/>
              <w:color w:val="000000"/>
              <w:sz w:val="24"/>
              <w:szCs w:val="24"/>
            </w:rPr>
            <w:t xml:space="preserve">(Beechie et al., 2013; </w:t>
          </w:r>
          <w:proofErr w:type="spellStart"/>
          <w:r w:rsidR="0028590D" w:rsidRPr="00AB3B4C">
            <w:rPr>
              <w:rFonts w:ascii="Times New Roman" w:hAnsi="Times New Roman" w:cs="Times New Roman"/>
              <w:color w:val="000000"/>
              <w:sz w:val="24"/>
              <w:szCs w:val="24"/>
            </w:rPr>
            <w:t>Kurylyk</w:t>
          </w:r>
          <w:proofErr w:type="spellEnd"/>
          <w:r w:rsidR="0028590D" w:rsidRPr="00AB3B4C">
            <w:rPr>
              <w:rFonts w:ascii="Times New Roman" w:hAnsi="Times New Roman" w:cs="Times New Roman"/>
              <w:color w:val="000000"/>
              <w:sz w:val="24"/>
              <w:szCs w:val="24"/>
            </w:rPr>
            <w:t xml:space="preserve"> et al., 2015; Steel et al., 2017)</w:t>
          </w:r>
        </w:sdtContent>
      </w:sdt>
      <w:r w:rsidR="003B106F" w:rsidRPr="00C13FAA">
        <w:rPr>
          <w:rFonts w:ascii="Times New Roman" w:hAnsi="Times New Roman" w:cs="Times New Roman"/>
          <w:sz w:val="24"/>
          <w:szCs w:val="24"/>
        </w:rPr>
        <w:t xml:space="preserve">. </w:t>
      </w:r>
      <w:r w:rsidR="009B47A2">
        <w:rPr>
          <w:rFonts w:ascii="Times New Roman" w:hAnsi="Times New Roman" w:cs="Times New Roman"/>
          <w:sz w:val="24"/>
          <w:szCs w:val="24"/>
        </w:rPr>
        <w:t xml:space="preserve">However, habitats with unique temperature dynamics often vary in other conditions as well, and how this limits </w:t>
      </w:r>
      <w:r w:rsidR="003A3FAD">
        <w:rPr>
          <w:rFonts w:ascii="Times New Roman" w:hAnsi="Times New Roman" w:cs="Times New Roman"/>
          <w:sz w:val="24"/>
          <w:szCs w:val="24"/>
        </w:rPr>
        <w:t>the function</w:t>
      </w:r>
      <w:r w:rsidR="009B47A2">
        <w:rPr>
          <w:rFonts w:ascii="Times New Roman" w:hAnsi="Times New Roman" w:cs="Times New Roman"/>
          <w:sz w:val="24"/>
          <w:szCs w:val="24"/>
        </w:rPr>
        <w:t xml:space="preserve"> refuge</w:t>
      </w:r>
      <w:r w:rsidR="003A3FAD">
        <w:rPr>
          <w:rFonts w:ascii="Times New Roman" w:hAnsi="Times New Roman" w:cs="Times New Roman"/>
          <w:sz w:val="24"/>
          <w:szCs w:val="24"/>
        </w:rPr>
        <w:t>s</w:t>
      </w:r>
      <w:r w:rsidR="009B47A2">
        <w:rPr>
          <w:rFonts w:ascii="Times New Roman" w:hAnsi="Times New Roman" w:cs="Times New Roman"/>
          <w:sz w:val="24"/>
          <w:szCs w:val="24"/>
        </w:rPr>
        <w:t xml:space="preserve"> is poorly understood.</w:t>
      </w:r>
    </w:p>
    <w:p w14:paraId="7669899B" w14:textId="6643D4DE"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behavior</w:t>
      </w:r>
      <w:r w:rsidR="00424221">
        <w:rPr>
          <w:rFonts w:ascii="Times New Roman" w:hAnsi="Times New Roman" w:cs="Times New Roman"/>
          <w:sz w:val="24"/>
          <w:szCs w:val="24"/>
        </w:rPr>
        <w:t>al responses</w:t>
      </w:r>
      <w:r w:rsidR="002D24B1">
        <w:rPr>
          <w:rFonts w:ascii="Times New Roman" w:hAnsi="Times New Roman" w:cs="Times New Roman"/>
          <w:sz w:val="24"/>
          <w:szCs w:val="24"/>
        </w:rPr>
        <w:t xml:space="preserve"> should be shaped by both temperature and DO</w:t>
      </w:r>
      <w:r w:rsidR="00865DBF">
        <w:rPr>
          <w:rFonts w:ascii="Times New Roman" w:hAnsi="Times New Roman" w:cs="Times New Roman"/>
          <w:sz w:val="24"/>
          <w:szCs w:val="24"/>
        </w:rPr>
        <w:t xml:space="preserve">. </w:t>
      </w:r>
      <w:r w:rsidR="00424221">
        <w:rPr>
          <w:rFonts w:ascii="Times New Roman" w:hAnsi="Times New Roman" w:cs="Times New Roman"/>
          <w:sz w:val="24"/>
          <w:szCs w:val="24"/>
        </w:rPr>
        <w:t xml:space="preserve">Aquatic habitats ranging from pelagic seas to ponds </w:t>
      </w:r>
      <w:r w:rsidR="001003EB">
        <w:rPr>
          <w:rFonts w:ascii="Times New Roman" w:hAnsi="Times New Roman" w:cs="Times New Roman"/>
          <w:sz w:val="24"/>
          <w:szCs w:val="24"/>
        </w:rPr>
        <w:t xml:space="preserve">can </w:t>
      </w:r>
      <w:r w:rsidR="00424221">
        <w:rPr>
          <w:rFonts w:ascii="Times New Roman" w:hAnsi="Times New Roman" w:cs="Times New Roman"/>
          <w:sz w:val="24"/>
          <w:szCs w:val="24"/>
        </w:rPr>
        <w:t>exhibit</w:t>
      </w:r>
      <w:r w:rsidR="001003EB">
        <w:rPr>
          <w:rFonts w:ascii="Times New Roman" w:hAnsi="Times New Roman" w:cs="Times New Roman"/>
          <w:sz w:val="24"/>
          <w:szCs w:val="24"/>
        </w:rPr>
        <w:t xml:space="preserve"> </w:t>
      </w:r>
      <w:r w:rsidR="00424221">
        <w:rPr>
          <w:rFonts w:ascii="Times New Roman" w:hAnsi="Times New Roman" w:cs="Times New Roman"/>
          <w:sz w:val="24"/>
          <w:szCs w:val="24"/>
        </w:rPr>
        <w:t>vertical stratification of temperature and oxygen</w:t>
      </w:r>
      <w:r w:rsidR="001003EB">
        <w:rPr>
          <w:rFonts w:ascii="Times New Roman" w:hAnsi="Times New Roman" w:cs="Times New Roman"/>
          <w:sz w:val="24"/>
          <w:szCs w:val="24"/>
        </w:rPr>
        <w:t xml:space="preserve"> (</w:t>
      </w:r>
      <w:r w:rsidR="004A2890">
        <w:rPr>
          <w:rFonts w:ascii="Times New Roman" w:hAnsi="Times New Roman" w:cs="Times New Roman"/>
          <w:sz w:val="24"/>
          <w:szCs w:val="24"/>
        </w:rPr>
        <w:t xml:space="preserve">also referred to </w:t>
      </w:r>
      <w:r w:rsidR="001003EB">
        <w:rPr>
          <w:rFonts w:ascii="Times New Roman" w:hAnsi="Times New Roman" w:cs="Times New Roman"/>
          <w:sz w:val="24"/>
          <w:szCs w:val="24"/>
        </w:rPr>
        <w:t xml:space="preserve">as vertical fronts; </w:t>
      </w:r>
      <w:sdt>
        <w:sdtPr>
          <w:rPr>
            <w:rFonts w:ascii="Times New Roman" w:hAnsi="Times New Roman" w:cs="Times New Roman"/>
            <w:color w:val="000000"/>
            <w:sz w:val="24"/>
            <w:szCs w:val="24"/>
          </w:rPr>
          <w:tag w:val="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
          <w:id w:val="-1754666714"/>
          <w:placeholder>
            <w:docPart w:val="DefaultPlaceholder_-1854013440"/>
          </w:placeholder>
        </w:sdtPr>
        <w:sdtContent>
          <w:r w:rsidR="003570D6" w:rsidRPr="003570D6">
            <w:rPr>
              <w:rFonts w:ascii="Times New Roman" w:hAnsi="Times New Roman" w:cs="Times New Roman"/>
              <w:color w:val="000000"/>
              <w:sz w:val="24"/>
              <w:szCs w:val="24"/>
            </w:rPr>
            <w:t>Logan et al., 2023)</w:t>
          </w:r>
        </w:sdtContent>
      </w:sdt>
      <w:r w:rsidR="001003EB">
        <w:rPr>
          <w:rFonts w:ascii="Times New Roman" w:hAnsi="Times New Roman" w:cs="Times New Roman"/>
          <w:sz w:val="24"/>
          <w:szCs w:val="24"/>
        </w:rPr>
        <w:t xml:space="preserve">. In tropical marine environments, excessively cold and hypoxic waters create </w:t>
      </w:r>
      <w:r w:rsidR="00C579C4">
        <w:rPr>
          <w:rFonts w:ascii="Times New Roman" w:hAnsi="Times New Roman" w:cs="Times New Roman"/>
          <w:sz w:val="24"/>
          <w:szCs w:val="24"/>
        </w:rPr>
        <w:t>hypoxia-based</w:t>
      </w:r>
      <w:r w:rsidR="001003EB">
        <w:rPr>
          <w:rFonts w:ascii="Times New Roman" w:hAnsi="Times New Roman" w:cs="Times New Roman"/>
          <w:sz w:val="24"/>
          <w:szCs w:val="24"/>
        </w:rPr>
        <w:t xml:space="preserve"> habitat constriction, causing fish to primarily hold at and above the thermocline </w:t>
      </w:r>
      <w:sdt>
        <w:sdtPr>
          <w:rPr>
            <w:rFonts w:ascii="Times New Roman" w:hAnsi="Times New Roman" w:cs="Times New Roman"/>
            <w:color w:val="000000"/>
            <w:sz w:val="24"/>
            <w:szCs w:val="24"/>
          </w:rPr>
          <w:tag w:val="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
          <w:id w:val="1680076377"/>
          <w:placeholder>
            <w:docPart w:val="DefaultPlaceholder_-1854013440"/>
          </w:placeholder>
        </w:sdtPr>
        <w:sdtContent>
          <w:r w:rsidR="003570D6" w:rsidRPr="003570D6">
            <w:rPr>
              <w:rFonts w:ascii="Times New Roman" w:hAnsi="Times New Roman" w:cs="Times New Roman"/>
              <w:color w:val="000000"/>
              <w:sz w:val="24"/>
              <w:szCs w:val="24"/>
            </w:rPr>
            <w:t>(Brill et al., 1999; Logan et al., 2023)</w:t>
          </w:r>
        </w:sdtContent>
      </w:sdt>
      <w:r w:rsidR="001003EB">
        <w:rPr>
          <w:rFonts w:ascii="Times New Roman" w:hAnsi="Times New Roman" w:cs="Times New Roman"/>
          <w:sz w:val="24"/>
          <w:szCs w:val="24"/>
        </w:rPr>
        <w:t xml:space="preserve">. In temperate lotic and lentic environments, warm surface temperatures can exceed physiological optima, and hypoxic conditions at depth can limit fish vertical distribution, creating a vertically compressed habitat known as a temperature-oxygen squeeze </w:t>
      </w:r>
      <w:sdt>
        <w:sdtPr>
          <w:rPr>
            <w:rFonts w:ascii="Times New Roman" w:hAnsi="Times New Roman" w:cs="Times New Roman"/>
            <w:color w:val="000000"/>
            <w:sz w:val="24"/>
            <w:szCs w:val="24"/>
          </w:rPr>
          <w:tag w:val="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
          <w:id w:val="-2063463365"/>
          <w:placeholder>
            <w:docPart w:val="DefaultPlaceholder_-1854013440"/>
          </w:placeholder>
        </w:sdtPr>
        <w:sdtContent>
          <w:r w:rsidR="003E226A" w:rsidRPr="003E226A">
            <w:rPr>
              <w:rFonts w:ascii="Times New Roman" w:hAnsi="Times New Roman" w:cs="Times New Roman"/>
              <w:color w:val="000000"/>
              <w:sz w:val="24"/>
              <w:szCs w:val="24"/>
            </w:rPr>
            <w:t xml:space="preserve">(Coutant, </w:t>
          </w:r>
          <w:r w:rsidR="003E226A" w:rsidRPr="003E226A">
            <w:rPr>
              <w:rFonts w:ascii="Times New Roman" w:hAnsi="Times New Roman" w:cs="Times New Roman"/>
              <w:color w:val="000000"/>
              <w:sz w:val="24"/>
              <w:szCs w:val="24"/>
            </w:rPr>
            <w:lastRenderedPageBreak/>
            <w:t>1985)</w:t>
          </w:r>
        </w:sdtContent>
      </w:sdt>
      <w:r w:rsidR="00C13FAA">
        <w:rPr>
          <w:rFonts w:ascii="Times New Roman" w:hAnsi="Times New Roman" w:cs="Times New Roman"/>
          <w:color w:val="000000"/>
          <w:sz w:val="24"/>
          <w:szCs w:val="24"/>
        </w:rPr>
        <w:t>.</w:t>
      </w:r>
      <w:r w:rsidR="001003EB">
        <w:rPr>
          <w:rFonts w:ascii="Times New Roman" w:hAnsi="Times New Roman" w:cs="Times New Roman"/>
          <w:sz w:val="24"/>
          <w:szCs w:val="24"/>
        </w:rPr>
        <w:t xml:space="preserve"> </w:t>
      </w:r>
      <w:r w:rsidR="00C579C4">
        <w:rPr>
          <w:rFonts w:ascii="Times New Roman" w:hAnsi="Times New Roman" w:cs="Times New Roman"/>
          <w:sz w:val="24"/>
          <w:szCs w:val="24"/>
        </w:rPr>
        <w:t>This phenomenon</w:t>
      </w:r>
      <w:r w:rsidR="001003EB">
        <w:rPr>
          <w:rFonts w:ascii="Times New Roman" w:hAnsi="Times New Roman" w:cs="Times New Roman"/>
          <w:sz w:val="24"/>
          <w:szCs w:val="24"/>
        </w:rPr>
        <w:t xml:space="preserve"> can also occur in fine scale patches of lentic habitat within a river floodplain. For example, thermally stratified cold-water alcoves often present a temperature-oxygen squeeze, effectively confining cold-adapted fish to </w:t>
      </w:r>
      <w:r w:rsidR="001C00A5">
        <w:rPr>
          <w:rFonts w:ascii="Times New Roman" w:hAnsi="Times New Roman" w:cs="Times New Roman"/>
          <w:sz w:val="24"/>
          <w:szCs w:val="24"/>
        </w:rPr>
        <w:t>≤</w:t>
      </w:r>
      <w:r w:rsidR="001003EB">
        <w:rPr>
          <w:rFonts w:ascii="Times New Roman" w:hAnsi="Times New Roman" w:cs="Times New Roman"/>
          <w:sz w:val="24"/>
          <w:szCs w:val="24"/>
        </w:rPr>
        <w:t xml:space="preserve">20% of the water column (Barrett et al. </w:t>
      </w:r>
      <w:r w:rsidR="00C579C4" w:rsidRPr="00C579C4">
        <w:rPr>
          <w:rFonts w:ascii="Times New Roman" w:hAnsi="Times New Roman" w:cs="Times New Roman"/>
          <w:iCs/>
          <w:sz w:val="24"/>
          <w:szCs w:val="24"/>
        </w:rPr>
        <w:t>2024</w:t>
      </w:r>
      <w:r w:rsidR="001003EB">
        <w:rPr>
          <w:rFonts w:ascii="Times New Roman" w:hAnsi="Times New Roman" w:cs="Times New Roman"/>
          <w:sz w:val="24"/>
          <w:szCs w:val="24"/>
        </w:rPr>
        <w:t xml:space="preserve">). </w:t>
      </w:r>
      <w:r w:rsidR="00865DBF">
        <w:rPr>
          <w:rFonts w:ascii="Times New Roman" w:hAnsi="Times New Roman" w:cs="Times New Roman"/>
          <w:sz w:val="24"/>
          <w:szCs w:val="24"/>
        </w:rPr>
        <w:t>H</w:t>
      </w:r>
      <w:r w:rsidR="001003EB">
        <w:rPr>
          <w:rFonts w:ascii="Times New Roman" w:hAnsi="Times New Roman" w:cs="Times New Roman"/>
          <w:sz w:val="24"/>
          <w:szCs w:val="24"/>
        </w:rPr>
        <w:t>owever</w:t>
      </w:r>
      <w:r w:rsidR="00D11C16">
        <w:rPr>
          <w:rFonts w:ascii="Times New Roman" w:hAnsi="Times New Roman" w:cs="Times New Roman"/>
          <w:sz w:val="24"/>
          <w:szCs w:val="24"/>
        </w:rPr>
        <w:t>,</w:t>
      </w:r>
      <w:r w:rsidR="001003EB">
        <w:rPr>
          <w:rFonts w:ascii="Times New Roman" w:hAnsi="Times New Roman" w:cs="Times New Roman"/>
          <w:sz w:val="24"/>
          <w:szCs w:val="24"/>
        </w:rPr>
        <w:t xml:space="preserve"> the vast majority of this work considers a temporally static trade-off, when in fact </w:t>
      </w:r>
      <w:r w:rsidR="00865DBF">
        <w:rPr>
          <w:rFonts w:ascii="Times New Roman" w:hAnsi="Times New Roman" w:cs="Times New Roman"/>
          <w:sz w:val="24"/>
          <w:szCs w:val="24"/>
        </w:rPr>
        <w:t>temperature</w:t>
      </w:r>
      <w:r w:rsidR="001003EB">
        <w:rPr>
          <w:rFonts w:ascii="Times New Roman" w:hAnsi="Times New Roman" w:cs="Times New Roman"/>
          <w:sz w:val="24"/>
          <w:szCs w:val="24"/>
        </w:rPr>
        <w:t xml:space="preserve"> and DO can vary tremendously across </w:t>
      </w:r>
      <w:r w:rsidR="00652855">
        <w:rPr>
          <w:rFonts w:ascii="Times New Roman" w:hAnsi="Times New Roman" w:cs="Times New Roman"/>
          <w:sz w:val="24"/>
          <w:szCs w:val="24"/>
        </w:rPr>
        <w:t xml:space="preserve">a </w:t>
      </w:r>
      <w:r w:rsidR="001003EB">
        <w:rPr>
          <w:rFonts w:ascii="Times New Roman" w:hAnsi="Times New Roman" w:cs="Times New Roman"/>
          <w:sz w:val="24"/>
          <w:szCs w:val="24"/>
        </w:rPr>
        <w:t>24-h</w:t>
      </w:r>
      <w:r w:rsidR="00652855">
        <w:rPr>
          <w:rFonts w:ascii="Times New Roman" w:hAnsi="Times New Roman" w:cs="Times New Roman"/>
          <w:sz w:val="24"/>
          <w:szCs w:val="24"/>
        </w:rPr>
        <w:t>our</w:t>
      </w:r>
      <w:r w:rsidR="001003EB">
        <w:rPr>
          <w:rFonts w:ascii="Times New Roman" w:hAnsi="Times New Roman" w:cs="Times New Roman"/>
          <w:sz w:val="24"/>
          <w:szCs w:val="24"/>
        </w:rPr>
        <w:t xml:space="preserve"> cycle</w:t>
      </w:r>
      <w:r w:rsidR="007D5781">
        <w:rPr>
          <w:rFonts w:ascii="Times New Roman" w:hAnsi="Times New Roman" w:cs="Times New Roman"/>
          <w:sz w:val="24"/>
          <w:szCs w:val="24"/>
        </w:rPr>
        <w:t>.</w:t>
      </w:r>
    </w:p>
    <w:p w14:paraId="0D9500A8" w14:textId="6B6D1FC4" w:rsidR="007D335E" w:rsidRDefault="00DB638B" w:rsidP="00F56768">
      <w:pPr>
        <w:spacing w:line="480" w:lineRule="auto"/>
        <w:ind w:firstLine="720"/>
        <w:rPr>
          <w:rFonts w:ascii="Times New Roman" w:hAnsi="Times New Roman" w:cs="Times New Roman"/>
          <w:sz w:val="24"/>
          <w:szCs w:val="24"/>
        </w:rPr>
      </w:pPr>
      <w:r w:rsidRPr="00E33033">
        <w:rPr>
          <w:rFonts w:ascii="Times New Roman" w:hAnsi="Times New Roman" w:cs="Times New Roman"/>
          <w:sz w:val="24"/>
          <w:szCs w:val="24"/>
        </w:rPr>
        <w:t>Diel variation in trade-offs can drive cyclical habitat use</w:t>
      </w:r>
      <w:r>
        <w:rPr>
          <w:rFonts w:ascii="Times New Roman" w:hAnsi="Times New Roman" w:cs="Times New Roman"/>
          <w:sz w:val="24"/>
          <w:szCs w:val="24"/>
        </w:rPr>
        <w:t xml:space="preserve"> where</w:t>
      </w:r>
      <w:r w:rsidRPr="00E33033">
        <w:rPr>
          <w:rFonts w:ascii="Times New Roman" w:hAnsi="Times New Roman" w:cs="Times New Roman"/>
          <w:sz w:val="24"/>
          <w:szCs w:val="24"/>
        </w:rPr>
        <w:t xml:space="preserve"> animals move to track optimal conditions as they shift in space due to </w:t>
      </w:r>
      <w:r w:rsidR="00D234CC">
        <w:rPr>
          <w:rFonts w:ascii="Times New Roman" w:hAnsi="Times New Roman" w:cs="Times New Roman"/>
          <w:sz w:val="24"/>
          <w:szCs w:val="24"/>
        </w:rPr>
        <w:t xml:space="preserve">the </w:t>
      </w:r>
      <w:r w:rsidRPr="00E33033">
        <w:rPr>
          <w:rFonts w:ascii="Times New Roman" w:hAnsi="Times New Roman" w:cs="Times New Roman"/>
          <w:sz w:val="24"/>
          <w:szCs w:val="24"/>
        </w:rPr>
        <w:t>direct or indirect effects of varying light levels.</w:t>
      </w:r>
      <w:r>
        <w:rPr>
          <w:rFonts w:ascii="Times New Roman" w:hAnsi="Times New Roman" w:cs="Times New Roman"/>
          <w:sz w:val="24"/>
          <w:szCs w:val="24"/>
        </w:rPr>
        <w:t xml:space="preserve"> Diel vertical migration (DVM) is among the most widespread movement behaviors in aquatic systems, occurring in all sizes of water bodies and across multiple trophic levels.  Nocturnal ascent DVM is </w:t>
      </w:r>
      <w:r w:rsidR="00D11C16">
        <w:rPr>
          <w:rFonts w:ascii="Times New Roman" w:hAnsi="Times New Roman" w:cs="Times New Roman"/>
          <w:sz w:val="24"/>
          <w:szCs w:val="24"/>
        </w:rPr>
        <w:t>most studied</w:t>
      </w:r>
      <w:r>
        <w:rPr>
          <w:rFonts w:ascii="Times New Roman" w:hAnsi="Times New Roman" w:cs="Times New Roman"/>
          <w:sz w:val="24"/>
          <w:szCs w:val="24"/>
        </w:rPr>
        <w:t xml:space="preserve"> in zooplankton as anti-predat</w:t>
      </w:r>
      <w:r w:rsidR="00B54233">
        <w:rPr>
          <w:rFonts w:ascii="Times New Roman" w:hAnsi="Times New Roman" w:cs="Times New Roman"/>
          <w:sz w:val="24"/>
          <w:szCs w:val="24"/>
        </w:rPr>
        <w:t>ion</w:t>
      </w:r>
      <w:r>
        <w:rPr>
          <w:rFonts w:ascii="Times New Roman" w:hAnsi="Times New Roman" w:cs="Times New Roman"/>
          <w:sz w:val="24"/>
          <w:szCs w:val="24"/>
        </w:rPr>
        <w:t xml:space="preserve"> behavior, presenting a</w:t>
      </w:r>
      <w:r w:rsidR="00D234CC">
        <w:rPr>
          <w:rFonts w:ascii="Times New Roman" w:hAnsi="Times New Roman" w:cs="Times New Roman"/>
          <w:sz w:val="24"/>
          <w:szCs w:val="24"/>
        </w:rPr>
        <w:t xml:space="preserve"> </w:t>
      </w:r>
      <w:r>
        <w:rPr>
          <w:rFonts w:ascii="Times New Roman" w:hAnsi="Times New Roman" w:cs="Times New Roman"/>
          <w:sz w:val="24"/>
          <w:szCs w:val="24"/>
        </w:rPr>
        <w:t xml:space="preserve">trade-off between the resource rich and </w:t>
      </w:r>
      <w:r w:rsidR="00C579C4">
        <w:rPr>
          <w:rFonts w:ascii="Times New Roman" w:hAnsi="Times New Roman" w:cs="Times New Roman"/>
          <w:sz w:val="24"/>
          <w:szCs w:val="24"/>
        </w:rPr>
        <w:t>high-risk</w:t>
      </w:r>
      <w:r>
        <w:rPr>
          <w:rFonts w:ascii="Times New Roman" w:hAnsi="Times New Roman" w:cs="Times New Roman"/>
          <w:sz w:val="24"/>
          <w:szCs w:val="24"/>
        </w:rPr>
        <w:t xml:space="preserve"> surface waters</w:t>
      </w:r>
      <w:r w:rsidR="004305D7">
        <w:rPr>
          <w:rFonts w:ascii="Times New Roman" w:hAnsi="Times New Roman" w:cs="Times New Roman"/>
          <w:sz w:val="24"/>
          <w:szCs w:val="24"/>
        </w:rPr>
        <w:t>,</w:t>
      </w:r>
      <w:r>
        <w:rPr>
          <w:rFonts w:ascii="Times New Roman" w:hAnsi="Times New Roman" w:cs="Times New Roman"/>
          <w:sz w:val="24"/>
          <w:szCs w:val="24"/>
        </w:rPr>
        <w:t xml:space="preserve"> and the cooler and safer waters at depth where the potential for growth is severely reduced </w:t>
      </w:r>
      <w:sdt>
        <w:sdtPr>
          <w:rPr>
            <w:rFonts w:ascii="Times New Roman" w:hAnsi="Times New Roman" w:cs="Times New Roman"/>
            <w:color w:val="000000"/>
            <w:sz w:val="24"/>
            <w:szCs w:val="24"/>
          </w:rPr>
          <w:tag w:val="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
          <w:id w:val="-118689207"/>
          <w:placeholder>
            <w:docPart w:val="DefaultPlaceholder_-1854013440"/>
          </w:placeholder>
        </w:sdtPr>
        <w:sdtContent>
          <w:r w:rsidR="003570D6" w:rsidRPr="003570D6">
            <w:rPr>
              <w:rFonts w:ascii="Times New Roman" w:hAnsi="Times New Roman" w:cs="Times New Roman"/>
              <w:color w:val="000000"/>
              <w:sz w:val="24"/>
              <w:szCs w:val="24"/>
            </w:rPr>
            <w:t>(Ohman, 1990)</w:t>
          </w:r>
        </w:sdtContent>
      </w:sdt>
      <w:r w:rsidR="00BA2B50">
        <w:rPr>
          <w:rFonts w:ascii="Times New Roman" w:hAnsi="Times New Roman" w:cs="Times New Roman"/>
          <w:sz w:val="24"/>
          <w:szCs w:val="24"/>
        </w:rPr>
        <w:t xml:space="preserve">. </w:t>
      </w:r>
      <w:r>
        <w:rPr>
          <w:rFonts w:ascii="Times New Roman" w:hAnsi="Times New Roman" w:cs="Times New Roman"/>
          <w:sz w:val="24"/>
          <w:szCs w:val="24"/>
        </w:rPr>
        <w:t xml:space="preserve">For vertebrates, the three </w:t>
      </w:r>
      <w:r w:rsidRPr="00C441F8">
        <w:rPr>
          <w:rFonts w:ascii="Times New Roman" w:hAnsi="Times New Roman" w:cs="Times New Roman"/>
          <w:sz w:val="24"/>
          <w:szCs w:val="24"/>
        </w:rPr>
        <w:t>common</w:t>
      </w:r>
      <w:r w:rsidR="00D2468F" w:rsidRPr="00C441F8">
        <w:rPr>
          <w:rFonts w:ascii="Times New Roman" w:hAnsi="Times New Roman" w:cs="Times New Roman"/>
          <w:sz w:val="24"/>
          <w:szCs w:val="24"/>
        </w:rPr>
        <w:t xml:space="preserve"> and often overlapping</w:t>
      </w:r>
      <w:r w:rsidRPr="00C441F8">
        <w:rPr>
          <w:rFonts w:ascii="Times New Roman" w:hAnsi="Times New Roman" w:cs="Times New Roman"/>
          <w:sz w:val="24"/>
          <w:szCs w:val="24"/>
        </w:rPr>
        <w:t xml:space="preserve"> hypothesis for DVM are </w:t>
      </w:r>
      <w:r w:rsidR="00D2468F" w:rsidRPr="00C441F8">
        <w:rPr>
          <w:rFonts w:ascii="Times New Roman" w:hAnsi="Times New Roman" w:cs="Times New Roman"/>
          <w:sz w:val="24"/>
          <w:szCs w:val="24"/>
        </w:rPr>
        <w:t>maximizing bioenergetic</w:t>
      </w:r>
      <w:r w:rsidRPr="00C441F8">
        <w:rPr>
          <w:rFonts w:ascii="Times New Roman" w:hAnsi="Times New Roman" w:cs="Times New Roman"/>
          <w:sz w:val="24"/>
          <w:szCs w:val="24"/>
        </w:rPr>
        <w:t xml:space="preserve"> efficiency</w:t>
      </w:r>
      <w:r w:rsidR="00D2468F" w:rsidRPr="00C441F8">
        <w:rPr>
          <w:rFonts w:ascii="Times New Roman" w:hAnsi="Times New Roman" w:cs="Times New Roman"/>
          <w:sz w:val="24"/>
          <w:szCs w:val="24"/>
        </w:rPr>
        <w:t>, crepuscular</w:t>
      </w:r>
      <w:r w:rsidRPr="00C441F8">
        <w:rPr>
          <w:rFonts w:ascii="Times New Roman" w:hAnsi="Times New Roman" w:cs="Times New Roman"/>
          <w:sz w:val="24"/>
          <w:szCs w:val="24"/>
        </w:rPr>
        <w:t xml:space="preserve"> </w:t>
      </w:r>
      <w:r w:rsidR="00D2468F" w:rsidRPr="00C441F8">
        <w:rPr>
          <w:rFonts w:ascii="Times New Roman" w:hAnsi="Times New Roman" w:cs="Times New Roman"/>
          <w:sz w:val="24"/>
          <w:szCs w:val="24"/>
        </w:rPr>
        <w:t xml:space="preserve">exploitation of an antipredation window, and foraging opportunity </w:t>
      </w:r>
      <w:sdt>
        <w:sdtPr>
          <w:rPr>
            <w:rFonts w:ascii="Times New Roman" w:hAnsi="Times New Roman" w:cs="Times New Roman"/>
            <w:sz w:val="24"/>
            <w:szCs w:val="24"/>
          </w:rPr>
          <w:tag w:val="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
          <w:id w:val="-1876921764"/>
          <w:placeholder>
            <w:docPart w:val="DefaultPlaceholder_-1854013440"/>
          </w:placeholder>
        </w:sdtPr>
        <w:sdtContent>
          <w:r w:rsidR="00A774D4" w:rsidRPr="00132F8D">
            <w:rPr>
              <w:rFonts w:ascii="Times New Roman" w:eastAsia="Times New Roman" w:hAnsi="Times New Roman" w:cs="Times New Roman"/>
              <w:sz w:val="24"/>
              <w:szCs w:val="24"/>
            </w:rPr>
            <w:t>(Clark &amp; Levy, 1988; Wurtsbaugh &amp; Neverman, 1988</w:t>
          </w:r>
          <w:r w:rsidR="00C579C4" w:rsidRPr="00132F8D">
            <w:rPr>
              <w:rFonts w:ascii="Times New Roman" w:eastAsia="Times New Roman" w:hAnsi="Times New Roman" w:cs="Times New Roman"/>
              <w:sz w:val="24"/>
              <w:szCs w:val="24"/>
            </w:rPr>
            <w:t>; Scheuerell &amp; Schindler, 2003</w:t>
          </w:r>
          <w:r w:rsidR="00A774D4" w:rsidRPr="00132F8D">
            <w:rPr>
              <w:rFonts w:ascii="Times New Roman" w:eastAsia="Times New Roman" w:hAnsi="Times New Roman" w:cs="Times New Roman"/>
              <w:sz w:val="24"/>
              <w:szCs w:val="24"/>
            </w:rPr>
            <w:t>)</w:t>
          </w:r>
        </w:sdtContent>
      </w:sdt>
      <w:r w:rsidR="00A774D4" w:rsidRPr="00C441F8">
        <w:rPr>
          <w:rFonts w:ascii="Times New Roman" w:hAnsi="Times New Roman" w:cs="Times New Roman"/>
          <w:sz w:val="24"/>
          <w:szCs w:val="24"/>
        </w:rPr>
        <w:t xml:space="preserve">. </w:t>
      </w:r>
      <w:r w:rsidR="00424221">
        <w:rPr>
          <w:rFonts w:ascii="Times New Roman" w:hAnsi="Times New Roman" w:cs="Times New Roman"/>
          <w:sz w:val="24"/>
          <w:szCs w:val="24"/>
        </w:rPr>
        <w:t>For</w:t>
      </w:r>
      <w:r w:rsidR="00424221" w:rsidRPr="00C441F8">
        <w:rPr>
          <w:rFonts w:ascii="Times New Roman" w:hAnsi="Times New Roman" w:cs="Times New Roman"/>
          <w:sz w:val="24"/>
          <w:szCs w:val="24"/>
        </w:rPr>
        <w:t xml:space="preserve"> </w:t>
      </w:r>
      <w:r w:rsidR="007D335E" w:rsidRPr="00C441F8">
        <w:rPr>
          <w:rFonts w:ascii="Times New Roman" w:hAnsi="Times New Roman" w:cs="Times New Roman"/>
          <w:sz w:val="24"/>
          <w:szCs w:val="24"/>
        </w:rPr>
        <w:t xml:space="preserve">example, trout in stratified reservoirs </w:t>
      </w:r>
      <w:r w:rsidR="00011FEA" w:rsidRPr="00C441F8">
        <w:rPr>
          <w:rFonts w:ascii="Times New Roman" w:hAnsi="Times New Roman" w:cs="Times New Roman"/>
          <w:sz w:val="24"/>
          <w:szCs w:val="24"/>
        </w:rPr>
        <w:t xml:space="preserve">have been observed using </w:t>
      </w:r>
      <w:r w:rsidR="007D335E" w:rsidRPr="00C441F8">
        <w:rPr>
          <w:rFonts w:ascii="Times New Roman" w:hAnsi="Times New Roman" w:cs="Times New Roman"/>
          <w:sz w:val="24"/>
          <w:szCs w:val="24"/>
        </w:rPr>
        <w:t>DVM as a trade-off between optimizing temperature</w:t>
      </w:r>
      <w:r w:rsidR="00011FEA" w:rsidRPr="00C441F8">
        <w:rPr>
          <w:rFonts w:ascii="Times New Roman" w:hAnsi="Times New Roman" w:cs="Times New Roman"/>
          <w:sz w:val="24"/>
          <w:szCs w:val="24"/>
        </w:rPr>
        <w:t>, forage opportunity,</w:t>
      </w:r>
      <w:r w:rsidR="007D335E" w:rsidRPr="00C441F8">
        <w:rPr>
          <w:rFonts w:ascii="Times New Roman" w:hAnsi="Times New Roman" w:cs="Times New Roman"/>
          <w:sz w:val="24"/>
          <w:szCs w:val="24"/>
        </w:rPr>
        <w:t xml:space="preserve"> and growth </w:t>
      </w:r>
      <w:sdt>
        <w:sdtPr>
          <w:rPr>
            <w:rFonts w:ascii="Times New Roman" w:hAnsi="Times New Roman" w:cs="Times New Roman"/>
            <w:color w:val="000000"/>
            <w:sz w:val="24"/>
            <w:szCs w:val="24"/>
          </w:rPr>
          <w:tag w:val="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
          <w:id w:val="-1245635364"/>
          <w:placeholder>
            <w:docPart w:val="DefaultPlaceholder_-1854013440"/>
          </w:placeholder>
        </w:sdtPr>
        <w:sdtContent>
          <w:r w:rsidR="00A774D4" w:rsidRPr="00C441F8">
            <w:rPr>
              <w:rFonts w:ascii="Times New Roman" w:hAnsi="Times New Roman" w:cs="Times New Roman"/>
              <w:color w:val="000000"/>
              <w:sz w:val="24"/>
              <w:szCs w:val="24"/>
            </w:rPr>
            <w:t>(Eckmann et al., 2016; Thomas et al.,</w:t>
          </w:r>
          <w:r w:rsidR="00A774D4" w:rsidRPr="00A774D4">
            <w:rPr>
              <w:rFonts w:ascii="Times New Roman" w:hAnsi="Times New Roman" w:cs="Times New Roman"/>
              <w:color w:val="000000"/>
              <w:sz w:val="24"/>
              <w:szCs w:val="24"/>
            </w:rPr>
            <w:t xml:space="preserve"> 2023)</w:t>
          </w:r>
        </w:sdtContent>
      </w:sdt>
      <w:r w:rsidR="007D335E">
        <w:rPr>
          <w:rFonts w:ascii="Times New Roman" w:hAnsi="Times New Roman" w:cs="Times New Roman"/>
          <w:sz w:val="24"/>
          <w:szCs w:val="24"/>
        </w:rPr>
        <w:t xml:space="preserve">. </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63A6CB3E" w14:textId="07A9BB2B" w:rsidR="001D0E3A" w:rsidRDefault="00011FEA" w:rsidP="00F56768">
      <w:pPr>
        <w:spacing w:line="480" w:lineRule="auto"/>
        <w:ind w:firstLine="720"/>
        <w:rPr>
          <w:rFonts w:ascii="Times New Roman" w:hAnsi="Times New Roman" w:cs="Times New Roman"/>
          <w:sz w:val="24"/>
          <w:szCs w:val="24"/>
        </w:rPr>
      </w:pPr>
      <w:commentRangeStart w:id="3"/>
      <w:r>
        <w:rPr>
          <w:rFonts w:ascii="Times New Roman" w:hAnsi="Times New Roman" w:cs="Times New Roman"/>
          <w:sz w:val="24"/>
          <w:szCs w:val="24"/>
        </w:rPr>
        <w:t>Cool floodplain habitats</w:t>
      </w:r>
      <w:r w:rsidR="00556D20">
        <w:rPr>
          <w:rFonts w:ascii="Times New Roman" w:hAnsi="Times New Roman" w:cs="Times New Roman"/>
          <w:sz w:val="24"/>
          <w:szCs w:val="24"/>
        </w:rPr>
        <w:t xml:space="preserve"> (e.</w:t>
      </w:r>
      <w:r>
        <w:rPr>
          <w:rFonts w:ascii="Times New Roman" w:hAnsi="Times New Roman" w:cs="Times New Roman"/>
          <w:sz w:val="24"/>
          <w:szCs w:val="24"/>
        </w:rPr>
        <w:t xml:space="preserve">g. </w:t>
      </w:r>
      <w:r w:rsidR="007D5781">
        <w:rPr>
          <w:rFonts w:ascii="Times New Roman" w:hAnsi="Times New Roman" w:cs="Times New Roman"/>
          <w:sz w:val="24"/>
          <w:szCs w:val="24"/>
        </w:rPr>
        <w:t xml:space="preserve">cold-water </w:t>
      </w:r>
      <w:r w:rsidR="00556D20">
        <w:rPr>
          <w:rFonts w:ascii="Times New Roman" w:hAnsi="Times New Roman" w:cs="Times New Roman"/>
          <w:sz w:val="24"/>
          <w:szCs w:val="24"/>
        </w:rPr>
        <w:t xml:space="preserve">alcoves) used by cold-water fish are a model system to study </w:t>
      </w:r>
      <w:r w:rsidR="00267A04">
        <w:rPr>
          <w:rFonts w:ascii="Times New Roman" w:hAnsi="Times New Roman" w:cs="Times New Roman"/>
          <w:sz w:val="24"/>
          <w:szCs w:val="24"/>
        </w:rPr>
        <w:t>the occurrence of DVM in response to a</w:t>
      </w:r>
      <w:r w:rsidR="00556D20">
        <w:rPr>
          <w:rFonts w:ascii="Times New Roman" w:hAnsi="Times New Roman" w:cs="Times New Roman"/>
          <w:sz w:val="24"/>
          <w:szCs w:val="24"/>
        </w:rPr>
        <w:t xml:space="preserve"> temperature-DO trade-off. </w:t>
      </w:r>
      <w:r w:rsidR="001D0E3A" w:rsidRPr="007E4574">
        <w:rPr>
          <w:rFonts w:ascii="Times New Roman" w:hAnsi="Times New Roman" w:cs="Times New Roman"/>
          <w:sz w:val="24"/>
          <w:szCs w:val="24"/>
        </w:rPr>
        <w:t xml:space="preserve">The </w:t>
      </w:r>
      <w:r w:rsidR="001D0E3A" w:rsidRPr="007E4574">
        <w:rPr>
          <w:rFonts w:ascii="Times New Roman" w:hAnsi="Times New Roman" w:cs="Times New Roman"/>
          <w:sz w:val="24"/>
          <w:szCs w:val="24"/>
        </w:rPr>
        <w:lastRenderedPageBreak/>
        <w:t xml:space="preserve">combination of pronounced </w:t>
      </w:r>
      <w:commentRangeEnd w:id="3"/>
      <w:r w:rsidR="00613A93">
        <w:rPr>
          <w:rStyle w:val="CommentReference"/>
        </w:rPr>
        <w:commentReference w:id="3"/>
      </w:r>
      <w:r w:rsidR="001D0E3A" w:rsidRPr="007E4574">
        <w:rPr>
          <w:rFonts w:ascii="Times New Roman" w:hAnsi="Times New Roman" w:cs="Times New Roman"/>
          <w:sz w:val="24"/>
          <w:szCs w:val="24"/>
        </w:rPr>
        <w:t>vertical stratification in oxygen from hypoxic hyporheic inputs</w:t>
      </w:r>
      <w:r w:rsidR="00267A0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
          <w:id w:val="1640682219"/>
          <w:placeholder>
            <w:docPart w:val="DefaultPlaceholder_-1854013440"/>
          </w:placeholder>
        </w:sdtPr>
        <w:sdtContent>
          <w:r w:rsidR="00A774D4" w:rsidRPr="00A774D4">
            <w:rPr>
              <w:rFonts w:ascii="Times New Roman" w:hAnsi="Times New Roman" w:cs="Times New Roman"/>
              <w:color w:val="000000"/>
              <w:sz w:val="24"/>
              <w:szCs w:val="24"/>
            </w:rPr>
            <w:t>(</w:t>
          </w:r>
          <w:proofErr w:type="spellStart"/>
          <w:r w:rsidR="00C579C4" w:rsidRPr="00A774D4">
            <w:rPr>
              <w:rFonts w:ascii="Times New Roman" w:hAnsi="Times New Roman" w:cs="Times New Roman"/>
              <w:color w:val="000000"/>
              <w:sz w:val="24"/>
              <w:szCs w:val="24"/>
            </w:rPr>
            <w:t>Zarnetske</w:t>
          </w:r>
          <w:proofErr w:type="spellEnd"/>
          <w:r w:rsidR="00C579C4" w:rsidRPr="00A774D4">
            <w:rPr>
              <w:rFonts w:ascii="Times New Roman" w:hAnsi="Times New Roman" w:cs="Times New Roman"/>
              <w:color w:val="000000"/>
              <w:sz w:val="24"/>
              <w:szCs w:val="24"/>
            </w:rPr>
            <w:t xml:space="preserve"> et al., 2011</w:t>
          </w:r>
          <w:r w:rsidR="00C579C4">
            <w:rPr>
              <w:rFonts w:ascii="Times New Roman" w:hAnsi="Times New Roman" w:cs="Times New Roman"/>
              <w:color w:val="000000"/>
              <w:sz w:val="24"/>
              <w:szCs w:val="24"/>
            </w:rPr>
            <w:t xml:space="preserve">; </w:t>
          </w:r>
          <w:r w:rsidR="00A774D4" w:rsidRPr="00A774D4">
            <w:rPr>
              <w:rFonts w:ascii="Times New Roman" w:hAnsi="Times New Roman" w:cs="Times New Roman"/>
              <w:color w:val="000000"/>
              <w:sz w:val="24"/>
              <w:szCs w:val="24"/>
            </w:rPr>
            <w:t>Gombert et al., 2022)</w:t>
          </w:r>
        </w:sdtContent>
      </w:sdt>
      <w:r w:rsidR="001D0E3A" w:rsidRPr="007E4574">
        <w:rPr>
          <w:rFonts w:ascii="Times New Roman" w:hAnsi="Times New Roman" w:cs="Times New Roman"/>
          <w:sz w:val="24"/>
          <w:szCs w:val="24"/>
        </w:rPr>
        <w:t>, coupled with diel oxygen cycling</w:t>
      </w:r>
      <w:r>
        <w:rPr>
          <w:rFonts w:ascii="Times New Roman" w:hAnsi="Times New Roman" w:cs="Times New Roman"/>
          <w:sz w:val="24"/>
          <w:szCs w:val="24"/>
        </w:rPr>
        <w:t xml:space="preserve"> </w:t>
      </w:r>
      <w:r w:rsidRPr="007E4574">
        <w:rPr>
          <w:rFonts w:ascii="Times New Roman" w:hAnsi="Times New Roman" w:cs="Times New Roman"/>
          <w:sz w:val="24"/>
          <w:szCs w:val="24"/>
        </w:rPr>
        <w:t>as the environment transitions from photosynthetic production to respiratory consumption</w:t>
      </w:r>
      <w:r w:rsidR="00267A0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
          <w:id w:val="-476001261"/>
          <w:placeholder>
            <w:docPart w:val="DefaultPlaceholder_-1854013440"/>
          </w:placeholder>
        </w:sdtPr>
        <w:sdtContent>
          <w:r w:rsidR="00A774D4" w:rsidRPr="00A774D4">
            <w:rPr>
              <w:rFonts w:ascii="Times New Roman" w:hAnsi="Times New Roman" w:cs="Times New Roman"/>
              <w:color w:val="000000"/>
              <w:sz w:val="24"/>
              <w:szCs w:val="24"/>
            </w:rPr>
            <w:t>(Andersen et al., 2017)</w:t>
          </w:r>
        </w:sdtContent>
      </w:sdt>
      <w:r w:rsidR="001D0E3A" w:rsidRPr="007E4574">
        <w:rPr>
          <w:rFonts w:ascii="Times New Roman" w:hAnsi="Times New Roman" w:cs="Times New Roman"/>
          <w:sz w:val="24"/>
          <w:szCs w:val="24"/>
        </w:rPr>
        <w:t xml:space="preserve">, has the potential to create a vertically </w:t>
      </w:r>
      <w:r w:rsidR="00424221">
        <w:rPr>
          <w:rFonts w:ascii="Times New Roman" w:hAnsi="Times New Roman" w:cs="Times New Roman"/>
          <w:sz w:val="24"/>
          <w:szCs w:val="24"/>
        </w:rPr>
        <w:t>dynamic</w:t>
      </w:r>
      <w:r w:rsidR="00424221" w:rsidRPr="007E4574">
        <w:rPr>
          <w:rFonts w:ascii="Times New Roman" w:hAnsi="Times New Roman" w:cs="Times New Roman"/>
          <w:sz w:val="24"/>
          <w:szCs w:val="24"/>
        </w:rPr>
        <w:t xml:space="preserve"> </w:t>
      </w:r>
      <w:r w:rsidR="001D0E3A" w:rsidRPr="007E4574">
        <w:rPr>
          <w:rFonts w:ascii="Times New Roman" w:hAnsi="Times New Roman" w:cs="Times New Roman"/>
          <w:sz w:val="24"/>
          <w:szCs w:val="24"/>
        </w:rPr>
        <w:t>oxygen profile</w:t>
      </w:r>
      <w:r w:rsidR="004305D7">
        <w:rPr>
          <w:rFonts w:ascii="Times New Roman" w:hAnsi="Times New Roman" w:cs="Times New Roman"/>
          <w:sz w:val="24"/>
          <w:szCs w:val="24"/>
        </w:rPr>
        <w:t>.</w:t>
      </w:r>
      <w:r w:rsidR="001D0E3A" w:rsidRPr="007E4574">
        <w:rPr>
          <w:rFonts w:ascii="Times New Roman" w:hAnsi="Times New Roman" w:cs="Times New Roman"/>
          <w:sz w:val="24"/>
          <w:szCs w:val="24"/>
        </w:rPr>
        <w:t xml:space="preserve"> </w:t>
      </w:r>
      <w:r w:rsidR="00613A93">
        <w:rPr>
          <w:rFonts w:ascii="Times New Roman" w:hAnsi="Times New Roman" w:cs="Times New Roman"/>
          <w:sz w:val="24"/>
          <w:szCs w:val="24"/>
        </w:rPr>
        <w:t>Similarly,</w:t>
      </w:r>
      <w:r w:rsidR="00267A04">
        <w:rPr>
          <w:rFonts w:ascii="Times New Roman" w:hAnsi="Times New Roman" w:cs="Times New Roman"/>
          <w:sz w:val="24"/>
          <w:szCs w:val="24"/>
        </w:rPr>
        <w:t xml:space="preserve"> s</w:t>
      </w:r>
      <w:r w:rsidR="001D0E3A" w:rsidRPr="007E4574">
        <w:rPr>
          <w:rFonts w:ascii="Times New Roman" w:hAnsi="Times New Roman" w:cs="Times New Roman"/>
          <w:sz w:val="24"/>
          <w:szCs w:val="24"/>
        </w:rPr>
        <w:t xml:space="preserve">urface water temperatures fluctuate on a diel cycle in time-lagged synchrony with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saturation (e.g. oxygen saturation is highest during midday, whereas surface water temperatures reach their maximum during early evening). </w:t>
      </w:r>
      <w:r w:rsidR="00267A04">
        <w:rPr>
          <w:rFonts w:ascii="Times New Roman" w:hAnsi="Times New Roman" w:cs="Times New Roman"/>
          <w:sz w:val="24"/>
          <w:szCs w:val="24"/>
        </w:rPr>
        <w:t>Many cold-water alcoves on the Willamette River</w:t>
      </w:r>
      <w:r w:rsidR="002A79D7">
        <w:rPr>
          <w:rFonts w:ascii="Times New Roman" w:hAnsi="Times New Roman" w:cs="Times New Roman"/>
          <w:sz w:val="24"/>
          <w:szCs w:val="24"/>
        </w:rPr>
        <w:t xml:space="preserve"> of </w:t>
      </w:r>
      <w:r w:rsidR="001A4896">
        <w:rPr>
          <w:rFonts w:ascii="Times New Roman" w:hAnsi="Times New Roman" w:cs="Times New Roman"/>
          <w:sz w:val="24"/>
          <w:szCs w:val="24"/>
        </w:rPr>
        <w:t xml:space="preserve">Western </w:t>
      </w:r>
      <w:r w:rsidR="00267A04">
        <w:rPr>
          <w:rFonts w:ascii="Times New Roman" w:hAnsi="Times New Roman" w:cs="Times New Roman"/>
          <w:sz w:val="24"/>
          <w:szCs w:val="24"/>
        </w:rPr>
        <w:t>Oregon are heavily exploited by a cold-water fish, coastal cutthroat trout (</w:t>
      </w:r>
      <w:r w:rsidR="00267A04" w:rsidRPr="00B724DC">
        <w:rPr>
          <w:rFonts w:ascii="Times New Roman" w:hAnsi="Times New Roman" w:cs="Times New Roman"/>
          <w:i/>
          <w:sz w:val="24"/>
          <w:szCs w:val="24"/>
        </w:rPr>
        <w:t>O</w:t>
      </w:r>
      <w:r w:rsidR="00B9760F">
        <w:rPr>
          <w:rFonts w:ascii="Times New Roman" w:hAnsi="Times New Roman" w:cs="Times New Roman"/>
          <w:i/>
          <w:sz w:val="24"/>
          <w:szCs w:val="24"/>
        </w:rPr>
        <w:t>ncorhynchus</w:t>
      </w:r>
      <w:r w:rsidR="00267A04" w:rsidRPr="00B724DC">
        <w:rPr>
          <w:rFonts w:ascii="Times New Roman" w:hAnsi="Times New Roman" w:cs="Times New Roman"/>
          <w:i/>
          <w:sz w:val="24"/>
          <w:szCs w:val="24"/>
        </w:rPr>
        <w:t xml:space="preserve"> </w:t>
      </w:r>
      <w:proofErr w:type="spellStart"/>
      <w:r w:rsidR="00267A04" w:rsidRPr="00B724DC">
        <w:rPr>
          <w:rFonts w:ascii="Times New Roman" w:hAnsi="Times New Roman" w:cs="Times New Roman"/>
          <w:i/>
          <w:sz w:val="24"/>
          <w:szCs w:val="24"/>
        </w:rPr>
        <w:t>clarkii</w:t>
      </w:r>
      <w:proofErr w:type="spellEnd"/>
      <w:r w:rsidR="00267A04" w:rsidRPr="00B724DC">
        <w:rPr>
          <w:rFonts w:ascii="Times New Roman" w:hAnsi="Times New Roman" w:cs="Times New Roman"/>
          <w:i/>
          <w:sz w:val="24"/>
          <w:szCs w:val="24"/>
        </w:rPr>
        <w:t xml:space="preserve"> </w:t>
      </w:r>
      <w:proofErr w:type="spellStart"/>
      <w:r w:rsidR="00267A04" w:rsidRPr="00B724DC">
        <w:rPr>
          <w:rFonts w:ascii="Times New Roman" w:hAnsi="Times New Roman" w:cs="Times New Roman"/>
          <w:i/>
          <w:sz w:val="24"/>
          <w:szCs w:val="24"/>
        </w:rPr>
        <w:t>clarkii</w:t>
      </w:r>
      <w:proofErr w:type="spellEnd"/>
      <w:r w:rsidR="00267A04">
        <w:rPr>
          <w:rFonts w:ascii="Times New Roman" w:hAnsi="Times New Roman" w:cs="Times New Roman"/>
          <w:sz w:val="24"/>
          <w:szCs w:val="24"/>
        </w:rPr>
        <w:t>)</w:t>
      </w:r>
      <w:r w:rsidR="002A79D7">
        <w:rPr>
          <w:rFonts w:ascii="Times New Roman" w:hAnsi="Times New Roman" w:cs="Times New Roman"/>
          <w:sz w:val="24"/>
          <w:szCs w:val="24"/>
        </w:rPr>
        <w:t>,</w:t>
      </w:r>
      <w:r w:rsidR="00267A04">
        <w:rPr>
          <w:rFonts w:ascii="Times New Roman" w:hAnsi="Times New Roman" w:cs="Times New Roman"/>
          <w:sz w:val="24"/>
          <w:szCs w:val="24"/>
        </w:rPr>
        <w:t xml:space="preserve"> during </w:t>
      </w:r>
      <w:r w:rsidR="002A79D7">
        <w:rPr>
          <w:rFonts w:ascii="Times New Roman" w:hAnsi="Times New Roman" w:cs="Times New Roman"/>
          <w:sz w:val="24"/>
          <w:szCs w:val="24"/>
        </w:rPr>
        <w:t>warm</w:t>
      </w:r>
      <w:r w:rsidR="00267A04">
        <w:rPr>
          <w:rFonts w:ascii="Times New Roman" w:hAnsi="Times New Roman" w:cs="Times New Roman"/>
          <w:sz w:val="24"/>
          <w:szCs w:val="24"/>
        </w:rPr>
        <w:t xml:space="preserve"> </w:t>
      </w:r>
      <w:r w:rsidR="00613A93">
        <w:rPr>
          <w:rFonts w:ascii="Times New Roman" w:hAnsi="Times New Roman" w:cs="Times New Roman"/>
          <w:sz w:val="24"/>
          <w:szCs w:val="24"/>
        </w:rPr>
        <w:t xml:space="preserve">summer </w:t>
      </w:r>
      <w:r w:rsidR="00267A04">
        <w:rPr>
          <w:rFonts w:ascii="Times New Roman" w:hAnsi="Times New Roman" w:cs="Times New Roman"/>
          <w:sz w:val="24"/>
          <w:szCs w:val="24"/>
        </w:rPr>
        <w:t>conditions. These c</w:t>
      </w:r>
      <w:r w:rsidR="004305D7">
        <w:rPr>
          <w:rFonts w:ascii="Times New Roman" w:hAnsi="Times New Roman" w:cs="Times New Roman"/>
          <w:sz w:val="24"/>
          <w:szCs w:val="24"/>
        </w:rPr>
        <w:t xml:space="preserve">old-adapted fish are sensitive to </w:t>
      </w:r>
      <w:r w:rsidR="001D1CBB">
        <w:rPr>
          <w:rFonts w:ascii="Times New Roman" w:hAnsi="Times New Roman" w:cs="Times New Roman"/>
          <w:sz w:val="24"/>
          <w:szCs w:val="24"/>
        </w:rPr>
        <w:t xml:space="preserve">both </w:t>
      </w:r>
      <w:r w:rsidR="004305D7">
        <w:rPr>
          <w:rFonts w:ascii="Times New Roman" w:hAnsi="Times New Roman" w:cs="Times New Roman"/>
          <w:sz w:val="24"/>
          <w:szCs w:val="24"/>
        </w:rPr>
        <w:t>hypoxic and excessively warm water</w:t>
      </w:r>
      <w:r w:rsidR="001D1CBB">
        <w:rPr>
          <w:rFonts w:ascii="Times New Roman" w:hAnsi="Times New Roman" w:cs="Times New Roman"/>
          <w:sz w:val="24"/>
          <w:szCs w:val="24"/>
        </w:rPr>
        <w:t xml:space="preserve"> (US EPA 1987)</w:t>
      </w:r>
      <w:r w:rsidR="004305D7">
        <w:rPr>
          <w:rFonts w:ascii="Times New Roman" w:hAnsi="Times New Roman" w:cs="Times New Roman"/>
          <w:sz w:val="24"/>
          <w:szCs w:val="24"/>
        </w:rPr>
        <w:t>, and these habitats</w:t>
      </w:r>
      <w:r w:rsidR="007D5781">
        <w:rPr>
          <w:rFonts w:ascii="Times New Roman" w:hAnsi="Times New Roman" w:cs="Times New Roman"/>
          <w:sz w:val="24"/>
          <w:szCs w:val="24"/>
        </w:rPr>
        <w:t xml:space="preserve"> </w:t>
      </w:r>
      <w:r w:rsidR="004305D7">
        <w:rPr>
          <w:rFonts w:ascii="Times New Roman" w:hAnsi="Times New Roman" w:cs="Times New Roman"/>
          <w:sz w:val="24"/>
          <w:szCs w:val="24"/>
        </w:rPr>
        <w:t>display high levels of diel and spatial variation</w:t>
      </w:r>
      <w:r w:rsidR="00BA4CF1">
        <w:rPr>
          <w:rFonts w:ascii="Times New Roman" w:hAnsi="Times New Roman" w:cs="Times New Roman"/>
          <w:sz w:val="24"/>
          <w:szCs w:val="24"/>
        </w:rPr>
        <w:t xml:space="preserve"> in </w:t>
      </w:r>
      <w:r w:rsidR="002A79D7">
        <w:rPr>
          <w:rFonts w:ascii="Times New Roman" w:hAnsi="Times New Roman" w:cs="Times New Roman"/>
          <w:sz w:val="24"/>
          <w:szCs w:val="24"/>
        </w:rPr>
        <w:t>both temperature and DO</w:t>
      </w:r>
      <w:r w:rsidR="004305D7">
        <w:rPr>
          <w:rFonts w:ascii="Times New Roman" w:hAnsi="Times New Roman" w:cs="Times New Roman"/>
          <w:sz w:val="24"/>
          <w:szCs w:val="24"/>
        </w:rPr>
        <w:t xml:space="preserve">. </w:t>
      </w:r>
      <w:r w:rsidR="001D0E3A" w:rsidRPr="007E4574">
        <w:rPr>
          <w:rFonts w:ascii="Times New Roman" w:hAnsi="Times New Roman" w:cs="Times New Roman"/>
          <w:sz w:val="24"/>
          <w:szCs w:val="24"/>
        </w:rPr>
        <w:t>Th</w:t>
      </w:r>
      <w:r w:rsidR="00267A04">
        <w:rPr>
          <w:rFonts w:ascii="Times New Roman" w:hAnsi="Times New Roman" w:cs="Times New Roman"/>
          <w:sz w:val="24"/>
          <w:szCs w:val="24"/>
        </w:rPr>
        <w:t>e</w:t>
      </w:r>
      <w:r w:rsidR="001D0E3A" w:rsidRPr="007E4574">
        <w:rPr>
          <w:rFonts w:ascii="Times New Roman" w:hAnsi="Times New Roman" w:cs="Times New Roman"/>
          <w:sz w:val="24"/>
          <w:szCs w:val="24"/>
        </w:rPr>
        <w:t xml:space="preserve"> fluctuating conditions </w:t>
      </w:r>
      <w:r w:rsidR="00267A04">
        <w:rPr>
          <w:rFonts w:ascii="Times New Roman" w:hAnsi="Times New Roman" w:cs="Times New Roman"/>
          <w:sz w:val="24"/>
          <w:szCs w:val="24"/>
        </w:rPr>
        <w:t xml:space="preserve">found in these alcoves </w:t>
      </w:r>
      <w:r w:rsidR="001D0E3A" w:rsidRPr="007E4574">
        <w:rPr>
          <w:rFonts w:ascii="Times New Roman" w:hAnsi="Times New Roman" w:cs="Times New Roman"/>
          <w:sz w:val="24"/>
          <w:szCs w:val="24"/>
        </w:rPr>
        <w:t xml:space="preserve">likely cause the zone of optimal habitat to shift over the 24-h cycle. While </w:t>
      </w:r>
      <w:r w:rsidR="00BA4CF1">
        <w:rPr>
          <w:rFonts w:ascii="Times New Roman" w:hAnsi="Times New Roman" w:cs="Times New Roman"/>
          <w:sz w:val="24"/>
          <w:szCs w:val="24"/>
        </w:rPr>
        <w:t>temperature and oxygen</w:t>
      </w:r>
      <w:r w:rsidR="001D0E3A" w:rsidRPr="007E4574">
        <w:rPr>
          <w:rFonts w:ascii="Times New Roman" w:hAnsi="Times New Roman" w:cs="Times New Roman"/>
          <w:sz w:val="24"/>
          <w:szCs w:val="24"/>
        </w:rPr>
        <w:t xml:space="preserve"> fluctuate in rough synchrony (</w:t>
      </w:r>
      <w:r w:rsidR="00BA4CF1">
        <w:rPr>
          <w:rFonts w:ascii="Times New Roman" w:hAnsi="Times New Roman" w:cs="Times New Roman"/>
          <w:sz w:val="24"/>
          <w:szCs w:val="24"/>
        </w:rPr>
        <w:t xml:space="preserve">both </w:t>
      </w:r>
      <w:r w:rsidR="001D0E3A" w:rsidRPr="007E4574">
        <w:rPr>
          <w:rFonts w:ascii="Times New Roman" w:hAnsi="Times New Roman" w:cs="Times New Roman"/>
          <w:sz w:val="24"/>
          <w:szCs w:val="24"/>
        </w:rPr>
        <w:t>increase during the day and decrease at night), ideal conditions fluctuate asynchronously when considered through the lens of a cold</w:t>
      </w:r>
      <w:r w:rsidR="001D0E3A">
        <w:rPr>
          <w:rFonts w:ascii="Times New Roman" w:hAnsi="Times New Roman" w:cs="Times New Roman"/>
          <w:sz w:val="24"/>
          <w:szCs w:val="24"/>
        </w:rPr>
        <w:t>-</w:t>
      </w:r>
      <w:r w:rsidR="001D0E3A" w:rsidRPr="007E4574">
        <w:rPr>
          <w:rFonts w:ascii="Times New Roman" w:hAnsi="Times New Roman" w:cs="Times New Roman"/>
          <w:sz w:val="24"/>
          <w:szCs w:val="24"/>
        </w:rPr>
        <w:t>water fish</w:t>
      </w:r>
      <w:r w:rsidR="001D0E3A">
        <w:rPr>
          <w:rFonts w:ascii="Times New Roman" w:hAnsi="Times New Roman" w:cs="Times New Roman"/>
          <w:sz w:val="24"/>
          <w:szCs w:val="24"/>
        </w:rPr>
        <w:t>,</w:t>
      </w:r>
      <w:r w:rsidR="001D0E3A" w:rsidRPr="007E4574">
        <w:rPr>
          <w:rFonts w:ascii="Times New Roman" w:hAnsi="Times New Roman" w:cs="Times New Roman"/>
          <w:sz w:val="24"/>
          <w:szCs w:val="24"/>
        </w:rPr>
        <w:t xml:space="preserve"> where cooler temperatures coupled with higher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are ideal.</w:t>
      </w:r>
    </w:p>
    <w:p w14:paraId="2CDE636E" w14:textId="590DAF16" w:rsidR="00267A04" w:rsidRPr="00267A04" w:rsidRDefault="00267A04" w:rsidP="00F56768">
      <w:pPr>
        <w:spacing w:line="480" w:lineRule="auto"/>
        <w:ind w:firstLine="720"/>
      </w:pPr>
      <w:r>
        <w:rPr>
          <w:rFonts w:ascii="Times New Roman" w:hAnsi="Times New Roman" w:cs="Times New Roman"/>
          <w:sz w:val="24"/>
          <w:szCs w:val="24"/>
        </w:rPr>
        <w:t>When determining the ecological significance of cold-water refuges</w:t>
      </w:r>
      <w:r w:rsidR="00C579C4">
        <w:rPr>
          <w:rFonts w:ascii="Times New Roman" w:hAnsi="Times New Roman" w:cs="Times New Roman"/>
          <w:sz w:val="24"/>
          <w:szCs w:val="24"/>
        </w:rPr>
        <w:t>,</w:t>
      </w:r>
      <w:r>
        <w:rPr>
          <w:rFonts w:ascii="Times New Roman" w:hAnsi="Times New Roman" w:cs="Times New Roman"/>
          <w:sz w:val="24"/>
          <w:szCs w:val="24"/>
        </w:rPr>
        <w:t xml:space="preserve"> we first need to understand the potential trade-offs that may occur within these habitats. </w:t>
      </w:r>
      <w:r>
        <w:rPr>
          <w:rFonts w:ascii="Times New Roman" w:hAnsi="Times New Roman" w:cs="Times New Roman"/>
          <w:sz w:val="24"/>
        </w:rPr>
        <w:t>Here, we aim to determine how a</w:t>
      </w:r>
      <w:r w:rsidR="001D0E3A" w:rsidRPr="00267A04">
        <w:rPr>
          <w:rFonts w:ascii="Times New Roman" w:hAnsi="Times New Roman" w:cs="Times New Roman"/>
          <w:sz w:val="24"/>
        </w:rPr>
        <w:t xml:space="preserve"> cold-water fish balance</w:t>
      </w:r>
      <w:r>
        <w:rPr>
          <w:rFonts w:ascii="Times New Roman" w:hAnsi="Times New Roman" w:cs="Times New Roman"/>
          <w:sz w:val="24"/>
        </w:rPr>
        <w:t>s</w:t>
      </w:r>
      <w:r w:rsidR="001D0E3A" w:rsidRPr="00267A04">
        <w:rPr>
          <w:rFonts w:ascii="Times New Roman" w:hAnsi="Times New Roman" w:cs="Times New Roman"/>
          <w:sz w:val="24"/>
        </w:rPr>
        <w:t xml:space="preserve"> oxygen demands and temperature preference within refuge habitats, and how these constraints </w:t>
      </w:r>
      <w:r>
        <w:rPr>
          <w:rFonts w:ascii="Times New Roman" w:hAnsi="Times New Roman" w:cs="Times New Roman"/>
          <w:sz w:val="24"/>
        </w:rPr>
        <w:t xml:space="preserve">might </w:t>
      </w:r>
      <w:r w:rsidR="001D0E3A" w:rsidRPr="00267A04">
        <w:rPr>
          <w:rFonts w:ascii="Times New Roman" w:hAnsi="Times New Roman" w:cs="Times New Roman"/>
          <w:sz w:val="24"/>
        </w:rPr>
        <w:t>vary among refuges and over time</w:t>
      </w:r>
      <w:r>
        <w:rPr>
          <w:rFonts w:ascii="Times New Roman" w:hAnsi="Times New Roman" w:cs="Times New Roman"/>
          <w:sz w:val="24"/>
        </w:rPr>
        <w:t>.</w:t>
      </w:r>
      <w:r w:rsidR="001D0E3A" w:rsidRPr="00267A04">
        <w:rPr>
          <w:rFonts w:ascii="Times New Roman" w:hAnsi="Times New Roman" w:cs="Times New Roman"/>
          <w:sz w:val="24"/>
        </w:rPr>
        <w:t xml:space="preserve"> The volume of habitat that is both suitably cool and oxygenated is likely a small portion of the alcove, and it likely expands, contracts, and shifts over time. In this study we aim to 1) determine whether temperature and oxygen shift over a diel timeframe, to 2) quantify diel variation in </w:t>
      </w:r>
      <w:r w:rsidR="004018CC">
        <w:rPr>
          <w:rFonts w:ascii="Times New Roman" w:hAnsi="Times New Roman" w:cs="Times New Roman"/>
          <w:sz w:val="24"/>
        </w:rPr>
        <w:t>DO</w:t>
      </w:r>
      <w:r w:rsidR="001D0E3A" w:rsidRPr="00267A04">
        <w:rPr>
          <w:rFonts w:ascii="Times New Roman" w:hAnsi="Times New Roman" w:cs="Times New Roman"/>
          <w:sz w:val="24"/>
        </w:rPr>
        <w:t xml:space="preserve"> and </w:t>
      </w:r>
      <w:r w:rsidR="001D0E3A" w:rsidRPr="00267A04">
        <w:rPr>
          <w:rFonts w:ascii="Times New Roman" w:hAnsi="Times New Roman" w:cs="Times New Roman"/>
          <w:sz w:val="24"/>
        </w:rPr>
        <w:lastRenderedPageBreak/>
        <w:t xml:space="preserve">temperature across alcoves, and to 3) determine whether fish use fine-scale diel vertical movements to balance shifting trade-offs between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w:t>
      </w:r>
      <w:r w:rsidRPr="00267A04">
        <w:rPr>
          <w:rFonts w:ascii="Times New Roman" w:hAnsi="Times New Roman" w:cs="Times New Roman"/>
          <w:sz w:val="24"/>
        </w:rPr>
        <w:t xml:space="preserve"> </w:t>
      </w: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Overview</w:t>
      </w:r>
    </w:p>
    <w:p w14:paraId="5493447B" w14:textId="4D3CD62A" w:rsidR="00C42A4C" w:rsidRPr="00025335" w:rsidRDefault="00C42A4C" w:rsidP="00AA6E8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study was comprised of </w:t>
      </w:r>
      <w:r w:rsidR="00613A93">
        <w:rPr>
          <w:rFonts w:ascii="Times New Roman" w:hAnsi="Times New Roman" w:cs="Times New Roman"/>
          <w:sz w:val="24"/>
          <w:szCs w:val="24"/>
        </w:rPr>
        <w:t xml:space="preserve">three </w:t>
      </w:r>
      <w:r>
        <w:rPr>
          <w:rFonts w:ascii="Times New Roman" w:hAnsi="Times New Roman" w:cs="Times New Roman"/>
          <w:sz w:val="24"/>
          <w:szCs w:val="24"/>
        </w:rPr>
        <w:t xml:space="preserve">primary components. First, we </w:t>
      </w:r>
      <w:r w:rsidR="00613A93">
        <w:rPr>
          <w:rFonts w:ascii="Times New Roman" w:hAnsi="Times New Roman" w:cs="Times New Roman"/>
          <w:sz w:val="24"/>
          <w:szCs w:val="24"/>
        </w:rPr>
        <w:t xml:space="preserve">monitored vertical heterogeneity in temperature and DO across time to characterize </w:t>
      </w:r>
      <w:r w:rsidR="00AA6E85">
        <w:rPr>
          <w:rFonts w:ascii="Times New Roman" w:hAnsi="Times New Roman" w:cs="Times New Roman"/>
          <w:sz w:val="24"/>
          <w:szCs w:val="24"/>
        </w:rPr>
        <w:t>how the trade-offs changed through the diel cycle. Second, we</w:t>
      </w:r>
      <w:r>
        <w:rPr>
          <w:rFonts w:ascii="Times New Roman" w:hAnsi="Times New Roman" w:cs="Times New Roman"/>
          <w:sz w:val="24"/>
          <w:szCs w:val="24"/>
        </w:rPr>
        <w:t xml:space="preserve"> </w:t>
      </w:r>
      <w:r w:rsidR="00AA6E85">
        <w:rPr>
          <w:rFonts w:ascii="Times New Roman" w:hAnsi="Times New Roman" w:cs="Times New Roman"/>
          <w:sz w:val="24"/>
          <w:szCs w:val="24"/>
        </w:rPr>
        <w:t>used these environmental data to explore how patterns of fish depth over time should vary under alternative responses to dynamic tradeoffs</w:t>
      </w:r>
      <w:r>
        <w:rPr>
          <w:rFonts w:ascii="Times New Roman" w:hAnsi="Times New Roman" w:cs="Times New Roman"/>
          <w:sz w:val="24"/>
          <w:szCs w:val="24"/>
        </w:rPr>
        <w:t xml:space="preserve">. </w:t>
      </w:r>
      <w:r w:rsidR="00AA6E85">
        <w:rPr>
          <w:rFonts w:ascii="Times New Roman" w:hAnsi="Times New Roman" w:cs="Times New Roman"/>
          <w:sz w:val="24"/>
          <w:szCs w:val="24"/>
        </w:rPr>
        <w:t>Third</w:t>
      </w:r>
      <w:r>
        <w:rPr>
          <w:rFonts w:ascii="Times New Roman" w:hAnsi="Times New Roman" w:cs="Times New Roman"/>
          <w:sz w:val="24"/>
          <w:szCs w:val="24"/>
        </w:rPr>
        <w:t xml:space="preserve">, we collected empirical data on fine scale vertical movement in </w:t>
      </w:r>
      <w:r w:rsidR="00AA6E85">
        <w:rPr>
          <w:rFonts w:ascii="Times New Roman" w:hAnsi="Times New Roman" w:cs="Times New Roman"/>
          <w:sz w:val="24"/>
          <w:szCs w:val="24"/>
        </w:rPr>
        <w:t xml:space="preserve">a cold-water </w:t>
      </w:r>
      <w:r>
        <w:rPr>
          <w:rFonts w:ascii="Times New Roman" w:hAnsi="Times New Roman" w:cs="Times New Roman"/>
          <w:sz w:val="24"/>
          <w:szCs w:val="24"/>
        </w:rPr>
        <w:t>alcove</w:t>
      </w:r>
      <w:r w:rsidR="00AA6E85">
        <w:rPr>
          <w:rFonts w:ascii="Times New Roman" w:hAnsi="Times New Roman" w:cs="Times New Roman"/>
          <w:sz w:val="24"/>
          <w:szCs w:val="24"/>
        </w:rPr>
        <w:t xml:space="preserve"> to explore how fish in the wild balance dynamic trade-offs between temperature and DO.</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6D9421FB" w14:textId="299546D6" w:rsidR="00F60A04" w:rsidRDefault="00C42A4C" w:rsidP="00F56768">
      <w:pPr>
        <w:spacing w:line="480" w:lineRule="auto"/>
        <w:ind w:firstLine="720"/>
        <w:rPr>
          <w:ins w:id="4" w:author="Armstrong, Jonathan B" w:date="2024-06-27T13:40:00Z"/>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 bed river with side channels, islands, and gravel beds </w:t>
      </w:r>
      <w:sdt>
        <w:sdtPr>
          <w:rPr>
            <w:rFonts w:ascii="Times New Roman" w:hAnsi="Times New Roman" w:cs="Times New Roman"/>
            <w:color w:val="000000"/>
            <w:sz w:val="24"/>
            <w:szCs w:val="24"/>
          </w:rPr>
          <w:tag w:val="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
          <w:id w:val="881990005"/>
          <w:placeholder>
            <w:docPart w:val="DefaultPlaceholder_-1854013440"/>
          </w:placeholder>
        </w:sdtPr>
        <w:sdtContent>
          <w:r w:rsidR="00A774D4" w:rsidRPr="00A774D4">
            <w:rPr>
              <w:rFonts w:ascii="Times New Roman" w:hAnsi="Times New Roman" w:cs="Times New Roman"/>
              <w:color w:val="000000"/>
              <w:sz w:val="24"/>
              <w:szCs w:val="24"/>
            </w:rPr>
            <w:t>(Wallick et al., 2013</w:t>
          </w:r>
          <w:r w:rsidR="00C579C4">
            <w:rPr>
              <w:rFonts w:ascii="Times New Roman" w:hAnsi="Times New Roman" w:cs="Times New Roman"/>
              <w:color w:val="000000"/>
              <w:sz w:val="24"/>
              <w:szCs w:val="24"/>
            </w:rPr>
            <w:t xml:space="preserve">; </w:t>
          </w:r>
          <w:r w:rsidR="00C579C4" w:rsidRPr="00A774D4">
            <w:rPr>
              <w:rFonts w:ascii="Times New Roman" w:hAnsi="Times New Roman" w:cs="Times New Roman"/>
              <w:color w:val="000000"/>
              <w:sz w:val="24"/>
              <w:szCs w:val="24"/>
            </w:rPr>
            <w:t>Flitcroft et al., 2023</w:t>
          </w:r>
          <w:r w:rsidR="00A774D4" w:rsidRPr="00A774D4">
            <w:rPr>
              <w:rFonts w:ascii="Times New Roman" w:hAnsi="Times New Roman" w:cs="Times New Roman"/>
              <w:color w:val="000000"/>
              <w:sz w:val="24"/>
              <w:szCs w:val="24"/>
            </w:rPr>
            <w:t>)</w:t>
          </w:r>
        </w:sdtContent>
      </w:sdt>
      <w:r>
        <w:rPr>
          <w:rFonts w:ascii="Times New Roman" w:hAnsi="Times New Roman" w:cs="Times New Roman"/>
          <w:sz w:val="24"/>
          <w:szCs w:val="24"/>
        </w:rPr>
        <w:t xml:space="preserve">. These features can still be </w:t>
      </w:r>
      <w:r w:rsidR="00C579C4">
        <w:rPr>
          <w:rFonts w:ascii="Times New Roman" w:hAnsi="Times New Roman" w:cs="Times New Roman"/>
          <w:sz w:val="24"/>
          <w:szCs w:val="24"/>
        </w:rPr>
        <w:t>found but</w:t>
      </w:r>
      <w:r>
        <w:rPr>
          <w:rFonts w:ascii="Times New Roman" w:hAnsi="Times New Roman" w:cs="Times New Roman"/>
          <w:sz w:val="24"/>
          <w:szCs w:val="24"/>
        </w:rPr>
        <w:t xml:space="preserve"> have been severely reduced since Euro-American settlement </w:t>
      </w:r>
      <w:sdt>
        <w:sdtPr>
          <w:rPr>
            <w:rFonts w:ascii="Times New Roman" w:hAnsi="Times New Roman" w:cs="Times New Roman"/>
            <w:color w:val="000000"/>
            <w:sz w:val="24"/>
            <w:szCs w:val="24"/>
          </w:rPr>
          <w:tag w:val="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
          <w:id w:val="-1463421360"/>
          <w:placeholder>
            <w:docPart w:val="DefaultPlaceholder_-1854013440"/>
          </w:placeholder>
        </w:sdtPr>
        <w:sdtContent>
          <w:r w:rsidR="00A774D4" w:rsidRPr="00A774D4">
            <w:rPr>
              <w:rFonts w:ascii="Times New Roman" w:hAnsi="Times New Roman" w:cs="Times New Roman"/>
              <w:color w:val="000000"/>
              <w:sz w:val="24"/>
              <w:szCs w:val="24"/>
            </w:rPr>
            <w:t>(Baker et al., 2004; Gregory et al., 2019)</w:t>
          </w:r>
        </w:sdtContent>
      </w:sdt>
      <w:r>
        <w:rPr>
          <w:rFonts w:ascii="Times New Roman" w:hAnsi="Times New Roman" w:cs="Times New Roman"/>
          <w:sz w:val="24"/>
          <w:szCs w:val="24"/>
        </w:rPr>
        <w:t xml:space="preserve">. This portion of the river also contains numerous alcoves, floodplain features with only a downstream connection to the mainstem river. A subset of these waterbodies function as cold-water refuges, </w:t>
      </w:r>
      <w:r w:rsidR="00D11C16">
        <w:rPr>
          <w:rFonts w:ascii="Times New Roman" w:hAnsi="Times New Roman" w:cs="Times New Roman"/>
          <w:sz w:val="24"/>
          <w:szCs w:val="24"/>
        </w:rPr>
        <w:t xml:space="preserve">providing temperatures up to </w:t>
      </w:r>
      <w:ins w:id="5" w:author="Barrett, Hannah" w:date="2024-09-19T10:19:00Z" w16du:dateUtc="2024-09-19T17:19:00Z">
        <w:r w:rsidR="00D11C16">
          <w:rPr>
            <w:rFonts w:ascii="Times New Roman" w:hAnsi="Times New Roman" w:cs="Times New Roman"/>
            <w:sz w:val="24"/>
            <w:szCs w:val="24"/>
          </w:rPr>
          <w:t>~</w:t>
        </w:r>
      </w:ins>
      <w:r w:rsidR="00D11C16">
        <w:rPr>
          <w:rFonts w:ascii="Times New Roman" w:hAnsi="Times New Roman" w:cs="Times New Roman"/>
          <w:sz w:val="24"/>
          <w:szCs w:val="24"/>
        </w:rPr>
        <w:t>10</w:t>
      </w:r>
      <w:r w:rsidR="00D11C16">
        <w:rPr>
          <w:rFonts w:ascii="Times New Roman" w:hAnsi="Times New Roman" w:cs="Times New Roman"/>
          <w:sz w:val="24"/>
          <w:szCs w:val="24"/>
        </w:rPr>
        <w:t>℃</w:t>
      </w:r>
      <w:r w:rsidR="00D11C16">
        <w:rPr>
          <w:rFonts w:ascii="Times New Roman" w:hAnsi="Times New Roman" w:cs="Times New Roman"/>
          <w:sz w:val="24"/>
          <w:szCs w:val="24"/>
        </w:rPr>
        <w:t xml:space="preserve"> cooler than the adjacent mainstem river.</w:t>
      </w:r>
      <w:r>
        <w:rPr>
          <w:rFonts w:ascii="Times New Roman" w:hAnsi="Times New Roman" w:cs="Times New Roman"/>
          <w:sz w:val="24"/>
          <w:szCs w:val="24"/>
        </w:rPr>
        <w:t xml:space="preserve"> Often, these cold-water habitats are seasonally exploited by cold-water fishes</w:t>
      </w:r>
      <w:r w:rsidR="00F60A04">
        <w:rPr>
          <w:rFonts w:ascii="Times New Roman" w:hAnsi="Times New Roman" w:cs="Times New Roman"/>
          <w:sz w:val="24"/>
          <w:szCs w:val="24"/>
        </w:rPr>
        <w:t>, particularly coastal cutthroat trout.</w:t>
      </w:r>
    </w:p>
    <w:p w14:paraId="78ABDF35" w14:textId="08E15809" w:rsidR="00C42A4C" w:rsidRPr="00776CDB" w:rsidDel="00D11C16" w:rsidRDefault="00C42A4C" w:rsidP="00F56768">
      <w:pPr>
        <w:spacing w:line="480" w:lineRule="auto"/>
        <w:ind w:firstLine="720"/>
        <w:rPr>
          <w:del w:id="6" w:author="Barrett, Hannah" w:date="2024-09-19T10:22:00Z" w16du:dateUtc="2024-09-19T17:22:00Z"/>
          <w:rFonts w:ascii="Times New Roman" w:hAnsi="Times New Roman" w:cs="Times New Roman"/>
          <w:sz w:val="24"/>
          <w:szCs w:val="24"/>
        </w:rPr>
      </w:pPr>
      <w:commentRangeStart w:id="7"/>
      <w:commentRangeStart w:id="8"/>
      <w:del w:id="9" w:author="Barrett, Hannah" w:date="2024-09-19T10:22:00Z" w16du:dateUtc="2024-09-19T17:22:00Z">
        <w:r w:rsidDel="00D11C16">
          <w:rPr>
            <w:rFonts w:ascii="Times New Roman" w:hAnsi="Times New Roman" w:cs="Times New Roman"/>
            <w:sz w:val="24"/>
            <w:szCs w:val="24"/>
          </w:rPr>
          <w:delText>Our</w:delText>
        </w:r>
        <w:commentRangeEnd w:id="7"/>
        <w:r w:rsidR="00F60A04" w:rsidDel="00D11C16">
          <w:rPr>
            <w:rStyle w:val="CommentReference"/>
          </w:rPr>
          <w:commentReference w:id="7"/>
        </w:r>
        <w:r w:rsidDel="00D11C16">
          <w:rPr>
            <w:rFonts w:ascii="Times New Roman" w:hAnsi="Times New Roman" w:cs="Times New Roman"/>
            <w:sz w:val="24"/>
            <w:szCs w:val="24"/>
          </w:rPr>
          <w:delText xml:space="preserve"> research has focused on two such alcoves, Norwood and Blue Ruin, which frequently contain dense aggregations of coastal cutthroat </w:delText>
        </w:r>
        <w:commentRangeStart w:id="10"/>
        <w:r w:rsidDel="00D11C16">
          <w:rPr>
            <w:rFonts w:ascii="Times New Roman" w:hAnsi="Times New Roman" w:cs="Times New Roman"/>
            <w:sz w:val="24"/>
            <w:szCs w:val="24"/>
          </w:rPr>
          <w:delText>trout</w:delText>
        </w:r>
        <w:commentRangeEnd w:id="10"/>
        <w:r w:rsidR="00561C78" w:rsidDel="00D11C16">
          <w:rPr>
            <w:rStyle w:val="CommentReference"/>
          </w:rPr>
          <w:commentReference w:id="10"/>
        </w:r>
        <w:r w:rsidDel="00D11C16">
          <w:rPr>
            <w:rFonts w:ascii="Times New Roman" w:hAnsi="Times New Roman" w:cs="Times New Roman"/>
            <w:sz w:val="24"/>
            <w:szCs w:val="24"/>
          </w:rPr>
          <w:delText xml:space="preserve">, a fluvial cold-water fish, during </w:delText>
        </w:r>
        <w:r w:rsidDel="00D11C16">
          <w:rPr>
            <w:rFonts w:ascii="Times New Roman" w:hAnsi="Times New Roman" w:cs="Times New Roman"/>
            <w:sz w:val="24"/>
            <w:szCs w:val="24"/>
          </w:rPr>
          <w:lastRenderedPageBreak/>
          <w:delText xml:space="preserve">peak summer conditions. While we have primarily focused on these two cold-water alcoves, we have documented cutthroat trout in </w:delText>
        </w:r>
        <w:r w:rsidR="00C579C4" w:rsidDel="00D11C16">
          <w:rPr>
            <w:rFonts w:ascii="Times New Roman" w:hAnsi="Times New Roman" w:cs="Times New Roman"/>
            <w:sz w:val="24"/>
            <w:szCs w:val="24"/>
          </w:rPr>
          <w:delText>all</w:delText>
        </w:r>
        <w:r w:rsidDel="00D11C16">
          <w:rPr>
            <w:rFonts w:ascii="Times New Roman" w:hAnsi="Times New Roman" w:cs="Times New Roman"/>
            <w:sz w:val="24"/>
            <w:szCs w:val="24"/>
          </w:rPr>
          <w:delText xml:space="preserve"> the cold-water alcoves we have studied thus far, and many likely contain high numbers of these fish during summer. </w:delText>
        </w:r>
        <w:commentRangeEnd w:id="8"/>
        <w:r w:rsidR="00F60A04" w:rsidDel="00D11C16">
          <w:rPr>
            <w:rStyle w:val="CommentReference"/>
          </w:rPr>
          <w:commentReference w:id="8"/>
        </w:r>
      </w:del>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537A8689"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del w:id="11" w:author="Barrett, Hannah" w:date="2024-09-19T10:25:00Z" w16du:dateUtc="2024-09-19T17:25:00Z">
        <w:r w:rsidDel="00D53F0D">
          <w:rPr>
            <w:rFonts w:ascii="Times New Roman" w:hAnsi="Times New Roman" w:cs="Times New Roman"/>
            <w:sz w:val="24"/>
            <w:szCs w:val="24"/>
          </w:rPr>
          <w:delText xml:space="preserve">determine </w:delText>
        </w:r>
        <w:r w:rsidR="00D11C16" w:rsidRPr="00D11C16" w:rsidDel="00D53F0D">
          <w:rPr>
            <w:rFonts w:ascii="Times New Roman" w:hAnsi="Times New Roman" w:cs="Times New Roman"/>
            <w:sz w:val="24"/>
            <w:szCs w:val="24"/>
          </w:rPr>
          <w:delText>to</w:delText>
        </w:r>
      </w:del>
      <w:ins w:id="12" w:author="Barrett, Hannah" w:date="2024-09-19T10:26:00Z" w16du:dateUtc="2024-09-19T17:26:00Z">
        <w:r w:rsidR="00D53F0D">
          <w:rPr>
            <w:rFonts w:ascii="Times New Roman" w:hAnsi="Times New Roman" w:cs="Times New Roman"/>
            <w:sz w:val="24"/>
            <w:szCs w:val="24"/>
          </w:rPr>
          <w:t>coarsely</w:t>
        </w:r>
      </w:ins>
      <w:r w:rsidR="00D11C16" w:rsidRPr="00D11C16">
        <w:rPr>
          <w:rFonts w:ascii="Times New Roman" w:hAnsi="Times New Roman" w:cs="Times New Roman"/>
          <w:sz w:val="24"/>
          <w:szCs w:val="24"/>
        </w:rPr>
        <w:t xml:space="preserve"> characterize the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its terminus.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total of 3-4 days.  </w:t>
      </w:r>
    </w:p>
    <w:p w14:paraId="3E11C4A7" w14:textId="2F44BDDC" w:rsidR="00C42A4C" w:rsidRPr="00735D37" w:rsidRDefault="00C42A4C" w:rsidP="00F56768">
      <w:pPr>
        <w:spacing w:line="480" w:lineRule="auto"/>
        <w:ind w:firstLine="720"/>
        <w:rPr>
          <w:rFonts w:ascii="Times New Roman" w:hAnsi="Times New Roman" w:cs="Times New Roman"/>
          <w:sz w:val="24"/>
          <w:szCs w:val="24"/>
        </w:rPr>
      </w:pPr>
      <w:commentRangeStart w:id="13"/>
      <w:r w:rsidRPr="00A80419">
        <w:rPr>
          <w:rFonts w:ascii="Times New Roman" w:hAnsi="Times New Roman" w:cs="Times New Roman"/>
          <w:sz w:val="24"/>
          <w:szCs w:val="24"/>
        </w:rPr>
        <w:t xml:space="preserve">In 2021, </w:t>
      </w:r>
      <w:r>
        <w:rPr>
          <w:rFonts w:ascii="Times New Roman" w:hAnsi="Times New Roman" w:cs="Times New Roman"/>
          <w:sz w:val="24"/>
          <w:szCs w:val="24"/>
        </w:rPr>
        <w:t xml:space="preserve">we continuously monitored </w:t>
      </w:r>
      <w:r w:rsidRPr="00A80419">
        <w:rPr>
          <w:rFonts w:ascii="Times New Roman" w:hAnsi="Times New Roman" w:cs="Times New Roman"/>
          <w:sz w:val="24"/>
          <w:szCs w:val="24"/>
        </w:rPr>
        <w:t>two of these alcoves</w:t>
      </w:r>
      <w:r>
        <w:rPr>
          <w:rFonts w:ascii="Times New Roman" w:hAnsi="Times New Roman" w:cs="Times New Roman"/>
          <w:sz w:val="24"/>
          <w:szCs w:val="24"/>
        </w:rPr>
        <w:t xml:space="preserve">, </w:t>
      </w:r>
      <w:r w:rsidRPr="00A80419">
        <w:rPr>
          <w:rFonts w:ascii="Times New Roman" w:hAnsi="Times New Roman" w:cs="Times New Roman"/>
          <w:sz w:val="24"/>
          <w:szCs w:val="24"/>
        </w:rPr>
        <w:t>Blue Ruin and Norwood</w:t>
      </w:r>
      <w:r>
        <w:rPr>
          <w:rFonts w:ascii="Times New Roman" w:hAnsi="Times New Roman" w:cs="Times New Roman"/>
          <w:sz w:val="24"/>
          <w:szCs w:val="24"/>
        </w:rPr>
        <w:t>,</w:t>
      </w:r>
      <w:r w:rsidRPr="00A80419">
        <w:rPr>
          <w:rFonts w:ascii="Times New Roman" w:hAnsi="Times New Roman" w:cs="Times New Roman"/>
          <w:sz w:val="24"/>
          <w:szCs w:val="24"/>
        </w:rPr>
        <w:t xml:space="preserve"> for </w:t>
      </w:r>
      <w:r>
        <w:rPr>
          <w:rFonts w:ascii="Times New Roman" w:hAnsi="Times New Roman" w:cs="Times New Roman"/>
          <w:sz w:val="24"/>
          <w:szCs w:val="24"/>
        </w:rPr>
        <w:t>DO</w:t>
      </w:r>
      <w:r w:rsidRPr="00A80419">
        <w:rPr>
          <w:rFonts w:ascii="Times New Roman" w:hAnsi="Times New Roman" w:cs="Times New Roman"/>
          <w:sz w:val="24"/>
          <w:szCs w:val="24"/>
        </w:rPr>
        <w:t xml:space="preserve"> and temperature over a </w:t>
      </w:r>
      <w:del w:id="14" w:author="Barrett, Hannah" w:date="2024-09-19T10:23:00Z" w16du:dateUtc="2024-09-19T17:23:00Z">
        <w:r w:rsidRPr="00A80419" w:rsidDel="00D53F0D">
          <w:rPr>
            <w:rFonts w:ascii="Times New Roman" w:hAnsi="Times New Roman" w:cs="Times New Roman"/>
            <w:sz w:val="24"/>
            <w:szCs w:val="24"/>
          </w:rPr>
          <w:delText>~</w:delText>
        </w:r>
      </w:del>
      <w:r w:rsidR="002E3FA7">
        <w:rPr>
          <w:rFonts w:ascii="Times New Roman" w:hAnsi="Times New Roman" w:cs="Times New Roman"/>
          <w:sz w:val="24"/>
          <w:szCs w:val="24"/>
        </w:rPr>
        <w:t>~</w:t>
      </w:r>
      <w:r w:rsidR="002E3FA7" w:rsidRPr="00A80419">
        <w:rPr>
          <w:rFonts w:ascii="Times New Roman" w:hAnsi="Times New Roman" w:cs="Times New Roman"/>
          <w:sz w:val="24"/>
          <w:szCs w:val="24"/>
        </w:rPr>
        <w:t>3-</w:t>
      </w:r>
      <w:commentRangeEnd w:id="13"/>
      <w:r w:rsidR="00F60A04">
        <w:rPr>
          <w:rStyle w:val="CommentReference"/>
        </w:rPr>
        <w:commentReference w:id="13"/>
      </w:r>
      <w:r w:rsidR="002E3FA7" w:rsidRPr="00A80419">
        <w:rPr>
          <w:rFonts w:ascii="Times New Roman" w:hAnsi="Times New Roman" w:cs="Times New Roman"/>
          <w:sz w:val="24"/>
          <w:szCs w:val="24"/>
        </w:rPr>
        <w:t>week</w:t>
      </w:r>
      <w:r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Pr>
          <w:rFonts w:ascii="Times New Roman" w:hAnsi="Times New Roman" w:cs="Times New Roman"/>
          <w:sz w:val="24"/>
          <w:szCs w:val="24"/>
        </w:rPr>
        <w:t xml:space="preserve"> during peak summer</w:t>
      </w:r>
      <w:ins w:id="15" w:author="Barrett, Hannah" w:date="2024-09-19T10:26:00Z" w16du:dateUtc="2024-09-19T17:26:00Z">
        <w:r w:rsidR="00D53F0D">
          <w:rPr>
            <w:rFonts w:ascii="Times New Roman" w:hAnsi="Times New Roman" w:cs="Times New Roman"/>
            <w:sz w:val="24"/>
            <w:szCs w:val="24"/>
          </w:rPr>
          <w:t xml:space="preserve"> to obtain more </w:t>
        </w:r>
      </w:ins>
      <w:ins w:id="16" w:author="Barrett, Hannah" w:date="2024-09-19T10:28:00Z" w16du:dateUtc="2024-09-19T17:28:00Z">
        <w:r w:rsidR="00D53F0D">
          <w:rPr>
            <w:rFonts w:ascii="Times New Roman" w:hAnsi="Times New Roman" w:cs="Times New Roman"/>
            <w:sz w:val="24"/>
            <w:szCs w:val="24"/>
          </w:rPr>
          <w:t>spatially continuous</w:t>
        </w:r>
      </w:ins>
      <w:ins w:id="17" w:author="Barrett, Hannah" w:date="2024-09-19T10:27:00Z" w16du:dateUtc="2024-09-19T17:27:00Z">
        <w:r w:rsidR="00D53F0D">
          <w:rPr>
            <w:rFonts w:ascii="Times New Roman" w:hAnsi="Times New Roman" w:cs="Times New Roman"/>
            <w:sz w:val="24"/>
            <w:szCs w:val="24"/>
          </w:rPr>
          <w:t xml:space="preserve"> </w:t>
        </w:r>
      </w:ins>
      <w:ins w:id="18" w:author="Barrett, Hannah" w:date="2024-09-19T10:28:00Z" w16du:dateUtc="2024-09-19T17:28:00Z">
        <w:r w:rsidR="00D53F0D">
          <w:rPr>
            <w:rFonts w:ascii="Times New Roman" w:hAnsi="Times New Roman" w:cs="Times New Roman"/>
            <w:sz w:val="24"/>
            <w:szCs w:val="24"/>
          </w:rPr>
          <w:t xml:space="preserve">temperature-DO </w:t>
        </w:r>
      </w:ins>
      <w:ins w:id="19" w:author="Barrett, Hannah" w:date="2024-09-19T10:26:00Z" w16du:dateUtc="2024-09-19T17:26:00Z">
        <w:r w:rsidR="00D53F0D">
          <w:rPr>
            <w:rFonts w:ascii="Times New Roman" w:hAnsi="Times New Roman" w:cs="Times New Roman"/>
            <w:sz w:val="24"/>
            <w:szCs w:val="24"/>
          </w:rPr>
          <w:t>data</w:t>
        </w:r>
      </w:ins>
      <w:r>
        <w:rPr>
          <w:rFonts w:ascii="Times New Roman" w:hAnsi="Times New Roman" w:cs="Times New Roman"/>
          <w:sz w:val="24"/>
          <w:szCs w:val="24"/>
        </w:rPr>
        <w:t>. In Blue Ruin alcove, we deployed f</w:t>
      </w:r>
      <w:r w:rsidRPr="000E0C46">
        <w:rPr>
          <w:rFonts w:ascii="Times New Roman" w:hAnsi="Times New Roman" w:cs="Times New Roman"/>
          <w:sz w:val="24"/>
          <w:szCs w:val="24"/>
        </w:rPr>
        <w:t xml:space="preserve">ive </w:t>
      </w:r>
      <w:r>
        <w:rPr>
          <w:rFonts w:ascii="Times New Roman" w:hAnsi="Times New Roman" w:cs="Times New Roman"/>
          <w:sz w:val="24"/>
          <w:szCs w:val="24"/>
        </w:rPr>
        <w:t>logger arrays</w:t>
      </w:r>
      <w:r w:rsidRPr="000E0C46">
        <w:rPr>
          <w:rFonts w:ascii="Times New Roman" w:hAnsi="Times New Roman" w:cs="Times New Roman"/>
          <w:sz w:val="24"/>
          <w:szCs w:val="24"/>
        </w:rPr>
        <w:t xml:space="preserve"> </w:t>
      </w:r>
      <w:r>
        <w:rPr>
          <w:rFonts w:ascii="Times New Roman" w:hAnsi="Times New Roman" w:cs="Times New Roman"/>
          <w:sz w:val="24"/>
          <w:szCs w:val="24"/>
        </w:rPr>
        <w:t xml:space="preserve">laterally along the deepest portions of the alcove </w:t>
      </w:r>
      <w:r w:rsidRPr="000E0C46">
        <w:rPr>
          <w:rFonts w:ascii="Times New Roman" w:hAnsi="Times New Roman" w:cs="Times New Roman"/>
          <w:sz w:val="24"/>
          <w:szCs w:val="24"/>
        </w:rPr>
        <w:t>to characterize spatiotemporal heterogeneity in conditions</w:t>
      </w:r>
      <w:r>
        <w:rPr>
          <w:rFonts w:ascii="Times New Roman" w:hAnsi="Times New Roman" w:cs="Times New Roman"/>
          <w:sz w:val="24"/>
          <w:szCs w:val="24"/>
        </w:rPr>
        <w:t xml:space="preserve"> (Supplemental Figure 1). Due to limited supplies, these arrays were instrumented with fewer data loggers, however at a minimum the arrays contained at least two temperature-DO loggers set to record at the epilimnion and hypolimnion.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w:t>
      </w:r>
      <w:r>
        <w:rPr>
          <w:rFonts w:ascii="Times New Roman" w:hAnsi="Times New Roman" w:cs="Times New Roman"/>
          <w:sz w:val="24"/>
          <w:szCs w:val="24"/>
        </w:rPr>
        <w:lastRenderedPageBreak/>
        <w:t xml:space="preserve">record at 5-minute intervals. </w:t>
      </w:r>
      <w:r w:rsidR="00913CE7">
        <w:rPr>
          <w:rFonts w:ascii="Times New Roman" w:hAnsi="Times New Roman" w:cs="Times New Roman"/>
          <w:sz w:val="24"/>
          <w:szCs w:val="24"/>
        </w:rPr>
        <w:t xml:space="preserve">In 2021, we </w:t>
      </w:r>
      <w:r>
        <w:rPr>
          <w:rFonts w:ascii="Times New Roman" w:hAnsi="Times New Roman" w:cs="Times New Roman"/>
          <w:sz w:val="24"/>
          <w:szCs w:val="24"/>
        </w:rPr>
        <w:t>also recorded ve</w:t>
      </w:r>
      <w:r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Pr>
          <w:rFonts w:ascii="Times New Roman" w:hAnsi="Times New Roman" w:cs="Times New Roman"/>
          <w:sz w:val="24"/>
          <w:szCs w:val="24"/>
        </w:rPr>
        <w:t xml:space="preserve"> and DO</w:t>
      </w:r>
      <w:r w:rsidRPr="00A80419">
        <w:rPr>
          <w:rFonts w:ascii="Times New Roman" w:hAnsi="Times New Roman" w:cs="Times New Roman"/>
          <w:sz w:val="24"/>
          <w:szCs w:val="24"/>
        </w:rPr>
        <w:t xml:space="preserve"> during the early morning and </w:t>
      </w:r>
      <w:r>
        <w:rPr>
          <w:rFonts w:ascii="Times New Roman" w:hAnsi="Times New Roman" w:cs="Times New Roman"/>
          <w:sz w:val="24"/>
          <w:szCs w:val="24"/>
        </w:rPr>
        <w:t>evening</w:t>
      </w:r>
      <w:r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4AB21CF9" w14:textId="77777777"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78DD5E96" w14:textId="4820DD5E" w:rsidR="00C42A4C" w:rsidRPr="002703D6" w:rsidRDefault="00F60A04" w:rsidP="002103C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D53F0D">
        <w:rPr>
          <w:rFonts w:ascii="Times New Roman" w:hAnsi="Times New Roman" w:cs="Times New Roman"/>
          <w:sz w:val="24"/>
          <w:szCs w:val="24"/>
        </w:rPr>
        <w:t>sought</w:t>
      </w:r>
      <w:r>
        <w:rPr>
          <w:rFonts w:ascii="Times New Roman" w:hAnsi="Times New Roman" w:cs="Times New Roman"/>
          <w:sz w:val="24"/>
          <w:szCs w:val="24"/>
        </w:rPr>
        <w:t xml:space="preserve"> to quantify the depths and associated temperature and oxygen conditions selected by fish in the wild. </w:t>
      </w:r>
      <w:r w:rsidR="0008366E">
        <w:rPr>
          <w:rFonts w:ascii="Times New Roman" w:hAnsi="Times New Roman" w:cs="Times New Roman"/>
          <w:sz w:val="24"/>
          <w:szCs w:val="24"/>
        </w:rPr>
        <w:t>While pressure sensors on tags can estimate depth, they lack the accuracy needed for detecting sub-meter changes. We instead tagged fish with temperature loggers and inferred depth</w:t>
      </w:r>
      <w:r w:rsidR="002103C3">
        <w:rPr>
          <w:rFonts w:ascii="Times New Roman" w:hAnsi="Times New Roman" w:cs="Times New Roman"/>
          <w:sz w:val="24"/>
          <w:szCs w:val="24"/>
        </w:rPr>
        <w:t xml:space="preserve"> and oxygen from vertical profiles, following the approach of </w:t>
      </w:r>
      <w:r w:rsidR="0008366E">
        <w:rPr>
          <w:rFonts w:ascii="Times New Roman" w:hAnsi="Times New Roman" w:cs="Times New Roman"/>
          <w:sz w:val="24"/>
          <w:szCs w:val="24"/>
        </w:rPr>
        <w:t xml:space="preserve">Barret et al. </w:t>
      </w:r>
      <w:r w:rsidR="00D53F0D">
        <w:rPr>
          <w:rFonts w:ascii="Times New Roman" w:hAnsi="Times New Roman" w:cs="Times New Roman"/>
          <w:sz w:val="24"/>
          <w:szCs w:val="24"/>
        </w:rPr>
        <w:t>(</w:t>
      </w:r>
      <w:r w:rsidR="0008366E">
        <w:rPr>
          <w:rFonts w:ascii="Times New Roman" w:hAnsi="Times New Roman" w:cs="Times New Roman"/>
          <w:sz w:val="24"/>
          <w:szCs w:val="24"/>
        </w:rPr>
        <w:t>2024</w:t>
      </w:r>
      <w:r w:rsidR="00D53F0D">
        <w:rPr>
          <w:rFonts w:ascii="Times New Roman" w:hAnsi="Times New Roman" w:cs="Times New Roman"/>
          <w:sz w:val="24"/>
          <w:szCs w:val="24"/>
        </w:rPr>
        <w:t>)</w:t>
      </w:r>
      <w:r w:rsidR="0008366E">
        <w:rPr>
          <w:rFonts w:ascii="Times New Roman" w:hAnsi="Times New Roman" w:cs="Times New Roman"/>
          <w:sz w:val="24"/>
          <w:szCs w:val="24"/>
        </w:rPr>
        <w:t xml:space="preserve">. </w:t>
      </w:r>
      <w:r w:rsidR="00C42A4C" w:rsidRPr="002703D6">
        <w:rPr>
          <w:rFonts w:ascii="Times New Roman" w:hAnsi="Times New Roman" w:cs="Times New Roman"/>
          <w:sz w:val="24"/>
          <w:szCs w:val="24"/>
        </w:rPr>
        <w:t>In the summer o</w:t>
      </w:r>
      <w:r w:rsidR="00C42A4C">
        <w:rPr>
          <w:rFonts w:ascii="Times New Roman" w:hAnsi="Times New Roman" w:cs="Times New Roman"/>
          <w:sz w:val="24"/>
          <w:szCs w:val="24"/>
        </w:rPr>
        <w:t>f 2022, we externally tagged 31-</w:t>
      </w:r>
      <w:r w:rsidR="00C42A4C" w:rsidRPr="002703D6">
        <w:rPr>
          <w:rFonts w:ascii="Times New Roman" w:hAnsi="Times New Roman" w:cs="Times New Roman"/>
          <w:sz w:val="24"/>
          <w:szCs w:val="24"/>
        </w:rPr>
        <w:t xml:space="preserve">cutthroat trout with waterproofed </w:t>
      </w:r>
      <w:proofErr w:type="spellStart"/>
      <w:r w:rsidR="00C42A4C" w:rsidRPr="002703D6">
        <w:rPr>
          <w:rFonts w:ascii="Times New Roman" w:hAnsi="Times New Roman" w:cs="Times New Roman"/>
          <w:sz w:val="24"/>
          <w:szCs w:val="24"/>
        </w:rPr>
        <w:t>Thermocron</w:t>
      </w:r>
      <w:proofErr w:type="spellEnd"/>
      <w:r w:rsidR="00C42A4C" w:rsidRPr="002703D6">
        <w:rPr>
          <w:rFonts w:ascii="Times New Roman" w:hAnsi="Times New Roman" w:cs="Times New Roman"/>
          <w:sz w:val="24"/>
          <w:szCs w:val="24"/>
        </w:rPr>
        <w:t xml:space="preserve"> high-resolution </w:t>
      </w:r>
      <w:proofErr w:type="spellStart"/>
      <w:r w:rsidR="00C42A4C" w:rsidRPr="002703D6">
        <w:rPr>
          <w:rFonts w:ascii="Times New Roman" w:hAnsi="Times New Roman" w:cs="Times New Roman"/>
          <w:sz w:val="24"/>
          <w:szCs w:val="24"/>
        </w:rPr>
        <w:t>iButtons</w:t>
      </w:r>
      <w:proofErr w:type="spellEnd"/>
      <w:r w:rsidR="00C42A4C" w:rsidRPr="002703D6">
        <w:rPr>
          <w:rFonts w:ascii="Times New Roman" w:hAnsi="Times New Roman" w:cs="Times New Roman"/>
          <w:sz w:val="24"/>
          <w:szCs w:val="24"/>
        </w:rPr>
        <w:t xml:space="preserve"> (DS1922L-F5#, temperature accuracy ±</w:t>
      </w:r>
      <w:r w:rsidR="00C42A4C">
        <w:rPr>
          <w:rFonts w:ascii="Times New Roman" w:hAnsi="Times New Roman" w:cs="Times New Roman"/>
          <w:sz w:val="24"/>
          <w:szCs w:val="24"/>
        </w:rPr>
        <w:t xml:space="preserve"> </w:t>
      </w:r>
      <w:r w:rsidR="00C42A4C" w:rsidRPr="002703D6">
        <w:rPr>
          <w:rFonts w:ascii="Times New Roman" w:hAnsi="Times New Roman" w:cs="Times New Roman"/>
          <w:sz w:val="24"/>
          <w:szCs w:val="24"/>
        </w:rPr>
        <w:t xml:space="preserve">0.5°C). </w:t>
      </w:r>
      <w:proofErr w:type="spellStart"/>
      <w:r w:rsidR="00C42A4C" w:rsidRPr="002703D6">
        <w:rPr>
          <w:rFonts w:ascii="Times New Roman" w:hAnsi="Times New Roman" w:cs="Times New Roman"/>
          <w:sz w:val="24"/>
          <w:szCs w:val="24"/>
        </w:rPr>
        <w:t>iButtons</w:t>
      </w:r>
      <w:proofErr w:type="spellEnd"/>
      <w:r w:rsidR="00C42A4C" w:rsidRPr="002703D6">
        <w:rPr>
          <w:rFonts w:ascii="Times New Roman" w:hAnsi="Times New Roman" w:cs="Times New Roman"/>
          <w:sz w:val="24"/>
          <w:szCs w:val="24"/>
        </w:rPr>
        <w:t xml:space="preserve"> were modified to reduce weight following methods outlined by </w:t>
      </w:r>
      <w:sdt>
        <w:sdtPr>
          <w:rPr>
            <w:rFonts w:ascii="Times New Roman" w:hAnsi="Times New Roman" w:cs="Times New Roman"/>
            <w:color w:val="000000"/>
            <w:sz w:val="24"/>
            <w:szCs w:val="24"/>
          </w:rPr>
          <w:tag w:val="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
          <w:id w:val="-623002131"/>
          <w:placeholder>
            <w:docPart w:val="DefaultPlaceholder_-1854013440"/>
          </w:placeholder>
        </w:sdtPr>
        <w:sdtContent>
          <w:r w:rsidR="00223C12" w:rsidRPr="00223C12">
            <w:rPr>
              <w:rFonts w:ascii="Times New Roman" w:hAnsi="Times New Roman" w:cs="Times New Roman"/>
              <w:color w:val="000000"/>
              <w:sz w:val="24"/>
              <w:szCs w:val="24"/>
            </w:rPr>
            <w:t>Lovegrove (2009)</w:t>
          </w:r>
        </w:sdtContent>
      </w:sdt>
      <w:r w:rsidR="00C42A4C">
        <w:rPr>
          <w:rFonts w:ascii="Times New Roman" w:hAnsi="Times New Roman" w:cs="Times New Roman"/>
          <w:sz w:val="24"/>
          <w:szCs w:val="24"/>
        </w:rPr>
        <w:t xml:space="preserve"> and </w:t>
      </w:r>
      <w:r w:rsidR="00C42A4C" w:rsidRPr="002703D6">
        <w:rPr>
          <w:rFonts w:ascii="Times New Roman" w:hAnsi="Times New Roman" w:cs="Times New Roman"/>
          <w:sz w:val="24"/>
          <w:szCs w:val="24"/>
        </w:rPr>
        <w:t xml:space="preserve">were set to record temperature at 12-minute intervals to maximize data resolution while also ensuring adequate battery life and data storage capacity. Each modified </w:t>
      </w:r>
      <w:proofErr w:type="spellStart"/>
      <w:r w:rsidR="00C42A4C" w:rsidRPr="002703D6">
        <w:rPr>
          <w:rFonts w:ascii="Times New Roman" w:hAnsi="Times New Roman" w:cs="Times New Roman"/>
          <w:sz w:val="24"/>
          <w:szCs w:val="24"/>
        </w:rPr>
        <w:t>iButton</w:t>
      </w:r>
      <w:proofErr w:type="spellEnd"/>
      <w:r w:rsidR="00C42A4C" w:rsidRPr="002703D6">
        <w:rPr>
          <w:rFonts w:ascii="Times New Roman" w:hAnsi="Times New Roman" w:cs="Times New Roman"/>
          <w:sz w:val="24"/>
          <w:szCs w:val="24"/>
        </w:rPr>
        <w:t xml:space="preserve"> was mounted to a dark green 2.5cm Peterson disc using marine grade epoxy (JB </w:t>
      </w:r>
      <w:proofErr w:type="spellStart"/>
      <w:r w:rsidR="00C42A4C" w:rsidRPr="002703D6">
        <w:rPr>
          <w:rFonts w:ascii="Times New Roman" w:hAnsi="Times New Roman" w:cs="Times New Roman"/>
          <w:sz w:val="24"/>
          <w:szCs w:val="24"/>
        </w:rPr>
        <w:t>MarineWeld</w:t>
      </w:r>
      <w:proofErr w:type="spellEnd"/>
      <w:r w:rsidR="00C42A4C" w:rsidRPr="002703D6">
        <w:rPr>
          <w:rFonts w:ascii="Times New Roman" w:hAnsi="Times New Roman" w:cs="Times New Roman"/>
          <w:sz w:val="24"/>
          <w:szCs w:val="24"/>
        </w:rPr>
        <w:t xml:space="preserve">™ syringe </w:t>
      </w:r>
      <w:r w:rsidR="002E3FA7" w:rsidRPr="002703D6">
        <w:rPr>
          <w:rFonts w:ascii="Times New Roman" w:hAnsi="Times New Roman" w:cs="Times New Roman"/>
          <w:sz w:val="24"/>
          <w:szCs w:val="24"/>
        </w:rPr>
        <w:t>two-part</w:t>
      </w:r>
      <w:r w:rsidR="00C42A4C" w:rsidRPr="002703D6">
        <w:rPr>
          <w:rFonts w:ascii="Times New Roman" w:hAnsi="Times New Roman" w:cs="Times New Roman"/>
          <w:sz w:val="24"/>
          <w:szCs w:val="24"/>
        </w:rPr>
        <w:t xml:space="preserve"> adhesive). The Peterson discs had two small gauge holes drilled 3mm apart and 3mm in from t</w:t>
      </w:r>
      <w:r w:rsidR="00C42A4C">
        <w:rPr>
          <w:rFonts w:ascii="Times New Roman" w:hAnsi="Times New Roman" w:cs="Times New Roman"/>
          <w:sz w:val="24"/>
          <w:szCs w:val="24"/>
        </w:rPr>
        <w:t>he disk’s outer margin</w:t>
      </w:r>
      <w:r w:rsidR="00C42A4C" w:rsidRPr="002703D6">
        <w:rPr>
          <w:rFonts w:ascii="Times New Roman" w:hAnsi="Times New Roman" w:cs="Times New Roman"/>
          <w:sz w:val="24"/>
          <w:szCs w:val="24"/>
        </w:rPr>
        <w:t xml:space="preserve">, which were used to suture the mounted </w:t>
      </w:r>
      <w:proofErr w:type="spellStart"/>
      <w:r w:rsidR="00C42A4C" w:rsidRPr="002703D6">
        <w:rPr>
          <w:rFonts w:ascii="Times New Roman" w:hAnsi="Times New Roman" w:cs="Times New Roman"/>
          <w:sz w:val="24"/>
          <w:szCs w:val="24"/>
        </w:rPr>
        <w:t>iButton</w:t>
      </w:r>
      <w:proofErr w:type="spellEnd"/>
      <w:r w:rsidR="00C42A4C" w:rsidRPr="002703D6">
        <w:rPr>
          <w:rFonts w:ascii="Times New Roman" w:hAnsi="Times New Roman" w:cs="Times New Roman"/>
          <w:sz w:val="24"/>
          <w:szCs w:val="24"/>
        </w:rPr>
        <w:t xml:space="preserve"> to each fish through the</w:t>
      </w:r>
      <w:r w:rsidR="00C42A4C">
        <w:rPr>
          <w:rFonts w:ascii="Times New Roman" w:hAnsi="Times New Roman" w:cs="Times New Roman"/>
          <w:sz w:val="24"/>
          <w:szCs w:val="24"/>
        </w:rPr>
        <w:t>ir anterior dorsal musculature</w:t>
      </w:r>
      <w:r w:rsidR="00C42A4C" w:rsidRPr="002703D6">
        <w:rPr>
          <w:rFonts w:ascii="Times New Roman" w:hAnsi="Times New Roman" w:cs="Times New Roman"/>
          <w:sz w:val="24"/>
          <w:szCs w:val="24"/>
        </w:rPr>
        <w:t>. Tag weights spanned from 3.4g to 5.3g (4.1g ± 0.4, mean ± SD) and did not exceed 3.8% of fish body mass</w:t>
      </w:r>
      <w:r w:rsidR="00C42A4C">
        <w:rPr>
          <w:rFonts w:ascii="Times New Roman" w:hAnsi="Times New Roman" w:cs="Times New Roman"/>
          <w:sz w:val="24"/>
          <w:szCs w:val="24"/>
        </w:rPr>
        <w:t xml:space="preserve"> (</w:t>
      </w:r>
      <w:ins w:id="20" w:author="Barrett, Hannah" w:date="2024-09-19T10:35:00Z" w16du:dateUtc="2024-09-19T17:35:00Z">
        <w:r w:rsidR="005B7213">
          <w:rPr>
            <w:rFonts w:ascii="Times New Roman" w:hAnsi="Times New Roman" w:cs="Times New Roman"/>
            <w:sz w:val="24"/>
            <w:szCs w:val="24"/>
          </w:rPr>
          <w:t>empirical studies have</w:t>
        </w:r>
      </w:ins>
      <w:ins w:id="21" w:author="Barrett, Hannah" w:date="2024-09-19T10:36:00Z" w16du:dateUtc="2024-09-19T17:36:00Z">
        <w:r w:rsidR="005B7213">
          <w:rPr>
            <w:rFonts w:ascii="Times New Roman" w:hAnsi="Times New Roman" w:cs="Times New Roman"/>
            <w:sz w:val="24"/>
            <w:szCs w:val="24"/>
          </w:rPr>
          <w:t xml:space="preserve"> shown tag burdens </w:t>
        </w:r>
      </w:ins>
      <w:ins w:id="22" w:author="Barrett, Hannah" w:date="2024-09-19T10:37:00Z" w16du:dateUtc="2024-09-19T17:37:00Z">
        <w:r w:rsidR="005B7213">
          <w:rPr>
            <w:rFonts w:ascii="Times New Roman" w:hAnsi="Times New Roman" w:cs="Times New Roman"/>
            <w:sz w:val="24"/>
            <w:szCs w:val="24"/>
          </w:rPr>
          <w:t>≤</w:t>
        </w:r>
      </w:ins>
      <w:ins w:id="23" w:author="Barrett, Hannah" w:date="2024-09-19T10:36:00Z" w16du:dateUtc="2024-09-19T17:36:00Z">
        <w:r w:rsidR="005B7213">
          <w:rPr>
            <w:rFonts w:ascii="Times New Roman" w:hAnsi="Times New Roman" w:cs="Times New Roman"/>
            <w:sz w:val="24"/>
            <w:szCs w:val="24"/>
          </w:rPr>
          <w:t>6.7% do not negatively impact fish; Brown et al. 2010)</w:t>
        </w:r>
      </w:ins>
      <w:r w:rsidR="005B7213">
        <w:rPr>
          <w:rFonts w:ascii="Times New Roman" w:hAnsi="Times New Roman" w:cs="Times New Roman"/>
          <w:sz w:val="24"/>
          <w:szCs w:val="24"/>
        </w:rPr>
        <w:t>.</w:t>
      </w:r>
    </w:p>
    <w:p w14:paraId="5F82990D" w14:textId="26192C0E"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We deployed </w:t>
      </w:r>
      <w:r>
        <w:rPr>
          <w:rFonts w:ascii="Times New Roman" w:hAnsi="Times New Roman" w:cs="Times New Roman"/>
          <w:sz w:val="24"/>
          <w:szCs w:val="24"/>
        </w:rPr>
        <w:t>three net pen</w:t>
      </w:r>
      <w:r w:rsidR="00FB2F47">
        <w:rPr>
          <w:rFonts w:ascii="Times New Roman" w:hAnsi="Times New Roman" w:cs="Times New Roman"/>
          <w:sz w:val="24"/>
          <w:szCs w:val="24"/>
        </w:rPr>
        <w:t xml:space="preserve"> enclosures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formed into a 1.68m diameter cylinder that extended the full length of the water column</w:t>
      </w:r>
      <w:r w:rsidR="00FB2F47">
        <w:rPr>
          <w:rFonts w:ascii="Times New Roman" w:hAnsi="Times New Roman" w:cs="Times New Roman"/>
          <w:sz w:val="24"/>
          <w:szCs w:val="24"/>
        </w:rPr>
        <w:t xml:space="preserve"> (~1.8-2.5 m)</w:t>
      </w:r>
      <w:r w:rsidRPr="002703D6">
        <w:rPr>
          <w:rFonts w:ascii="Times New Roman" w:hAnsi="Times New Roman" w:cs="Times New Roman"/>
          <w:sz w:val="24"/>
          <w:szCs w:val="24"/>
        </w:rPr>
        <w:t xml:space="preserve">. The bottom of </w:t>
      </w:r>
      <w:r w:rsidRPr="002703D6">
        <w:rPr>
          <w:rFonts w:ascii="Times New Roman" w:hAnsi="Times New Roman" w:cs="Times New Roman"/>
          <w:sz w:val="24"/>
          <w:szCs w:val="24"/>
        </w:rPr>
        <w:lastRenderedPageBreak/>
        <w:t>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30366B9A" w14:textId="491D1C5C" w:rsidR="00C42A4C" w:rsidRPr="002703D6" w:rsidRDefault="00C42A4C"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FB2F47">
        <w:rPr>
          <w:rFonts w:ascii="Times New Roman" w:hAnsi="Times New Roman" w:cs="Times New Roman"/>
          <w:sz w:val="24"/>
          <w:szCs w:val="24"/>
        </w:rPr>
        <w:t>placed</w:t>
      </w:r>
      <w:r>
        <w:rPr>
          <w:rFonts w:ascii="Times New Roman" w:hAnsi="Times New Roman" w:cs="Times New Roman"/>
          <w:sz w:val="24"/>
          <w:szCs w:val="24"/>
        </w:rPr>
        <w:t xml:space="preserve"> 11</w:t>
      </w:r>
      <w:r w:rsidR="00FB2F47">
        <w:rPr>
          <w:rFonts w:ascii="Times New Roman" w:hAnsi="Times New Roman" w:cs="Times New Roman"/>
          <w:sz w:val="24"/>
          <w:szCs w:val="24"/>
        </w:rPr>
        <w:t xml:space="preserve"> tagged fish</w:t>
      </w:r>
      <w:r w:rsidRPr="002703D6">
        <w:rPr>
          <w:rFonts w:ascii="Times New Roman" w:hAnsi="Times New Roman" w:cs="Times New Roman"/>
          <w:sz w:val="24"/>
          <w:szCs w:val="24"/>
        </w:rPr>
        <w:t xml:space="preserve"> in Norwood alcove, and 20 in Blue Ruin. Cutthroat were captured via electrofishing on July 22 and 23, 2021. Anesthetization, handling, and recovery procedures followed </w:t>
      </w:r>
      <w:sdt>
        <w:sdtPr>
          <w:rPr>
            <w:rFonts w:ascii="Times New Roman" w:hAnsi="Times New Roman" w:cs="Times New Roman"/>
            <w:color w:val="000000"/>
            <w:sz w:val="24"/>
            <w:szCs w:val="24"/>
          </w:rPr>
          <w:tag w:val="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
          <w:id w:val="-701085209"/>
          <w:placeholder>
            <w:docPart w:val="DefaultPlaceholder_-1854013440"/>
          </w:placeholder>
        </w:sdtPr>
        <w:sdtContent>
          <w:r w:rsidR="00223C12" w:rsidRPr="00223C12">
            <w:rPr>
              <w:rFonts w:ascii="Times New Roman" w:hAnsi="Times New Roman" w:cs="Times New Roman"/>
              <w:color w:val="000000"/>
              <w:sz w:val="24"/>
              <w:szCs w:val="24"/>
            </w:rPr>
            <w:t>Liedtke et al. (2012)</w:t>
          </w:r>
        </w:sdtContent>
      </w:sdt>
      <w:r w:rsidRPr="002703D6">
        <w:rPr>
          <w:rFonts w:ascii="Times New Roman" w:hAnsi="Times New Roman" w:cs="Times New Roman"/>
          <w:sz w:val="24"/>
          <w:szCs w:val="24"/>
        </w:rPr>
        <w:t>.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mm needle. After fish were recovered fully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 xml:space="preserve">Salmo </w:t>
      </w:r>
      <w:proofErr w:type="spellStart"/>
      <w:r w:rsidRPr="00723004">
        <w:rPr>
          <w:rFonts w:ascii="Times New Roman" w:hAnsi="Times New Roman" w:cs="Times New Roman"/>
          <w:i/>
          <w:sz w:val="24"/>
          <w:szCs w:val="24"/>
        </w:rPr>
        <w:t>salar</w:t>
      </w:r>
      <w:proofErr w:type="spellEnd"/>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sdt>
        <w:sdtPr>
          <w:rPr>
            <w:rFonts w:ascii="Times New Roman" w:hAnsi="Times New Roman" w:cs="Times New Roman"/>
            <w:color w:val="000000"/>
            <w:sz w:val="24"/>
            <w:szCs w:val="24"/>
          </w:rPr>
          <w:tag w:val="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
          <w:id w:val="-561025421"/>
          <w:placeholder>
            <w:docPart w:val="DefaultPlaceholder_-1854013440"/>
          </w:placeholder>
        </w:sdtPr>
        <w:sdtContent>
          <w:r w:rsidR="00223C12" w:rsidRPr="00223C12">
            <w:rPr>
              <w:rFonts w:ascii="Times New Roman" w:hAnsi="Times New Roman" w:cs="Times New Roman"/>
              <w:color w:val="000000"/>
              <w:sz w:val="24"/>
              <w:szCs w:val="24"/>
            </w:rPr>
            <w:t>(Turnbull et al., 2008)</w:t>
          </w:r>
        </w:sdtContent>
      </w:sdt>
      <w:r w:rsidRPr="002703D6">
        <w:rPr>
          <w:rFonts w:ascii="Times New Roman" w:hAnsi="Times New Roman" w:cs="Times New Roman"/>
          <w:sz w:val="24"/>
          <w:szCs w:val="24"/>
        </w:rPr>
        <w:t>.</w:t>
      </w:r>
      <w:r w:rsidR="00A24D79">
        <w:rPr>
          <w:rFonts w:ascii="Times New Roman" w:hAnsi="Times New Roman" w:cs="Times New Roman"/>
          <w:sz w:val="24"/>
          <w:szCs w:val="24"/>
        </w:rPr>
        <w:t xml:space="preserve">  In total, we collected data from 13-fish in Blue Ruin alcove, and 8-fish in Norwood alcove; 9-fish escaped the net pens during the study, and two of the </w:t>
      </w:r>
      <w:proofErr w:type="spellStart"/>
      <w:r w:rsidR="00A24D79">
        <w:rPr>
          <w:rFonts w:ascii="Times New Roman" w:hAnsi="Times New Roman" w:cs="Times New Roman"/>
          <w:sz w:val="24"/>
          <w:szCs w:val="24"/>
        </w:rPr>
        <w:t>iButtons</w:t>
      </w:r>
      <w:proofErr w:type="spellEnd"/>
      <w:r w:rsidR="00A24D79">
        <w:rPr>
          <w:rFonts w:ascii="Times New Roman" w:hAnsi="Times New Roman" w:cs="Times New Roman"/>
          <w:sz w:val="24"/>
          <w:szCs w:val="24"/>
        </w:rPr>
        <w:t xml:space="preserve"> recovered from Blue Ruin were corrupted. </w:t>
      </w:r>
    </w:p>
    <w:p w14:paraId="7C32FE84" w14:textId="5334BCA0"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outside 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w:t>
      </w:r>
      <w:r w:rsidRPr="002703D6">
        <w:rPr>
          <w:rFonts w:ascii="Times New Roman" w:hAnsi="Times New Roman" w:cs="Times New Roman"/>
          <w:sz w:val="24"/>
          <w:szCs w:val="24"/>
        </w:rPr>
        <w:lastRenderedPageBreak/>
        <w:t xml:space="preserve">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1AA5D486"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pooled 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w:t>
      </w:r>
      <w:r w:rsidR="00441BD4">
        <w:rPr>
          <w:rFonts w:ascii="Times New Roman" w:hAnsi="Times New Roman" w:cs="Times New Roman"/>
          <w:sz w:val="24"/>
          <w:szCs w:val="24"/>
        </w:rPr>
        <w:t xml:space="preserve">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 xml:space="preserve">To characterize trade-offs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Barrett et al. </w:t>
      </w:r>
      <w:r w:rsidR="007A752C">
        <w:rPr>
          <w:rFonts w:ascii="Times New Roman" w:hAnsi="Times New Roman" w:cs="Times New Roman"/>
          <w:sz w:val="24"/>
          <w:szCs w:val="24"/>
        </w:rPr>
        <w:t>(</w:t>
      </w:r>
      <w:r w:rsidR="00FB2F47">
        <w:rPr>
          <w:rFonts w:ascii="Times New Roman" w:hAnsi="Times New Roman" w:cs="Times New Roman"/>
          <w:sz w:val="24"/>
          <w:szCs w:val="24"/>
        </w:rPr>
        <w:t>2024</w:t>
      </w:r>
      <w:r w:rsidR="007A752C">
        <w:rPr>
          <w:rFonts w:ascii="Times New Roman" w:hAnsi="Times New Roman" w:cs="Times New Roman"/>
          <w:sz w:val="24"/>
          <w:szCs w:val="24"/>
        </w:rPr>
        <w:t>)</w:t>
      </w:r>
      <w:r w:rsidRPr="00D66F3D">
        <w:rPr>
          <w:rFonts w:ascii="Times New Roman" w:hAnsi="Times New Roman" w:cs="Times New Roman"/>
          <w:sz w:val="24"/>
          <w:szCs w:val="24"/>
        </w:rPr>
        <w:t>. To account for ra</w:t>
      </w:r>
      <w:r>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(Bates et al. 2014).</w:t>
      </w:r>
      <w:r>
        <w:rPr>
          <w:rFonts w:ascii="Times New Roman" w:hAnsi="Times New Roman" w:cs="Times New Roman"/>
          <w:sz w:val="24"/>
          <w:szCs w:val="24"/>
        </w:rPr>
        <w:t xml:space="preserve"> </w:t>
      </w:r>
    </w:p>
    <w:p w14:paraId="34C10CC8" w14:textId="77777777" w:rsidR="00C42A4C"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Simulation of fish depth selection under alternative behavioral responses</w:t>
      </w:r>
    </w:p>
    <w:p w14:paraId="094C1EFB" w14:textId="7076C523" w:rsidR="006414BA" w:rsidRDefault="00C42A4C" w:rsidP="006414BA">
      <w:pPr>
        <w:spacing w:line="480" w:lineRule="auto"/>
        <w:ind w:firstLine="720"/>
        <w:rPr>
          <w:ins w:id="24" w:author="Armstrong, Jonathan B" w:date="2024-06-27T14:42:00Z"/>
          <w:rFonts w:ascii="Times New Roman" w:hAnsi="Times New Roman" w:cs="Times New Roman"/>
          <w:sz w:val="24"/>
          <w:szCs w:val="24"/>
        </w:rPr>
      </w:pPr>
      <w:r>
        <w:rPr>
          <w:rFonts w:ascii="Times New Roman" w:hAnsi="Times New Roman" w:cs="Times New Roman"/>
          <w:sz w:val="24"/>
          <w:szCs w:val="24"/>
        </w:rPr>
        <w:t xml:space="preserve">We used the temperature and oxygen data from the 2021 </w:t>
      </w:r>
      <w:r w:rsidR="00811080">
        <w:rPr>
          <w:rFonts w:ascii="Times New Roman" w:hAnsi="Times New Roman" w:cs="Times New Roman"/>
          <w:sz w:val="24"/>
          <w:szCs w:val="24"/>
        </w:rPr>
        <w:t>Norwood</w:t>
      </w:r>
      <w:r>
        <w:rPr>
          <w:rFonts w:ascii="Times New Roman" w:hAnsi="Times New Roman" w:cs="Times New Roman"/>
          <w:sz w:val="24"/>
          <w:szCs w:val="24"/>
        </w:rPr>
        <w:t xml:space="preserve"> net pen array to simulate how fish depth should change over a 24-</w:t>
      </w:r>
      <w:r w:rsidRPr="00334360">
        <w:rPr>
          <w:rFonts w:ascii="Times New Roman" w:hAnsi="Times New Roman" w:cs="Times New Roman"/>
          <w:sz w:val="24"/>
          <w:szCs w:val="24"/>
        </w:rPr>
        <w:t xml:space="preserve">hour cycle under three different </w:t>
      </w:r>
      <w:r w:rsidR="006414BA">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sidR="006414BA">
        <w:rPr>
          <w:rFonts w:ascii="Times New Roman" w:hAnsi="Times New Roman" w:cs="Times New Roman"/>
          <w:sz w:val="24"/>
          <w:szCs w:val="24"/>
        </w:rPr>
        <w:t>:</w:t>
      </w:r>
      <w:r>
        <w:rPr>
          <w:rFonts w:ascii="Times New Roman" w:hAnsi="Times New Roman" w:cs="Times New Roman"/>
          <w:sz w:val="24"/>
          <w:szCs w:val="24"/>
        </w:rPr>
        <w:t xml:space="preserve"> a fish that </w:t>
      </w:r>
      <w:r w:rsidR="006414BA">
        <w:rPr>
          <w:rFonts w:ascii="Times New Roman" w:hAnsi="Times New Roman" w:cs="Times New Roman"/>
          <w:sz w:val="24"/>
          <w:szCs w:val="24"/>
        </w:rPr>
        <w:t>selects habitat to maximize</w:t>
      </w:r>
      <w:r>
        <w:rPr>
          <w:rFonts w:ascii="Times New Roman" w:hAnsi="Times New Roman" w:cs="Times New Roman"/>
          <w:sz w:val="24"/>
          <w:szCs w:val="24"/>
        </w:rPr>
        <w:t xml:space="preserve">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a fish that </w:t>
      </w:r>
      <w:r w:rsidR="006414BA">
        <w:rPr>
          <w:rFonts w:ascii="Times New Roman" w:hAnsi="Times New Roman" w:cs="Times New Roman"/>
          <w:sz w:val="24"/>
          <w:szCs w:val="24"/>
        </w:rPr>
        <w:t xml:space="preserve">selects </w:t>
      </w:r>
      <w:r w:rsidR="006414BA">
        <w:rPr>
          <w:rFonts w:ascii="Times New Roman" w:hAnsi="Times New Roman" w:cs="Times New Roman"/>
          <w:sz w:val="24"/>
          <w:szCs w:val="24"/>
        </w:rPr>
        <w:lastRenderedPageBreak/>
        <w:t>habitat to minimize temperature</w:t>
      </w:r>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a fish that </w:t>
      </w:r>
      <w:r w:rsidR="006414BA">
        <w:rPr>
          <w:rFonts w:ascii="Times New Roman" w:hAnsi="Times New Roman" w:cs="Times New Roman"/>
          <w:sz w:val="24"/>
          <w:szCs w:val="24"/>
        </w:rPr>
        <w:t>selects habitat to maximize a water quality index that includes both temperature and dissolved oxygen</w:t>
      </w:r>
      <w:r>
        <w:rPr>
          <w:rFonts w:ascii="Times New Roman" w:hAnsi="Times New Roman" w:cs="Times New Roman"/>
          <w:sz w:val="24"/>
          <w:szCs w:val="24"/>
        </w:rPr>
        <w:t xml:space="preserve">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sidR="006414BA">
        <w:rPr>
          <w:rFonts w:ascii="Times New Roman" w:hAnsi="Times New Roman" w:cs="Times New Roman"/>
          <w:sz w:val="24"/>
          <w:szCs w:val="24"/>
          <w:vertAlign w:val="subscript"/>
        </w:rPr>
        <w:t xml:space="preserve">, </w:t>
      </w:r>
      <w:r w:rsidR="006414BA" w:rsidRPr="005B7213">
        <w:rPr>
          <w:rFonts w:ascii="Times New Roman" w:hAnsi="Times New Roman" w:cs="Times New Roman"/>
          <w:sz w:val="24"/>
          <w:szCs w:val="24"/>
        </w:rPr>
        <w:t>described below</w:t>
      </w:r>
      <w:r>
        <w:rPr>
          <w:rFonts w:ascii="Times New Roman" w:hAnsi="Times New Roman" w:cs="Times New Roman"/>
          <w:sz w:val="24"/>
          <w:szCs w:val="24"/>
        </w:rPr>
        <w:t xml:space="preserve">). </w:t>
      </w:r>
    </w:p>
    <w:p w14:paraId="34DC3F70" w14:textId="6BC70476" w:rsidR="00C42A4C" w:rsidRDefault="00C42A4C" w:rsidP="007A752C">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temperatures set at every 0.</w:t>
      </w:r>
      <w:r w:rsidR="00811080">
        <w:rPr>
          <w:rFonts w:ascii="Times New Roman" w:hAnsi="Times New Roman" w:cs="Times New Roman"/>
          <w:sz w:val="24"/>
          <w:szCs w:val="24"/>
        </w:rPr>
        <w:t xml:space="preserve">1m </w:t>
      </w:r>
      <w:r>
        <w:rPr>
          <w:rFonts w:ascii="Times New Roman" w:hAnsi="Times New Roman" w:cs="Times New Roman"/>
          <w:sz w:val="24"/>
          <w:szCs w:val="24"/>
        </w:rPr>
        <w:t>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w:t>
      </w:r>
      <w:r w:rsidR="007A752C">
        <w:rPr>
          <w:rFonts w:ascii="Times New Roman" w:hAnsi="Times New Roman" w:cs="Times New Roman"/>
          <w:sz w:val="24"/>
          <w:szCs w:val="24"/>
        </w:rPr>
        <w:t xml:space="preserve"> (</w:t>
      </w:r>
      <w:ins w:id="25" w:author="Barrett, Hannah" w:date="2024-09-19T11:53:00Z" w16du:dateUtc="2024-09-19T18:53:00Z">
        <w:r w:rsidR="007A752C">
          <w:rPr>
            <w:rFonts w:ascii="Times New Roman" w:hAnsi="Times New Roman" w:cs="Times New Roman"/>
            <w:sz w:val="24"/>
            <w:szCs w:val="24"/>
          </w:rPr>
          <w:t xml:space="preserve">see </w:t>
        </w:r>
      </w:ins>
      <w:r w:rsidR="007A752C">
        <w:rPr>
          <w:rFonts w:ascii="Times New Roman" w:hAnsi="Times New Roman" w:cs="Times New Roman"/>
          <w:sz w:val="24"/>
          <w:szCs w:val="24"/>
        </w:rPr>
        <w:t>Barrett et al. 2023)</w:t>
      </w:r>
      <w:ins w:id="26" w:author="Barrett, Hannah" w:date="2024-09-19T11:53:00Z" w16du:dateUtc="2024-09-19T18:53:00Z">
        <w:r w:rsidR="007A752C">
          <w:rPr>
            <w:rFonts w:ascii="Times New Roman" w:hAnsi="Times New Roman" w:cs="Times New Roman"/>
            <w:sz w:val="24"/>
            <w:szCs w:val="24"/>
          </w:rPr>
          <w:t>.</w:t>
        </w:r>
      </w:ins>
    </w:p>
    <w:p w14:paraId="007A6982" w14:textId="5CEBF1FD"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 our approach loosely follows methods detailed in </w:t>
      </w:r>
      <w:sdt>
        <w:sdtPr>
          <w:rPr>
            <w:rFonts w:ascii="Times New Roman" w:hAnsi="Times New Roman" w:cs="Times New Roman"/>
            <w:color w:val="000000"/>
            <w:sz w:val="24"/>
            <w:szCs w:val="24"/>
          </w:rPr>
          <w:tag w:val="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
          <w:id w:val="-1959794663"/>
          <w:placeholder>
            <w:docPart w:val="DefaultPlaceholder_-1854013440"/>
          </w:placeholder>
        </w:sdtPr>
        <w:sdtContent>
          <w:r w:rsidR="00223C12" w:rsidRPr="00223C12">
            <w:rPr>
              <w:rFonts w:ascii="Times New Roman" w:hAnsi="Times New Roman" w:cs="Times New Roman"/>
              <w:color w:val="000000"/>
              <w:sz w:val="24"/>
              <w:szCs w:val="24"/>
            </w:rPr>
            <w:t>Sullivan et al. (2003)</w:t>
          </w:r>
        </w:sdtContent>
      </w:sdt>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most optimal (1) and least optimal (0), respectively. The lowest and highest recorded temperatures were similarly ranked (with the lowest temperature as most optimal). We then used linear regression to calculate the slope and intercept values between these two indices </w:t>
      </w:r>
      <w:r w:rsidR="00387593">
        <w:rPr>
          <w:rFonts w:ascii="Times New Roman" w:hAnsi="Times New Roman" w:cs="Times New Roman"/>
          <w:sz w:val="24"/>
          <w:szCs w:val="24"/>
        </w:rPr>
        <w:t>to</w:t>
      </w:r>
      <w:r>
        <w:rPr>
          <w:rFonts w:ascii="Times New Roman" w:hAnsi="Times New Roman" w:cs="Times New Roman"/>
          <w:sz w:val="24"/>
          <w:szCs w:val="24"/>
        </w:rPr>
        <w:t xml:space="preserve"> determine the index values for the full range of temperature and oxygen recorded over this 24-hour timeframe.</w:t>
      </w:r>
    </w:p>
    <w:p w14:paraId="732E4E14" w14:textId="0B5B79AB"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then combined the temperature and oxygen </w:t>
      </w:r>
      <w:r w:rsidR="00913CE7">
        <w:rPr>
          <w:rFonts w:ascii="Times New Roman" w:hAnsi="Times New Roman" w:cs="Times New Roman"/>
          <w:sz w:val="24"/>
          <w:szCs w:val="24"/>
        </w:rPr>
        <w:t xml:space="preserve">indices </w:t>
      </w:r>
      <w:r>
        <w:rPr>
          <w:rFonts w:ascii="Times New Roman" w:hAnsi="Times New Roman" w:cs="Times New Roman"/>
          <w:sz w:val="24"/>
          <w:szCs w:val="24"/>
        </w:rPr>
        <w:t xml:space="preserve">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52765BC3" w14:textId="1445707F" w:rsidR="00C42A4C" w:rsidRDefault="00C42A4C" w:rsidP="00C42A4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21AB2F05" w14:textId="165E557A"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indexes were then used to predict fish depth over the 24-hour period. For each strategy, we determined the highest index value at each time step and found its correlated depth. We then plotted these depths, per strategy, over a 24-hour timeframe. </w:t>
      </w:r>
    </w:p>
    <w:p w14:paraId="668861F4" w14:textId="5918223D" w:rsidR="00811080" w:rsidRPr="00334360" w:rsidRDefault="00811080" w:rsidP="007A1134">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Next, we ran this simulation across the 7-day study window</w:t>
      </w:r>
      <w:r w:rsidR="00A51219">
        <w:rPr>
          <w:rFonts w:ascii="Times New Roman" w:hAnsi="Times New Roman" w:cs="Times New Roman"/>
          <w:sz w:val="24"/>
          <w:szCs w:val="24"/>
        </w:rPr>
        <w:t xml:space="preserve"> </w:t>
      </w:r>
      <w:r w:rsidR="00456C18">
        <w:rPr>
          <w:rFonts w:ascii="Times New Roman" w:hAnsi="Times New Roman" w:cs="Times New Roman"/>
          <w:sz w:val="24"/>
          <w:szCs w:val="24"/>
        </w:rPr>
        <w:t>that we observed</w:t>
      </w:r>
      <w:r w:rsidR="00A51219">
        <w:rPr>
          <w:rFonts w:ascii="Times New Roman" w:hAnsi="Times New Roman" w:cs="Times New Roman"/>
          <w:sz w:val="24"/>
          <w:szCs w:val="24"/>
        </w:rPr>
        <w:t xml:space="preserve"> </w:t>
      </w:r>
      <w:r w:rsidR="00456C18">
        <w:rPr>
          <w:rFonts w:ascii="Times New Roman" w:hAnsi="Times New Roman" w:cs="Times New Roman"/>
          <w:sz w:val="24"/>
          <w:szCs w:val="24"/>
        </w:rPr>
        <w:t>fish in enclosures, so that we could compare predicted to observed patterns of habitat use</w:t>
      </w:r>
      <w:r w:rsidR="00A51219">
        <w:rPr>
          <w:rFonts w:ascii="Times New Roman" w:hAnsi="Times New Roman" w:cs="Times New Roman"/>
          <w:sz w:val="24"/>
          <w:szCs w:val="24"/>
        </w:rPr>
        <w:t xml:space="preserve">. Here we performed two separate analyses using the net pen array data from both </w:t>
      </w:r>
      <w:r w:rsidR="00387593">
        <w:rPr>
          <w:rFonts w:ascii="Times New Roman" w:hAnsi="Times New Roman" w:cs="Times New Roman"/>
          <w:sz w:val="24"/>
          <w:szCs w:val="24"/>
        </w:rPr>
        <w:t>cold-water</w:t>
      </w:r>
      <w:r w:rsidR="00A51219">
        <w:rPr>
          <w:rFonts w:ascii="Times New Roman" w:hAnsi="Times New Roman" w:cs="Times New Roman"/>
          <w:sz w:val="24"/>
          <w:szCs w:val="24"/>
        </w:rPr>
        <w:t xml:space="preserve"> alcoves. </w:t>
      </w:r>
      <w:r w:rsidR="00387593">
        <w:rPr>
          <w:rFonts w:ascii="Times New Roman" w:hAnsi="Times New Roman" w:cs="Times New Roman"/>
          <w:sz w:val="24"/>
          <w:szCs w:val="24"/>
        </w:rPr>
        <w:t>O</w:t>
      </w:r>
      <w:r>
        <w:rPr>
          <w:rFonts w:ascii="Times New Roman" w:hAnsi="Times New Roman" w:cs="Times New Roman"/>
          <w:sz w:val="24"/>
          <w:szCs w:val="24"/>
        </w:rPr>
        <w:t>nce again</w:t>
      </w:r>
      <w:r w:rsidR="00387593">
        <w:rPr>
          <w:rFonts w:ascii="Times New Roman" w:hAnsi="Times New Roman" w:cs="Times New Roman"/>
          <w:sz w:val="24"/>
          <w:szCs w:val="24"/>
        </w:rPr>
        <w:t xml:space="preserve"> we</w:t>
      </w:r>
      <w:r>
        <w:rPr>
          <w:rFonts w:ascii="Times New Roman" w:hAnsi="Times New Roman" w:cs="Times New Roman"/>
          <w:sz w:val="24"/>
          <w:szCs w:val="24"/>
        </w:rPr>
        <w:t xml:space="preserve"> interpolated between logger depths to create a more fine-resolution prediction of temperature and DO across the full depth of the water column. Two of the temperature-DO loggers at the Blue Ruin site-4 net pen array (loggers at 1.55m and 0.5m depth) </w:t>
      </w:r>
      <w:r w:rsidR="00387593">
        <w:rPr>
          <w:rFonts w:ascii="Times New Roman" w:hAnsi="Times New Roman" w:cs="Times New Roman"/>
          <w:sz w:val="24"/>
          <w:szCs w:val="24"/>
        </w:rPr>
        <w:t xml:space="preserve">were </w:t>
      </w:r>
      <w:r>
        <w:rPr>
          <w:rFonts w:ascii="Times New Roman" w:hAnsi="Times New Roman" w:cs="Times New Roman"/>
          <w:sz w:val="24"/>
          <w:szCs w:val="24"/>
        </w:rPr>
        <w:t>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t>
      </w:r>
      <w:r w:rsidR="007A2E0B">
        <w:rPr>
          <w:rFonts w:ascii="Times New Roman" w:hAnsi="Times New Roman" w:cs="Times New Roman"/>
          <w:sz w:val="24"/>
          <w:szCs w:val="24"/>
        </w:rPr>
        <w:t>We also used these data</w:t>
      </w:r>
      <w:r>
        <w:rPr>
          <w:rFonts w:ascii="Times New Roman" w:hAnsi="Times New Roman" w:cs="Times New Roman"/>
          <w:sz w:val="24"/>
          <w:szCs w:val="24"/>
        </w:rPr>
        <w:t xml:space="preserve"> to determine the maximum daily temperature and minimum daily DO encountered by simulated fish under </w:t>
      </w:r>
      <w:r w:rsidR="007A1134">
        <w:rPr>
          <w:rFonts w:ascii="Times New Roman" w:hAnsi="Times New Roman" w:cs="Times New Roman"/>
          <w:sz w:val="24"/>
          <w:szCs w:val="24"/>
        </w:rPr>
        <w:t xml:space="preserve">the </w:t>
      </w:r>
      <w:r>
        <w:rPr>
          <w:rFonts w:ascii="Times New Roman" w:hAnsi="Times New Roman" w:cs="Times New Roman"/>
          <w:sz w:val="24"/>
          <w:szCs w:val="24"/>
        </w:rPr>
        <w:t xml:space="preserve">three different </w:t>
      </w:r>
      <w:r w:rsidR="007A1134">
        <w:rPr>
          <w:rFonts w:ascii="Times New Roman" w:hAnsi="Times New Roman" w:cs="Times New Roman"/>
          <w:sz w:val="24"/>
          <w:szCs w:val="24"/>
        </w:rPr>
        <w:t xml:space="preserve">behavioral </w:t>
      </w:r>
      <w:r>
        <w:rPr>
          <w:rFonts w:ascii="Times New Roman" w:hAnsi="Times New Roman" w:cs="Times New Roman"/>
          <w:sz w:val="24"/>
          <w:szCs w:val="24"/>
        </w:rPr>
        <w:t>strategies</w:t>
      </w:r>
      <w:r w:rsidR="00F8728F">
        <w:rPr>
          <w:rFonts w:ascii="Times New Roman" w:hAnsi="Times New Roman" w:cs="Times New Roman"/>
          <w:sz w:val="24"/>
          <w:szCs w:val="24"/>
        </w:rPr>
        <w:t>, which we plotted using boxplots</w:t>
      </w:r>
      <w:r>
        <w:rPr>
          <w:rFonts w:ascii="Times New Roman" w:hAnsi="Times New Roman" w:cs="Times New Roman"/>
          <w:sz w:val="24"/>
          <w:szCs w:val="24"/>
        </w:rPr>
        <w:t>.</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25DE3E03"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Here, </w:t>
      </w:r>
      <w:r w:rsidR="007A2E0B">
        <w:rPr>
          <w:rFonts w:ascii="Times New Roman" w:hAnsi="Times New Roman" w:cs="Times New Roman"/>
          <w:sz w:val="24"/>
          <w:szCs w:val="24"/>
        </w:rPr>
        <w:t>we again</w:t>
      </w:r>
      <w:r w:rsidR="007A1134">
        <w:rPr>
          <w:rFonts w:ascii="Times New Roman" w:hAnsi="Times New Roman" w:cs="Times New Roman"/>
          <w:sz w:val="24"/>
          <w:szCs w:val="24"/>
        </w:rPr>
        <w:t xml:space="preserve"> </w:t>
      </w:r>
      <w:r>
        <w:rPr>
          <w:rFonts w:ascii="Times New Roman" w:hAnsi="Times New Roman" w:cs="Times New Roman"/>
          <w:sz w:val="24"/>
          <w:szCs w:val="24"/>
        </w:rPr>
        <w:t xml:space="preserve">used linear interpolation to create a more continuous estimation of temperature and DO (0.2m increments) </w:t>
      </w:r>
      <w:r>
        <w:rPr>
          <w:rFonts w:ascii="Times New Roman" w:hAnsi="Times New Roman" w:cs="Times New Roman"/>
          <w:sz w:val="24"/>
          <w:szCs w:val="24"/>
        </w:rPr>
        <w:lastRenderedPageBreak/>
        <w:t xml:space="preserve">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w:t>
      </w:r>
      <w:r w:rsidR="00387593" w:rsidRPr="00750AF8">
        <w:rPr>
          <w:rFonts w:ascii="Times New Roman" w:hAnsi="Times New Roman" w:cs="Times New Roman"/>
          <w:iCs/>
          <w:sz w:val="24"/>
          <w:szCs w:val="24"/>
        </w:rPr>
        <w:t>2024</w:t>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equation 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5-days post fish capture to ensure cortisol levels and swimming behavior had returned to normal </w:t>
      </w:r>
      <w:sdt>
        <w:sdtPr>
          <w:rPr>
            <w:rFonts w:ascii="Times New Roman" w:eastAsiaTheme="minorEastAsia" w:hAnsi="Times New Roman" w:cs="Times New Roman"/>
            <w:color w:val="000000"/>
            <w:sz w:val="24"/>
            <w:szCs w:val="24"/>
          </w:rPr>
          <w:tag w:val="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
          <w:id w:val="2057118107"/>
          <w:placeholder>
            <w:docPart w:val="DefaultPlaceholder_-1854013440"/>
          </w:placeholder>
        </w:sdtPr>
        <w:sdtContent>
          <w:r w:rsidR="00223C12" w:rsidRPr="00223C12">
            <w:rPr>
              <w:rFonts w:ascii="Times New Roman" w:eastAsiaTheme="minorEastAsia" w:hAnsi="Times New Roman" w:cs="Times New Roman"/>
              <w:color w:val="000000"/>
              <w:sz w:val="24"/>
              <w:szCs w:val="24"/>
            </w:rPr>
            <w:t>(Jepsen et al., 2005)</w:t>
          </w:r>
        </w:sdtContent>
      </w:sdt>
      <w:r w:rsidR="00D059F0" w:rsidRPr="00CD437D">
        <w:rPr>
          <w:rFonts w:ascii="Times New Roman" w:eastAsiaTheme="minorEastAsia" w:hAnsi="Times New Roman" w:cs="Times New Roman"/>
          <w:sz w:val="24"/>
          <w:szCs w:val="24"/>
        </w:rPr>
        <w:t xml:space="preserve">.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4AF49FA4"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9E5788">
        <w:rPr>
          <w:rFonts w:ascii="Times New Roman" w:hAnsi="Times New Roman" w:cs="Times New Roman"/>
          <w:sz w:val="24"/>
          <w:szCs w:val="24"/>
        </w:rPr>
        <w:t xml:space="preserve">then </w:t>
      </w:r>
      <w:r>
        <w:rPr>
          <w:rFonts w:ascii="Times New Roman" w:hAnsi="Times New Roman" w:cs="Times New Roman"/>
          <w:sz w:val="24"/>
          <w:szCs w:val="24"/>
        </w:rPr>
        <w:t xml:space="preserve">used </w:t>
      </w:r>
      <w:r w:rsidR="00D137F0">
        <w:rPr>
          <w:rFonts w:ascii="Times New Roman" w:hAnsi="Times New Roman" w:cs="Times New Roman"/>
          <w:sz w:val="24"/>
          <w:szCs w:val="24"/>
        </w:rPr>
        <w:t xml:space="preserve">Cox proportional hazards models to </w:t>
      </w:r>
      <w:r>
        <w:rPr>
          <w:rFonts w:ascii="Times New Roman" w:hAnsi="Times New Roman" w:cs="Times New Roman"/>
          <w:sz w:val="24"/>
          <w:szCs w:val="24"/>
        </w:rPr>
        <w:t xml:space="preserve">test for temporal patterns in fish habitat selection. Analyses were performed </w:t>
      </w:r>
      <w:r w:rsidR="00596A91">
        <w:rPr>
          <w:rFonts w:ascii="Times New Roman" w:hAnsi="Times New Roman" w:cs="Times New Roman"/>
          <w:sz w:val="24"/>
          <w:szCs w:val="24"/>
        </w:rPr>
        <w:t xml:space="preserve">for </w:t>
      </w:r>
      <w:r>
        <w:rPr>
          <w:rFonts w:ascii="Times New Roman" w:hAnsi="Times New Roman" w:cs="Times New Roman"/>
          <w:sz w:val="24"/>
          <w:szCs w:val="24"/>
        </w:rPr>
        <w:t xml:space="preserve">the two-hour periods of lowest and highest DO in Blue Ruin and Norwood </w:t>
      </w:r>
      <w:r w:rsidR="00387593">
        <w:rPr>
          <w:rFonts w:ascii="Times New Roman" w:hAnsi="Times New Roman" w:cs="Times New Roman"/>
          <w:sz w:val="24"/>
          <w:szCs w:val="24"/>
        </w:rPr>
        <w:t>alcoves and</w:t>
      </w:r>
      <w:r>
        <w:rPr>
          <w:rFonts w:ascii="Times New Roman" w:hAnsi="Times New Roman" w:cs="Times New Roman"/>
          <w:sz w:val="24"/>
          <w:szCs w:val="24"/>
        </w:rPr>
        <w:t xml:space="preserve"> comprised 1-week of data (July 30 to August 6, commencing 5-days after fish were released into net pens). First, we used linear interpolation to estimate temperature and DO at a finer vertical resolution. For each time-step, 10-depths were randomly selected from a uniform distribution that spanned the full depth of the water column (0.1m precision), and temperature and DO were estimated for each depth. Temperature and DO measurements were standardized to facilitate comparison and to improve model fit. We used these temperature-DO profile sets to calculate the relative probability of selection, given the range of temperature and DO available. As described by</w:t>
      </w:r>
      <w:r w:rsidRPr="00116A8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
          <w:id w:val="-2017060842"/>
          <w:placeholder>
            <w:docPart w:val="DefaultPlaceholder_-1854013440"/>
          </w:placeholder>
        </w:sdtPr>
        <w:sdtContent>
          <w:r w:rsidR="00223C12" w:rsidRPr="00223C12">
            <w:rPr>
              <w:rFonts w:ascii="Times New Roman" w:hAnsi="Times New Roman" w:cs="Times New Roman"/>
              <w:color w:val="000000"/>
              <w:sz w:val="24"/>
              <w:szCs w:val="24"/>
            </w:rPr>
            <w:t>Manly et al. (2012)</w:t>
          </w:r>
        </w:sdtContent>
      </w:sdt>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EE47070" w14:textId="25104E89" w:rsidR="00C42A4C" w:rsidRDefault="00C42A4C" w:rsidP="00C42A4C">
      <w:pPr>
        <w:rPr>
          <w:rFonts w:ascii="Times New Roman" w:hAnsi="Times New Roman" w:cs="Times New Roman"/>
          <w:sz w:val="24"/>
          <w:szCs w:val="24"/>
          <w:lang w:eastAsia="ja-JP"/>
        </w:rPr>
      </w:pPr>
      <m:oMathPara>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m:r>
            <m:rPr>
              <m:sty m:val="p"/>
            </m:rPr>
            <w:rPr>
              <w:rFonts w:ascii="Times New Roman" w:eastAsiaTheme="minorEastAsia" w:hAnsi="Times New Roman" w:cs="Times New Roman"/>
              <w:sz w:val="24"/>
              <w:szCs w:val="24"/>
            </w:rPr>
            <w:br/>
          </m:r>
        </m:oMath>
      </m:oMathPara>
    </w:p>
    <w:p w14:paraId="3CBA4DBB" w14:textId="5CCC7ACF" w:rsidR="00C42A4C" w:rsidRDefault="00C42A4C" w:rsidP="00C42A4C">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lastRenderedPageBreak/>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were the temperature and DO values, 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w:t>
      </w:r>
      <w:proofErr w:type="spellStart"/>
      <w:r>
        <w:rPr>
          <w:rFonts w:ascii="Times New Roman" w:hAnsi="Times New Roman" w:cs="Times New Roman"/>
          <w:sz w:val="24"/>
          <w:szCs w:val="24"/>
          <w:lang w:eastAsia="ja-JP"/>
        </w:rPr>
        <w:t>the</w:t>
      </w:r>
      <w:proofErr w:type="spellEnd"/>
      <w:r>
        <w:rPr>
          <w:rFonts w:ascii="Times New Roman" w:hAnsi="Times New Roman" w:cs="Times New Roman"/>
          <w:sz w:val="24"/>
          <w:szCs w:val="24"/>
          <w:lang w:eastAsia="ja-JP"/>
        </w:rPr>
        <w:t xml:space="preserv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 xml:space="preserve">The result was four model sets, one for each data subset. </w:t>
      </w:r>
      <w:r w:rsidR="00811080">
        <w:rPr>
          <w:rFonts w:ascii="Times New Roman" w:hAnsi="Times New Roman" w:cs="Times New Roman"/>
          <w:sz w:val="24"/>
          <w:szCs w:val="24"/>
        </w:rPr>
        <w:t xml:space="preserve">Models were fit using the </w:t>
      </w:r>
      <w:proofErr w:type="spellStart"/>
      <w:r w:rsidR="00811080">
        <w:rPr>
          <w:rFonts w:ascii="Times New Roman" w:hAnsi="Times New Roman" w:cs="Times New Roman"/>
          <w:sz w:val="24"/>
          <w:szCs w:val="24"/>
        </w:rPr>
        <w:t>mgcv</w:t>
      </w:r>
      <w:proofErr w:type="spellEnd"/>
      <w:r w:rsidR="00811080">
        <w:rPr>
          <w:rFonts w:ascii="Times New Roman" w:hAnsi="Times New Roman" w:cs="Times New Roman"/>
          <w:sz w:val="24"/>
          <w:szCs w:val="24"/>
        </w:rPr>
        <w:t xml:space="preserve"> package </w:t>
      </w:r>
      <w:sdt>
        <w:sdtPr>
          <w:rPr>
            <w:rFonts w:ascii="Times New Roman" w:hAnsi="Times New Roman" w:cs="Times New Roman"/>
            <w:color w:val="000000"/>
            <w:sz w:val="24"/>
            <w:szCs w:val="24"/>
          </w:rPr>
          <w:tag w:val="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
          <w:id w:val="-1595003219"/>
          <w:placeholder>
            <w:docPart w:val="DefaultPlaceholder_-1854013440"/>
          </w:placeholder>
        </w:sdtPr>
        <w:sdtContent>
          <w:r w:rsidR="0028590D" w:rsidRPr="0028590D">
            <w:rPr>
              <w:rFonts w:ascii="Times New Roman" w:hAnsi="Times New Roman" w:cs="Times New Roman"/>
              <w:color w:val="000000"/>
              <w:sz w:val="24"/>
              <w:szCs w:val="24"/>
            </w:rPr>
            <w:t>(Wood, 2015)</w:t>
          </w:r>
        </w:sdtContent>
      </w:sdt>
      <w:r w:rsidR="0028590D">
        <w:rPr>
          <w:rFonts w:ascii="Times New Roman" w:hAnsi="Times New Roman" w:cs="Times New Roman"/>
          <w:color w:val="000000"/>
          <w:sz w:val="24"/>
          <w:szCs w:val="24"/>
        </w:rPr>
        <w:t xml:space="preserve"> </w:t>
      </w:r>
      <w:r w:rsidR="00D137F0">
        <w:rPr>
          <w:rFonts w:ascii="Times New Roman" w:hAnsi="Times New Roman" w:cs="Times New Roman"/>
          <w:sz w:val="24"/>
          <w:szCs w:val="24"/>
        </w:rPr>
        <w:t xml:space="preserve">using REML estimated smoothing parameters </w:t>
      </w:r>
      <w:sdt>
        <w:sdtPr>
          <w:rPr>
            <w:rFonts w:ascii="Times New Roman" w:hAnsi="Times New Roman" w:cs="Times New Roman"/>
            <w:color w:val="000000"/>
            <w:sz w:val="24"/>
            <w:szCs w:val="24"/>
          </w:rPr>
          <w:tag w:val="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
          <w:id w:val="40796824"/>
          <w:placeholder>
            <w:docPart w:val="DefaultPlaceholder_-1854013440"/>
          </w:placeholder>
        </w:sdtPr>
        <w:sdtContent>
          <w:r w:rsidR="00AB3B4C" w:rsidRPr="00AB3B4C">
            <w:rPr>
              <w:rFonts w:ascii="Times New Roman" w:hAnsi="Times New Roman" w:cs="Times New Roman"/>
              <w:color w:val="000000"/>
              <w:sz w:val="24"/>
              <w:szCs w:val="24"/>
            </w:rPr>
            <w:t>(Wood, 2004)</w:t>
          </w:r>
        </w:sdtContent>
      </w:sdt>
      <w:r w:rsidR="00D137F0">
        <w:rPr>
          <w:rFonts w:ascii="Times New Roman" w:hAnsi="Times New Roman" w:cs="Times New Roman"/>
          <w:sz w:val="24"/>
          <w:szCs w:val="24"/>
        </w:rPr>
        <w:t xml:space="preserve">. </w:t>
      </w:r>
    </w:p>
    <w:p w14:paraId="12C5CCF2" w14:textId="6BFF8543" w:rsidR="00267A04" w:rsidRDefault="00C42A4C" w:rsidP="00F56768">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1238089627"/>
          <w:placeholder>
            <w:docPart w:val="DefaultPlaceholder_-1854013440"/>
          </w:placeholder>
        </w:sdtPr>
        <w:sdtContent>
          <w:r w:rsidR="003E226A" w:rsidRPr="003E226A">
            <w:rPr>
              <w:rFonts w:ascii="Times New Roman" w:hAnsi="Times New Roman" w:cs="Times New Roman"/>
              <w:color w:val="000000"/>
              <w:sz w:val="24"/>
              <w:szCs w:val="24"/>
            </w:rPr>
            <w:t>USEPA, 1987)</w:t>
          </w:r>
        </w:sdtContent>
      </w:sdt>
      <w:r>
        <w:rPr>
          <w:rFonts w:ascii="Times New Roman" w:hAnsi="Times New Roman" w:cs="Times New Roman"/>
          <w:sz w:val="24"/>
          <w:szCs w:val="24"/>
        </w:rPr>
        <w:t>. Finally, we plotted selection predictions 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0072FE">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43F6743C" w:rsidR="000072FE" w:rsidRPr="00A24D79" w:rsidRDefault="00A77F12" w:rsidP="00FB3FAB">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bottom</w:t>
      </w:r>
      <w:r w:rsidR="005B7213">
        <w:rPr>
          <w:rFonts w:ascii="Times New Roman" w:hAnsi="Times New Roman" w:cs="Times New Roman"/>
          <w:sz w:val="24"/>
          <w:szCs w:val="24"/>
        </w:rPr>
        <w:t xml:space="preserve">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similar to </w:t>
      </w:r>
      <w:ins w:id="27" w:author="Barrett, Hannah" w:date="2024-09-19T11:56:00Z" w16du:dateUtc="2024-09-19T18:56:00Z">
        <w:r w:rsidR="007A752C">
          <w:rPr>
            <w:rFonts w:ascii="Times New Roman" w:hAnsi="Times New Roman" w:cs="Times New Roman"/>
            <w:sz w:val="24"/>
            <w:szCs w:val="24"/>
          </w:rPr>
          <w:t xml:space="preserve">or slightly warmer than </w:t>
        </w:r>
      </w:ins>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28"/>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28"/>
      <w:r w:rsidR="00456C18">
        <w:rPr>
          <w:rStyle w:val="CommentReference"/>
        </w:rPr>
        <w:commentReference w:id="28"/>
      </w:r>
      <w:r w:rsidR="002E6ADE">
        <w:rPr>
          <w:rFonts w:ascii="Times New Roman" w:hAnsi="Times New Roman" w:cs="Times New Roman"/>
          <w:sz w:val="24"/>
          <w:szCs w:val="24"/>
        </w:rPr>
        <w:t>The v</w:t>
      </w:r>
      <w:r w:rsidR="00C959C5">
        <w:rPr>
          <w:rFonts w:ascii="Times New Roman" w:hAnsi="Times New Roman" w:cs="Times New Roman"/>
          <w:sz w:val="24"/>
          <w:szCs w:val="24"/>
        </w:rPr>
        <w:t xml:space="preserve">ertical </w:t>
      </w:r>
      <w:r w:rsidR="00131C77">
        <w:rPr>
          <w:rFonts w:ascii="Times New Roman" w:hAnsi="Times New Roman" w:cs="Times New Roman"/>
          <w:sz w:val="24"/>
          <w:szCs w:val="24"/>
        </w:rPr>
        <w:t>range of DO</w:t>
      </w:r>
      <w:r w:rsidR="00C959C5">
        <w:rPr>
          <w:rFonts w:ascii="Times New Roman" w:hAnsi="Times New Roman" w:cs="Times New Roman"/>
          <w:sz w:val="24"/>
          <w:szCs w:val="24"/>
        </w:rPr>
        <w:t xml:space="preserve"> </w:t>
      </w:r>
      <w:r w:rsidR="00131C77">
        <w:rPr>
          <w:rFonts w:ascii="Times New Roman" w:hAnsi="Times New Roman" w:cs="Times New Roman"/>
          <w:sz w:val="24"/>
          <w:szCs w:val="24"/>
        </w:rPr>
        <w:t xml:space="preserve">differed </w:t>
      </w:r>
      <w:r w:rsidR="00C959C5">
        <w:rPr>
          <w:rFonts w:ascii="Times New Roman" w:hAnsi="Times New Roman" w:cs="Times New Roman"/>
          <w:sz w:val="24"/>
          <w:szCs w:val="24"/>
        </w:rPr>
        <w:t>between sites. At night</w:t>
      </w:r>
      <w:r w:rsidR="00131C77">
        <w:rPr>
          <w:rFonts w:ascii="Times New Roman" w:hAnsi="Times New Roman" w:cs="Times New Roman"/>
          <w:sz w:val="24"/>
          <w:szCs w:val="24"/>
        </w:rPr>
        <w:t xml:space="preserve"> in</w:t>
      </w:r>
      <w:r w:rsidR="003C39B2">
        <w:rPr>
          <w:rFonts w:ascii="Times New Roman" w:hAnsi="Times New Roman" w:cs="Times New Roman"/>
          <w:sz w:val="24"/>
          <w:szCs w:val="24"/>
        </w:rPr>
        <w:t xml:space="preserve"> Blue R</w:t>
      </w:r>
      <w:r w:rsidR="00C959C5">
        <w:rPr>
          <w:rFonts w:ascii="Times New Roman" w:hAnsi="Times New Roman" w:cs="Times New Roman"/>
          <w:sz w:val="24"/>
          <w:szCs w:val="24"/>
        </w:rPr>
        <w:t>uin</w:t>
      </w:r>
      <w:r w:rsidR="00131C77">
        <w:rPr>
          <w:rFonts w:ascii="Times New Roman" w:hAnsi="Times New Roman" w:cs="Times New Roman"/>
          <w:sz w:val="24"/>
          <w:szCs w:val="24"/>
        </w:rPr>
        <w:t>, DO ranged from</w:t>
      </w:r>
      <w:r w:rsidR="003C39B2">
        <w:rPr>
          <w:rFonts w:ascii="Times New Roman" w:hAnsi="Times New Roman" w:cs="Times New Roman"/>
          <w:sz w:val="24"/>
          <w:szCs w:val="24"/>
        </w:rPr>
        <w:t xml:space="preserve"> </w:t>
      </w:r>
      <w:r w:rsidR="005944EF">
        <w:rPr>
          <w:rFonts w:ascii="Times New Roman" w:hAnsi="Times New Roman" w:cs="Times New Roman"/>
          <w:sz w:val="24"/>
          <w:szCs w:val="24"/>
        </w:rPr>
        <w:t>~</w:t>
      </w:r>
      <w:r w:rsidR="00C959C5">
        <w:rPr>
          <w:rFonts w:ascii="Times New Roman" w:hAnsi="Times New Roman" w:cs="Times New Roman"/>
          <w:sz w:val="24"/>
          <w:szCs w:val="24"/>
        </w:rPr>
        <w:t>2.</w:t>
      </w:r>
      <w:r w:rsidR="005944EF">
        <w:rPr>
          <w:rFonts w:ascii="Times New Roman" w:hAnsi="Times New Roman" w:cs="Times New Roman"/>
          <w:sz w:val="24"/>
          <w:szCs w:val="24"/>
        </w:rPr>
        <w:t>5</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131C77">
        <w:rPr>
          <w:rFonts w:ascii="Times New Roman" w:hAnsi="Times New Roman" w:cs="Times New Roman"/>
          <w:sz w:val="24"/>
          <w:szCs w:val="24"/>
        </w:rPr>
        <w:t>at the bottom to</w:t>
      </w:r>
      <w:r w:rsidR="003C39B2">
        <w:rPr>
          <w:rFonts w:ascii="Times New Roman" w:hAnsi="Times New Roman" w:cs="Times New Roman"/>
          <w:sz w:val="24"/>
          <w:szCs w:val="24"/>
        </w:rPr>
        <w:t xml:space="preserve"> </w:t>
      </w:r>
      <w:r w:rsidR="00C959C5">
        <w:rPr>
          <w:rFonts w:ascii="Times New Roman" w:hAnsi="Times New Roman" w:cs="Times New Roman"/>
          <w:sz w:val="24"/>
          <w:szCs w:val="24"/>
        </w:rPr>
        <w:t>3.5</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-1</w:t>
      </w:r>
      <w:r w:rsidR="00131C77">
        <w:rPr>
          <w:rFonts w:ascii="Times New Roman" w:hAnsi="Times New Roman" w:cs="Times New Roman"/>
          <w:sz w:val="24"/>
          <w:szCs w:val="24"/>
        </w:rPr>
        <w:t xml:space="preserve"> at the surface</w:t>
      </w:r>
      <w:r w:rsidR="003C39B2">
        <w:rPr>
          <w:rFonts w:ascii="Times New Roman" w:hAnsi="Times New Roman" w:cs="Times New Roman"/>
          <w:sz w:val="24"/>
          <w:szCs w:val="24"/>
        </w:rPr>
        <w:t>.</w:t>
      </w:r>
      <w:r w:rsidR="00C959C5">
        <w:rPr>
          <w:rFonts w:ascii="Times New Roman" w:hAnsi="Times New Roman" w:cs="Times New Roman"/>
          <w:sz w:val="24"/>
          <w:szCs w:val="24"/>
        </w:rPr>
        <w:t xml:space="preserve"> </w:t>
      </w:r>
      <w:r w:rsidR="00131C77">
        <w:rPr>
          <w:rFonts w:ascii="Times New Roman" w:hAnsi="Times New Roman" w:cs="Times New Roman"/>
          <w:sz w:val="24"/>
          <w:szCs w:val="24"/>
        </w:rPr>
        <w:t xml:space="preserve">At night in </w:t>
      </w:r>
      <w:r w:rsidR="003C39B2">
        <w:rPr>
          <w:rFonts w:ascii="Times New Roman" w:hAnsi="Times New Roman" w:cs="Times New Roman"/>
          <w:sz w:val="24"/>
          <w:szCs w:val="24"/>
        </w:rPr>
        <w:t xml:space="preserve">Norwood, </w:t>
      </w:r>
      <w:r w:rsidR="00131C77">
        <w:rPr>
          <w:rFonts w:ascii="Times New Roman" w:hAnsi="Times New Roman" w:cs="Times New Roman"/>
          <w:sz w:val="24"/>
          <w:szCs w:val="24"/>
        </w:rPr>
        <w:t>DO was more vertically variable</w:t>
      </w:r>
      <w:r w:rsidR="007A752C">
        <w:rPr>
          <w:rFonts w:ascii="Times New Roman" w:hAnsi="Times New Roman" w:cs="Times New Roman"/>
          <w:sz w:val="24"/>
          <w:szCs w:val="24"/>
        </w:rPr>
        <w:t>;</w:t>
      </w:r>
      <w:r w:rsidR="003C39B2">
        <w:rPr>
          <w:rFonts w:ascii="Times New Roman" w:hAnsi="Times New Roman" w:cs="Times New Roman"/>
          <w:sz w:val="24"/>
          <w:szCs w:val="24"/>
        </w:rPr>
        <w:t xml:space="preserve"> </w:t>
      </w:r>
      <w:del w:id="29" w:author="Barrett, Hannah" w:date="2024-09-19T12:00:00Z" w16du:dateUtc="2024-09-19T19:00:00Z">
        <w:r w:rsidR="007A752C" w:rsidDel="005C7418">
          <w:rPr>
            <w:rFonts w:ascii="Times New Roman" w:hAnsi="Times New Roman" w:cs="Times New Roman"/>
            <w:sz w:val="24"/>
            <w:szCs w:val="24"/>
          </w:rPr>
          <w:delText xml:space="preserve"> </w:delText>
        </w:r>
      </w:del>
      <w:r w:rsidR="007A752C">
        <w:rPr>
          <w:rFonts w:ascii="Times New Roman" w:hAnsi="Times New Roman" w:cs="Times New Roman"/>
          <w:sz w:val="24"/>
          <w:szCs w:val="24"/>
        </w:rPr>
        <w:t>the minimum observed was</w:t>
      </w:r>
      <w:r w:rsidR="003C39B2">
        <w:rPr>
          <w:rFonts w:ascii="Times New Roman" w:hAnsi="Times New Roman" w:cs="Times New Roman"/>
          <w:sz w:val="24"/>
          <w:szCs w:val="24"/>
        </w:rPr>
        <w:t xml:space="preserve"> 0.</w:t>
      </w:r>
      <w:commentRangeStart w:id="30"/>
      <w:r w:rsidR="003C39B2">
        <w:rPr>
          <w:rFonts w:ascii="Times New Roman" w:hAnsi="Times New Roman" w:cs="Times New Roman"/>
          <w:sz w:val="24"/>
          <w:szCs w:val="24"/>
        </w:rPr>
        <w:t>79</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at the bottom </w:t>
      </w:r>
      <w:r w:rsidR="002E6ADE">
        <w:rPr>
          <w:rFonts w:ascii="Times New Roman" w:hAnsi="Times New Roman" w:cs="Times New Roman"/>
          <w:sz w:val="24"/>
          <w:szCs w:val="24"/>
        </w:rPr>
        <w:t>and</w:t>
      </w:r>
      <w:r w:rsidR="003C39B2">
        <w:rPr>
          <w:rFonts w:ascii="Times New Roman" w:hAnsi="Times New Roman" w:cs="Times New Roman"/>
          <w:sz w:val="24"/>
          <w:szCs w:val="24"/>
        </w:rPr>
        <w:t xml:space="preserve"> 7.0</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at the </w:t>
      </w:r>
      <w:commentRangeEnd w:id="30"/>
      <w:r w:rsidR="00B75519">
        <w:rPr>
          <w:rStyle w:val="CommentReference"/>
        </w:rPr>
        <w:commentReference w:id="30"/>
      </w:r>
      <w:r w:rsidR="003C39B2">
        <w:rPr>
          <w:rFonts w:ascii="Times New Roman" w:hAnsi="Times New Roman" w:cs="Times New Roman"/>
          <w:sz w:val="24"/>
          <w:szCs w:val="24"/>
        </w:rPr>
        <w:t xml:space="preserve">surface.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spanned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FB3FAB">
        <w:rPr>
          <w:rFonts w:ascii="Times New Roman" w:hAnsi="Times New Roman" w:cs="Times New Roman"/>
          <w:sz w:val="24"/>
          <w:szCs w:val="24"/>
        </w:rPr>
        <w:t>Ve</w:t>
      </w:r>
      <w:commentRangeStart w:id="31"/>
      <w:r w:rsidR="00FB3FAB">
        <w:rPr>
          <w:rFonts w:ascii="Times New Roman" w:hAnsi="Times New Roman" w:cs="Times New Roman"/>
          <w:sz w:val="24"/>
          <w:szCs w:val="24"/>
        </w:rPr>
        <w:t xml:space="preserve">rtical profiles </w:t>
      </w:r>
      <w:ins w:id="32" w:author="Barrett, Hannah" w:date="2024-09-19T12:01:00Z" w16du:dateUtc="2024-09-19T19:01:00Z">
        <w:r w:rsidR="005C7418">
          <w:rPr>
            <w:rFonts w:ascii="Times New Roman" w:hAnsi="Times New Roman" w:cs="Times New Roman"/>
            <w:sz w:val="24"/>
            <w:szCs w:val="24"/>
          </w:rPr>
          <w:t xml:space="preserve">of temperature </w:t>
        </w:r>
      </w:ins>
      <w:r w:rsidR="00FB3FAB">
        <w:rPr>
          <w:rFonts w:ascii="Times New Roman" w:hAnsi="Times New Roman" w:cs="Times New Roman"/>
          <w:sz w:val="24"/>
          <w:szCs w:val="24"/>
        </w:rPr>
        <w:t>taken along the Blue Ruin</w:t>
      </w:r>
      <w:r w:rsidR="000072FE">
        <w:rPr>
          <w:rFonts w:ascii="Times New Roman" w:hAnsi="Times New Roman" w:cs="Times New Roman"/>
          <w:sz w:val="24"/>
          <w:szCs w:val="24"/>
        </w:rPr>
        <w:t xml:space="preserve"> alcove thalweg </w:t>
      </w:r>
      <w:r w:rsidR="000072FE">
        <w:rPr>
          <w:rFonts w:ascii="Times New Roman" w:hAnsi="Times New Roman" w:cs="Times New Roman"/>
          <w:sz w:val="24"/>
          <w:szCs w:val="24"/>
        </w:rPr>
        <w:lastRenderedPageBreak/>
        <w:t xml:space="preserve">consistently yielded similar </w:t>
      </w:r>
      <w:del w:id="33" w:author="Barrett, Hannah" w:date="2024-09-19T12:01:00Z" w16du:dateUtc="2024-09-19T19:01:00Z">
        <w:r w:rsidR="000072FE" w:rsidDel="005C7418">
          <w:rPr>
            <w:rFonts w:ascii="Times New Roman" w:hAnsi="Times New Roman" w:cs="Times New Roman"/>
            <w:sz w:val="24"/>
            <w:szCs w:val="24"/>
          </w:rPr>
          <w:delText xml:space="preserve">thermal </w:delText>
        </w:r>
      </w:del>
      <w:r w:rsidR="000072FE">
        <w:rPr>
          <w:rFonts w:ascii="Times New Roman" w:hAnsi="Times New Roman" w:cs="Times New Roman"/>
          <w:sz w:val="24"/>
          <w:szCs w:val="24"/>
        </w:rPr>
        <w:t>profiles, however</w:t>
      </w:r>
      <w:ins w:id="34" w:author="Barrett, Hannah" w:date="2024-09-19T12:01:00Z" w16du:dateUtc="2024-09-19T19:01:00Z">
        <w:r w:rsidR="005C7418">
          <w:rPr>
            <w:rFonts w:ascii="Times New Roman" w:hAnsi="Times New Roman" w:cs="Times New Roman"/>
            <w:sz w:val="24"/>
            <w:szCs w:val="24"/>
          </w:rPr>
          <w:t xml:space="preserve"> the</w:t>
        </w:r>
      </w:ins>
      <w:r w:rsidR="000072FE">
        <w:rPr>
          <w:rFonts w:ascii="Times New Roman" w:hAnsi="Times New Roman" w:cs="Times New Roman"/>
          <w:sz w:val="24"/>
          <w:szCs w:val="24"/>
        </w:rPr>
        <w:t xml:space="preserve"> </w:t>
      </w:r>
      <w:del w:id="35" w:author="Barrett, Hannah" w:date="2024-09-19T12:01:00Z" w16du:dateUtc="2024-09-19T19:01:00Z">
        <w:r w:rsidR="000072FE" w:rsidDel="005C7418">
          <w:rPr>
            <w:rFonts w:ascii="Times New Roman" w:hAnsi="Times New Roman" w:cs="Times New Roman"/>
            <w:sz w:val="24"/>
            <w:szCs w:val="24"/>
          </w:rPr>
          <w:delText>measurements of DO</w:delText>
        </w:r>
      </w:del>
      <w:ins w:id="36" w:author="Barrett, Hannah" w:date="2024-09-19T12:01:00Z" w16du:dateUtc="2024-09-19T19:01:00Z">
        <w:r w:rsidR="005C7418">
          <w:rPr>
            <w:rFonts w:ascii="Times New Roman" w:hAnsi="Times New Roman" w:cs="Times New Roman"/>
            <w:sz w:val="24"/>
            <w:szCs w:val="24"/>
          </w:rPr>
          <w:t>profiles of DO</w:t>
        </w:r>
      </w:ins>
      <w:r w:rsidR="000072FE">
        <w:rPr>
          <w:rFonts w:ascii="Times New Roman" w:hAnsi="Times New Roman" w:cs="Times New Roman"/>
          <w:sz w:val="24"/>
          <w:szCs w:val="24"/>
        </w:rPr>
        <w:t xml:space="preserve"> across the alcove were more varied. </w:t>
      </w:r>
      <w:r w:rsidR="005D2126">
        <w:rPr>
          <w:rFonts w:ascii="Times New Roman" w:hAnsi="Times New Roman" w:cs="Times New Roman"/>
          <w:sz w:val="24"/>
          <w:szCs w:val="24"/>
        </w:rPr>
        <w:t>At night</w:t>
      </w:r>
      <w:r w:rsidR="003F698F">
        <w:rPr>
          <w:rFonts w:ascii="Times New Roman" w:hAnsi="Times New Roman" w:cs="Times New Roman"/>
          <w:sz w:val="24"/>
          <w:szCs w:val="24"/>
        </w:rPr>
        <w:t>, for example,</w:t>
      </w:r>
      <w:r w:rsidR="000072FE">
        <w:rPr>
          <w:rFonts w:ascii="Times New Roman" w:hAnsi="Times New Roman" w:cs="Times New Roman"/>
          <w:sz w:val="24"/>
          <w:szCs w:val="24"/>
        </w:rPr>
        <w:t xml:space="preserve"> maximum </w:t>
      </w:r>
      <w:proofErr w:type="spellStart"/>
      <w:r w:rsidR="000072FE">
        <w:rPr>
          <w:rFonts w:ascii="Times New Roman" w:hAnsi="Times New Roman" w:cs="Times New Roman"/>
          <w:sz w:val="24"/>
          <w:szCs w:val="24"/>
        </w:rPr>
        <w:t>epilimnetic</w:t>
      </w:r>
      <w:proofErr w:type="spellEnd"/>
      <w:r w:rsidR="000072FE">
        <w:rPr>
          <w:rFonts w:ascii="Times New Roman" w:hAnsi="Times New Roman" w:cs="Times New Roman"/>
          <w:sz w:val="24"/>
          <w:szCs w:val="24"/>
        </w:rPr>
        <w:t xml:space="preserve"> DO ranged between 3.7 – 6.7</w:t>
      </w:r>
      <w:r w:rsidR="000072FE" w:rsidRPr="007D20A5">
        <w:rPr>
          <w:rFonts w:ascii="Times New Roman" w:hAnsi="Times New Roman" w:cs="Times New Roman"/>
          <w:sz w:val="24"/>
          <w:szCs w:val="24"/>
        </w:rPr>
        <w:t xml:space="preserve"> </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0072FE">
        <w:rPr>
          <w:rFonts w:ascii="Times New Roman" w:hAnsi="Times New Roman" w:cs="Times New Roman"/>
          <w:sz w:val="24"/>
          <w:szCs w:val="24"/>
        </w:rPr>
        <w:t xml:space="preserve">, whereas minimum hypolimnetic </w:t>
      </w:r>
      <w:commentRangeEnd w:id="31"/>
      <w:r w:rsidR="00B75519">
        <w:rPr>
          <w:rStyle w:val="CommentReference"/>
        </w:rPr>
        <w:commentReference w:id="31"/>
      </w:r>
      <w:r w:rsidR="000072FE">
        <w:rPr>
          <w:rFonts w:ascii="Times New Roman" w:hAnsi="Times New Roman" w:cs="Times New Roman"/>
          <w:sz w:val="24"/>
          <w:szCs w:val="24"/>
        </w:rPr>
        <w:t>DO was as low as 0.3</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3F698F">
        <w:rPr>
          <w:rFonts w:ascii="Times New Roman" w:hAnsi="Times New Roman" w:cs="Times New Roman"/>
          <w:sz w:val="24"/>
          <w:szCs w:val="24"/>
          <w:vertAlign w:val="superscript"/>
        </w:rPr>
        <w:t xml:space="preserve"> </w:t>
      </w:r>
      <w:r w:rsidR="003F698F" w:rsidRPr="00A24D79">
        <w:rPr>
          <w:rFonts w:ascii="Times New Roman" w:hAnsi="Times New Roman" w:cs="Times New Roman"/>
          <w:sz w:val="24"/>
          <w:szCs w:val="24"/>
        </w:rPr>
        <w:t>in some</w:t>
      </w:r>
      <w:r w:rsidR="003F698F">
        <w:rPr>
          <w:rFonts w:ascii="Times New Roman" w:hAnsi="Times New Roman" w:cs="Times New Roman"/>
          <w:sz w:val="24"/>
          <w:szCs w:val="24"/>
          <w:vertAlign w:val="superscript"/>
        </w:rPr>
        <w:t xml:space="preserve"> </w:t>
      </w:r>
      <w:r w:rsidR="003F698F">
        <w:rPr>
          <w:rFonts w:ascii="Times New Roman" w:hAnsi="Times New Roman" w:cs="Times New Roman"/>
          <w:sz w:val="24"/>
          <w:szCs w:val="24"/>
        </w:rPr>
        <w:t>locations</w:t>
      </w:r>
      <w:r w:rsidR="000072FE">
        <w:rPr>
          <w:rFonts w:ascii="Times New Roman" w:hAnsi="Times New Roman" w:cs="Times New Roman"/>
          <w:sz w:val="24"/>
          <w:szCs w:val="24"/>
        </w:rPr>
        <w:t>.</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7810ED0F"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differed between day and night. In all alcoves, the intercept was lower at night, indicating all temperatures expressed lower DO, and there was a contracted range of temperatures,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4444727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w:t>
      </w:r>
      <w:r w:rsidR="00EA4047">
        <w:rPr>
          <w:rFonts w:ascii="Times New Roman" w:hAnsi="Times New Roman" w:cs="Times New Roman"/>
          <w:sz w:val="24"/>
          <w:szCs w:val="24"/>
        </w:rPr>
        <w:t>Figure</w:t>
      </w:r>
      <w:r w:rsidR="00154085">
        <w:rPr>
          <w:rFonts w:ascii="Times New Roman" w:hAnsi="Times New Roman" w:cs="Times New Roman"/>
          <w:sz w:val="24"/>
          <w:szCs w:val="24"/>
        </w:rPr>
        <w:t xml:space="preserve"> 4).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 xml:space="preserve">and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542D26FD" w:rsidR="00267A04" w:rsidRDefault="00C42A4C" w:rsidP="00F56768">
      <w:pPr>
        <w:spacing w:line="480" w:lineRule="auto"/>
        <w:ind w:firstLine="720"/>
      </w:pPr>
      <w:r>
        <w:rPr>
          <w:rFonts w:ascii="Times New Roman" w:hAnsi="Times New Roman" w:cs="Times New Roman"/>
          <w:sz w:val="24"/>
          <w:szCs w:val="24"/>
        </w:rPr>
        <w:lastRenderedPageBreak/>
        <w:t xml:space="preserve">Our </w:t>
      </w:r>
      <w:r w:rsidR="0012206B">
        <w:rPr>
          <w:rFonts w:ascii="Times New Roman" w:hAnsi="Times New Roman" w:cs="Times New Roman"/>
          <w:sz w:val="24"/>
          <w:szCs w:val="24"/>
        </w:rPr>
        <w:t xml:space="preserve">Cox proportional hazards regression models </w:t>
      </w:r>
      <w:r>
        <w:rPr>
          <w:rFonts w:ascii="Times New Roman" w:hAnsi="Times New Roman" w:cs="Times New Roman"/>
          <w:sz w:val="24"/>
          <w:szCs w:val="24"/>
        </w:rPr>
        <w:t xml:space="preserve">supported shifting habitat selection between the windows of maximum and minimum DO. </w:t>
      </w:r>
      <w:r w:rsidR="00AD001A">
        <w:rPr>
          <w:rFonts w:ascii="Times New Roman" w:hAnsi="Times New Roman" w:cs="Times New Roman"/>
          <w:sz w:val="24"/>
          <w:szCs w:val="24"/>
        </w:rPr>
        <w:t xml:space="preserve">In </w:t>
      </w:r>
      <w:r w:rsidR="0012206B">
        <w:rPr>
          <w:rFonts w:ascii="Times New Roman" w:hAnsi="Times New Roman" w:cs="Times New Roman"/>
          <w:sz w:val="24"/>
          <w:szCs w:val="24"/>
        </w:rPr>
        <w:t>both cold-water</w:t>
      </w:r>
      <w:r w:rsidR="00AD001A">
        <w:rPr>
          <w:rFonts w:ascii="Times New Roman" w:hAnsi="Times New Roman" w:cs="Times New Roman"/>
          <w:sz w:val="24"/>
          <w:szCs w:val="24"/>
        </w:rPr>
        <w:t xml:space="preserve"> alcove</w:t>
      </w:r>
      <w:r w:rsidR="0012206B">
        <w:rPr>
          <w:rFonts w:ascii="Times New Roman" w:hAnsi="Times New Roman" w:cs="Times New Roman"/>
          <w:sz w:val="24"/>
          <w:szCs w:val="24"/>
        </w:rPr>
        <w:t>s</w:t>
      </w:r>
      <w:r w:rsidR="00AD001A">
        <w:rPr>
          <w:rFonts w:ascii="Times New Roman" w:hAnsi="Times New Roman" w:cs="Times New Roman"/>
          <w:sz w:val="24"/>
          <w:szCs w:val="24"/>
        </w:rPr>
        <w:t xml:space="preserve">, </w:t>
      </w:r>
      <w:commentRangeStart w:id="37"/>
      <w:r w:rsidR="00AD001A">
        <w:rPr>
          <w:rFonts w:ascii="Times New Roman" w:hAnsi="Times New Roman" w:cs="Times New Roman"/>
          <w:sz w:val="24"/>
          <w:szCs w:val="24"/>
        </w:rPr>
        <w:t>t</w:t>
      </w:r>
      <w:r>
        <w:rPr>
          <w:rFonts w:ascii="Times New Roman" w:hAnsi="Times New Roman" w:cs="Times New Roman"/>
          <w:sz w:val="24"/>
          <w:szCs w:val="24"/>
        </w:rPr>
        <w:t>agged fish</w:t>
      </w:r>
      <w:ins w:id="38" w:author="Barrett, Hannah" w:date="2024-09-19T12:02:00Z" w16du:dateUtc="2024-09-19T19:02:00Z">
        <w:r w:rsidR="005C7418">
          <w:rPr>
            <w:rFonts w:ascii="Times New Roman" w:hAnsi="Times New Roman" w:cs="Times New Roman"/>
            <w:sz w:val="24"/>
            <w:szCs w:val="24"/>
          </w:rPr>
          <w:t xml:space="preserve"> selected warmer temperatures during the night and cooler temperatures during the day</w:t>
        </w:r>
      </w:ins>
      <w:r>
        <w:rPr>
          <w:rFonts w:ascii="Times New Roman" w:hAnsi="Times New Roman" w:cs="Times New Roman"/>
          <w:sz w:val="24"/>
          <w:szCs w:val="24"/>
        </w:rPr>
        <w:t xml:space="preserve"> </w:t>
      </w:r>
      <w:del w:id="39" w:author="Barrett, Hannah" w:date="2024-09-19T12:02:00Z" w16du:dateUtc="2024-09-19T19:02:00Z">
        <w:r w:rsidDel="005C7418">
          <w:rPr>
            <w:rFonts w:ascii="Times New Roman" w:hAnsi="Times New Roman" w:cs="Times New Roman"/>
            <w:sz w:val="24"/>
            <w:szCs w:val="24"/>
          </w:rPr>
          <w:delText xml:space="preserve">showed avoidance of cool temperatures during the </w:delText>
        </w:r>
        <w:r w:rsidR="005D2126" w:rsidDel="005C7418">
          <w:rPr>
            <w:rFonts w:ascii="Times New Roman" w:hAnsi="Times New Roman" w:cs="Times New Roman"/>
            <w:sz w:val="24"/>
            <w:szCs w:val="24"/>
          </w:rPr>
          <w:delText>night</w:delText>
        </w:r>
        <w:r w:rsidDel="005C7418">
          <w:rPr>
            <w:rFonts w:ascii="Times New Roman" w:hAnsi="Times New Roman" w:cs="Times New Roman"/>
            <w:sz w:val="24"/>
            <w:szCs w:val="24"/>
          </w:rPr>
          <w:delText xml:space="preserve"> </w:delText>
        </w:r>
        <w:r w:rsidR="00183EAC" w:rsidDel="005C7418">
          <w:rPr>
            <w:rFonts w:ascii="Times New Roman" w:hAnsi="Times New Roman" w:cs="Times New Roman"/>
            <w:sz w:val="24"/>
            <w:szCs w:val="24"/>
          </w:rPr>
          <w:delText xml:space="preserve">and </w:delText>
        </w:r>
        <w:r w:rsidR="0012206B" w:rsidDel="005C7418">
          <w:rPr>
            <w:rFonts w:ascii="Times New Roman" w:hAnsi="Times New Roman" w:cs="Times New Roman"/>
            <w:sz w:val="24"/>
            <w:szCs w:val="24"/>
          </w:rPr>
          <w:delText>increased</w:delText>
        </w:r>
        <w:r w:rsidR="00A36135" w:rsidDel="005C7418">
          <w:rPr>
            <w:rFonts w:ascii="Times New Roman" w:hAnsi="Times New Roman" w:cs="Times New Roman"/>
            <w:sz w:val="24"/>
            <w:szCs w:val="24"/>
          </w:rPr>
          <w:delText xml:space="preserve"> </w:delText>
        </w:r>
        <w:r w:rsidDel="005C7418">
          <w:rPr>
            <w:rFonts w:ascii="Times New Roman" w:hAnsi="Times New Roman" w:cs="Times New Roman"/>
            <w:sz w:val="24"/>
            <w:szCs w:val="24"/>
          </w:rPr>
          <w:delText xml:space="preserve">probability of selecting cool temperatures during the </w:delText>
        </w:r>
        <w:r w:rsidR="005D2126" w:rsidDel="005C7418">
          <w:rPr>
            <w:rFonts w:ascii="Times New Roman" w:hAnsi="Times New Roman" w:cs="Times New Roman"/>
            <w:sz w:val="24"/>
            <w:szCs w:val="24"/>
          </w:rPr>
          <w:delText>day</w:delText>
        </w:r>
        <w:r w:rsidDel="005C7418">
          <w:rPr>
            <w:rFonts w:ascii="Times New Roman" w:hAnsi="Times New Roman" w:cs="Times New Roman"/>
            <w:sz w:val="24"/>
            <w:szCs w:val="24"/>
          </w:rPr>
          <w:delText xml:space="preserve"> </w:delText>
        </w:r>
      </w:del>
      <w:r>
        <w:rPr>
          <w:rFonts w:ascii="Times New Roman" w:hAnsi="Times New Roman" w:cs="Times New Roman"/>
          <w:sz w:val="24"/>
          <w:szCs w:val="24"/>
        </w:rPr>
        <w:t>(Figur</w:t>
      </w:r>
      <w:commentRangeEnd w:id="37"/>
      <w:r w:rsidR="003C1EEF">
        <w:rPr>
          <w:rStyle w:val="CommentReference"/>
        </w:rPr>
        <w:commentReference w:id="37"/>
      </w:r>
      <w:r>
        <w:rPr>
          <w:rFonts w:ascii="Times New Roman" w:hAnsi="Times New Roman" w:cs="Times New Roman"/>
          <w:sz w:val="24"/>
          <w:szCs w:val="24"/>
        </w:rPr>
        <w:t>e 6</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p>
    <w:p w14:paraId="2BB8FE77" w14:textId="77777777" w:rsidR="005B0834" w:rsidRPr="005B0834" w:rsidRDefault="005B0834" w:rsidP="005B0834">
      <w:pPr>
        <w:pStyle w:val="Default"/>
        <w:spacing w:line="480" w:lineRule="auto"/>
        <w:rPr>
          <w:b/>
        </w:rPr>
      </w:pPr>
      <w:r w:rsidRPr="005B0834">
        <w:rPr>
          <w:b/>
        </w:rPr>
        <w:t>Discussion</w:t>
      </w:r>
    </w:p>
    <w:p w14:paraId="7E0EE89D" w14:textId="533E7FC3" w:rsidR="00A97F6B" w:rsidRDefault="00364634" w:rsidP="004B55FC">
      <w:pPr>
        <w:pStyle w:val="Default"/>
        <w:spacing w:line="480" w:lineRule="auto"/>
        <w:ind w:firstLine="720"/>
      </w:pPr>
      <w:r>
        <w:t>Fish have been shown to track favorable temperatures across space as habitat mosaics shift at timescales of days, months, and years</w:t>
      </w:r>
      <w:r w:rsidR="00223C12">
        <w:t xml:space="preserve"> </w:t>
      </w:r>
      <w:sdt>
        <w:sdtPr>
          <w:tag w:val="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
          <w:id w:val="-499975783"/>
          <w:placeholder>
            <w:docPart w:val="DefaultPlaceholder_-1854013440"/>
          </w:placeholder>
        </w:sdtPr>
        <w:sdtContent>
          <w:r w:rsidR="003E226A">
            <w:rPr>
              <w:rFonts w:eastAsia="Times New Roman"/>
            </w:rPr>
            <w:t>(Armstrong &amp; Schindler, 2013; Frechette et al., 2018; Ivanova et al., 2021)</w:t>
          </w:r>
        </w:sdtContent>
      </w:sdt>
      <w:r>
        <w:t xml:space="preserve">. However, </w:t>
      </w:r>
      <w:r w:rsidR="00336332">
        <w:t>less</w:t>
      </w:r>
      <w:r>
        <w:t xml:space="preserve"> is known about how fish respond to </w:t>
      </w:r>
      <w:commentRangeStart w:id="40"/>
      <w:commentRangeStart w:id="41"/>
      <w:r>
        <w:t>spatiotemporal heterogeneity in temperature and oxygen</w:t>
      </w:r>
      <w:commentRangeEnd w:id="40"/>
      <w:r w:rsidR="00336332">
        <w:rPr>
          <w:rStyle w:val="CommentReference"/>
          <w:rFonts w:asciiTheme="minorHAnsi" w:hAnsiTheme="minorHAnsi" w:cstheme="minorBidi"/>
          <w:color w:val="auto"/>
        </w:rPr>
        <w:commentReference w:id="40"/>
      </w:r>
      <w:commentRangeEnd w:id="41"/>
      <w:r w:rsidR="003668A0">
        <w:rPr>
          <w:rStyle w:val="CommentReference"/>
          <w:rFonts w:asciiTheme="minorHAnsi" w:hAnsiTheme="minorHAnsi" w:cstheme="minorBidi"/>
          <w:color w:val="auto"/>
        </w:rPr>
        <w:commentReference w:id="41"/>
      </w:r>
      <w:r w:rsidR="003668A0">
        <w:t xml:space="preserve">, </w:t>
      </w:r>
      <w:r w:rsidR="00336332">
        <w:t>two of the most important variables affected by climate change</w:t>
      </w:r>
      <w:r w:rsidR="00A97F6B">
        <w:t xml:space="preserve"> </w:t>
      </w:r>
      <w:sdt>
        <w:sdtPr>
          <w:tag w:val="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
          <w:id w:val="-1875371346"/>
          <w:placeholder>
            <w:docPart w:val="DefaultPlaceholder_-1854013440"/>
          </w:placeholder>
        </w:sdtPr>
        <w:sdtContent>
          <w:r w:rsidR="003E226A">
            <w:rPr>
              <w:rFonts w:eastAsia="Times New Roman"/>
            </w:rPr>
            <w:t>(</w:t>
          </w:r>
          <w:proofErr w:type="spellStart"/>
          <w:r w:rsidR="003E226A">
            <w:rPr>
              <w:rFonts w:eastAsia="Times New Roman"/>
            </w:rPr>
            <w:t>Pörtner</w:t>
          </w:r>
          <w:proofErr w:type="spellEnd"/>
          <w:r w:rsidR="003E226A">
            <w:rPr>
              <w:rFonts w:eastAsia="Times New Roman"/>
            </w:rPr>
            <w:t>, 2001; Rajesh &amp; Rehana, 2022)</w:t>
          </w:r>
        </w:sdtContent>
      </w:sdt>
      <w:r w:rsidR="00336332">
        <w:t xml:space="preserve">. Here we characterized diel variation in trade-offs between temperature and </w:t>
      </w:r>
      <w:r w:rsidR="00FB3FAB">
        <w:t>DO</w:t>
      </w:r>
      <w:r w:rsidR="00336332">
        <w:t xml:space="preserve"> across six floodplain thermal refuges on a seasonally warm river. During the day, when temperature increased toward its maximum and photosynthesis </w:t>
      </w:r>
      <w:r w:rsidR="00E940C2">
        <w:t>increased DO concentrations</w:t>
      </w:r>
      <w:r w:rsidR="00336332">
        <w:t xml:space="preserve">, the temperature-DO trade-off was flatter and there was more oxygen overall. During the night, temperatures were cooler but respiration continually decreased DO, generating a steeper </w:t>
      </w:r>
      <w:r w:rsidR="004315B5">
        <w:t>temperature</w:t>
      </w:r>
      <w:r w:rsidR="00A97F6B">
        <w:t xml:space="preserve">-DO </w:t>
      </w:r>
      <w:r w:rsidR="00336332">
        <w:t xml:space="preserve">trade-off </w:t>
      </w:r>
      <w:r w:rsidR="004315B5">
        <w:t xml:space="preserve">with </w:t>
      </w:r>
      <w:r w:rsidR="00336332">
        <w:t>less oxygen overall.</w:t>
      </w:r>
      <w:r w:rsidR="00A97F6B">
        <w:t xml:space="preserve"> Thus</w:t>
      </w:r>
      <w:r w:rsidR="00430B7C">
        <w:t>,</w:t>
      </w:r>
      <w:r w:rsidR="00A97F6B">
        <w:t xml:space="preserve"> the threats of hypoxia and heat stress were asynchronous.</w:t>
      </w:r>
      <w:r w:rsidR="00336332">
        <w:t xml:space="preserve"> </w:t>
      </w:r>
      <w:r w:rsidR="00A97F6B">
        <w:t>By simulating fish behavior under alternative rules, w</w:t>
      </w:r>
      <w:r w:rsidR="00336332">
        <w:t xml:space="preserve">e showed </w:t>
      </w:r>
      <w:r w:rsidR="00A97F6B">
        <w:t xml:space="preserve">that </w:t>
      </w:r>
      <w:r w:rsidR="00336332">
        <w:t xml:space="preserve">DVM </w:t>
      </w:r>
      <w:r w:rsidR="00A97F6B">
        <w:t xml:space="preserve">is an </w:t>
      </w:r>
      <w:r w:rsidR="00336332">
        <w:t xml:space="preserve">emergent property for fish balancing dynamic trade-offs in which heat stress and hypoxia occur asynchronously. We empirically corroborated this hypothesis in wild cutthroat trout held </w:t>
      </w:r>
      <w:r w:rsidR="00336332" w:rsidRPr="00E940C2">
        <w:rPr>
          <w:i/>
          <w:iCs/>
        </w:rPr>
        <w:t>in situ</w:t>
      </w:r>
      <w:r w:rsidR="00336332">
        <w:t>. Fish exhibited fine-scale DVM</w:t>
      </w:r>
      <w:r w:rsidR="00E940C2">
        <w:t>,</w:t>
      </w:r>
      <w:r w:rsidR="00336332">
        <w:t xml:space="preserve"> moving </w:t>
      </w:r>
      <w:r w:rsidR="00336332">
        <w:lastRenderedPageBreak/>
        <w:t xml:space="preserve">shallower during the day and deeper at night. Statistical modeling confirmed that fish in these thermal refuges were avoiding cooler temperatures at night, when hypoxia was most severe, </w:t>
      </w:r>
      <w:r w:rsidR="00A97F6B">
        <w:t>but were selecting cooler temperatures during the day, when DO was higher. Thus, diel variation, and adaptive fish behavior</w:t>
      </w:r>
      <w:r w:rsidR="003C1EEF">
        <w:t xml:space="preserve"> (DVM)</w:t>
      </w:r>
      <w:r w:rsidR="00A97F6B">
        <w:t xml:space="preserve"> likely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7B75270B"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 xml:space="preserve">e than in our simulation.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 xml:space="preserve">hypoxia tolerance </w:t>
      </w:r>
      <w:sdt>
        <w:sdtPr>
          <w:rPr>
            <w:noProof/>
          </w:rPr>
          <w:tag w:val="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
          <w:id w:val="188501602"/>
          <w:placeholder>
            <w:docPart w:val="DefaultPlaceholder_-1854013440"/>
          </w:placeholder>
        </w:sdtPr>
        <w:sdtContent>
          <w:r w:rsidR="003E226A" w:rsidRPr="003E226A">
            <w:rPr>
              <w:noProof/>
            </w:rPr>
            <w:t>(Faust et al., 2004; Metcalfe et al., 2016)</w:t>
          </w:r>
        </w:sdtContent>
      </w:sdt>
      <w:r w:rsidR="004E549D">
        <w:rPr>
          <w:noProof/>
        </w:rPr>
        <w:t>.</w:t>
      </w:r>
      <w:r w:rsidR="00AD57CC">
        <w:rPr>
          <w:noProof/>
        </w:rPr>
        <w:t xml:space="preserve"> </w:t>
      </w:r>
      <w:r w:rsidR="00430B7C">
        <w:rPr>
          <w:noProof/>
        </w:rPr>
        <w:t>However,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D66F44">
        <w:rPr>
          <w:vertAlign w:val="superscript"/>
        </w:rPr>
        <w:t xml:space="preserve"> </w:t>
      </w:r>
      <w:sdt>
        <w:sdt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430089022"/>
          <w:placeholder>
            <w:docPart w:val="AF080BE83284469F88ECCEBAFEF3D6B0"/>
          </w:placeholder>
        </w:sdtPr>
        <w:sdtContent>
          <w:r w:rsidR="00D66F44">
            <w:t>(</w:t>
          </w:r>
          <w:r w:rsidR="00D66F44" w:rsidRPr="003E226A">
            <w:t>USEPA, 1987)</w:t>
          </w:r>
        </w:sdtContent>
      </w:sdt>
      <w:r w:rsidR="00430B7C">
        <w:rPr>
          <w:noProof/>
        </w:rPr>
        <w:t>, the cutthroat 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p>
    <w:p w14:paraId="70F1D7AF" w14:textId="6C274588" w:rsidR="00146C88" w:rsidRDefault="00146C88" w:rsidP="00146C88">
      <w:pPr>
        <w:pStyle w:val="Default"/>
        <w:spacing w:line="480" w:lineRule="auto"/>
        <w:rPr>
          <w:noProof/>
        </w:rPr>
      </w:pPr>
      <w:r>
        <w:tab/>
        <w:t>We were surprised that fish did not select for warmer temperatures in favor of higher DO, because recent physiological work on our focal species found that temperatures up to 19</w:t>
      </w:r>
      <w:r>
        <w:sym w:font="Symbol" w:char="F0B0"/>
      </w:r>
      <w:r>
        <w:t xml:space="preserve">C did not decrease aerobic scope </w:t>
      </w:r>
      <w:sdt>
        <w:sdtPr>
          <w:tag w:val="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793362926"/>
          <w:placeholder>
            <w:docPart w:val="DefaultPlaceholder_-1854013440"/>
          </w:placeholder>
        </w:sdtPr>
        <w:sdtContent>
          <w:r w:rsidR="003E226A" w:rsidRPr="003E226A">
            <w:t>(Anlauf-Dunn et al., 2022)</w:t>
          </w:r>
        </w:sdtContent>
      </w:sdt>
      <w:r>
        <w:t xml:space="preserve">. While short-term physiological stress </w:t>
      </w:r>
      <w:r>
        <w:lastRenderedPageBreak/>
        <w:t>does not explain the observed behavior in our fish, we believe cumulative effects on energetics do</w:t>
      </w:r>
      <w:r>
        <w:rPr>
          <w:noProof/>
        </w:rPr>
        <w:t xml:space="preserve">. While sampling fish on cold-water alcoves as part of a separate study, we observed high densities of fish with small ration sizes </w:t>
      </w:r>
      <w:r w:rsidR="009037B5">
        <w:rPr>
          <w:noProof/>
        </w:rPr>
        <w:t xml:space="preserve">comprised </w:t>
      </w:r>
      <w:r>
        <w:rPr>
          <w:noProof/>
        </w:rPr>
        <w:t xml:space="preserve">of low energy density prey items (Barrett unpublished data). When fish are starving, cooler temperatures reduce rates of energy loss (by reducing metabolic costs) and increase the duration over which fish can survive without foraging. Thus, when fish balance temperature-DO trade-offs on thermal refuges, where negative energy budgets are typical </w:t>
      </w:r>
      <w:sdt>
        <w:sdtPr>
          <w:rPr>
            <w:noProof/>
          </w:rPr>
          <w:tag w:val="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
          <w:id w:val="1905411701"/>
          <w:placeholder>
            <w:docPart w:val="DefaultPlaceholder_-1854013440"/>
          </w:placeholder>
        </w:sdtPr>
        <w:sdtContent>
          <w:r w:rsidR="003E226A" w:rsidRPr="003E226A">
            <w:rPr>
              <w:noProof/>
            </w:rPr>
            <w:t>(Hahlbeck et al., 2022)</w:t>
          </w:r>
        </w:sdtContent>
      </w:sdt>
      <w:r>
        <w:rPr>
          <w:noProof/>
        </w:rPr>
        <w:t xml:space="preserve">, incurring some level of hypoxia may reduce the risk of starving to death before the end of summer. Rainbow trout can display metabolic depression in response to diel hypoxia cycling </w:t>
      </w:r>
      <w:sdt>
        <w:sdtPr>
          <w:rPr>
            <w:noProof/>
          </w:rPr>
          <w:tag w:val="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
          <w:id w:val="2024120567"/>
          <w:placeholder>
            <w:docPart w:val="DefaultPlaceholder_-1854013440"/>
          </w:placeholder>
        </w:sdtPr>
        <w:sdtContent>
          <w:r w:rsidR="003E226A" w:rsidRPr="003E226A">
            <w:rPr>
              <w:noProof/>
            </w:rPr>
            <w:t>(Williams et al., 2019)</w:t>
          </w:r>
        </w:sdtContent>
      </w:sdt>
      <w:r>
        <w:rPr>
          <w:noProof/>
        </w:rPr>
        <w:t xml:space="preserve">, and repeated exposure to thermal cycling can alter fish metabolic phenotype and increase energy sequestration in the liver </w:t>
      </w:r>
      <w:sdt>
        <w:sdtPr>
          <w:rPr>
            <w:noProof/>
          </w:rPr>
          <w:tag w:val="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
          <w:id w:val="1451441340"/>
          <w:placeholder>
            <w:docPart w:val="DefaultPlaceholder_-1854013440"/>
          </w:placeholder>
        </w:sdtPr>
        <w:sdtContent>
          <w:r w:rsidR="003E226A" w:rsidRPr="003E226A">
            <w:rPr>
              <w:noProof/>
            </w:rPr>
            <w:t>(Callaghan et al., 2016)</w:t>
          </w:r>
        </w:sdtContent>
      </w:sdt>
      <w:r>
        <w:rPr>
          <w:noProof/>
        </w:rPr>
        <w:t xml:space="preserve">. </w:t>
      </w:r>
      <w:r w:rsidR="003C1EEF">
        <w:rPr>
          <w:noProof/>
        </w:rPr>
        <w:t>These physiological tactics may further reduce energy loss</w:t>
      </w:r>
      <w:r w:rsidR="00136FB1">
        <w:rPr>
          <w:noProof/>
        </w:rPr>
        <w:t>, but more work on the energetics of refuge use is needed.</w:t>
      </w:r>
      <w:r>
        <w:rPr>
          <w:noProof/>
        </w:rPr>
        <w:t xml:space="preserve"> </w:t>
      </w:r>
    </w:p>
    <w:p w14:paraId="14788945" w14:textId="59F2DF5A" w:rsidR="00284B74" w:rsidRDefault="005C7858" w:rsidP="005C7858">
      <w:pPr>
        <w:pStyle w:val="Default"/>
        <w:spacing w:line="480" w:lineRule="auto"/>
        <w:ind w:firstLine="720"/>
        <w:rPr>
          <w:noProof/>
        </w:rPr>
      </w:pPr>
      <w:r>
        <w:t xml:space="preserve">Tagged fish displayed high individual and intra-individual variation in their vertical movements, however the central tendency was consistent with a vertically cycling movement pattern constrained to ~20% of the water column, ranging between the metalimnion and upper hypolimnion (Figure 4c). This behavioral variation </w:t>
      </w:r>
      <w:r w:rsidR="00136FB1">
        <w:t xml:space="preserve">could reflect variation in genetics </w:t>
      </w:r>
      <w:sdt>
        <w:sdtPr>
          <w:tag w:val="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
          <w:id w:val="2093744468"/>
          <w:placeholder>
            <w:docPart w:val="DefaultPlaceholder_-1854013440"/>
          </w:placeholder>
        </w:sdtPr>
        <w:sdtContent>
          <w:r w:rsidR="003E226A" w:rsidRPr="003E226A">
            <w:t>(Alonzo, 2015)</w:t>
          </w:r>
        </w:sdtContent>
      </w:sdt>
      <w:r>
        <w:t xml:space="preserve">, individual thermal tolerance </w:t>
      </w:r>
      <w:sdt>
        <w:sdtPr>
          <w:tag w:val="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1920442209"/>
          <w:placeholder>
            <w:docPart w:val="DefaultPlaceholder_-1854013440"/>
          </w:placeholder>
        </w:sdtPr>
        <w:sdtContent>
          <w:r w:rsidR="003E226A" w:rsidRPr="003E226A">
            <w:t>(Anlauf-Dunn et al., 2022)</w:t>
          </w:r>
        </w:sdtContent>
      </w:sdt>
      <w:r>
        <w:t xml:space="preserve"> or energy reserves </w:t>
      </w:r>
      <w:sdt>
        <w:sdtPr>
          <w:tag w:val="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
          <w:id w:val="1626430035"/>
          <w:placeholder>
            <w:docPart w:val="DefaultPlaceholder_-1854013440"/>
          </w:placeholder>
        </w:sdtPr>
        <w:sdtContent>
          <w:r w:rsidR="003E226A" w:rsidRPr="003E226A">
            <w:t>(Moran et al., 2021)</w:t>
          </w:r>
        </w:sdtContent>
      </w:sdt>
      <w:r>
        <w:t xml:space="preserve">. Fish ration size affects optimal temperature for growth and could influence habitat selection by fish </w:t>
      </w:r>
      <w:sdt>
        <w:sdtPr>
          <w:tag w:val="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
          <w:id w:val="435029525"/>
          <w:placeholder>
            <w:docPart w:val="DefaultPlaceholder_-1854013440"/>
          </w:placeholder>
        </w:sdtPr>
        <w:sdtContent>
          <w:r w:rsidR="003E226A">
            <w:rPr>
              <w:rFonts w:eastAsia="Times New Roman"/>
            </w:rPr>
            <w:t>(Mac, 1985; Sogard &amp; Olla, 1996)</w:t>
          </w:r>
        </w:sdtContent>
      </w:sdt>
      <w:r>
        <w:t xml:space="preserve">. However, previous data collected in these alcoves suggest that fish in alcoves barely feed and do not meet energetic demands (Barrett 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488BB289" w:rsidR="00430B7C" w:rsidRDefault="00F24939" w:rsidP="006708B1">
      <w:pPr>
        <w:pStyle w:val="Default"/>
        <w:spacing w:line="480" w:lineRule="auto"/>
        <w:ind w:firstLine="720"/>
      </w:pPr>
      <w:r>
        <w:lastRenderedPageBreak/>
        <w:t xml:space="preserve">In lotic systems, spatiotemporal variation in temperature and DO is driven by both external drivers and internal structures </w:t>
      </w:r>
      <w:sdt>
        <w:sdtPr>
          <w:tag w:val="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
          <w:id w:val="-1363051178"/>
          <w:placeholder>
            <w:docPart w:val="DefaultPlaceholder_-1854013440"/>
          </w:placeholder>
        </w:sdtPr>
        <w:sdtContent>
          <w:r w:rsidR="003E226A">
            <w:rPr>
              <w:rFonts w:eastAsia="Times New Roman"/>
            </w:rPr>
            <w:t>(Poole &amp; Berman, 2001)</w:t>
          </w:r>
        </w:sdtContent>
      </w:sdt>
      <w:r>
        <w:t xml:space="preserve"> including hydrologic connectivity </w:t>
      </w:r>
      <w:sdt>
        <w:sdtPr>
          <w:tag w:val="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
          <w:id w:val="1786377247"/>
          <w:placeholder>
            <w:docPart w:val="DefaultPlaceholder_-1854013440"/>
          </w:placeholder>
        </w:sdtPr>
        <w:sdtContent>
          <w:r w:rsidR="003E226A">
            <w:rPr>
              <w:rFonts w:eastAsia="Times New Roman"/>
            </w:rPr>
            <w:t>(Palmer &amp; Ruhi, 2019)</w:t>
          </w:r>
        </w:sdtContent>
      </w:sdt>
      <w:r>
        <w:t xml:space="preserve">, atmospheric conditions </w:t>
      </w:r>
      <w:sdt>
        <w:sdtPr>
          <w:tag w:val="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
          <w:id w:val="2027135643"/>
          <w:placeholder>
            <w:docPart w:val="DefaultPlaceholder_-1854013440"/>
          </w:placeholder>
        </w:sdtPr>
        <w:sdtContent>
          <w:r w:rsidR="003E226A" w:rsidRPr="003E226A">
            <w:t>(Caissie, 2006)</w:t>
          </w:r>
        </w:sdtContent>
      </w:sdt>
      <w:r>
        <w:t xml:space="preserve">, topography </w:t>
      </w:r>
      <w:sdt>
        <w:sdtPr>
          <w:tag w:val="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
          <w:id w:val="1415592444"/>
          <w:placeholder>
            <w:docPart w:val="DefaultPlaceholder_-1854013440"/>
          </w:placeholder>
        </w:sdtPr>
        <w:sdtContent>
          <w:r w:rsidR="003E226A">
            <w:rPr>
              <w:rFonts w:eastAsia="Times New Roman"/>
            </w:rPr>
            <w:t>(Isaak &amp; Hubert, 2001)</w:t>
          </w:r>
        </w:sdtContent>
      </w:sdt>
      <w:r>
        <w:t xml:space="preserve">, and vegetation </w:t>
      </w:r>
      <w:sdt>
        <w:sdtPr>
          <w:tag w:val="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
          <w:id w:val="-1591379054"/>
          <w:placeholder>
            <w:docPart w:val="DefaultPlaceholder_-1854013440"/>
          </w:placeholder>
        </w:sdtPr>
        <w:sdtContent>
          <w:r w:rsidR="003E226A" w:rsidRPr="003E226A">
            <w:t>(Beschta, 1997)</w:t>
          </w:r>
        </w:sdtContent>
      </w:sdt>
      <w:r>
        <w:t xml:space="preserve">.  In </w:t>
      </w:r>
      <w:r w:rsidR="00C25874">
        <w:t>cold-water alcoves, the patterns of DO and temperature can vary both among and within habitats</w:t>
      </w:r>
      <w:r w:rsidR="00430B7C">
        <w:t xml:space="preserve">. While </w:t>
      </w:r>
      <w:r w:rsidR="00C25874">
        <w:t xml:space="preserve">diel </w:t>
      </w:r>
      <w:r w:rsidR="00430B7C">
        <w:t xml:space="preserve">variation and vertical stratification </w:t>
      </w:r>
      <w:r w:rsidR="00C25874">
        <w:t xml:space="preserve">were </w:t>
      </w:r>
      <w:r w:rsidR="00430B7C">
        <w:t xml:space="preserve">common to all sites, there was variation in </w:t>
      </w:r>
      <w:r w:rsidR="008E494C">
        <w:t xml:space="preserve">both </w:t>
      </w:r>
      <w:r w:rsidR="00E55F00">
        <w:t xml:space="preserve">the </w:t>
      </w:r>
      <w:r w:rsidR="008E494C">
        <w:t xml:space="preserve">maximum and minimum values of </w:t>
      </w:r>
      <w:r w:rsidR="00E55F00">
        <w:t xml:space="preserve">temperature and </w:t>
      </w:r>
      <w:r w:rsidR="008E494C">
        <w:t>oxygen</w:t>
      </w:r>
      <w:r w:rsidR="00430B7C">
        <w:t xml:space="preserve">.  For example, </w:t>
      </w:r>
      <w:r w:rsidR="0061162A">
        <w:t xml:space="preserve">15 </w:t>
      </w:r>
      <w:r w:rsidR="006E45ED">
        <w:t xml:space="preserve">of our 22 logger arrays recorded </w:t>
      </w:r>
      <w:r w:rsidR="009C3BBF">
        <w:t xml:space="preserve">average minimum </w:t>
      </w:r>
      <w:r w:rsidR="006E45ED">
        <w:t>hypolimnetic</w:t>
      </w:r>
      <w:r w:rsidR="00430B7C">
        <w:t xml:space="preserve"> DO</w:t>
      </w:r>
      <w:r w:rsidR="009C3BBF">
        <w:t xml:space="preserve"> of</w:t>
      </w:r>
      <w:r w:rsidR="00430B7C">
        <w:t xml:space="preserve"> </w:t>
      </w:r>
      <w:r w:rsidR="0061162A">
        <w:t>&lt;2</w:t>
      </w:r>
      <w:r w:rsidR="00430B7C" w:rsidRPr="00483A97">
        <w:t xml:space="preserve"> </w:t>
      </w:r>
      <w:r w:rsidR="00430B7C" w:rsidRPr="002703D6">
        <w:t>mg</w:t>
      </w:r>
      <w:r w:rsidR="00430B7C">
        <w:t>•</w:t>
      </w:r>
      <w:r w:rsidR="00430B7C" w:rsidRPr="002703D6">
        <w:t>L</w:t>
      </w:r>
      <w:r w:rsidR="00430B7C">
        <w:rPr>
          <w:vertAlign w:val="superscript"/>
        </w:rPr>
        <w:t>-1</w:t>
      </w:r>
      <w:r w:rsidR="008E494C">
        <w:rPr>
          <w:vertAlign w:val="superscript"/>
        </w:rPr>
        <w:t xml:space="preserve"> </w:t>
      </w:r>
      <w:r w:rsidR="009C3BBF">
        <w:t>at night</w:t>
      </w:r>
      <w:r w:rsidR="00430B7C">
        <w:t xml:space="preserve">, </w:t>
      </w:r>
      <w:r w:rsidR="0061162A">
        <w:t xml:space="preserve">whereas </w:t>
      </w:r>
      <w:r w:rsidR="00430B7C">
        <w:t xml:space="preserve">during the day, </w:t>
      </w:r>
      <w:r w:rsidR="009C3BBF">
        <w:t xml:space="preserve">average maximum hypolimnetic </w:t>
      </w:r>
      <w:r w:rsidR="00430B7C">
        <w:t xml:space="preserve">DO levels </w:t>
      </w:r>
      <w:r w:rsidR="0061162A">
        <w:t xml:space="preserve">at those same sites </w:t>
      </w:r>
      <w:r w:rsidR="00430B7C">
        <w:t xml:space="preserve">ranged from </w:t>
      </w:r>
      <w:r w:rsidR="0061162A">
        <w:t>3.9</w:t>
      </w:r>
      <w:r w:rsidR="00430B7C">
        <w:t>mg•L</w:t>
      </w:r>
      <w:r w:rsidR="00430B7C">
        <w:rPr>
          <w:vertAlign w:val="superscript"/>
        </w:rPr>
        <w:t>-1</w:t>
      </w:r>
      <w:r w:rsidR="00430B7C">
        <w:t xml:space="preserve"> to</w:t>
      </w:r>
      <w:r w:rsidR="0061162A">
        <w:t xml:space="preserve"> 12.4</w:t>
      </w:r>
      <w:r w:rsidR="00430B7C">
        <w:t>mg•L</w:t>
      </w:r>
      <w:r w:rsidR="00430B7C">
        <w:rPr>
          <w:vertAlign w:val="superscript"/>
        </w:rPr>
        <w:t>-1</w:t>
      </w:r>
      <w:r w:rsidR="00430B7C">
        <w:t xml:space="preserve">. This can be a meaningful difference for fish, when preferred cooler temperatures may co-occur with either adequate or severely hypoxic conditions. </w:t>
      </w:r>
      <w:r w:rsidR="00430B7C" w:rsidRPr="00231B40">
        <w:t xml:space="preserve"> </w:t>
      </w:r>
    </w:p>
    <w:p w14:paraId="377C4110" w14:textId="660ADBB0"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warm</w:t>
      </w:r>
      <w:r w:rsidR="0057388B">
        <w:t>er</w:t>
      </w:r>
      <w:r w:rsidR="0057388B" w:rsidRPr="00D3471B">
        <w:t xml:space="preserve"> water (</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remained adequate; </w:t>
      </w:r>
      <w:r w:rsidR="00783E76">
        <w:t xml:space="preserve">Supplemental </w:t>
      </w:r>
      <w:r w:rsidR="0057388B">
        <w:t xml:space="preserve">Table 1), which may explain the greater selection strength towards warmer (and shallower) temperatures </w:t>
      </w:r>
      <w:r w:rsidR="0057388B">
        <w:lastRenderedPageBreak/>
        <w:t xml:space="preserve">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21A36064" w14:textId="069F7413" w:rsidR="00750AF8" w:rsidRDefault="00914135" w:rsidP="002516C1">
      <w:pPr>
        <w:pStyle w:val="Default"/>
        <w:spacing w:line="480" w:lineRule="auto"/>
        <w:ind w:firstLine="720"/>
        <w:rPr>
          <w:noProof/>
        </w:rPr>
      </w:pPr>
      <w:r>
        <w:rPr>
          <w:noProof/>
        </w:rPr>
        <w:t xml:space="preserve">Here, we show that </w:t>
      </w:r>
      <w:r w:rsidR="00554236">
        <w:rPr>
          <w:noProof/>
        </w:rPr>
        <w:t>DO</w:t>
      </w:r>
      <w:r>
        <w:rPr>
          <w:noProof/>
        </w:rPr>
        <w:t xml:space="preserve"> availability in floodplain thermal refuge habitats constrains habitat use by a </w:t>
      </w:r>
      <w:r w:rsidR="00FE6CC5">
        <w:rPr>
          <w:noProof/>
        </w:rPr>
        <w:t>cold-</w:t>
      </w:r>
      <w:r>
        <w:rPr>
          <w:noProof/>
        </w:rPr>
        <w:t>water fish.</w:t>
      </w:r>
      <w:r w:rsidR="00391C39">
        <w:rPr>
          <w:noProof/>
        </w:rPr>
        <w:t xml:space="preserve"> In marine habitats, t</w:t>
      </w:r>
      <w:r w:rsidR="00B359F7">
        <w:rPr>
          <w:noProof/>
        </w:rPr>
        <w:t>he combined effects of temperature an</w:t>
      </w:r>
      <w:r w:rsidR="00391C39">
        <w:rPr>
          <w:noProof/>
        </w:rPr>
        <w:t xml:space="preserve">d oxygen are projected to </w:t>
      </w:r>
      <w:r w:rsidR="00150EAF">
        <w:rPr>
          <w:noProof/>
        </w:rPr>
        <w:t xml:space="preserve">both </w:t>
      </w:r>
      <w:r w:rsidR="00391C39">
        <w:rPr>
          <w:noProof/>
        </w:rPr>
        <w:t xml:space="preserve">latitudinally shift and vertically contract species distributions </w:t>
      </w:r>
      <w:sdt>
        <w:sdtPr>
          <w:rPr>
            <w:noProof/>
          </w:rPr>
          <w:tag w:val="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
          <w:id w:val="-90245317"/>
          <w:placeholder>
            <w:docPart w:val="DefaultPlaceholder_-1854013440"/>
          </w:placeholder>
        </w:sdtPr>
        <w:sdtContent>
          <w:r w:rsidR="003E226A" w:rsidRPr="003E226A">
            <w:rPr>
              <w:noProof/>
            </w:rPr>
            <w:t>(Deutsch et al., 2023)</w:t>
          </w:r>
        </w:sdtContent>
      </w:sdt>
      <w:r w:rsidR="00391C39">
        <w:rPr>
          <w:noProof/>
        </w:rPr>
        <w:t xml:space="preserve">. </w:t>
      </w:r>
      <w:r w:rsidR="00554236">
        <w:rPr>
          <w:noProof/>
        </w:rPr>
        <w:t>Fish response to v</w:t>
      </w:r>
      <w:r w:rsidR="00150EAF">
        <w:rPr>
          <w:noProof/>
        </w:rPr>
        <w:t xml:space="preserve">ertical habitat compression has also been documented in lakes and reservoirs </w:t>
      </w:r>
      <w:sdt>
        <w:sdtPr>
          <w:rPr>
            <w:noProof/>
          </w:rPr>
          <w:tag w:val="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
          <w:id w:val="-1812779437"/>
          <w:placeholder>
            <w:docPart w:val="DefaultPlaceholder_-1854013440"/>
          </w:placeholder>
        </w:sdtPr>
        <w:sdtContent>
          <w:r w:rsidR="003E226A" w:rsidRPr="003E226A">
            <w:rPr>
              <w:noProof/>
            </w:rPr>
            <w:t>(Coutant, 1985; McLaren et al., 2023; Swales, 2006)</w:t>
          </w:r>
        </w:sdtContent>
      </w:sdt>
      <w:r w:rsidR="00150EAF">
        <w:rPr>
          <w:noProof/>
        </w:rPr>
        <w:t>, and in lentic habitats on a river floodplain (Barrett et al</w:t>
      </w:r>
      <w:r w:rsidR="00750AF8">
        <w:rPr>
          <w:noProof/>
        </w:rPr>
        <w:t>. 2024</w:t>
      </w:r>
      <w:r w:rsidR="00150EAF">
        <w:rPr>
          <w:noProof/>
        </w:rPr>
        <w:t xml:space="preserve">). </w:t>
      </w:r>
      <w:r w:rsidR="00554236">
        <w:rPr>
          <w:noProof/>
        </w:rPr>
        <w:t xml:space="preserve">However, </w:t>
      </w:r>
      <w:r w:rsidR="00DB7A7B">
        <w:rPr>
          <w:noProof/>
        </w:rPr>
        <w:t>stu</w:t>
      </w:r>
      <w:r w:rsidR="00593B10">
        <w:rPr>
          <w:noProof/>
        </w:rPr>
        <w:t>dies</w:t>
      </w:r>
      <w:r w:rsidR="00554236">
        <w:rPr>
          <w:noProof/>
        </w:rPr>
        <w:t xml:space="preserve"> often overlook how diel variaton in temperature and </w:t>
      </w:r>
      <w:r w:rsidR="002F0138">
        <w:rPr>
          <w:noProof/>
        </w:rPr>
        <w:t>DO</w:t>
      </w:r>
      <w:r w:rsidR="00554236">
        <w:rPr>
          <w:noProof/>
        </w:rPr>
        <w:t xml:space="preserve">, and in fish behavior, could potentially mitigate these synergistic constraints. </w:t>
      </w:r>
      <w:r w:rsidR="0098248F">
        <w:t>Here, we used a novel continuous monitoring approach to determine how diel variability in habitat conditions can cause trade-offs that drive cyclical habitat use in floodplain thermal refuge habitat</w:t>
      </w:r>
      <w:r w:rsidR="00196836">
        <w:t>s</w:t>
      </w:r>
      <w:r w:rsidR="0098248F">
        <w:t xml:space="preserve">. </w:t>
      </w:r>
      <w:r w:rsidR="00225C08">
        <w:rPr>
          <w:noProof/>
        </w:rPr>
        <w:t xml:space="preserve">Our </w:t>
      </w:r>
      <w:r w:rsidR="00F5157D">
        <w:rPr>
          <w:noProof/>
        </w:rPr>
        <w:t>study directly address</w:t>
      </w:r>
      <w:r w:rsidR="00EC083F">
        <w:rPr>
          <w:noProof/>
        </w:rPr>
        <w:t>es</w:t>
      </w:r>
      <w:r w:rsidR="00F5157D">
        <w:rPr>
          <w:noProof/>
        </w:rPr>
        <w:t xml:space="preserve"> key question</w:t>
      </w:r>
      <w:r w:rsidR="00EC083F">
        <w:rPr>
          <w:noProof/>
        </w:rPr>
        <w:t>s</w:t>
      </w:r>
      <w:r w:rsidR="00F5157D">
        <w:rPr>
          <w:noProof/>
        </w:rPr>
        <w:t xml:space="preserve"> </w:t>
      </w:r>
      <w:r w:rsidR="00EC083F">
        <w:rPr>
          <w:noProof/>
        </w:rPr>
        <w:t>about</w:t>
      </w:r>
      <w:r w:rsidR="00F5157D">
        <w:rPr>
          <w:noProof/>
        </w:rPr>
        <w:t xml:space="preserve"> the temporal dynamics of</w:t>
      </w:r>
      <w:r w:rsidR="00EC083F">
        <w:rPr>
          <w:noProof/>
        </w:rPr>
        <w:t xml:space="preserve"> vertical habitat compression</w:t>
      </w:r>
      <w:r w:rsidR="00F5157D">
        <w:rPr>
          <w:noProof/>
        </w:rPr>
        <w:t xml:space="preserve">, and </w:t>
      </w:r>
      <w:r w:rsidR="00225C08">
        <w:rPr>
          <w:noProof/>
        </w:rPr>
        <w:t>emphasizes the importance of considering</w:t>
      </w:r>
      <w:r w:rsidR="00B63DE7">
        <w:rPr>
          <w:noProof/>
        </w:rPr>
        <w:t xml:space="preserve"> how fine-scale diel fluctuation may impact the viability of thermal refuges in the face of climate change.  </w:t>
      </w:r>
    </w:p>
    <w:p w14:paraId="47493CF3" w14:textId="77777777" w:rsidR="00AB3B4C" w:rsidRDefault="00AB3B4C"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t>Citations</w:t>
      </w:r>
    </w:p>
    <w:sdt>
      <w:sdtPr>
        <w:rPr>
          <w:rFonts w:ascii="Times New Roman" w:hAnsi="Times New Roman" w:cs="Times New Roman"/>
          <w:color w:val="000000"/>
          <w:sz w:val="24"/>
          <w:szCs w:val="24"/>
        </w:rPr>
        <w:tag w:val="MENDELEY_BIBLIOGRAPHY"/>
        <w:id w:val="-1619438605"/>
        <w:placeholder>
          <w:docPart w:val="DefaultPlaceholder_-1854013440"/>
        </w:placeholder>
      </w:sdtPr>
      <w:sdtContent>
        <w:p w14:paraId="3DB8FE94" w14:textId="77777777" w:rsidR="00AB3B4C" w:rsidRPr="00132F8D" w:rsidRDefault="00AB3B4C">
          <w:pPr>
            <w:autoSpaceDE w:val="0"/>
            <w:autoSpaceDN w:val="0"/>
            <w:ind w:hanging="480"/>
            <w:divId w:val="9686966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Alonzo, S. H. (2015). Integrating the how and why of within-individual and among-individual variation and plasticity in behavior. </w:t>
          </w:r>
          <w:r w:rsidRPr="00132F8D">
            <w:rPr>
              <w:rFonts w:ascii="Times New Roman" w:eastAsia="Times New Roman" w:hAnsi="Times New Roman" w:cs="Times New Roman"/>
              <w:i/>
              <w:iCs/>
              <w:sz w:val="24"/>
              <w:szCs w:val="24"/>
            </w:rPr>
            <w:t>Current Opinion in Behavioral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w:t>
          </w:r>
          <w:r w:rsidRPr="00132F8D">
            <w:rPr>
              <w:rFonts w:ascii="Times New Roman" w:eastAsia="Times New Roman" w:hAnsi="Times New Roman" w:cs="Times New Roman"/>
              <w:sz w:val="24"/>
              <w:szCs w:val="24"/>
            </w:rPr>
            <w:t>, 69–75. https://doi.org/10.1016/J.COBEHA.2015.09.008</w:t>
          </w:r>
        </w:p>
        <w:p w14:paraId="7D0B5937" w14:textId="77777777" w:rsidR="00AB3B4C" w:rsidRPr="00132F8D" w:rsidRDefault="00AB3B4C">
          <w:pPr>
            <w:autoSpaceDE w:val="0"/>
            <w:autoSpaceDN w:val="0"/>
            <w:ind w:hanging="480"/>
            <w:divId w:val="19122357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Andersen, M. R., Kragh, T., &amp; Sand-Jensen, K. (2017). Extreme diel dissolved oxygen and carbon cycles in shallow vegetated lakes. </w:t>
          </w:r>
          <w:r w:rsidRPr="00132F8D">
            <w:rPr>
              <w:rFonts w:ascii="Times New Roman" w:eastAsia="Times New Roman" w:hAnsi="Times New Roman" w:cs="Times New Roman"/>
              <w:i/>
              <w:iCs/>
              <w:sz w:val="24"/>
              <w:szCs w:val="24"/>
            </w:rPr>
            <w:t>Proceedings of the Royal Society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284</w:t>
          </w:r>
          <w:r w:rsidRPr="00132F8D">
            <w:rPr>
              <w:rFonts w:ascii="Times New Roman" w:eastAsia="Times New Roman" w:hAnsi="Times New Roman" w:cs="Times New Roman"/>
              <w:sz w:val="24"/>
              <w:szCs w:val="24"/>
            </w:rPr>
            <w:t>(1862). https://doi.org/10.1098/RSPB.2017.1427</w:t>
          </w:r>
        </w:p>
        <w:p w14:paraId="376A90F0" w14:textId="77777777" w:rsidR="00AB3B4C" w:rsidRPr="00132F8D" w:rsidRDefault="00AB3B4C">
          <w:pPr>
            <w:autoSpaceDE w:val="0"/>
            <w:autoSpaceDN w:val="0"/>
            <w:ind w:hanging="480"/>
            <w:divId w:val="129875338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Anlauf-Dunn, K., </w:t>
          </w:r>
          <w:proofErr w:type="spellStart"/>
          <w:r w:rsidRPr="00132F8D">
            <w:rPr>
              <w:rFonts w:ascii="Times New Roman" w:eastAsia="Times New Roman" w:hAnsi="Times New Roman" w:cs="Times New Roman"/>
              <w:sz w:val="24"/>
              <w:szCs w:val="24"/>
            </w:rPr>
            <w:t>Kraskura</w:t>
          </w:r>
          <w:proofErr w:type="spellEnd"/>
          <w:r w:rsidRPr="00132F8D">
            <w:rPr>
              <w:rFonts w:ascii="Times New Roman" w:eastAsia="Times New Roman" w:hAnsi="Times New Roman" w:cs="Times New Roman"/>
              <w:sz w:val="24"/>
              <w:szCs w:val="24"/>
            </w:rPr>
            <w:t xml:space="preserve">, K., &amp; Eliason, E. J. (2022). Intraspecific variability in thermal tolerance: a case study with coastal cutthroat trout. </w:t>
          </w:r>
          <w:r w:rsidRPr="00132F8D">
            <w:rPr>
              <w:rFonts w:ascii="Times New Roman" w:eastAsia="Times New Roman" w:hAnsi="Times New Roman" w:cs="Times New Roman"/>
              <w:i/>
              <w:iCs/>
              <w:sz w:val="24"/>
              <w:szCs w:val="24"/>
            </w:rPr>
            <w:t>Conservation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10</w:t>
          </w:r>
          <w:r w:rsidRPr="00132F8D">
            <w:rPr>
              <w:rFonts w:ascii="Times New Roman" w:eastAsia="Times New Roman" w:hAnsi="Times New Roman" w:cs="Times New Roman"/>
              <w:sz w:val="24"/>
              <w:szCs w:val="24"/>
            </w:rPr>
            <w:t>(1). https://doi.org/10.1093/conphys/coac029</w:t>
          </w:r>
        </w:p>
        <w:p w14:paraId="0E4707B4" w14:textId="77777777" w:rsidR="00AB3B4C" w:rsidRPr="00132F8D" w:rsidRDefault="00AB3B4C">
          <w:pPr>
            <w:autoSpaceDE w:val="0"/>
            <w:autoSpaceDN w:val="0"/>
            <w:ind w:hanging="480"/>
            <w:divId w:val="19796023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Armstrong, J. B., &amp; Schindler, D. E. (2013). Going with the Flow: Spatial Distributions of Juvenile Coho Salmon Track an Annually Shifting Mosaic of Water Temperature. </w:t>
          </w:r>
          <w:r w:rsidRPr="00132F8D">
            <w:rPr>
              <w:rFonts w:ascii="Times New Roman" w:eastAsia="Times New Roman" w:hAnsi="Times New Roman" w:cs="Times New Roman"/>
              <w:i/>
              <w:iCs/>
              <w:sz w:val="24"/>
              <w:szCs w:val="24"/>
            </w:rPr>
            <w:t>Ecosystems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(8), 1429–1441. https://doi.org/10.1007/s10021-013-9693-9</w:t>
          </w:r>
        </w:p>
        <w:p w14:paraId="55FF46ED" w14:textId="77777777" w:rsidR="00AB3B4C" w:rsidRPr="00132F8D" w:rsidRDefault="00AB3B4C">
          <w:pPr>
            <w:autoSpaceDE w:val="0"/>
            <w:autoSpaceDN w:val="0"/>
            <w:ind w:hanging="480"/>
            <w:divId w:val="4114387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Baker, J. P., Hulse, D. W., Gregory, S. V, White, D., Van Sickle, J., Berger, P. A., Dole, D., &amp; Schumaker, N. H. (2004). Alternative futures for the Willamette River Basin, Oregon. </w:t>
          </w:r>
          <w:r w:rsidRPr="00132F8D">
            <w:rPr>
              <w:rFonts w:ascii="Times New Roman" w:eastAsia="Times New Roman" w:hAnsi="Times New Roman" w:cs="Times New Roman"/>
              <w:i/>
              <w:iCs/>
              <w:sz w:val="24"/>
              <w:szCs w:val="24"/>
            </w:rPr>
            <w:t>Ecological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(2), 313–324. https://doi.org/10.1890/02-5011</w:t>
          </w:r>
        </w:p>
        <w:p w14:paraId="3D50D754" w14:textId="77777777" w:rsidR="00AB3B4C" w:rsidRPr="00132F8D" w:rsidRDefault="00AB3B4C">
          <w:pPr>
            <w:autoSpaceDE w:val="0"/>
            <w:autoSpaceDN w:val="0"/>
            <w:ind w:hanging="480"/>
            <w:divId w:val="128738974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Beechie, T., </w:t>
          </w:r>
          <w:proofErr w:type="spellStart"/>
          <w:r w:rsidRPr="00132F8D">
            <w:rPr>
              <w:rFonts w:ascii="Times New Roman" w:eastAsia="Times New Roman" w:hAnsi="Times New Roman" w:cs="Times New Roman"/>
              <w:sz w:val="24"/>
              <w:szCs w:val="24"/>
            </w:rPr>
            <w:t>Imaki</w:t>
          </w:r>
          <w:proofErr w:type="spellEnd"/>
          <w:r w:rsidRPr="00132F8D">
            <w:rPr>
              <w:rFonts w:ascii="Times New Roman" w:eastAsia="Times New Roman" w:hAnsi="Times New Roman" w:cs="Times New Roman"/>
              <w:sz w:val="24"/>
              <w:szCs w:val="24"/>
            </w:rPr>
            <w:t xml:space="preserve">, H., Greene, J., Wade, A., Wu, H., Pess, G., Roni, P., Kimball, J., Stanford, J., </w:t>
          </w:r>
          <w:proofErr w:type="spellStart"/>
          <w:r w:rsidRPr="00132F8D">
            <w:rPr>
              <w:rFonts w:ascii="Times New Roman" w:eastAsia="Times New Roman" w:hAnsi="Times New Roman" w:cs="Times New Roman"/>
              <w:sz w:val="24"/>
              <w:szCs w:val="24"/>
            </w:rPr>
            <w:t>Kiffney</w:t>
          </w:r>
          <w:proofErr w:type="spellEnd"/>
          <w:r w:rsidRPr="00132F8D">
            <w:rPr>
              <w:rFonts w:ascii="Times New Roman" w:eastAsia="Times New Roman" w:hAnsi="Times New Roman" w:cs="Times New Roman"/>
              <w:sz w:val="24"/>
              <w:szCs w:val="24"/>
            </w:rPr>
            <w:t xml:space="preserve">, P., &amp; Mantua, N. (2013). Restoring salmon habitat for a changing climate.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w:t>
          </w:r>
          <w:r w:rsidRPr="00132F8D">
            <w:rPr>
              <w:rFonts w:ascii="Times New Roman" w:eastAsia="Times New Roman" w:hAnsi="Times New Roman" w:cs="Times New Roman"/>
              <w:sz w:val="24"/>
              <w:szCs w:val="24"/>
            </w:rPr>
            <w:t>(8), 939–960. https://doi.org/10.1002/RRA.2590</w:t>
          </w:r>
        </w:p>
        <w:p w14:paraId="61617433" w14:textId="77777777" w:rsidR="00AB3B4C" w:rsidRPr="00132F8D" w:rsidRDefault="00AB3B4C">
          <w:pPr>
            <w:autoSpaceDE w:val="0"/>
            <w:autoSpaceDN w:val="0"/>
            <w:ind w:hanging="480"/>
            <w:divId w:val="76141861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Berman, C. H., &amp; Quinn, T. P. (1991). Behavioral thermoregulation and homing by spring chinook salmon, Oncorhynchus tshawytscha (Walbaum), in the Yakama River.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301–312.</w:t>
          </w:r>
        </w:p>
        <w:p w14:paraId="72B3BBB0" w14:textId="77777777" w:rsidR="00AB3B4C" w:rsidRPr="00132F8D" w:rsidRDefault="00AB3B4C">
          <w:pPr>
            <w:autoSpaceDE w:val="0"/>
            <w:autoSpaceDN w:val="0"/>
            <w:ind w:hanging="480"/>
            <w:divId w:val="16470976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Beschta, R. L. (1997). Riparian Shade and Stream Temperature: An Alternative Perspective. </w:t>
          </w:r>
          <w:r w:rsidRPr="00132F8D">
            <w:rPr>
              <w:rFonts w:ascii="Times New Roman" w:eastAsia="Times New Roman" w:hAnsi="Times New Roman" w:cs="Times New Roman"/>
              <w:i/>
              <w:iCs/>
              <w:sz w:val="24"/>
              <w:szCs w:val="24"/>
            </w:rPr>
            <w:t>Rangelands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19</w:t>
          </w:r>
          <w:r w:rsidRPr="00132F8D">
            <w:rPr>
              <w:rFonts w:ascii="Times New Roman" w:eastAsia="Times New Roman" w:hAnsi="Times New Roman" w:cs="Times New Roman"/>
              <w:sz w:val="24"/>
              <w:szCs w:val="24"/>
            </w:rPr>
            <w:t>(2), 25.</w:t>
          </w:r>
        </w:p>
        <w:p w14:paraId="7434561B" w14:textId="77777777" w:rsidR="00AB3B4C" w:rsidRPr="00132F8D" w:rsidRDefault="00AB3B4C">
          <w:pPr>
            <w:autoSpaceDE w:val="0"/>
            <w:autoSpaceDN w:val="0"/>
            <w:ind w:hanging="480"/>
            <w:divId w:val="17479957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Brewitt, K. S., Danner, E. M., &amp; Moore, J. W. (2017). Hot eats and cool creeks: Juvenile pacific Salmonids use mainstem prey while in thermal refuges.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74</w:t>
          </w:r>
          <w:r w:rsidRPr="00132F8D">
            <w:rPr>
              <w:rFonts w:ascii="Times New Roman" w:eastAsia="Times New Roman" w:hAnsi="Times New Roman" w:cs="Times New Roman"/>
              <w:sz w:val="24"/>
              <w:szCs w:val="24"/>
            </w:rPr>
            <w:t>(10), 1588–1602. https://doi.org/10.1139/cjfas-2016-0395</w:t>
          </w:r>
        </w:p>
        <w:p w14:paraId="16D83DBA" w14:textId="77777777" w:rsidR="00AB3B4C" w:rsidRPr="00132F8D" w:rsidRDefault="00AB3B4C">
          <w:pPr>
            <w:autoSpaceDE w:val="0"/>
            <w:autoSpaceDN w:val="0"/>
            <w:ind w:hanging="480"/>
            <w:divId w:val="10429061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Brill, R. W., Block, B. A., Boggs, C. H., Bigelow, K. A., Freund, E. V., &amp; Marcinek, D. J. (1999). Horizontal movements and depth distribution of large adult yellowfin tuna (Thunnus </w:t>
          </w:r>
          <w:proofErr w:type="spellStart"/>
          <w:r w:rsidRPr="00132F8D">
            <w:rPr>
              <w:rFonts w:ascii="Times New Roman" w:eastAsia="Times New Roman" w:hAnsi="Times New Roman" w:cs="Times New Roman"/>
              <w:sz w:val="24"/>
              <w:szCs w:val="24"/>
            </w:rPr>
            <w:t>albacares</w:t>
          </w:r>
          <w:proofErr w:type="spellEnd"/>
          <w:r w:rsidRPr="00132F8D">
            <w:rPr>
              <w:rFonts w:ascii="Times New Roman" w:eastAsia="Times New Roman" w:hAnsi="Times New Roman" w:cs="Times New Roman"/>
              <w:sz w:val="24"/>
              <w:szCs w:val="24"/>
            </w:rPr>
            <w:t xml:space="preserve">) near the Hawaiian Islands, recorded using ultrasonic telemetry: Implications for the physiological ecology of pelagic fishes. </w:t>
          </w:r>
          <w:r w:rsidRPr="00132F8D">
            <w:rPr>
              <w:rFonts w:ascii="Times New Roman" w:eastAsia="Times New Roman" w:hAnsi="Times New Roman" w:cs="Times New Roman"/>
              <w:i/>
              <w:iCs/>
              <w:sz w:val="24"/>
              <w:szCs w:val="24"/>
            </w:rPr>
            <w:t>Marine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(3), 395–408. https://doi.org/10.1007/S002270050478/METRICS</w:t>
          </w:r>
        </w:p>
        <w:p w14:paraId="00C4BC0D" w14:textId="77777777" w:rsidR="00AB3B4C" w:rsidRPr="00132F8D" w:rsidRDefault="00AB3B4C">
          <w:pPr>
            <w:autoSpaceDE w:val="0"/>
            <w:autoSpaceDN w:val="0"/>
            <w:ind w:hanging="480"/>
            <w:divId w:val="20186687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Brownscombe</w:t>
          </w:r>
          <w:proofErr w:type="spellEnd"/>
          <w:r w:rsidRPr="00132F8D">
            <w:rPr>
              <w:rFonts w:ascii="Times New Roman" w:eastAsia="Times New Roman" w:hAnsi="Times New Roman" w:cs="Times New Roman"/>
              <w:sz w:val="24"/>
              <w:szCs w:val="24"/>
            </w:rPr>
            <w:t xml:space="preserve">, J. W., </w:t>
          </w:r>
          <w:proofErr w:type="spellStart"/>
          <w:r w:rsidRPr="00132F8D">
            <w:rPr>
              <w:rFonts w:ascii="Times New Roman" w:eastAsia="Times New Roman" w:hAnsi="Times New Roman" w:cs="Times New Roman"/>
              <w:sz w:val="24"/>
              <w:szCs w:val="24"/>
            </w:rPr>
            <w:t>Lédée</w:t>
          </w:r>
          <w:proofErr w:type="spellEnd"/>
          <w:r w:rsidRPr="00132F8D">
            <w:rPr>
              <w:rFonts w:ascii="Times New Roman" w:eastAsia="Times New Roman" w:hAnsi="Times New Roman" w:cs="Times New Roman"/>
              <w:sz w:val="24"/>
              <w:szCs w:val="24"/>
            </w:rPr>
            <w:t xml:space="preserve">, E. J. I., Raby, G. D., Struthers, D. P., Gutowsky, L. F. G., Nguyen, V. M., Young, N., </w:t>
          </w:r>
          <w:proofErr w:type="spellStart"/>
          <w:r w:rsidRPr="00132F8D">
            <w:rPr>
              <w:rFonts w:ascii="Times New Roman" w:eastAsia="Times New Roman" w:hAnsi="Times New Roman" w:cs="Times New Roman"/>
              <w:sz w:val="24"/>
              <w:szCs w:val="24"/>
            </w:rPr>
            <w:t>Stokesbury</w:t>
          </w:r>
          <w:proofErr w:type="spellEnd"/>
          <w:r w:rsidRPr="00132F8D">
            <w:rPr>
              <w:rFonts w:ascii="Times New Roman" w:eastAsia="Times New Roman" w:hAnsi="Times New Roman" w:cs="Times New Roman"/>
              <w:sz w:val="24"/>
              <w:szCs w:val="24"/>
            </w:rPr>
            <w:t xml:space="preserve">, M. J. W., Holbrook, C. M., Brenden, T. O., </w:t>
          </w:r>
          <w:proofErr w:type="spellStart"/>
          <w:r w:rsidRPr="00132F8D">
            <w:rPr>
              <w:rFonts w:ascii="Times New Roman" w:eastAsia="Times New Roman" w:hAnsi="Times New Roman" w:cs="Times New Roman"/>
              <w:sz w:val="24"/>
              <w:szCs w:val="24"/>
            </w:rPr>
            <w:t>Vandergoot</w:t>
          </w:r>
          <w:proofErr w:type="spellEnd"/>
          <w:r w:rsidRPr="00132F8D">
            <w:rPr>
              <w:rFonts w:ascii="Times New Roman" w:eastAsia="Times New Roman" w:hAnsi="Times New Roman" w:cs="Times New Roman"/>
              <w:sz w:val="24"/>
              <w:szCs w:val="24"/>
            </w:rPr>
            <w:t xml:space="preserve">, C. S., Murchie, K. J., Whoriskey, K., Mills Flemming, J., Kessel, S. T., Krueger, C. C., &amp; Cooke, S. J. (2019). Conducting and interpreting fish telemetry studies: considerations for researchers and resource managers. In </w:t>
          </w:r>
          <w:r w:rsidRPr="00132F8D">
            <w:rPr>
              <w:rFonts w:ascii="Times New Roman" w:eastAsia="Times New Roman" w:hAnsi="Times New Roman" w:cs="Times New Roman"/>
              <w:i/>
              <w:iCs/>
              <w:sz w:val="24"/>
              <w:szCs w:val="24"/>
            </w:rPr>
            <w:t>Reviews in Fish Biology and Fisheries</w:t>
          </w:r>
          <w:r w:rsidRPr="00132F8D">
            <w:rPr>
              <w:rFonts w:ascii="Times New Roman" w:eastAsia="Times New Roman" w:hAnsi="Times New Roman" w:cs="Times New Roman"/>
              <w:sz w:val="24"/>
              <w:szCs w:val="24"/>
            </w:rPr>
            <w:t xml:space="preserve"> (Vol. 29, Issue 2). https://doi.org/10.1007/s11160-019-09560-4</w:t>
          </w:r>
        </w:p>
        <w:p w14:paraId="166EEA09" w14:textId="77777777" w:rsidR="00AB3B4C" w:rsidRPr="00132F8D" w:rsidRDefault="00AB3B4C">
          <w:pPr>
            <w:autoSpaceDE w:val="0"/>
            <w:autoSpaceDN w:val="0"/>
            <w:ind w:hanging="480"/>
            <w:divId w:val="26319282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Caissie, D. (2006). The thermal regime of rivers: A review. </w:t>
          </w:r>
          <w:r w:rsidRPr="00132F8D">
            <w:rPr>
              <w:rFonts w:ascii="Times New Roman" w:eastAsia="Times New Roman" w:hAnsi="Times New Roman" w:cs="Times New Roman"/>
              <w:i/>
              <w:iCs/>
              <w:sz w:val="24"/>
              <w:szCs w:val="24"/>
            </w:rPr>
            <w:t>Freshwater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51</w:t>
          </w:r>
          <w:r w:rsidRPr="00132F8D">
            <w:rPr>
              <w:rFonts w:ascii="Times New Roman" w:eastAsia="Times New Roman" w:hAnsi="Times New Roman" w:cs="Times New Roman"/>
              <w:sz w:val="24"/>
              <w:szCs w:val="24"/>
            </w:rPr>
            <w:t>(8), 1389–1406. https://doi.org/10.1111/j.1365-2427.2006.01597.x</w:t>
          </w:r>
        </w:p>
        <w:p w14:paraId="38150E4C" w14:textId="77777777" w:rsidR="00AB3B4C" w:rsidRPr="00132F8D" w:rsidRDefault="00AB3B4C">
          <w:pPr>
            <w:autoSpaceDE w:val="0"/>
            <w:autoSpaceDN w:val="0"/>
            <w:ind w:hanging="480"/>
            <w:divId w:val="74010500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Callaghan, N. I., Tunnah, L., Currie, S., &amp; MacCormack, T. J. (2016). Metabolic adjustments to short-term diurnal temperature fluctuation in the rainbow trout (Oncorhynchus mykiss). </w:t>
          </w:r>
          <w:r w:rsidRPr="00132F8D">
            <w:rPr>
              <w:rFonts w:ascii="Times New Roman" w:eastAsia="Times New Roman" w:hAnsi="Times New Roman" w:cs="Times New Roman"/>
              <w:i/>
              <w:iCs/>
              <w:sz w:val="24"/>
              <w:szCs w:val="24"/>
            </w:rPr>
            <w:t>Physiological and Biochemical Zoology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89</w:t>
          </w:r>
          <w:r w:rsidRPr="00132F8D">
            <w:rPr>
              <w:rFonts w:ascii="Times New Roman" w:eastAsia="Times New Roman" w:hAnsi="Times New Roman" w:cs="Times New Roman"/>
              <w:sz w:val="24"/>
              <w:szCs w:val="24"/>
            </w:rPr>
            <w:t>(6), 498–510. https://doi.org/10.1086/688680</w:t>
          </w:r>
        </w:p>
        <w:p w14:paraId="1AD25357" w14:textId="77777777" w:rsidR="00AB3B4C" w:rsidRPr="00132F8D" w:rsidRDefault="00AB3B4C">
          <w:pPr>
            <w:autoSpaceDE w:val="0"/>
            <w:autoSpaceDN w:val="0"/>
            <w:ind w:hanging="480"/>
            <w:divId w:val="204147132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Clark, C. W., &amp; Levy, D. A. (1988). Diel vertical migrations by juvenile sockeye salmon and the antipredation window. </w:t>
          </w:r>
          <w:r w:rsidRPr="00132F8D">
            <w:rPr>
              <w:rFonts w:ascii="Times New Roman" w:eastAsia="Times New Roman" w:hAnsi="Times New Roman" w:cs="Times New Roman"/>
              <w:i/>
              <w:iCs/>
              <w:sz w:val="24"/>
              <w:szCs w:val="24"/>
            </w:rPr>
            <w:t>Nat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131</w:t>
          </w:r>
          <w:r w:rsidRPr="00132F8D">
            <w:rPr>
              <w:rFonts w:ascii="Times New Roman" w:eastAsia="Times New Roman" w:hAnsi="Times New Roman" w:cs="Times New Roman"/>
              <w:sz w:val="24"/>
              <w:szCs w:val="24"/>
            </w:rPr>
            <w:t>(2Am), 271–290.</w:t>
          </w:r>
        </w:p>
        <w:p w14:paraId="11D3E49C" w14:textId="77777777" w:rsidR="00AB3B4C" w:rsidRPr="00132F8D" w:rsidRDefault="00AB3B4C">
          <w:pPr>
            <w:autoSpaceDE w:val="0"/>
            <w:autoSpaceDN w:val="0"/>
            <w:ind w:hanging="480"/>
            <w:divId w:val="200685804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Coutant, C. C. (1985). Striped Bass, Temperature, and Dissolved Oxygen: A Speculative Hypothesis for Environmental Risk.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31–61. https://doi.org/10.1577/1548-8659(1985)114&lt;31:SBTADO&gt;2.0.CO;2</w:t>
          </w:r>
        </w:p>
        <w:p w14:paraId="08F5EA66" w14:textId="77777777" w:rsidR="00AB3B4C" w:rsidRPr="00132F8D" w:rsidRDefault="00AB3B4C">
          <w:pPr>
            <w:autoSpaceDE w:val="0"/>
            <w:autoSpaceDN w:val="0"/>
            <w:ind w:hanging="480"/>
            <w:divId w:val="129397496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Deutsch, C., Penn, J. L., &amp; Lucey, N. (2023). Climate, Oxygen, and the Future of Marine Biodiversity. </w:t>
          </w:r>
          <w:r w:rsidRPr="00132F8D">
            <w:rPr>
              <w:rFonts w:ascii="Times New Roman" w:eastAsia="Times New Roman" w:hAnsi="Times New Roman" w:cs="Times New Roman"/>
              <w:i/>
              <w:iCs/>
              <w:sz w:val="24"/>
              <w:szCs w:val="24"/>
            </w:rPr>
            <w:t>Annual Review of Marine 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 https://doi.org/10.1146/annurev-marine-040323</w:t>
          </w:r>
        </w:p>
        <w:p w14:paraId="5D2E0798" w14:textId="77777777" w:rsidR="00AB3B4C" w:rsidRPr="00132F8D" w:rsidRDefault="00AB3B4C">
          <w:pPr>
            <w:autoSpaceDE w:val="0"/>
            <w:autoSpaceDN w:val="0"/>
            <w:ind w:hanging="480"/>
            <w:divId w:val="9182478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Eckmann, M., Dunham, J., Connor, E. J., &amp; Welch, C. A. (2016). Bioenergetic evaluation of diel vertical migration by bull trout (Salvelinus </w:t>
          </w:r>
          <w:proofErr w:type="spellStart"/>
          <w:r w:rsidRPr="00132F8D">
            <w:rPr>
              <w:rFonts w:ascii="Times New Roman" w:eastAsia="Times New Roman" w:hAnsi="Times New Roman" w:cs="Times New Roman"/>
              <w:sz w:val="24"/>
              <w:szCs w:val="24"/>
            </w:rPr>
            <w:t>confluentus</w:t>
          </w:r>
          <w:proofErr w:type="spellEnd"/>
          <w:r w:rsidRPr="00132F8D">
            <w:rPr>
              <w:rFonts w:ascii="Times New Roman" w:eastAsia="Times New Roman" w:hAnsi="Times New Roman" w:cs="Times New Roman"/>
              <w:sz w:val="24"/>
              <w:szCs w:val="24"/>
            </w:rPr>
            <w:t xml:space="preserve">) in a thermally stratified reservoir.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(1), 30–43. https://doi.org/10.1111/eff.12321</w:t>
          </w:r>
        </w:p>
        <w:p w14:paraId="49E6496E" w14:textId="77777777" w:rsidR="00AB3B4C" w:rsidRPr="00132F8D" w:rsidRDefault="00AB3B4C">
          <w:pPr>
            <w:autoSpaceDE w:val="0"/>
            <w:autoSpaceDN w:val="0"/>
            <w:ind w:hanging="480"/>
            <w:divId w:val="209027385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Faust, H. A., Kurt Gamperl, A., &amp; </w:t>
          </w:r>
          <w:proofErr w:type="spellStart"/>
          <w:r w:rsidRPr="00132F8D">
            <w:rPr>
              <w:rFonts w:ascii="Times New Roman" w:eastAsia="Times New Roman" w:hAnsi="Times New Roman" w:cs="Times New Roman"/>
              <w:sz w:val="24"/>
              <w:szCs w:val="24"/>
            </w:rPr>
            <w:t>Rodnick</w:t>
          </w:r>
          <w:proofErr w:type="spellEnd"/>
          <w:r w:rsidRPr="00132F8D">
            <w:rPr>
              <w:rFonts w:ascii="Times New Roman" w:eastAsia="Times New Roman" w:hAnsi="Times New Roman" w:cs="Times New Roman"/>
              <w:sz w:val="24"/>
              <w:szCs w:val="24"/>
            </w:rPr>
            <w:t xml:space="preserve">, K. J. (2004). All rainbow trout (Oncorhynchus mykiss) are not created </w:t>
          </w:r>
          <w:proofErr w:type="spellStart"/>
          <w:r w:rsidRPr="00132F8D">
            <w:rPr>
              <w:rFonts w:ascii="Times New Roman" w:eastAsia="Times New Roman" w:hAnsi="Times New Roman" w:cs="Times New Roman"/>
              <w:sz w:val="24"/>
              <w:szCs w:val="24"/>
            </w:rPr>
            <w:t>equal:intra-specific</w:t>
          </w:r>
          <w:proofErr w:type="spellEnd"/>
          <w:r w:rsidRPr="00132F8D">
            <w:rPr>
              <w:rFonts w:ascii="Times New Roman" w:eastAsia="Times New Roman" w:hAnsi="Times New Roman" w:cs="Times New Roman"/>
              <w:sz w:val="24"/>
              <w:szCs w:val="24"/>
            </w:rPr>
            <w:t xml:space="preserve"> variation in cardiac hypoxia tolerance.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207</w:t>
          </w:r>
          <w:r w:rsidRPr="00132F8D">
            <w:rPr>
              <w:rFonts w:ascii="Times New Roman" w:eastAsia="Times New Roman" w:hAnsi="Times New Roman" w:cs="Times New Roman"/>
              <w:sz w:val="24"/>
              <w:szCs w:val="24"/>
            </w:rPr>
            <w:t>(6), 1005–1015. https://doi.org/10.1242/JEB.00824</w:t>
          </w:r>
        </w:p>
        <w:p w14:paraId="229BDA6D" w14:textId="77777777" w:rsidR="00AB3B4C" w:rsidRPr="00132F8D" w:rsidRDefault="00AB3B4C">
          <w:pPr>
            <w:autoSpaceDE w:val="0"/>
            <w:autoSpaceDN w:val="0"/>
            <w:ind w:hanging="480"/>
            <w:divId w:val="15696061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Flitcroft, R., Whitman, L., White, J., Wallick, R., Stratton Garvin, L., Smith, C., </w:t>
          </w:r>
          <w:proofErr w:type="spellStart"/>
          <w:r w:rsidRPr="00132F8D">
            <w:rPr>
              <w:rFonts w:ascii="Times New Roman" w:eastAsia="Times New Roman" w:hAnsi="Times New Roman" w:cs="Times New Roman"/>
              <w:sz w:val="24"/>
              <w:szCs w:val="24"/>
            </w:rPr>
            <w:t>Plotnikoff</w:t>
          </w:r>
          <w:proofErr w:type="spellEnd"/>
          <w:r w:rsidRPr="00132F8D">
            <w:rPr>
              <w:rFonts w:ascii="Times New Roman" w:eastAsia="Times New Roman" w:hAnsi="Times New Roman" w:cs="Times New Roman"/>
              <w:sz w:val="24"/>
              <w:szCs w:val="24"/>
            </w:rPr>
            <w:t xml:space="preserve">, R., Mulvey, M., Kock, T., Jones, K., </w:t>
          </w:r>
          <w:proofErr w:type="spellStart"/>
          <w:r w:rsidRPr="00132F8D">
            <w:rPr>
              <w:rFonts w:ascii="Times New Roman" w:eastAsia="Times New Roman" w:hAnsi="Times New Roman" w:cs="Times New Roman"/>
              <w:sz w:val="24"/>
              <w:szCs w:val="24"/>
            </w:rPr>
            <w:t>Gruendike</w:t>
          </w:r>
          <w:proofErr w:type="spellEnd"/>
          <w:r w:rsidRPr="00132F8D">
            <w:rPr>
              <w:rFonts w:ascii="Times New Roman" w:eastAsia="Times New Roman" w:hAnsi="Times New Roman" w:cs="Times New Roman"/>
              <w:sz w:val="24"/>
              <w:szCs w:val="24"/>
            </w:rPr>
            <w:t xml:space="preserve">, P., Gombert, C., Giannico, G., Dutterer, A., Brown, D., Barrett, H., Bangs, B., &amp; Hughes, R. M. (2023). Science to support conservation action in a large river system: The Willamette River, Oregon, USA. </w:t>
          </w:r>
          <w:r w:rsidRPr="00132F8D">
            <w:rPr>
              <w:rFonts w:ascii="Times New Roman" w:eastAsia="Times New Roman" w:hAnsi="Times New Roman" w:cs="Times New Roman"/>
              <w:i/>
              <w:iCs/>
              <w:sz w:val="24"/>
              <w:szCs w:val="24"/>
            </w:rPr>
            <w:t>Water Biology and Security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w:t>
          </w:r>
          <w:r w:rsidRPr="00132F8D">
            <w:rPr>
              <w:rFonts w:ascii="Times New Roman" w:eastAsia="Times New Roman" w:hAnsi="Times New Roman" w:cs="Times New Roman"/>
              <w:sz w:val="24"/>
              <w:szCs w:val="24"/>
            </w:rPr>
            <w:t>(4), 100203. https://doi.org/10.1016/J.WATBS.2023.100203</w:t>
          </w:r>
        </w:p>
        <w:p w14:paraId="50175CCA" w14:textId="77777777" w:rsidR="00AB3B4C" w:rsidRPr="00132F8D" w:rsidRDefault="00AB3B4C">
          <w:pPr>
            <w:autoSpaceDE w:val="0"/>
            <w:autoSpaceDN w:val="0"/>
            <w:ind w:hanging="480"/>
            <w:divId w:val="19487332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Frechette, D. M., Dugdale, S. J., Dodson, J. J., &amp; Bergeron, N. E. (2018). Understanding summertime thermal refuge use by adult Atlantic salmon using remote sensing, river temperature monitoring, and acoustic telemetry1.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(11), 1999–2010. https://doi.org/10.1139/cjfas-2017-0422</w:t>
          </w:r>
        </w:p>
        <w:p w14:paraId="2B4F9F61" w14:textId="77777777" w:rsidR="00AB3B4C" w:rsidRPr="00132F8D" w:rsidRDefault="00AB3B4C">
          <w:pPr>
            <w:autoSpaceDE w:val="0"/>
            <w:autoSpaceDN w:val="0"/>
            <w:ind w:hanging="480"/>
            <w:divId w:val="106615063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Gombert, C. E., Lancaster, S. T., Grant, G. E., &amp; Flitcroft, R. L. (2022). Novel dimensionless index for physically based assessment of thermal refugia characterizes off-channel habitat on gravel bed river. </w:t>
          </w:r>
          <w:r w:rsidRPr="00132F8D">
            <w:rPr>
              <w:rFonts w:ascii="Times New Roman" w:eastAsia="Times New Roman" w:hAnsi="Times New Roman" w:cs="Times New Roman"/>
              <w:i/>
              <w:iCs/>
              <w:sz w:val="24"/>
              <w:szCs w:val="24"/>
            </w:rPr>
            <w:t>JARWA Journal of the American Water Resources Association</w:t>
          </w:r>
          <w:r w:rsidRPr="00132F8D">
            <w:rPr>
              <w:rFonts w:ascii="Times New Roman" w:eastAsia="Times New Roman" w:hAnsi="Times New Roman" w:cs="Times New Roman"/>
              <w:sz w:val="24"/>
              <w:szCs w:val="24"/>
            </w:rPr>
            <w:t>. https://doi.org/10.1111/1752-1688.13096</w:t>
          </w:r>
        </w:p>
        <w:p w14:paraId="28A21898" w14:textId="77777777" w:rsidR="00AB3B4C" w:rsidRPr="00132F8D" w:rsidRDefault="00AB3B4C">
          <w:pPr>
            <w:autoSpaceDE w:val="0"/>
            <w:autoSpaceDN w:val="0"/>
            <w:ind w:hanging="480"/>
            <w:divId w:val="4586479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Gregory, S., Wildman, R., Hulse, D., </w:t>
          </w:r>
          <w:proofErr w:type="spellStart"/>
          <w:r w:rsidRPr="00132F8D">
            <w:rPr>
              <w:rFonts w:ascii="Times New Roman" w:eastAsia="Times New Roman" w:hAnsi="Times New Roman" w:cs="Times New Roman"/>
              <w:sz w:val="24"/>
              <w:szCs w:val="24"/>
            </w:rPr>
            <w:t>Ashkenas</w:t>
          </w:r>
          <w:proofErr w:type="spellEnd"/>
          <w:r w:rsidRPr="00132F8D">
            <w:rPr>
              <w:rFonts w:ascii="Times New Roman" w:eastAsia="Times New Roman" w:hAnsi="Times New Roman" w:cs="Times New Roman"/>
              <w:sz w:val="24"/>
              <w:szCs w:val="24"/>
            </w:rPr>
            <w:t xml:space="preserve">, L., &amp; Boyer, K. (2019). Historical changes in hydrology, geomorphology, and floodplain vegetation of the Willamette River, Oregon.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35</w:t>
          </w:r>
          <w:r w:rsidRPr="00132F8D">
            <w:rPr>
              <w:rFonts w:ascii="Times New Roman" w:eastAsia="Times New Roman" w:hAnsi="Times New Roman" w:cs="Times New Roman"/>
              <w:sz w:val="24"/>
              <w:szCs w:val="24"/>
            </w:rPr>
            <w:t>(8), 1279–1290. https://doi.org/10.1002/RRA.3495</w:t>
          </w:r>
        </w:p>
        <w:p w14:paraId="6D963637" w14:textId="77777777" w:rsidR="00AB3B4C" w:rsidRPr="00132F8D" w:rsidRDefault="00AB3B4C">
          <w:pPr>
            <w:autoSpaceDE w:val="0"/>
            <w:autoSpaceDN w:val="0"/>
            <w:ind w:hanging="480"/>
            <w:divId w:val="1939308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Hahlbeck, N., Tinniswood, W. R., Sloat, M. R., Ortega, J. D., Wyatt, M. A., Hereford, M. E., Ramirez, B. S., Crook, D. A., Anlauf-Dunn, K. J., &amp; Armstrong, J. B. (2022). Contribution of warm habitat to cold-water fisheries. </w:t>
          </w:r>
          <w:r w:rsidRPr="00132F8D">
            <w:rPr>
              <w:rFonts w:ascii="Times New Roman" w:eastAsia="Times New Roman" w:hAnsi="Times New Roman" w:cs="Times New Roman"/>
              <w:i/>
              <w:iCs/>
              <w:sz w:val="24"/>
              <w:szCs w:val="24"/>
            </w:rPr>
            <w:t>Conservation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w:t>
          </w:r>
          <w:r w:rsidRPr="00132F8D">
            <w:rPr>
              <w:rFonts w:ascii="Times New Roman" w:eastAsia="Times New Roman" w:hAnsi="Times New Roman" w:cs="Times New Roman"/>
              <w:sz w:val="24"/>
              <w:szCs w:val="24"/>
            </w:rPr>
            <w:t>(3), e13857. https://doi.org/10.1111/cobi.13857</w:t>
          </w:r>
        </w:p>
        <w:p w14:paraId="36AAC242" w14:textId="77777777" w:rsidR="00AB3B4C" w:rsidRPr="00132F8D" w:rsidRDefault="00AB3B4C">
          <w:pPr>
            <w:autoSpaceDE w:val="0"/>
            <w:autoSpaceDN w:val="0"/>
            <w:ind w:hanging="480"/>
            <w:divId w:val="19445279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Houston, A. I., </w:t>
          </w:r>
          <w:proofErr w:type="spellStart"/>
          <w:r w:rsidRPr="00132F8D">
            <w:rPr>
              <w:rFonts w:ascii="Times New Roman" w:eastAsia="Times New Roman" w:hAnsi="Times New Roman" w:cs="Times New Roman"/>
              <w:sz w:val="24"/>
              <w:szCs w:val="24"/>
            </w:rPr>
            <w:t>Mcnamara</w:t>
          </w:r>
          <w:proofErr w:type="spellEnd"/>
          <w:r w:rsidRPr="00132F8D">
            <w:rPr>
              <w:rFonts w:ascii="Times New Roman" w:eastAsia="Times New Roman" w:hAnsi="Times New Roman" w:cs="Times New Roman"/>
              <w:sz w:val="24"/>
              <w:szCs w:val="24"/>
            </w:rPr>
            <w:t xml:space="preserve">, J. M., &amp; Hutchinson, J. M. C. (1993). General results concerning the trade-off between gaining energy and avoiding predation. </w:t>
          </w:r>
          <w:r w:rsidRPr="00132F8D">
            <w:rPr>
              <w:rFonts w:ascii="Times New Roman" w:eastAsia="Times New Roman" w:hAnsi="Times New Roman" w:cs="Times New Roman"/>
              <w:i/>
              <w:iCs/>
              <w:sz w:val="24"/>
              <w:szCs w:val="24"/>
            </w:rPr>
            <w:t>Philosophical Transactions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341</w:t>
          </w:r>
          <w:r w:rsidRPr="00132F8D">
            <w:rPr>
              <w:rFonts w:ascii="Times New Roman" w:eastAsia="Times New Roman" w:hAnsi="Times New Roman" w:cs="Times New Roman"/>
              <w:sz w:val="24"/>
              <w:szCs w:val="24"/>
            </w:rPr>
            <w:t>(1298), 375–397. https://doi.org/10.1098/RSTB.1993.0123</w:t>
          </w:r>
        </w:p>
        <w:p w14:paraId="4FEB3591" w14:textId="77777777" w:rsidR="00AB3B4C" w:rsidRPr="00132F8D" w:rsidRDefault="00AB3B4C">
          <w:pPr>
            <w:autoSpaceDE w:val="0"/>
            <w:autoSpaceDN w:val="0"/>
            <w:ind w:hanging="480"/>
            <w:divId w:val="4991262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Isaak, D. J., &amp; Hubert, W. A. (2001). A hypothesis about factors that affect maximum summer stream temperatures across montane landscapes. </w:t>
          </w:r>
          <w:r w:rsidRPr="00132F8D">
            <w:rPr>
              <w:rFonts w:ascii="Times New Roman" w:eastAsia="Times New Roman" w:hAnsi="Times New Roman" w:cs="Times New Roman"/>
              <w:i/>
              <w:iCs/>
              <w:sz w:val="24"/>
              <w:szCs w:val="24"/>
            </w:rPr>
            <w:t xml:space="preserve">JAWRA Journal of the American Water </w:t>
          </w:r>
          <w:r w:rsidRPr="00132F8D">
            <w:rPr>
              <w:rFonts w:ascii="Times New Roman" w:eastAsia="Times New Roman" w:hAnsi="Times New Roman" w:cs="Times New Roman"/>
              <w:i/>
              <w:iCs/>
              <w:sz w:val="24"/>
              <w:szCs w:val="24"/>
            </w:rPr>
            <w:lastRenderedPageBreak/>
            <w:t>Resources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37</w:t>
          </w:r>
          <w:r w:rsidRPr="00132F8D">
            <w:rPr>
              <w:rFonts w:ascii="Times New Roman" w:eastAsia="Times New Roman" w:hAnsi="Times New Roman" w:cs="Times New Roman"/>
              <w:sz w:val="24"/>
              <w:szCs w:val="24"/>
            </w:rPr>
            <w:t>(2), 351–366. https://doi.org/10.1111/J.1752-1688.2001.TB00974.X</w:t>
          </w:r>
        </w:p>
        <w:p w14:paraId="0D72E27B" w14:textId="77777777" w:rsidR="00AB3B4C" w:rsidRPr="00132F8D" w:rsidRDefault="00AB3B4C">
          <w:pPr>
            <w:autoSpaceDE w:val="0"/>
            <w:autoSpaceDN w:val="0"/>
            <w:ind w:hanging="480"/>
            <w:divId w:val="88895743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Ivanova, Y. M., </w:t>
          </w:r>
          <w:proofErr w:type="spellStart"/>
          <w:r w:rsidRPr="00132F8D">
            <w:rPr>
              <w:rFonts w:ascii="Times New Roman" w:eastAsia="Times New Roman" w:hAnsi="Times New Roman" w:cs="Times New Roman"/>
              <w:sz w:val="24"/>
              <w:szCs w:val="24"/>
            </w:rPr>
            <w:t>Pallubinsky</w:t>
          </w:r>
          <w:proofErr w:type="spellEnd"/>
          <w:r w:rsidRPr="00132F8D">
            <w:rPr>
              <w:rFonts w:ascii="Times New Roman" w:eastAsia="Times New Roman" w:hAnsi="Times New Roman" w:cs="Times New Roman"/>
              <w:sz w:val="24"/>
              <w:szCs w:val="24"/>
            </w:rPr>
            <w:t xml:space="preserve">, H., Kramer, R., &amp; van Marken </w:t>
          </w:r>
          <w:proofErr w:type="spellStart"/>
          <w:r w:rsidRPr="00132F8D">
            <w:rPr>
              <w:rFonts w:ascii="Times New Roman" w:eastAsia="Times New Roman" w:hAnsi="Times New Roman" w:cs="Times New Roman"/>
              <w:sz w:val="24"/>
              <w:szCs w:val="24"/>
            </w:rPr>
            <w:t>Lichtenbelt</w:t>
          </w:r>
          <w:proofErr w:type="spellEnd"/>
          <w:r w:rsidRPr="00132F8D">
            <w:rPr>
              <w:rFonts w:ascii="Times New Roman" w:eastAsia="Times New Roman" w:hAnsi="Times New Roman" w:cs="Times New Roman"/>
              <w:sz w:val="24"/>
              <w:szCs w:val="24"/>
            </w:rPr>
            <w:t xml:space="preserve">, W. (2021). The influence of a moderate temperature drift on thermal physiology and perception. </w:t>
          </w:r>
          <w:r w:rsidRPr="00132F8D">
            <w:rPr>
              <w:rFonts w:ascii="Times New Roman" w:eastAsia="Times New Roman" w:hAnsi="Times New Roman" w:cs="Times New Roman"/>
              <w:i/>
              <w:iCs/>
              <w:sz w:val="24"/>
              <w:szCs w:val="24"/>
            </w:rPr>
            <w:t>Physiology &amp; Behavior</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229</w:t>
          </w:r>
          <w:r w:rsidRPr="00132F8D">
            <w:rPr>
              <w:rFonts w:ascii="Times New Roman" w:eastAsia="Times New Roman" w:hAnsi="Times New Roman" w:cs="Times New Roman"/>
              <w:sz w:val="24"/>
              <w:szCs w:val="24"/>
            </w:rPr>
            <w:t>, 113257. https://doi.org/10.1016/J.PHYSBEH.2020.113257</w:t>
          </w:r>
        </w:p>
        <w:p w14:paraId="0B674441" w14:textId="77777777" w:rsidR="00AB3B4C" w:rsidRPr="00132F8D" w:rsidRDefault="00AB3B4C">
          <w:pPr>
            <w:autoSpaceDE w:val="0"/>
            <w:autoSpaceDN w:val="0"/>
            <w:ind w:hanging="480"/>
            <w:divId w:val="36969437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Jepsen, N., Schreck, C., Clements S., &amp; Thorstad, E. B. (2005). A brief discussion of the 2% tag/</w:t>
          </w:r>
          <w:proofErr w:type="spellStart"/>
          <w:r w:rsidRPr="00132F8D">
            <w:rPr>
              <w:rFonts w:ascii="Times New Roman" w:eastAsia="Times New Roman" w:hAnsi="Times New Roman" w:cs="Times New Roman"/>
              <w:sz w:val="24"/>
              <w:szCs w:val="24"/>
            </w:rPr>
            <w:t>bodymass</w:t>
          </w:r>
          <w:proofErr w:type="spellEnd"/>
          <w:r w:rsidRPr="00132F8D">
            <w:rPr>
              <w:rFonts w:ascii="Times New Roman" w:eastAsia="Times New Roman" w:hAnsi="Times New Roman" w:cs="Times New Roman"/>
              <w:sz w:val="24"/>
              <w:szCs w:val="24"/>
            </w:rPr>
            <w:t xml:space="preserve"> rule of thumb. </w:t>
          </w:r>
          <w:r w:rsidRPr="00132F8D">
            <w:rPr>
              <w:rFonts w:ascii="Times New Roman" w:eastAsia="Times New Roman" w:hAnsi="Times New Roman" w:cs="Times New Roman"/>
              <w:i/>
              <w:iCs/>
              <w:sz w:val="24"/>
              <w:szCs w:val="24"/>
            </w:rPr>
            <w:t>Aquatic Telemetry: Advances and Applications</w:t>
          </w:r>
          <w:r w:rsidRPr="00132F8D">
            <w:rPr>
              <w:rFonts w:ascii="Times New Roman" w:eastAsia="Times New Roman" w:hAnsi="Times New Roman" w:cs="Times New Roman"/>
              <w:sz w:val="24"/>
              <w:szCs w:val="24"/>
            </w:rPr>
            <w:t>, 255–259. https://www.researchgate.net/publication/259573199</w:t>
          </w:r>
        </w:p>
        <w:p w14:paraId="13B2349A" w14:textId="77777777" w:rsidR="00AB3B4C" w:rsidRPr="00132F8D" w:rsidRDefault="00AB3B4C">
          <w:pPr>
            <w:autoSpaceDE w:val="0"/>
            <w:autoSpaceDN w:val="0"/>
            <w:ind w:hanging="480"/>
            <w:divId w:val="81737983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Kaya, C. M., Kaeding, L. R., &amp; Burkhalter, D. E. (1977). Use of a Cold-Water Refuge by Rainbow and Brown Trout in a Geothermally Heated Stream. </w:t>
          </w:r>
          <w:r w:rsidRPr="00132F8D">
            <w:rPr>
              <w:rFonts w:ascii="Times New Roman" w:eastAsia="Times New Roman" w:hAnsi="Times New Roman" w:cs="Times New Roman"/>
              <w:i/>
              <w:iCs/>
              <w:sz w:val="24"/>
              <w:szCs w:val="24"/>
            </w:rPr>
            <w:t>The Progressive Fish-Culturist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37–39.</w:t>
          </w:r>
        </w:p>
        <w:p w14:paraId="3698BA42" w14:textId="77777777" w:rsidR="00AB3B4C" w:rsidRPr="00132F8D" w:rsidRDefault="00AB3B4C">
          <w:pPr>
            <w:autoSpaceDE w:val="0"/>
            <w:autoSpaceDN w:val="0"/>
            <w:ind w:hanging="480"/>
            <w:divId w:val="11828185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Krause, J., Loader, S. P., </w:t>
          </w:r>
          <w:proofErr w:type="spellStart"/>
          <w:r w:rsidRPr="00132F8D">
            <w:rPr>
              <w:rFonts w:ascii="Times New Roman" w:eastAsia="Times New Roman" w:hAnsi="Times New Roman" w:cs="Times New Roman"/>
              <w:sz w:val="24"/>
              <w:szCs w:val="24"/>
            </w:rPr>
            <w:t>Mcdermott</w:t>
          </w:r>
          <w:proofErr w:type="spellEnd"/>
          <w:r w:rsidRPr="00132F8D">
            <w:rPr>
              <w:rFonts w:ascii="Times New Roman" w:eastAsia="Times New Roman" w:hAnsi="Times New Roman" w:cs="Times New Roman"/>
              <w:sz w:val="24"/>
              <w:szCs w:val="24"/>
            </w:rPr>
            <w:t xml:space="preserve">, J., &amp; Ruxton, G. D. (1998). Refuge use by fish as a function of body length-related metabolic expenditure and predation risks. </w:t>
          </w:r>
          <w:r w:rsidRPr="00132F8D">
            <w:rPr>
              <w:rFonts w:ascii="Times New Roman" w:eastAsia="Times New Roman" w:hAnsi="Times New Roman" w:cs="Times New Roman"/>
              <w:i/>
              <w:iCs/>
              <w:sz w:val="24"/>
              <w:szCs w:val="24"/>
            </w:rPr>
            <w:t>Proceedings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265</w:t>
          </w:r>
          <w:r w:rsidRPr="00132F8D">
            <w:rPr>
              <w:rFonts w:ascii="Times New Roman" w:eastAsia="Times New Roman" w:hAnsi="Times New Roman" w:cs="Times New Roman"/>
              <w:sz w:val="24"/>
              <w:szCs w:val="24"/>
            </w:rPr>
            <w:t>(1413), 2373–2379. https://royalsocietypublishing.org/</w:t>
          </w:r>
        </w:p>
        <w:p w14:paraId="1C2E464D" w14:textId="77777777" w:rsidR="00AB3B4C" w:rsidRPr="00132F8D" w:rsidRDefault="00AB3B4C">
          <w:pPr>
            <w:autoSpaceDE w:val="0"/>
            <w:autoSpaceDN w:val="0"/>
            <w:ind w:hanging="480"/>
            <w:divId w:val="197420930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Kurylyk</w:t>
          </w:r>
          <w:proofErr w:type="spellEnd"/>
          <w:r w:rsidRPr="00132F8D">
            <w:rPr>
              <w:rFonts w:ascii="Times New Roman" w:eastAsia="Times New Roman" w:hAnsi="Times New Roman" w:cs="Times New Roman"/>
              <w:sz w:val="24"/>
              <w:szCs w:val="24"/>
            </w:rPr>
            <w:t xml:space="preserve">, B. L., </w:t>
          </w:r>
          <w:proofErr w:type="spellStart"/>
          <w:r w:rsidRPr="00132F8D">
            <w:rPr>
              <w:rFonts w:ascii="Times New Roman" w:eastAsia="Times New Roman" w:hAnsi="Times New Roman" w:cs="Times New Roman"/>
              <w:sz w:val="24"/>
              <w:szCs w:val="24"/>
            </w:rPr>
            <w:t>Macquarrie</w:t>
          </w:r>
          <w:proofErr w:type="spellEnd"/>
          <w:r w:rsidRPr="00132F8D">
            <w:rPr>
              <w:rFonts w:ascii="Times New Roman" w:eastAsia="Times New Roman" w:hAnsi="Times New Roman" w:cs="Times New Roman"/>
              <w:sz w:val="24"/>
              <w:szCs w:val="24"/>
            </w:rPr>
            <w:t xml:space="preserve">, K. T. B., </w:t>
          </w:r>
          <w:proofErr w:type="spellStart"/>
          <w:r w:rsidRPr="00132F8D">
            <w:rPr>
              <w:rFonts w:ascii="Times New Roman" w:eastAsia="Times New Roman" w:hAnsi="Times New Roman" w:cs="Times New Roman"/>
              <w:sz w:val="24"/>
              <w:szCs w:val="24"/>
            </w:rPr>
            <w:t>Linnansaari</w:t>
          </w:r>
          <w:proofErr w:type="spellEnd"/>
          <w:r w:rsidRPr="00132F8D">
            <w:rPr>
              <w:rFonts w:ascii="Times New Roman" w:eastAsia="Times New Roman" w:hAnsi="Times New Roman" w:cs="Times New Roman"/>
              <w:sz w:val="24"/>
              <w:szCs w:val="24"/>
            </w:rPr>
            <w:t xml:space="preserve">, T., </w:t>
          </w:r>
          <w:proofErr w:type="spellStart"/>
          <w:r w:rsidRPr="00132F8D">
            <w:rPr>
              <w:rFonts w:ascii="Times New Roman" w:eastAsia="Times New Roman" w:hAnsi="Times New Roman" w:cs="Times New Roman"/>
              <w:sz w:val="24"/>
              <w:szCs w:val="24"/>
            </w:rPr>
            <w:t>Cunjak</w:t>
          </w:r>
          <w:proofErr w:type="spellEnd"/>
          <w:r w:rsidRPr="00132F8D">
            <w:rPr>
              <w:rFonts w:ascii="Times New Roman" w:eastAsia="Times New Roman" w:hAnsi="Times New Roman" w:cs="Times New Roman"/>
              <w:sz w:val="24"/>
              <w:szCs w:val="24"/>
            </w:rPr>
            <w:t xml:space="preserve">, R. A., &amp; Curry, R. A. (2015). Preserving, augmenting, and creating cold-water thermal refugia in rivers: concepts derived from research on the Miramichi River, New Brunswick (Canada). </w:t>
          </w:r>
          <w:r w:rsidRPr="00132F8D">
            <w:rPr>
              <w:rFonts w:ascii="Times New Roman" w:eastAsia="Times New Roman" w:hAnsi="Times New Roman" w:cs="Times New Roman"/>
              <w:i/>
              <w:iCs/>
              <w:sz w:val="24"/>
              <w:szCs w:val="24"/>
            </w:rPr>
            <w:t>Ecohydrology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w:t>
          </w:r>
          <w:r w:rsidRPr="00132F8D">
            <w:rPr>
              <w:rFonts w:ascii="Times New Roman" w:eastAsia="Times New Roman" w:hAnsi="Times New Roman" w:cs="Times New Roman"/>
              <w:sz w:val="24"/>
              <w:szCs w:val="24"/>
            </w:rPr>
            <w:t>(6), 1095–1108. https://doi.org/10.1002/ECO.1566</w:t>
          </w:r>
        </w:p>
        <w:p w14:paraId="364BC706" w14:textId="77777777" w:rsidR="00AB3B4C" w:rsidRPr="00132F8D" w:rsidRDefault="00AB3B4C">
          <w:pPr>
            <w:autoSpaceDE w:val="0"/>
            <w:autoSpaceDN w:val="0"/>
            <w:ind w:hanging="480"/>
            <w:divId w:val="13350371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Liedtke, T. L., Beeman, J. W., &amp; Gee, L. P. (2012). A standard operating procedure for the surgical implantation of transmitters in juvenile salmonids. US Geological Survey Open-File Report 2012-1267. </w:t>
          </w:r>
          <w:r w:rsidRPr="00132F8D">
            <w:rPr>
              <w:rFonts w:ascii="Times New Roman" w:eastAsia="Times New Roman" w:hAnsi="Times New Roman" w:cs="Times New Roman"/>
              <w:i/>
              <w:iCs/>
              <w:sz w:val="24"/>
              <w:szCs w:val="24"/>
            </w:rPr>
            <w:t>Open-File Report</w:t>
          </w:r>
          <w:r w:rsidRPr="00132F8D">
            <w:rPr>
              <w:rFonts w:ascii="Times New Roman" w:eastAsia="Times New Roman" w:hAnsi="Times New Roman" w:cs="Times New Roman"/>
              <w:sz w:val="24"/>
              <w:szCs w:val="24"/>
            </w:rPr>
            <w:t>. https://doi.org/10.3133/ofr20121267</w:t>
          </w:r>
        </w:p>
        <w:p w14:paraId="141EFCDC" w14:textId="77777777" w:rsidR="00AB3B4C" w:rsidRPr="00132F8D" w:rsidRDefault="00AB3B4C">
          <w:pPr>
            <w:autoSpaceDE w:val="0"/>
            <w:autoSpaceDN w:val="0"/>
            <w:ind w:hanging="480"/>
            <w:divId w:val="159096111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Logan, R. K., Vaudo, J. J., Wetherbee, B. M., &amp; Shivji, M. S. (2023). Patrolling the border: Billfish exploit the hypoxic boundary created by the world’s largest oxygen minimum zone. </w:t>
          </w:r>
          <w:r w:rsidRPr="00132F8D">
            <w:rPr>
              <w:rFonts w:ascii="Times New Roman" w:eastAsia="Times New Roman" w:hAnsi="Times New Roman" w:cs="Times New Roman"/>
              <w:i/>
              <w:iCs/>
              <w:sz w:val="24"/>
              <w:szCs w:val="24"/>
            </w:rPr>
            <w:t>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92</w:t>
          </w:r>
          <w:r w:rsidRPr="00132F8D">
            <w:rPr>
              <w:rFonts w:ascii="Times New Roman" w:eastAsia="Times New Roman" w:hAnsi="Times New Roman" w:cs="Times New Roman"/>
              <w:sz w:val="24"/>
              <w:szCs w:val="24"/>
            </w:rPr>
            <w:t>(8), 1658–1671. https://doi.org/10.1111/1365-2656.13940</w:t>
          </w:r>
        </w:p>
        <w:p w14:paraId="03D748EF" w14:textId="77777777" w:rsidR="00AB3B4C" w:rsidRPr="00132F8D" w:rsidRDefault="00AB3B4C">
          <w:pPr>
            <w:autoSpaceDE w:val="0"/>
            <w:autoSpaceDN w:val="0"/>
            <w:ind w:hanging="480"/>
            <w:divId w:val="15408947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Lovegrove, B. G. (2009). Modification and miniaturization of </w:t>
          </w:r>
          <w:proofErr w:type="spellStart"/>
          <w:r w:rsidRPr="00132F8D">
            <w:rPr>
              <w:rFonts w:ascii="Times New Roman" w:eastAsia="Times New Roman" w:hAnsi="Times New Roman" w:cs="Times New Roman"/>
              <w:sz w:val="24"/>
              <w:szCs w:val="24"/>
            </w:rPr>
            <w:t>Thermochron</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iButtons</w:t>
          </w:r>
          <w:proofErr w:type="spellEnd"/>
          <w:r w:rsidRPr="00132F8D">
            <w:rPr>
              <w:rFonts w:ascii="Times New Roman" w:eastAsia="Times New Roman" w:hAnsi="Times New Roman" w:cs="Times New Roman"/>
              <w:sz w:val="24"/>
              <w:szCs w:val="24"/>
            </w:rPr>
            <w:t xml:space="preserve"> for surgical implantation into small animals. </w:t>
          </w:r>
          <w:r w:rsidRPr="00132F8D">
            <w:rPr>
              <w:rFonts w:ascii="Times New Roman" w:eastAsia="Times New Roman" w:hAnsi="Times New Roman" w:cs="Times New Roman"/>
              <w:i/>
              <w:iCs/>
              <w:sz w:val="24"/>
              <w:szCs w:val="24"/>
            </w:rPr>
            <w:t>Journal of Comparative Physiology B: Biochemical, Systemic, and Environmental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179</w:t>
          </w:r>
          <w:r w:rsidRPr="00132F8D">
            <w:rPr>
              <w:rFonts w:ascii="Times New Roman" w:eastAsia="Times New Roman" w:hAnsi="Times New Roman" w:cs="Times New Roman"/>
              <w:sz w:val="24"/>
              <w:szCs w:val="24"/>
            </w:rPr>
            <w:t>(4), 451–458. https://doi.org/10.1007/s00360-008-0329-x</w:t>
          </w:r>
        </w:p>
        <w:p w14:paraId="7515B776" w14:textId="77777777" w:rsidR="00AB3B4C" w:rsidRPr="00132F8D" w:rsidRDefault="00AB3B4C">
          <w:pPr>
            <w:autoSpaceDE w:val="0"/>
            <w:autoSpaceDN w:val="0"/>
            <w:ind w:hanging="480"/>
            <w:divId w:val="11546423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Mac, M. J. (1985). Effects of ration size on preferred temperature of lake charr Salvelinus </w:t>
          </w:r>
          <w:proofErr w:type="spellStart"/>
          <w:r w:rsidRPr="00132F8D">
            <w:rPr>
              <w:rFonts w:ascii="Times New Roman" w:eastAsia="Times New Roman" w:hAnsi="Times New Roman" w:cs="Times New Roman"/>
              <w:sz w:val="24"/>
              <w:szCs w:val="24"/>
            </w:rPr>
            <w:t>namaycush</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Environmental Biology of Fishes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 227–231. https://doi.org/10.1007/BF00000830/METRICS</w:t>
          </w:r>
        </w:p>
        <w:p w14:paraId="5D2C2460" w14:textId="77777777" w:rsidR="00AB3B4C" w:rsidRPr="00132F8D" w:rsidRDefault="00AB3B4C">
          <w:pPr>
            <w:autoSpaceDE w:val="0"/>
            <w:autoSpaceDN w:val="0"/>
            <w:ind w:hanging="480"/>
            <w:divId w:val="56263788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Manly, B. F. J., McDonald, L. L., Thomas, D. L., McDonald, T. L., &amp; Erickson, W. P. (2012). Introduction to resource selection studies. </w:t>
          </w:r>
          <w:r w:rsidRPr="00132F8D">
            <w:rPr>
              <w:rFonts w:ascii="Times New Roman" w:eastAsia="Times New Roman" w:hAnsi="Times New Roman" w:cs="Times New Roman"/>
              <w:i/>
              <w:iCs/>
              <w:sz w:val="24"/>
              <w:szCs w:val="24"/>
            </w:rPr>
            <w:t>Resource Selection by Animals: Statistical Design and Analysis for Field Studies</w:t>
          </w:r>
          <w:r w:rsidRPr="00132F8D">
            <w:rPr>
              <w:rFonts w:ascii="Times New Roman" w:eastAsia="Times New Roman" w:hAnsi="Times New Roman" w:cs="Times New Roman"/>
              <w:sz w:val="24"/>
              <w:szCs w:val="24"/>
            </w:rPr>
            <w:t>, 1–15.</w:t>
          </w:r>
        </w:p>
        <w:p w14:paraId="017C501E" w14:textId="77777777" w:rsidR="00AB3B4C" w:rsidRPr="00132F8D" w:rsidRDefault="00AB3B4C">
          <w:pPr>
            <w:autoSpaceDE w:val="0"/>
            <w:autoSpaceDN w:val="0"/>
            <w:ind w:hanging="480"/>
            <w:divId w:val="2740951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McLaren, J. S., Van Kirk, R. W., </w:t>
          </w:r>
          <w:proofErr w:type="spellStart"/>
          <w:r w:rsidRPr="00132F8D">
            <w:rPr>
              <w:rFonts w:ascii="Times New Roman" w:eastAsia="Times New Roman" w:hAnsi="Times New Roman" w:cs="Times New Roman"/>
              <w:sz w:val="24"/>
              <w:szCs w:val="24"/>
            </w:rPr>
            <w:t>Mabaka</w:t>
          </w:r>
          <w:proofErr w:type="spellEnd"/>
          <w:r w:rsidRPr="00132F8D">
            <w:rPr>
              <w:rFonts w:ascii="Times New Roman" w:eastAsia="Times New Roman" w:hAnsi="Times New Roman" w:cs="Times New Roman"/>
              <w:sz w:val="24"/>
              <w:szCs w:val="24"/>
            </w:rPr>
            <w:t xml:space="preserve">, A. J., Brothers, S., &amp; Budy, P. (2023). Drawdown, Habitat, and Kokanee Populations in a Western U.S. Reservoir. </w:t>
          </w:r>
          <w:r w:rsidRPr="00132F8D">
            <w:rPr>
              <w:rFonts w:ascii="Times New Roman" w:eastAsia="Times New Roman" w:hAnsi="Times New Roman" w:cs="Times New Roman"/>
              <w:i/>
              <w:iCs/>
              <w:sz w:val="24"/>
              <w:szCs w:val="24"/>
            </w:rPr>
            <w:t>North American Journal of Fisheries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43</w:t>
          </w:r>
          <w:r w:rsidRPr="00132F8D">
            <w:rPr>
              <w:rFonts w:ascii="Times New Roman" w:eastAsia="Times New Roman" w:hAnsi="Times New Roman" w:cs="Times New Roman"/>
              <w:sz w:val="24"/>
              <w:szCs w:val="24"/>
            </w:rPr>
            <w:t>(2), 339–351. https://doi.org/10.1002/NAFM.10879</w:t>
          </w:r>
        </w:p>
        <w:p w14:paraId="191A4F31" w14:textId="77777777" w:rsidR="00AB3B4C" w:rsidRPr="00132F8D" w:rsidRDefault="00AB3B4C">
          <w:pPr>
            <w:autoSpaceDE w:val="0"/>
            <w:autoSpaceDN w:val="0"/>
            <w:ind w:hanging="480"/>
            <w:divId w:val="10931655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Metcalfe, N. B., Van Leeuwen, T. E., &amp; Killen, S. S. (2016). Does individual variation in metabolic phenotype predict fish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and performance?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(1), 298–321. https://doi.org/10.1111/JFB.12699</w:t>
          </w:r>
        </w:p>
        <w:p w14:paraId="215CB86F" w14:textId="77777777" w:rsidR="00AB3B4C" w:rsidRPr="00132F8D" w:rsidRDefault="00AB3B4C">
          <w:pPr>
            <w:autoSpaceDE w:val="0"/>
            <w:autoSpaceDN w:val="0"/>
            <w:ind w:hanging="480"/>
            <w:divId w:val="129035456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Moran, N. P., Sánchez-</w:t>
          </w:r>
          <w:proofErr w:type="spellStart"/>
          <w:r w:rsidRPr="00132F8D">
            <w:rPr>
              <w:rFonts w:ascii="Times New Roman" w:eastAsia="Times New Roman" w:hAnsi="Times New Roman" w:cs="Times New Roman"/>
              <w:sz w:val="24"/>
              <w:szCs w:val="24"/>
            </w:rPr>
            <w:t>Tójar</w:t>
          </w:r>
          <w:proofErr w:type="spellEnd"/>
          <w:r w:rsidRPr="00132F8D">
            <w:rPr>
              <w:rFonts w:ascii="Times New Roman" w:eastAsia="Times New Roman" w:hAnsi="Times New Roman" w:cs="Times New Roman"/>
              <w:sz w:val="24"/>
              <w:szCs w:val="24"/>
            </w:rPr>
            <w:t xml:space="preserve">, A., </w:t>
          </w:r>
          <w:proofErr w:type="spellStart"/>
          <w:r w:rsidRPr="00132F8D">
            <w:rPr>
              <w:rFonts w:ascii="Times New Roman" w:eastAsia="Times New Roman" w:hAnsi="Times New Roman" w:cs="Times New Roman"/>
              <w:sz w:val="24"/>
              <w:szCs w:val="24"/>
            </w:rPr>
            <w:t>Schielzeth</w:t>
          </w:r>
          <w:proofErr w:type="spellEnd"/>
          <w:r w:rsidRPr="00132F8D">
            <w:rPr>
              <w:rFonts w:ascii="Times New Roman" w:eastAsia="Times New Roman" w:hAnsi="Times New Roman" w:cs="Times New Roman"/>
              <w:sz w:val="24"/>
              <w:szCs w:val="24"/>
            </w:rPr>
            <w:t xml:space="preserve">, H., &amp; Reinhold, K. (2021). Poor nutritional condition promotes high-risk </w:t>
          </w:r>
          <w:proofErr w:type="spellStart"/>
          <w:r w:rsidRPr="00132F8D">
            <w:rPr>
              <w:rFonts w:ascii="Times New Roman" w:eastAsia="Times New Roman" w:hAnsi="Times New Roman" w:cs="Times New Roman"/>
              <w:sz w:val="24"/>
              <w:szCs w:val="24"/>
            </w:rPr>
            <w:t>behaviours</w:t>
          </w:r>
          <w:proofErr w:type="spellEnd"/>
          <w:r w:rsidRPr="00132F8D">
            <w:rPr>
              <w:rFonts w:ascii="Times New Roman" w:eastAsia="Times New Roman" w:hAnsi="Times New Roman" w:cs="Times New Roman"/>
              <w:sz w:val="24"/>
              <w:szCs w:val="24"/>
            </w:rPr>
            <w:t xml:space="preserve">: a systematic review and meta-analysis. </w:t>
          </w:r>
          <w:r w:rsidRPr="00132F8D">
            <w:rPr>
              <w:rFonts w:ascii="Times New Roman" w:eastAsia="Times New Roman" w:hAnsi="Times New Roman" w:cs="Times New Roman"/>
              <w:i/>
              <w:iCs/>
              <w:sz w:val="24"/>
              <w:szCs w:val="24"/>
            </w:rPr>
            <w:t>Biological Reviews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96</w:t>
          </w:r>
          <w:r w:rsidRPr="00132F8D">
            <w:rPr>
              <w:rFonts w:ascii="Times New Roman" w:eastAsia="Times New Roman" w:hAnsi="Times New Roman" w:cs="Times New Roman"/>
              <w:sz w:val="24"/>
              <w:szCs w:val="24"/>
            </w:rPr>
            <w:t>(1), 269–288. https://doi.org/10.1111/brv.12655</w:t>
          </w:r>
        </w:p>
        <w:p w14:paraId="7D1C510D" w14:textId="77777777" w:rsidR="00AB3B4C" w:rsidRPr="00132F8D" w:rsidRDefault="00AB3B4C">
          <w:pPr>
            <w:autoSpaceDE w:val="0"/>
            <w:autoSpaceDN w:val="0"/>
            <w:ind w:hanging="480"/>
            <w:divId w:val="29479592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Moss, J. L. (1985). Summer selection of thermal refuges by striped bass in Alabama reservoirs and tailwaters.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77–83. https://doi.org/10.1577/1548-8659(1985)114&lt;77:SSOTRB&gt;2.0.CO;2</w:t>
          </w:r>
        </w:p>
        <w:p w14:paraId="425E564C" w14:textId="77777777" w:rsidR="00AB3B4C" w:rsidRPr="00132F8D" w:rsidRDefault="00AB3B4C">
          <w:pPr>
            <w:autoSpaceDE w:val="0"/>
            <w:autoSpaceDN w:val="0"/>
            <w:ind w:hanging="480"/>
            <w:divId w:val="210731062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Ohman, M. D. (1990). The Demographic Benefits of Diel Vertical Migration by Zooplankton. </w:t>
          </w:r>
          <w:r w:rsidRPr="00132F8D">
            <w:rPr>
              <w:rFonts w:ascii="Times New Roman" w:eastAsia="Times New Roman" w:hAnsi="Times New Roman" w:cs="Times New Roman"/>
              <w:i/>
              <w:iCs/>
              <w:sz w:val="24"/>
              <w:szCs w:val="24"/>
            </w:rPr>
            <w:t>Ecological Monographs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60</w:t>
          </w:r>
          <w:r w:rsidRPr="00132F8D">
            <w:rPr>
              <w:rFonts w:ascii="Times New Roman" w:eastAsia="Times New Roman" w:hAnsi="Times New Roman" w:cs="Times New Roman"/>
              <w:sz w:val="24"/>
              <w:szCs w:val="24"/>
            </w:rPr>
            <w:t>(3), 257–281. https://doi.org/10.2307/1943058</w:t>
          </w:r>
        </w:p>
        <w:p w14:paraId="38217980" w14:textId="77777777" w:rsidR="00AB3B4C" w:rsidRPr="00132F8D" w:rsidRDefault="00AB3B4C">
          <w:pPr>
            <w:autoSpaceDE w:val="0"/>
            <w:autoSpaceDN w:val="0"/>
            <w:ind w:hanging="480"/>
            <w:divId w:val="2101936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Oregon Department of Environmental Quality. (2007). </w:t>
          </w:r>
          <w:r w:rsidRPr="00132F8D">
            <w:rPr>
              <w:rFonts w:ascii="Times New Roman" w:eastAsia="Times New Roman" w:hAnsi="Times New Roman" w:cs="Times New Roman"/>
              <w:i/>
              <w:iCs/>
              <w:sz w:val="24"/>
              <w:szCs w:val="24"/>
            </w:rPr>
            <w:t>340-041-0028: Water Quality Standards: Beneficial Uses, Policies, and Criteria for Oregon—Temperature</w:t>
          </w:r>
          <w:r w:rsidRPr="00132F8D">
            <w:rPr>
              <w:rFonts w:ascii="Times New Roman" w:eastAsia="Times New Roman" w:hAnsi="Times New Roman" w:cs="Times New Roman"/>
              <w:sz w:val="24"/>
              <w:szCs w:val="24"/>
            </w:rPr>
            <w:t>.</w:t>
          </w:r>
        </w:p>
        <w:p w14:paraId="773EFFCF" w14:textId="77777777" w:rsidR="00AB3B4C" w:rsidRPr="00132F8D" w:rsidRDefault="00AB3B4C">
          <w:pPr>
            <w:autoSpaceDE w:val="0"/>
            <w:autoSpaceDN w:val="0"/>
            <w:ind w:hanging="480"/>
            <w:divId w:val="9719844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Orrock, J. L., Preisser, E. L., Grabowski, J. H., &amp; Trussell, G. C. (2013). The cost of safety: Refuges increase the impact of predation risk in aquatic systems.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94</w:t>
          </w:r>
          <w:r w:rsidRPr="00132F8D">
            <w:rPr>
              <w:rFonts w:ascii="Times New Roman" w:eastAsia="Times New Roman" w:hAnsi="Times New Roman" w:cs="Times New Roman"/>
              <w:sz w:val="24"/>
              <w:szCs w:val="24"/>
            </w:rPr>
            <w:t>(3), 573–579. https://doi.org/10.1890/12-0502.1</w:t>
          </w:r>
        </w:p>
        <w:p w14:paraId="46E8A002" w14:textId="77777777" w:rsidR="00AB3B4C" w:rsidRPr="00132F8D" w:rsidRDefault="00AB3B4C">
          <w:pPr>
            <w:autoSpaceDE w:val="0"/>
            <w:autoSpaceDN w:val="0"/>
            <w:ind w:hanging="480"/>
            <w:divId w:val="2360628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Palmer, M., &amp; Ruhi, A. (2019). Linkages between flow regime, biota, and ecosystem processes: Implications for river restoration. </w:t>
          </w:r>
          <w:r w:rsidRPr="00132F8D">
            <w:rPr>
              <w:rFonts w:ascii="Times New Roman" w:eastAsia="Times New Roman" w:hAnsi="Times New Roman" w:cs="Times New Roman"/>
              <w:i/>
              <w:iCs/>
              <w:sz w:val="24"/>
              <w:szCs w:val="24"/>
            </w:rPr>
            <w:t>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365</w:t>
          </w:r>
          <w:r w:rsidRPr="00132F8D">
            <w:rPr>
              <w:rFonts w:ascii="Times New Roman" w:eastAsia="Times New Roman" w:hAnsi="Times New Roman" w:cs="Times New Roman"/>
              <w:sz w:val="24"/>
              <w:szCs w:val="24"/>
            </w:rPr>
            <w:t>(6459). https://doi.org/10.1126/science.aaw2087</w:t>
          </w:r>
        </w:p>
        <w:p w14:paraId="654F57A6" w14:textId="77777777" w:rsidR="00AB3B4C" w:rsidRPr="00132F8D" w:rsidRDefault="00AB3B4C">
          <w:pPr>
            <w:autoSpaceDE w:val="0"/>
            <w:autoSpaceDN w:val="0"/>
            <w:ind w:hanging="480"/>
            <w:divId w:val="17291075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Penaluna, B. E., Abadía-Cardoso, A., Dunham, J. B., García-Dé León, F. J., Gresswell, R. E., Luna, A. R., Taylor, E. B., Shepard, B. B., Muhlfeld, C. C., Bestgen, K. R., Rogers, K., Escalante, M. A., Keeley, E. R., Temple, G. M., Williams, J. E., Matthews, K. R., Pierce, R., Mayden, R. L., Kovach, R. P., … Fausch, K. D. (2016). Conservation of Native Pacific Trout Diversity in Western North America. </w:t>
          </w:r>
          <w:r w:rsidRPr="00132F8D">
            <w:rPr>
              <w:rFonts w:ascii="Times New Roman" w:eastAsia="Times New Roman" w:hAnsi="Times New Roman" w:cs="Times New Roman"/>
              <w:i/>
              <w:iCs/>
              <w:sz w:val="24"/>
              <w:szCs w:val="24"/>
            </w:rPr>
            <w:t>Fisheries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w:t>
          </w:r>
          <w:r w:rsidRPr="00132F8D">
            <w:rPr>
              <w:rFonts w:ascii="Times New Roman" w:eastAsia="Times New Roman" w:hAnsi="Times New Roman" w:cs="Times New Roman"/>
              <w:sz w:val="24"/>
              <w:szCs w:val="24"/>
            </w:rPr>
            <w:t>(6), 286–300. https://doi.org/10.1080/03632415.2016.1175888</w:t>
          </w:r>
        </w:p>
        <w:p w14:paraId="2FE25CDD" w14:textId="77777777" w:rsidR="00AB3B4C" w:rsidRPr="00132F8D" w:rsidRDefault="00AB3B4C">
          <w:pPr>
            <w:autoSpaceDE w:val="0"/>
            <w:autoSpaceDN w:val="0"/>
            <w:ind w:hanging="480"/>
            <w:divId w:val="58616060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Pépino</w:t>
          </w:r>
          <w:proofErr w:type="spellEnd"/>
          <w:r w:rsidRPr="00132F8D">
            <w:rPr>
              <w:rFonts w:ascii="Times New Roman" w:eastAsia="Times New Roman" w:hAnsi="Times New Roman" w:cs="Times New Roman"/>
              <w:sz w:val="24"/>
              <w:szCs w:val="24"/>
            </w:rPr>
            <w:t xml:space="preserve">, M., Goyer, K., &amp; Magnan, P. (2015). Heat transfer in fish: are short excursions between habitats a thermoregulatory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to exploit resources in an </w:t>
          </w:r>
          <w:proofErr w:type="spellStart"/>
          <w:r w:rsidRPr="00132F8D">
            <w:rPr>
              <w:rFonts w:ascii="Times New Roman" w:eastAsia="Times New Roman" w:hAnsi="Times New Roman" w:cs="Times New Roman"/>
              <w:sz w:val="24"/>
              <w:szCs w:val="24"/>
            </w:rPr>
            <w:t>unfavourable</w:t>
          </w:r>
          <w:proofErr w:type="spellEnd"/>
          <w:r w:rsidRPr="00132F8D">
            <w:rPr>
              <w:rFonts w:ascii="Times New Roman" w:eastAsia="Times New Roman" w:hAnsi="Times New Roman" w:cs="Times New Roman"/>
              <w:sz w:val="24"/>
              <w:szCs w:val="24"/>
            </w:rPr>
            <w:t xml:space="preserve"> thermal environment?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218</w:t>
          </w:r>
          <w:r w:rsidRPr="00132F8D">
            <w:rPr>
              <w:rFonts w:ascii="Times New Roman" w:eastAsia="Times New Roman" w:hAnsi="Times New Roman" w:cs="Times New Roman"/>
              <w:sz w:val="24"/>
              <w:szCs w:val="24"/>
            </w:rPr>
            <w:t>(21), 3461–3467. https://doi.org/10.1242/jeb.126466</w:t>
          </w:r>
        </w:p>
        <w:p w14:paraId="1A1150CC" w14:textId="77777777" w:rsidR="00AB3B4C" w:rsidRPr="00132F8D" w:rsidRDefault="00AB3B4C">
          <w:pPr>
            <w:autoSpaceDE w:val="0"/>
            <w:autoSpaceDN w:val="0"/>
            <w:ind w:hanging="480"/>
            <w:divId w:val="211170516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Persson, L., &amp; Eklov, P. (1995). Prey Refuges Affecting Interactions Between Piscivorous Perch and Juvenile Perch and Roach.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76</w:t>
          </w:r>
          <w:r w:rsidRPr="00132F8D">
            <w:rPr>
              <w:rFonts w:ascii="Times New Roman" w:eastAsia="Times New Roman" w:hAnsi="Times New Roman" w:cs="Times New Roman"/>
              <w:sz w:val="24"/>
              <w:szCs w:val="24"/>
            </w:rPr>
            <w:t>(1), 70–81. https://doi.org/10.2307/1940632</w:t>
          </w:r>
        </w:p>
        <w:p w14:paraId="255552AA" w14:textId="77777777" w:rsidR="00AB3B4C" w:rsidRPr="00132F8D" w:rsidRDefault="00AB3B4C">
          <w:pPr>
            <w:autoSpaceDE w:val="0"/>
            <w:autoSpaceDN w:val="0"/>
            <w:ind w:hanging="480"/>
            <w:divId w:val="954459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Poole, G. C., &amp; Berman, C. H. (2001). An Ecological Perspective on In-Stream Temperature: Natural Heat Dynamics and Mechanisms of Human-Caused Thermal Degradation. </w:t>
          </w:r>
          <w:r w:rsidRPr="00132F8D">
            <w:rPr>
              <w:rFonts w:ascii="Times New Roman" w:eastAsia="Times New Roman" w:hAnsi="Times New Roman" w:cs="Times New Roman"/>
              <w:i/>
              <w:iCs/>
              <w:sz w:val="24"/>
              <w:szCs w:val="24"/>
            </w:rPr>
            <w:t>Environmental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(6), 787–802. https://doi.org/10.1007/s002670010188</w:t>
          </w:r>
        </w:p>
        <w:p w14:paraId="55511235" w14:textId="77777777" w:rsidR="00AB3B4C" w:rsidRPr="00132F8D" w:rsidRDefault="00AB3B4C">
          <w:pPr>
            <w:autoSpaceDE w:val="0"/>
            <w:autoSpaceDN w:val="0"/>
            <w:ind w:hanging="480"/>
            <w:divId w:val="31326537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lastRenderedPageBreak/>
            <w:t>Pörtner</w:t>
          </w:r>
          <w:proofErr w:type="spellEnd"/>
          <w:r w:rsidRPr="00132F8D">
            <w:rPr>
              <w:rFonts w:ascii="Times New Roman" w:eastAsia="Times New Roman" w:hAnsi="Times New Roman" w:cs="Times New Roman"/>
              <w:sz w:val="24"/>
              <w:szCs w:val="24"/>
            </w:rPr>
            <w:t xml:space="preserve">, H. (2001). Climate change and temperature-dependent biogeography: Oxygen limitation of thermal tolerance in animals. </w:t>
          </w:r>
          <w:proofErr w:type="spellStart"/>
          <w:r w:rsidRPr="00132F8D">
            <w:rPr>
              <w:rFonts w:ascii="Times New Roman" w:eastAsia="Times New Roman" w:hAnsi="Times New Roman" w:cs="Times New Roman"/>
              <w:i/>
              <w:iCs/>
              <w:sz w:val="24"/>
              <w:szCs w:val="24"/>
            </w:rPr>
            <w:t>Naturwissenschaften</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(4), 137–146. https://doi.org/10.1007/S001140100216/METRICS</w:t>
          </w:r>
        </w:p>
        <w:p w14:paraId="22345BEA" w14:textId="77777777" w:rsidR="00AB3B4C" w:rsidRPr="00132F8D" w:rsidRDefault="00AB3B4C">
          <w:pPr>
            <w:autoSpaceDE w:val="0"/>
            <w:autoSpaceDN w:val="0"/>
            <w:ind w:hanging="480"/>
            <w:divId w:val="28693311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Power, M. E. (1984). Depth Distributions of Armored Catfish: Predator-Induced Resource Avoidance?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65</w:t>
          </w:r>
          <w:r w:rsidRPr="00132F8D">
            <w:rPr>
              <w:rFonts w:ascii="Times New Roman" w:eastAsia="Times New Roman" w:hAnsi="Times New Roman" w:cs="Times New Roman"/>
              <w:sz w:val="24"/>
              <w:szCs w:val="24"/>
            </w:rPr>
            <w:t>(2), 523–528. https://doi.org/10.2307/1941414</w:t>
          </w:r>
        </w:p>
        <w:p w14:paraId="4DB6DF9F" w14:textId="77777777" w:rsidR="00AB3B4C" w:rsidRPr="00132F8D" w:rsidRDefault="00AB3B4C">
          <w:pPr>
            <w:autoSpaceDE w:val="0"/>
            <w:autoSpaceDN w:val="0"/>
            <w:ind w:hanging="480"/>
            <w:divId w:val="63537910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Rajesh, M., &amp; Rehana, S. (2022). Impact of climate change on river water temperature and dissolved oxygen: Indian riverine thermal regimes. </w:t>
          </w:r>
          <w:r w:rsidRPr="00132F8D">
            <w:rPr>
              <w:rFonts w:ascii="Times New Roman" w:eastAsia="Times New Roman" w:hAnsi="Times New Roman" w:cs="Times New Roman"/>
              <w:i/>
              <w:iCs/>
              <w:sz w:val="24"/>
              <w:szCs w:val="24"/>
            </w:rPr>
            <w:t>Scientific Reports 2022 12:1</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12</w:t>
          </w:r>
          <w:r w:rsidRPr="00132F8D">
            <w:rPr>
              <w:rFonts w:ascii="Times New Roman" w:eastAsia="Times New Roman" w:hAnsi="Times New Roman" w:cs="Times New Roman"/>
              <w:sz w:val="24"/>
              <w:szCs w:val="24"/>
            </w:rPr>
            <w:t>(1), 9222. https://doi.org/10.1038/s41598-022-12996-7</w:t>
          </w:r>
        </w:p>
        <w:p w14:paraId="7BADB8C4" w14:textId="77777777" w:rsidR="00AB3B4C" w:rsidRPr="00132F8D" w:rsidRDefault="00AB3B4C">
          <w:pPr>
            <w:autoSpaceDE w:val="0"/>
            <w:autoSpaceDN w:val="0"/>
            <w:ind w:hanging="480"/>
            <w:divId w:val="3945476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Rhode, S. C., Pawlowski, M., &amp; </w:t>
          </w:r>
          <w:proofErr w:type="spellStart"/>
          <w:r w:rsidRPr="00132F8D">
            <w:rPr>
              <w:rFonts w:ascii="Times New Roman" w:eastAsia="Times New Roman" w:hAnsi="Times New Roman" w:cs="Times New Roman"/>
              <w:sz w:val="24"/>
              <w:szCs w:val="24"/>
            </w:rPr>
            <w:t>Tollrian</w:t>
          </w:r>
          <w:proofErr w:type="spellEnd"/>
          <w:r w:rsidRPr="00132F8D">
            <w:rPr>
              <w:rFonts w:ascii="Times New Roman" w:eastAsia="Times New Roman" w:hAnsi="Times New Roman" w:cs="Times New Roman"/>
              <w:sz w:val="24"/>
              <w:szCs w:val="24"/>
            </w:rPr>
            <w:t xml:space="preserve">, R. (2001). The impact of ultraviolet radiation on the vertical distribution of zooplankton of the genus Daphnia. </w:t>
          </w:r>
          <w:r w:rsidRPr="00132F8D">
            <w:rPr>
              <w:rFonts w:ascii="Times New Roman" w:eastAsia="Times New Roman" w:hAnsi="Times New Roman" w:cs="Times New Roman"/>
              <w:i/>
              <w:iCs/>
              <w:sz w:val="24"/>
              <w:szCs w:val="24"/>
            </w:rPr>
            <w:t>Nature 2001 412:6842</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412</w:t>
          </w:r>
          <w:r w:rsidRPr="00132F8D">
            <w:rPr>
              <w:rFonts w:ascii="Times New Roman" w:eastAsia="Times New Roman" w:hAnsi="Times New Roman" w:cs="Times New Roman"/>
              <w:sz w:val="24"/>
              <w:szCs w:val="24"/>
            </w:rPr>
            <w:t>(6842), 69–72. https://doi.org/10.1038/35083567</w:t>
          </w:r>
        </w:p>
        <w:p w14:paraId="52962785" w14:textId="77777777" w:rsidR="00AB3B4C" w:rsidRPr="00132F8D" w:rsidRDefault="00AB3B4C">
          <w:pPr>
            <w:autoSpaceDE w:val="0"/>
            <w:autoSpaceDN w:val="0"/>
            <w:ind w:hanging="480"/>
            <w:divId w:val="15178881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Scheuerell, M. D., &amp; Schindler, D. E. (2003). Diel vertical migration by juvenile sockeye salmon: empirical evidence for the antipredation window.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84</w:t>
          </w:r>
          <w:r w:rsidRPr="00132F8D">
            <w:rPr>
              <w:rFonts w:ascii="Times New Roman" w:eastAsia="Times New Roman" w:hAnsi="Times New Roman" w:cs="Times New Roman"/>
              <w:sz w:val="24"/>
              <w:szCs w:val="24"/>
            </w:rPr>
            <w:t>(7), 1713–1720. https://doi.org/10.1890/0012-9658(2003)084[1713:DVMBJS]2.0.CO;2</w:t>
          </w:r>
        </w:p>
        <w:p w14:paraId="6576FDF1" w14:textId="77777777" w:rsidR="00AB3B4C" w:rsidRPr="00132F8D" w:rsidRDefault="00AB3B4C">
          <w:pPr>
            <w:autoSpaceDE w:val="0"/>
            <w:autoSpaceDN w:val="0"/>
            <w:ind w:hanging="480"/>
            <w:divId w:val="129368148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Sims, D. W., Wearmouth, V. J., Southall, E. J., Hill, J. M., Moore, P., Rawlinson, K., Hutchinson, N., Budd, G. C., Righton, D., Metcalfe, J. D., Nash, J. P., &amp; Morritt, D. (2006). Hunt Warm, Rest Cool: Bioenergetic Strategy Underlying Diel Vertical Migration of a. </w:t>
          </w:r>
          <w:r w:rsidRPr="00132F8D">
            <w:rPr>
              <w:rFonts w:ascii="Times New Roman" w:eastAsia="Times New Roman" w:hAnsi="Times New Roman" w:cs="Times New Roman"/>
              <w:i/>
              <w:iCs/>
              <w:sz w:val="24"/>
              <w:szCs w:val="24"/>
            </w:rPr>
            <w:t>Source: 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 176–190. https://doi.org/10.1111/j.1365-2656.2005.01033.x</w:t>
          </w:r>
        </w:p>
        <w:p w14:paraId="20F90495" w14:textId="77777777" w:rsidR="00AB3B4C" w:rsidRPr="00132F8D" w:rsidRDefault="00AB3B4C">
          <w:pPr>
            <w:autoSpaceDE w:val="0"/>
            <w:autoSpaceDN w:val="0"/>
            <w:ind w:hanging="480"/>
            <w:divId w:val="78847707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Sogard, S. M., &amp; Olla, B. L. (1996). Food deprivation affects vertical distribution and activity of a marine fish in a thermal gradient: potential energy-conserving mechanisms. </w:t>
          </w:r>
          <w:r w:rsidRPr="00132F8D">
            <w:rPr>
              <w:rFonts w:ascii="Times New Roman" w:eastAsia="Times New Roman" w:hAnsi="Times New Roman" w:cs="Times New Roman"/>
              <w:i/>
              <w:iCs/>
              <w:sz w:val="24"/>
              <w:szCs w:val="24"/>
            </w:rPr>
            <w:t>Marine Ecology Progress Series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(1–3), 43–55. https://doi.org/10.3354/MEPS133043</w:t>
          </w:r>
        </w:p>
        <w:p w14:paraId="0C318F8A" w14:textId="77777777" w:rsidR="00AB3B4C" w:rsidRPr="00132F8D" w:rsidRDefault="00AB3B4C">
          <w:pPr>
            <w:autoSpaceDE w:val="0"/>
            <w:autoSpaceDN w:val="0"/>
            <w:ind w:hanging="480"/>
            <w:divId w:val="109886854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Steel, E. A., Beechie, T. J., Torgersen, C. E., &amp; Fullerton, A. H. (2017). Envisioning, Quantifying, and Managing Thermal Regimes on River Networks. In </w:t>
          </w:r>
          <w:proofErr w:type="spellStart"/>
          <w:r w:rsidRPr="00132F8D">
            <w:rPr>
              <w:rFonts w:ascii="Times New Roman" w:eastAsia="Times New Roman" w:hAnsi="Times New Roman" w:cs="Times New Roman"/>
              <w:i/>
              <w:iCs/>
              <w:sz w:val="24"/>
              <w:szCs w:val="24"/>
            </w:rPr>
            <w:t>BioScience</w:t>
          </w:r>
          <w:proofErr w:type="spellEnd"/>
          <w:r w:rsidRPr="00132F8D">
            <w:rPr>
              <w:rFonts w:ascii="Times New Roman" w:eastAsia="Times New Roman" w:hAnsi="Times New Roman" w:cs="Times New Roman"/>
              <w:sz w:val="24"/>
              <w:szCs w:val="24"/>
            </w:rPr>
            <w:t xml:space="preserve"> (Vol. 67, Issue 6, pp. 506–522). https://doi.org/10.1093/biosci/bix047</w:t>
          </w:r>
        </w:p>
        <w:p w14:paraId="645C5894" w14:textId="77777777" w:rsidR="00AB3B4C" w:rsidRPr="00132F8D" w:rsidRDefault="00AB3B4C">
          <w:pPr>
            <w:autoSpaceDE w:val="0"/>
            <w:autoSpaceDN w:val="0"/>
            <w:ind w:hanging="480"/>
            <w:divId w:val="2102687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Stich, H.-B., &amp; Lampert, W. (1981). Predator evasion as an explanation of diurnal vertical migration by zooplankton.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293</w:t>
          </w:r>
          <w:r w:rsidRPr="00132F8D">
            <w:rPr>
              <w:rFonts w:ascii="Times New Roman" w:eastAsia="Times New Roman" w:hAnsi="Times New Roman" w:cs="Times New Roman"/>
              <w:sz w:val="24"/>
              <w:szCs w:val="24"/>
            </w:rPr>
            <w:t>(5831), 396–398.</w:t>
          </w:r>
        </w:p>
        <w:p w14:paraId="45BF0F7D" w14:textId="77777777" w:rsidR="00AB3B4C" w:rsidRPr="00132F8D" w:rsidRDefault="00AB3B4C">
          <w:pPr>
            <w:autoSpaceDE w:val="0"/>
            <w:autoSpaceDN w:val="0"/>
            <w:ind w:hanging="480"/>
            <w:divId w:val="19887782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Sullivan, A. B., Jager, H. I., &amp; Myers, R. (2003). Modeling white sturgeon movement in a reservoir: The effect of water quality and sturgeon density. </w:t>
          </w:r>
          <w:r w:rsidRPr="00132F8D">
            <w:rPr>
              <w:rFonts w:ascii="Times New Roman" w:eastAsia="Times New Roman" w:hAnsi="Times New Roman" w:cs="Times New Roman"/>
              <w:i/>
              <w:iCs/>
              <w:sz w:val="24"/>
              <w:szCs w:val="24"/>
            </w:rPr>
            <w:t>Ecological Modelling</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167</w:t>
          </w:r>
          <w:r w:rsidRPr="00132F8D">
            <w:rPr>
              <w:rFonts w:ascii="Times New Roman" w:eastAsia="Times New Roman" w:hAnsi="Times New Roman" w:cs="Times New Roman"/>
              <w:sz w:val="24"/>
              <w:szCs w:val="24"/>
            </w:rPr>
            <w:t>(1–2), 97–114. https://doi.org/10.1016/S0304-3800(03)00169-8</w:t>
          </w:r>
        </w:p>
        <w:p w14:paraId="4DC21390" w14:textId="77777777" w:rsidR="00AB3B4C" w:rsidRPr="00132F8D" w:rsidRDefault="00AB3B4C">
          <w:pPr>
            <w:autoSpaceDE w:val="0"/>
            <w:autoSpaceDN w:val="0"/>
            <w:ind w:hanging="480"/>
            <w:divId w:val="207280273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Swales, S. (2006). A Review of Factors Affecting the Distribution and Abundance of Rainbow Trout (Oncorhynchus mykiss Walbaum) in Lake and Reservoir Systems, Lake and Reservoir Management. </w:t>
          </w:r>
          <w:r w:rsidRPr="00132F8D">
            <w:rPr>
              <w:rFonts w:ascii="Times New Roman" w:eastAsia="Times New Roman" w:hAnsi="Times New Roman" w:cs="Times New Roman"/>
              <w:i/>
              <w:iCs/>
              <w:sz w:val="24"/>
              <w:szCs w:val="24"/>
            </w:rPr>
            <w:t>Lake and Reservoir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w:t>
          </w:r>
          <w:r w:rsidRPr="00132F8D">
            <w:rPr>
              <w:rFonts w:ascii="Times New Roman" w:eastAsia="Times New Roman" w:hAnsi="Times New Roman" w:cs="Times New Roman"/>
              <w:sz w:val="24"/>
              <w:szCs w:val="24"/>
            </w:rPr>
            <w:t>(2), 167–178. https://doi.org/10.1080/07438140609353894</w:t>
          </w:r>
        </w:p>
        <w:p w14:paraId="29755D65" w14:textId="77777777" w:rsidR="00AB3B4C" w:rsidRPr="00132F8D" w:rsidRDefault="00AB3B4C">
          <w:pPr>
            <w:autoSpaceDE w:val="0"/>
            <w:autoSpaceDN w:val="0"/>
            <w:ind w:hanging="480"/>
            <w:divId w:val="8250508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Thomas, Z. R., Beauchamp, D. A., Clark, C. P., &amp; Quinn, T. P. (2023). Seasonal shifts in diel vertical migrations by lake-dwelling coastal cutthroat trout, Oncorhynchus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sz w:val="24"/>
              <w:szCs w:val="24"/>
            </w:rPr>
            <w:lastRenderedPageBreak/>
            <w:t xml:space="preserve">reflect thermal regimes and prey distributions.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32</w:t>
          </w:r>
          <w:r w:rsidRPr="00132F8D">
            <w:rPr>
              <w:rFonts w:ascii="Times New Roman" w:eastAsia="Times New Roman" w:hAnsi="Times New Roman" w:cs="Times New Roman"/>
              <w:sz w:val="24"/>
              <w:szCs w:val="24"/>
            </w:rPr>
            <w:t>(4), 842–851. https://doi.org/10.1111/EFF.12725</w:t>
          </w:r>
        </w:p>
        <w:p w14:paraId="168CBC9E" w14:textId="77777777" w:rsidR="00AB3B4C" w:rsidRPr="00132F8D" w:rsidRDefault="00AB3B4C">
          <w:pPr>
            <w:autoSpaceDE w:val="0"/>
            <w:autoSpaceDN w:val="0"/>
            <w:ind w:hanging="480"/>
            <w:divId w:val="9062585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Turnbull, J. F., North, B. P., Ellis, T., Adams, C. E., Bron, J., </w:t>
          </w:r>
          <w:proofErr w:type="spellStart"/>
          <w:r w:rsidRPr="00132F8D">
            <w:rPr>
              <w:rFonts w:ascii="Times New Roman" w:eastAsia="Times New Roman" w:hAnsi="Times New Roman" w:cs="Times New Roman"/>
              <w:sz w:val="24"/>
              <w:szCs w:val="24"/>
            </w:rPr>
            <w:t>MacIntyre</w:t>
          </w:r>
          <w:proofErr w:type="spellEnd"/>
          <w:r w:rsidRPr="00132F8D">
            <w:rPr>
              <w:rFonts w:ascii="Times New Roman" w:eastAsia="Times New Roman" w:hAnsi="Times New Roman" w:cs="Times New Roman"/>
              <w:sz w:val="24"/>
              <w:szCs w:val="24"/>
            </w:rPr>
            <w:t xml:space="preserve">, C. M., &amp; </w:t>
          </w:r>
          <w:proofErr w:type="spellStart"/>
          <w:r w:rsidRPr="00132F8D">
            <w:rPr>
              <w:rFonts w:ascii="Times New Roman" w:eastAsia="Times New Roman" w:hAnsi="Times New Roman" w:cs="Times New Roman"/>
              <w:sz w:val="24"/>
              <w:szCs w:val="24"/>
            </w:rPr>
            <w:t>Huntingford</w:t>
          </w:r>
          <w:proofErr w:type="spellEnd"/>
          <w:r w:rsidRPr="00132F8D">
            <w:rPr>
              <w:rFonts w:ascii="Times New Roman" w:eastAsia="Times New Roman" w:hAnsi="Times New Roman" w:cs="Times New Roman"/>
              <w:sz w:val="24"/>
              <w:szCs w:val="24"/>
            </w:rPr>
            <w:t xml:space="preserve">, F. A. (2008). Stocking density and the welfare of farmed salmonids. </w:t>
          </w:r>
          <w:r w:rsidRPr="00132F8D">
            <w:rPr>
              <w:rFonts w:ascii="Times New Roman" w:eastAsia="Times New Roman" w:hAnsi="Times New Roman" w:cs="Times New Roman"/>
              <w:i/>
              <w:iCs/>
              <w:sz w:val="24"/>
              <w:szCs w:val="24"/>
            </w:rPr>
            <w:t>Fish Welfare</w:t>
          </w:r>
          <w:r w:rsidRPr="00132F8D">
            <w:rPr>
              <w:rFonts w:ascii="Times New Roman" w:eastAsia="Times New Roman" w:hAnsi="Times New Roman" w:cs="Times New Roman"/>
              <w:sz w:val="24"/>
              <w:szCs w:val="24"/>
            </w:rPr>
            <w:t>, 111–120.</w:t>
          </w:r>
        </w:p>
        <w:p w14:paraId="302CB378" w14:textId="77777777" w:rsidR="00AB3B4C" w:rsidRPr="00132F8D" w:rsidRDefault="00AB3B4C">
          <w:pPr>
            <w:autoSpaceDE w:val="0"/>
            <w:autoSpaceDN w:val="0"/>
            <w:ind w:hanging="480"/>
            <w:divId w:val="43452359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USEPA. (1987). Quality Criteria for Water 1986: The Gold Book. In </w:t>
          </w:r>
          <w:r w:rsidRPr="00132F8D">
            <w:rPr>
              <w:rFonts w:ascii="Times New Roman" w:eastAsia="Times New Roman" w:hAnsi="Times New Roman" w:cs="Times New Roman"/>
              <w:i/>
              <w:iCs/>
              <w:sz w:val="24"/>
              <w:szCs w:val="24"/>
            </w:rPr>
            <w:t>EPA - Environmental Protection Agency</w:t>
          </w:r>
          <w:r w:rsidRPr="00132F8D">
            <w:rPr>
              <w:rFonts w:ascii="Times New Roman" w:eastAsia="Times New Roman" w:hAnsi="Times New Roman" w:cs="Times New Roman"/>
              <w:sz w:val="24"/>
              <w:szCs w:val="24"/>
            </w:rPr>
            <w:t>. https://www.epa.gov/sites/default/files/2018-10/documents/quality-criteria-water-1986.pdf</w:t>
          </w:r>
        </w:p>
        <w:p w14:paraId="3DEDD3AB" w14:textId="77777777" w:rsidR="00AB3B4C" w:rsidRPr="00132F8D" w:rsidRDefault="00AB3B4C">
          <w:pPr>
            <w:autoSpaceDE w:val="0"/>
            <w:autoSpaceDN w:val="0"/>
            <w:ind w:hanging="480"/>
            <w:divId w:val="775999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Wallick, J. R., Jones, K. L., O’Connor, J. E., Keith, M. K., Hulse, D., &amp; Gregory, S. V. (2013). Geomorphic and vegetation processes of the Willamette River floodplain, Oregon: current understanding and unanswered science questions. No. 2013-1246. </w:t>
          </w:r>
          <w:r w:rsidRPr="00132F8D">
            <w:rPr>
              <w:rFonts w:ascii="Times New Roman" w:eastAsia="Times New Roman" w:hAnsi="Times New Roman" w:cs="Times New Roman"/>
              <w:i/>
              <w:iCs/>
              <w:sz w:val="24"/>
              <w:szCs w:val="24"/>
            </w:rPr>
            <w:t>US Geological Survey</w:t>
          </w:r>
          <w:r w:rsidRPr="00132F8D">
            <w:rPr>
              <w:rFonts w:ascii="Times New Roman" w:eastAsia="Times New Roman" w:hAnsi="Times New Roman" w:cs="Times New Roman"/>
              <w:sz w:val="24"/>
              <w:szCs w:val="24"/>
            </w:rPr>
            <w:t>. https://doi.org/10.3133/OFR20131246</w:t>
          </w:r>
        </w:p>
        <w:p w14:paraId="67DE0F20" w14:textId="77777777" w:rsidR="00AB3B4C" w:rsidRPr="00132F8D" w:rsidRDefault="00AB3B4C">
          <w:pPr>
            <w:autoSpaceDE w:val="0"/>
            <w:autoSpaceDN w:val="0"/>
            <w:ind w:hanging="480"/>
            <w:divId w:val="142357350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Westhoff, J. T., Paukert, C., Ettinger-Dietzel, S., Dodd, H., &amp; Siepker, M. (2016). </w:t>
          </w:r>
          <w:proofErr w:type="spellStart"/>
          <w:r w:rsidRPr="00132F8D">
            <w:rPr>
              <w:rFonts w:ascii="Times New Roman" w:eastAsia="Times New Roman" w:hAnsi="Times New Roman" w:cs="Times New Roman"/>
              <w:sz w:val="24"/>
              <w:szCs w:val="24"/>
            </w:rPr>
            <w:t>Behavioural</w:t>
          </w:r>
          <w:proofErr w:type="spellEnd"/>
          <w:r w:rsidRPr="00132F8D">
            <w:rPr>
              <w:rFonts w:ascii="Times New Roman" w:eastAsia="Times New Roman" w:hAnsi="Times New Roman" w:cs="Times New Roman"/>
              <w:sz w:val="24"/>
              <w:szCs w:val="24"/>
            </w:rPr>
            <w:t xml:space="preserve"> thermoregulation and bioenergetics of riverine smallmouth bass associated with ambient cold-period thermal refuge.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25</w:t>
          </w:r>
          <w:r w:rsidRPr="00132F8D">
            <w:rPr>
              <w:rFonts w:ascii="Times New Roman" w:eastAsia="Times New Roman" w:hAnsi="Times New Roman" w:cs="Times New Roman"/>
              <w:sz w:val="24"/>
              <w:szCs w:val="24"/>
            </w:rPr>
            <w:t>(1), 72–85. https://doi.org/10.1111/eff.12192</w:t>
          </w:r>
        </w:p>
        <w:p w14:paraId="4CF72DD1" w14:textId="77777777" w:rsidR="00AB3B4C" w:rsidRPr="00132F8D" w:rsidRDefault="00AB3B4C">
          <w:pPr>
            <w:autoSpaceDE w:val="0"/>
            <w:autoSpaceDN w:val="0"/>
            <w:ind w:hanging="480"/>
            <w:divId w:val="2735648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Williams, K. J., Cassidy, A. A., </w:t>
          </w:r>
          <w:proofErr w:type="spellStart"/>
          <w:r w:rsidRPr="00132F8D">
            <w:rPr>
              <w:rFonts w:ascii="Times New Roman" w:eastAsia="Times New Roman" w:hAnsi="Times New Roman" w:cs="Times New Roman"/>
              <w:sz w:val="24"/>
              <w:szCs w:val="24"/>
            </w:rPr>
            <w:t>Verhille</w:t>
          </w:r>
          <w:proofErr w:type="spellEnd"/>
          <w:r w:rsidRPr="00132F8D">
            <w:rPr>
              <w:rFonts w:ascii="Times New Roman" w:eastAsia="Times New Roman" w:hAnsi="Times New Roman" w:cs="Times New Roman"/>
              <w:sz w:val="24"/>
              <w:szCs w:val="24"/>
            </w:rPr>
            <w:t xml:space="preserve">, C. E., Lamarre, S. G., &amp; Maccormack, T. J. (2019). </w:t>
          </w:r>
          <w:r w:rsidRPr="00132F8D">
            <w:rPr>
              <w:rFonts w:ascii="Times New Roman" w:eastAsia="Times New Roman" w:hAnsi="Times New Roman" w:cs="Times New Roman"/>
              <w:i/>
              <w:iCs/>
              <w:sz w:val="24"/>
              <w:szCs w:val="24"/>
            </w:rPr>
            <w:t>Diel cycling hypoxia enhances hypoxia tolerance in rainbow trout (Oncorhynchus mykiss): evidence of physiological and metabolic plasticity</w:t>
          </w:r>
          <w:r w:rsidRPr="00132F8D">
            <w:rPr>
              <w:rFonts w:ascii="Times New Roman" w:eastAsia="Times New Roman" w:hAnsi="Times New Roman" w:cs="Times New Roman"/>
              <w:sz w:val="24"/>
              <w:szCs w:val="24"/>
            </w:rPr>
            <w:t>. https://doi.org/10.1242/jeb.206045</w:t>
          </w:r>
        </w:p>
        <w:p w14:paraId="41A59A0B" w14:textId="77777777" w:rsidR="00AB3B4C" w:rsidRPr="00132F8D" w:rsidRDefault="00AB3B4C">
          <w:pPr>
            <w:autoSpaceDE w:val="0"/>
            <w:autoSpaceDN w:val="0"/>
            <w:ind w:hanging="480"/>
            <w:divId w:val="5913591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Wood, S. (2015). Package “</w:t>
          </w:r>
          <w:proofErr w:type="spellStart"/>
          <w:r w:rsidRPr="00132F8D">
            <w:rPr>
              <w:rFonts w:ascii="Times New Roman" w:eastAsia="Times New Roman" w:hAnsi="Times New Roman" w:cs="Times New Roman"/>
              <w:sz w:val="24"/>
              <w:szCs w:val="24"/>
            </w:rPr>
            <w:t>mgcv</w:t>
          </w:r>
          <w:proofErr w:type="spellEnd"/>
          <w:r w:rsidRPr="00132F8D">
            <w:rPr>
              <w:rFonts w:ascii="Times New Roman" w:eastAsia="Times New Roman" w:hAnsi="Times New Roman" w:cs="Times New Roman"/>
              <w:sz w:val="24"/>
              <w:szCs w:val="24"/>
            </w:rPr>
            <w:t xml:space="preserve">.” In </w:t>
          </w:r>
          <w:r w:rsidRPr="00132F8D">
            <w:rPr>
              <w:rFonts w:ascii="Times New Roman" w:eastAsia="Times New Roman" w:hAnsi="Times New Roman" w:cs="Times New Roman"/>
              <w:i/>
              <w:iCs/>
              <w:sz w:val="24"/>
              <w:szCs w:val="24"/>
            </w:rPr>
            <w:t>R package version 1.29</w:t>
          </w:r>
          <w:r w:rsidRPr="00132F8D">
            <w:rPr>
              <w:rFonts w:ascii="Times New Roman" w:eastAsia="Times New Roman" w:hAnsi="Times New Roman" w:cs="Times New Roman"/>
              <w:sz w:val="24"/>
              <w:szCs w:val="24"/>
            </w:rPr>
            <w:t xml:space="preserve"> (Vol. 1, Issue 29, p. 729).</w:t>
          </w:r>
        </w:p>
        <w:p w14:paraId="09138026" w14:textId="77777777" w:rsidR="00AB3B4C" w:rsidRPr="00132F8D" w:rsidRDefault="00AB3B4C">
          <w:pPr>
            <w:autoSpaceDE w:val="0"/>
            <w:autoSpaceDN w:val="0"/>
            <w:ind w:hanging="480"/>
            <w:divId w:val="162877774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Wood, S. N. (2004). Stable and Efficient Multiple Smoothing Parameter Estimation for Generalized Additive Models. </w:t>
          </w:r>
          <w:r w:rsidRPr="00132F8D">
            <w:rPr>
              <w:rFonts w:ascii="Times New Roman" w:eastAsia="Times New Roman" w:hAnsi="Times New Roman" w:cs="Times New Roman"/>
              <w:i/>
              <w:iCs/>
              <w:sz w:val="24"/>
              <w:szCs w:val="24"/>
            </w:rPr>
            <w:t>Journal of the American Statistical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99</w:t>
          </w:r>
          <w:r w:rsidRPr="00132F8D">
            <w:rPr>
              <w:rFonts w:ascii="Times New Roman" w:eastAsia="Times New Roman" w:hAnsi="Times New Roman" w:cs="Times New Roman"/>
              <w:sz w:val="24"/>
              <w:szCs w:val="24"/>
            </w:rPr>
            <w:t>(467), 673–686. https://doi.org/10.1198/016214504000000980</w:t>
          </w:r>
        </w:p>
        <w:p w14:paraId="4C27F7B6" w14:textId="77777777" w:rsidR="00AB3B4C" w:rsidRPr="00132F8D" w:rsidRDefault="00AB3B4C">
          <w:pPr>
            <w:autoSpaceDE w:val="0"/>
            <w:autoSpaceDN w:val="0"/>
            <w:ind w:hanging="480"/>
            <w:divId w:val="7350812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Wurtsbaugh, W. A., &amp; Neverman, D. (1988). Post-feeding thermotaxis and daily vertical migration in a larval fish.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333</w:t>
          </w:r>
          <w:r w:rsidRPr="00132F8D">
            <w:rPr>
              <w:rFonts w:ascii="Times New Roman" w:eastAsia="Times New Roman" w:hAnsi="Times New Roman" w:cs="Times New Roman"/>
              <w:sz w:val="24"/>
              <w:szCs w:val="24"/>
            </w:rPr>
            <w:t>(6176), 846–848. https://doi.org/10.1038/333846a0</w:t>
          </w:r>
        </w:p>
        <w:p w14:paraId="3456ED04" w14:textId="77777777" w:rsidR="00AB3B4C" w:rsidRPr="00132F8D" w:rsidRDefault="00AB3B4C">
          <w:pPr>
            <w:autoSpaceDE w:val="0"/>
            <w:autoSpaceDN w:val="0"/>
            <w:ind w:hanging="480"/>
            <w:divId w:val="1658849606"/>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Zarnetske</w:t>
          </w:r>
          <w:proofErr w:type="spellEnd"/>
          <w:r w:rsidRPr="00132F8D">
            <w:rPr>
              <w:rFonts w:ascii="Times New Roman" w:eastAsia="Times New Roman" w:hAnsi="Times New Roman" w:cs="Times New Roman"/>
              <w:sz w:val="24"/>
              <w:szCs w:val="24"/>
            </w:rPr>
            <w:t xml:space="preserve">, J. P., Haggerty, R., </w:t>
          </w:r>
          <w:proofErr w:type="spellStart"/>
          <w:r w:rsidRPr="00132F8D">
            <w:rPr>
              <w:rFonts w:ascii="Times New Roman" w:eastAsia="Times New Roman" w:hAnsi="Times New Roman" w:cs="Times New Roman"/>
              <w:sz w:val="24"/>
              <w:szCs w:val="24"/>
            </w:rPr>
            <w:t>Wondzell</w:t>
          </w:r>
          <w:proofErr w:type="spellEnd"/>
          <w:r w:rsidRPr="00132F8D">
            <w:rPr>
              <w:rFonts w:ascii="Times New Roman" w:eastAsia="Times New Roman" w:hAnsi="Times New Roman" w:cs="Times New Roman"/>
              <w:sz w:val="24"/>
              <w:szCs w:val="24"/>
            </w:rPr>
            <w:t xml:space="preserve">, S. M., &amp; Baker, M. A. (2011). </w:t>
          </w:r>
          <w:r w:rsidRPr="00132F8D">
            <w:rPr>
              <w:rFonts w:ascii="Times New Roman" w:eastAsia="Times New Roman" w:hAnsi="Times New Roman" w:cs="Times New Roman"/>
              <w:i/>
              <w:iCs/>
              <w:sz w:val="24"/>
              <w:szCs w:val="24"/>
            </w:rPr>
            <w:t>Dynamics of nitrate production and removal as a function of residence time in the hyporheic zone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116</w:t>
          </w:r>
          <w:r w:rsidRPr="00132F8D">
            <w:rPr>
              <w:rFonts w:ascii="Times New Roman" w:eastAsia="Times New Roman" w:hAnsi="Times New Roman" w:cs="Times New Roman"/>
              <w:sz w:val="24"/>
              <w:szCs w:val="24"/>
            </w:rPr>
            <w:t>(March 2010), 1–12. https://doi.org/10.1029/2010JG001356</w:t>
          </w:r>
        </w:p>
        <w:p w14:paraId="269A2BC9" w14:textId="05CF7B83" w:rsidR="00AB3B4C" w:rsidRPr="00AB3B4C" w:rsidRDefault="00AB3B4C" w:rsidP="00132F8D">
          <w:pPr>
            <w:pStyle w:val="Default"/>
            <w:spacing w:line="480" w:lineRule="auto"/>
          </w:pPr>
          <w:r w:rsidRPr="00AB3B4C">
            <w:rPr>
              <w:rFonts w:eastAsia="Times New Roman"/>
            </w:rPr>
            <w:t> </w:t>
          </w:r>
        </w:p>
      </w:sdtContent>
    </w:sdt>
    <w:sectPr w:rsidR="00AB3B4C" w:rsidRPr="00AB3B4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Armstrong, Jonathan B" w:date="2024-06-27T13:08:00Z" w:initials="JA">
    <w:p w14:paraId="39521CC6" w14:textId="77777777" w:rsidR="00424221" w:rsidRDefault="00424221" w:rsidP="00424221">
      <w:r>
        <w:rPr>
          <w:rStyle w:val="CommentReference"/>
        </w:rPr>
        <w:annotationRef/>
      </w:r>
      <w:r>
        <w:rPr>
          <w:color w:val="000000"/>
          <w:sz w:val="20"/>
          <w:szCs w:val="20"/>
        </w:rPr>
        <w:t>For general ecology journal — do not narrow to fish in first paragraph, add Fey ref on thermoregulation</w:t>
      </w:r>
    </w:p>
  </w:comment>
  <w:comment w:id="3" w:author="Armstrong, Jonathan B" w:date="2024-06-27T13:21:00Z" w:initials="JA">
    <w:p w14:paraId="49F48ABD" w14:textId="77777777" w:rsidR="00613A93" w:rsidRDefault="00613A93" w:rsidP="00613A93">
      <w:r>
        <w:rPr>
          <w:rStyle w:val="CommentReference"/>
        </w:rPr>
        <w:annotationRef/>
      </w:r>
      <w:r>
        <w:rPr>
          <w:color w:val="000000"/>
          <w:sz w:val="20"/>
          <w:szCs w:val="20"/>
        </w:rPr>
        <w:t>I think we could be more concise and effective in introducing the asynchrony between the two stressors - can you take a crack at this. It seems like we can just say that fish avoid warm temps and low DO, and the DO min and T max occur out of synch, so in theory fish can exploit Low T habitat when DO stress not peaking and vice versa</w:t>
      </w:r>
    </w:p>
  </w:comment>
  <w:comment w:id="7" w:author="Armstrong, Jonathan B" w:date="2024-06-27T13:37:00Z" w:initials="JA">
    <w:p w14:paraId="68381F54" w14:textId="77777777" w:rsidR="00F60A04" w:rsidRDefault="00F60A04" w:rsidP="00F60A04">
      <w:r>
        <w:rPr>
          <w:rStyle w:val="CommentReference"/>
        </w:rPr>
        <w:annotationRef/>
      </w:r>
      <w:r>
        <w:rPr>
          <w:color w:val="000000"/>
          <w:sz w:val="20"/>
          <w:szCs w:val="20"/>
        </w:rPr>
        <w:t>introduce cutthroat first, then say you focused on two alcoves</w:t>
      </w:r>
    </w:p>
  </w:comment>
  <w:comment w:id="10" w:author="Armstrong, Jonathan B" w:date="2024-06-27T13:36:00Z" w:initials="JA">
    <w:p w14:paraId="31F5C0EE" w14:textId="21BC1160" w:rsidR="00561C78" w:rsidRDefault="00561C78" w:rsidP="00561C78">
      <w:r>
        <w:rPr>
          <w:rStyle w:val="CommentReference"/>
        </w:rPr>
        <w:annotationRef/>
      </w:r>
      <w:r>
        <w:rPr>
          <w:color w:val="000000"/>
          <w:sz w:val="20"/>
          <w:szCs w:val="20"/>
        </w:rPr>
        <w:t>latin name at first use, if this is it</w:t>
      </w:r>
    </w:p>
  </w:comment>
  <w:comment w:id="8" w:author="Armstrong, Jonathan B" w:date="2024-06-27T13:40:00Z" w:initials="JA">
    <w:p w14:paraId="2B828C12" w14:textId="77777777" w:rsidR="00F60A04" w:rsidRDefault="00F60A04" w:rsidP="00F60A04">
      <w:r>
        <w:rPr>
          <w:rStyle w:val="CommentReference"/>
        </w:rPr>
        <w:annotationRef/>
      </w:r>
      <w:r>
        <w:rPr>
          <w:color w:val="000000"/>
          <w:sz w:val="20"/>
          <w:szCs w:val="20"/>
        </w:rPr>
        <w:t>this doesn’t work here because you say you studied 6 alcoves in next sentence, so don’t need to focus on the two sites yet</w:t>
      </w:r>
    </w:p>
  </w:comment>
  <w:comment w:id="13" w:author="Armstrong, Jonathan B" w:date="2024-06-27T13:43:00Z" w:initials="JA">
    <w:p w14:paraId="3D083C0D" w14:textId="77777777" w:rsidR="00F60A04" w:rsidRDefault="00F60A04" w:rsidP="00F60A04">
      <w:r>
        <w:rPr>
          <w:rStyle w:val="CommentReference"/>
        </w:rPr>
        <w:annotationRef/>
      </w:r>
      <w:r>
        <w:rPr>
          <w:color w:val="000000"/>
          <w:sz w:val="20"/>
          <w:szCs w:val="20"/>
        </w:rPr>
        <w:t>Is this for the same objective (trade-offs plot), or for the fish movement study, reads weird without some framing as to why diff. methods diff. years</w:t>
      </w:r>
    </w:p>
  </w:comment>
  <w:comment w:id="28" w:author="Armstrong, Jonathan B" w:date="2024-06-27T14:52:00Z" w:initials="JA">
    <w:p w14:paraId="23756150" w14:textId="77777777" w:rsidR="00456C18" w:rsidRDefault="00456C18" w:rsidP="00456C18">
      <w:r>
        <w:rPr>
          <w:rStyle w:val="CommentReference"/>
        </w:rPr>
        <w:annotationRef/>
      </w:r>
      <w:r>
        <w:rPr>
          <w:color w:val="000000"/>
          <w:sz w:val="20"/>
          <w:szCs w:val="20"/>
        </w:rPr>
        <w:t>this warmer than mainstream right?</w:t>
      </w:r>
    </w:p>
  </w:comment>
  <w:comment w:id="30" w:author="Armstrong, Jonathan B" w:date="2024-06-27T15:06:00Z" w:initials="JA">
    <w:p w14:paraId="1CA6E80D" w14:textId="77777777" w:rsidR="00B75519" w:rsidRDefault="00B75519" w:rsidP="00B75519">
      <w:r>
        <w:rPr>
          <w:rStyle w:val="CommentReference"/>
        </w:rPr>
        <w:annotationRef/>
      </w:r>
      <w:r>
        <w:rPr>
          <w:color w:val="000000"/>
          <w:sz w:val="20"/>
          <w:szCs w:val="20"/>
        </w:rPr>
        <w:t>can you use parallel structure here Then could say min. observed was 0.79.</w:t>
      </w:r>
    </w:p>
    <w:p w14:paraId="4A20EFC6" w14:textId="77777777" w:rsidR="00B75519" w:rsidRDefault="00B75519" w:rsidP="00B75519"/>
    <w:p w14:paraId="7AAA3B8A" w14:textId="77777777" w:rsidR="00B75519" w:rsidRDefault="00B75519" w:rsidP="00B75519"/>
  </w:comment>
  <w:comment w:id="31" w:author="Armstrong, Jonathan B" w:date="2024-06-27T15:06:00Z" w:initials="JA">
    <w:p w14:paraId="2C61D80A" w14:textId="77777777" w:rsidR="00B75519" w:rsidRDefault="00B75519" w:rsidP="00B75519">
      <w:r>
        <w:rPr>
          <w:rStyle w:val="CommentReference"/>
        </w:rPr>
        <w:annotationRef/>
      </w:r>
      <w:r>
        <w:rPr>
          <w:color w:val="000000"/>
          <w:sz w:val="20"/>
          <w:szCs w:val="20"/>
        </w:rPr>
        <w:t>rephrase, unclear</w:t>
      </w:r>
    </w:p>
  </w:comment>
  <w:comment w:id="37" w:author="Armstrong, Jonathan B" w:date="2024-06-27T15:19:00Z" w:initials="JA">
    <w:p w14:paraId="08BE7C1D" w14:textId="77777777" w:rsidR="003C1EEF" w:rsidRDefault="003C1EEF"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40" w:author="Microsoft Office User" w:date="2023-12-01T11:42:00Z" w:initials="MOU">
    <w:p w14:paraId="010B4172" w14:textId="44EB05EE" w:rsidR="003E226A" w:rsidRDefault="003E226A" w:rsidP="00CE28BA">
      <w:r>
        <w:rPr>
          <w:rStyle w:val="CommentReference"/>
        </w:rPr>
        <w:annotationRef/>
      </w:r>
      <w:r>
        <w:rPr>
          <w:sz w:val="20"/>
          <w:szCs w:val="20"/>
        </w:rPr>
        <w:t>Hiromi Uno mentioned to me that there was evidence of DVM for DO in tropical fish — see if you can find this ref</w:t>
      </w:r>
    </w:p>
  </w:comment>
  <w:comment w:id="41" w:author="Barrett, Hannah [2]" w:date="2024-01-23T11:50:00Z" w:initials="BH">
    <w:p w14:paraId="46D0497E" w14:textId="4F01F68B" w:rsidR="003E226A" w:rsidRDefault="003E226A">
      <w:pPr>
        <w:pStyle w:val="CommentText"/>
      </w:pPr>
      <w:r>
        <w:rPr>
          <w:rStyle w:val="CommentReference"/>
        </w:rPr>
        <w:annotationRef/>
      </w:r>
      <w:r>
        <w:t>I can’t find anything on DVM in tropical fish, Huphries et al. 2024 has vertical movement for tuna, other refs I had before as placeholder options but all focus on oxygen minimum zones and vertical compression, not movement by fish in response to both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9521CC6" w15:done="1"/>
  <w15:commentEx w15:paraId="49F48ABD" w15:done="0"/>
  <w15:commentEx w15:paraId="68381F54" w15:done="0"/>
  <w15:commentEx w15:paraId="31F5C0EE" w15:done="0"/>
  <w15:commentEx w15:paraId="2B828C12" w15:done="0"/>
  <w15:commentEx w15:paraId="3D083C0D" w15:done="0"/>
  <w15:commentEx w15:paraId="23756150" w15:done="1"/>
  <w15:commentEx w15:paraId="7AAA3B8A" w15:done="0"/>
  <w15:commentEx w15:paraId="2C61D80A" w15:done="0"/>
  <w15:commentEx w15:paraId="08BE7C1D" w15:done="0"/>
  <w15:commentEx w15:paraId="010B4172" w15:done="1"/>
  <w15:commentEx w15:paraId="46D0497E" w15:paraIdParent="010B417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884C98A" w16cex:dateUtc="2024-06-27T20:08:00Z"/>
  <w16cex:commentExtensible w16cex:durableId="0D504900" w16cex:dateUtc="2024-06-27T20:21:00Z"/>
  <w16cex:commentExtensible w16cex:durableId="756D91DE" w16cex:dateUtc="2024-06-27T20:37:00Z"/>
  <w16cex:commentExtensible w16cex:durableId="0842A02E" w16cex:dateUtc="2024-06-27T20:36:00Z"/>
  <w16cex:commentExtensible w16cex:durableId="463AC97B" w16cex:dateUtc="2024-06-27T20:40:00Z"/>
  <w16cex:commentExtensible w16cex:durableId="5B1FB1A9" w16cex:dateUtc="2024-06-27T20:43:00Z"/>
  <w16cex:commentExtensible w16cex:durableId="573F1CBF" w16cex:dateUtc="2024-06-27T21:52:00Z"/>
  <w16cex:commentExtensible w16cex:durableId="107AFE02" w16cex:dateUtc="2024-06-27T22:06:00Z"/>
  <w16cex:commentExtensible w16cex:durableId="2D3BF61E" w16cex:dateUtc="2024-06-27T22:06:00Z"/>
  <w16cex:commentExtensible w16cex:durableId="5601F2A9" w16cex:dateUtc="2024-06-27T22:19:00Z"/>
  <w16cex:commentExtensible w16cex:durableId="20309807" w16cex:dateUtc="2023-12-01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9521CC6" w16cid:durableId="1884C98A"/>
  <w16cid:commentId w16cid:paraId="49F48ABD" w16cid:durableId="0D504900"/>
  <w16cid:commentId w16cid:paraId="68381F54" w16cid:durableId="756D91DE"/>
  <w16cid:commentId w16cid:paraId="31F5C0EE" w16cid:durableId="0842A02E"/>
  <w16cid:commentId w16cid:paraId="2B828C12" w16cid:durableId="463AC97B"/>
  <w16cid:commentId w16cid:paraId="3D083C0D" w16cid:durableId="5B1FB1A9"/>
  <w16cid:commentId w16cid:paraId="23756150" w16cid:durableId="573F1CBF"/>
  <w16cid:commentId w16cid:paraId="7AAA3B8A" w16cid:durableId="107AFE02"/>
  <w16cid:commentId w16cid:paraId="2C61D80A" w16cid:durableId="2D3BF61E"/>
  <w16cid:commentId w16cid:paraId="08BE7C1D" w16cid:durableId="5601F2A9"/>
  <w16cid:commentId w16cid:paraId="010B4172" w16cid:durableId="20309807"/>
  <w16cid:commentId w16cid:paraId="46D0497E" w16cid:durableId="27C83C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47E835" w14:textId="77777777" w:rsidR="006174F8" w:rsidRDefault="006174F8" w:rsidP="00B724DC">
      <w:pPr>
        <w:spacing w:after="0" w:line="240" w:lineRule="auto"/>
      </w:pPr>
      <w:r>
        <w:separator/>
      </w:r>
    </w:p>
  </w:endnote>
  <w:endnote w:type="continuationSeparator" w:id="0">
    <w:p w14:paraId="3D8E909D" w14:textId="77777777" w:rsidR="006174F8" w:rsidRDefault="006174F8"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D225C0" w14:textId="77777777" w:rsidR="006174F8" w:rsidRDefault="006174F8" w:rsidP="00B724DC">
      <w:pPr>
        <w:spacing w:after="0" w:line="240" w:lineRule="auto"/>
      </w:pPr>
      <w:r>
        <w:separator/>
      </w:r>
    </w:p>
  </w:footnote>
  <w:footnote w:type="continuationSeparator" w:id="0">
    <w:p w14:paraId="37F67E89" w14:textId="77777777" w:rsidR="006174F8" w:rsidRDefault="006174F8"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099074">
    <w:abstractNumId w:val="0"/>
  </w:num>
  <w:num w:numId="2" w16cid:durableId="3924371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arrett, Hannah">
    <w15:presenceInfo w15:providerId="AD" w15:userId="S::barrehan@oregonstate.edu::57f09693-edb2-4815-b1b6-2409887e2546"/>
  </w15:person>
  <w15:person w15:author="Armstrong, Jonathan B">
    <w15:presenceInfo w15:providerId="AD" w15:userId="S::armstrjo@oregonstate.edu::8950d233-ab32-4dff-b2f6-fbd6cbea6106"/>
  </w15:person>
  <w15:person w15:author="Microsoft Office User">
    <w15:presenceInfo w15:providerId="None" w15:userId="Microsoft Office User"/>
  </w15:person>
  <w15:person w15:author="Barrett, Hannah [2]">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2023"/>
    <w:rsid w:val="0002563A"/>
    <w:rsid w:val="00037692"/>
    <w:rsid w:val="000501C4"/>
    <w:rsid w:val="000509CB"/>
    <w:rsid w:val="00051C8E"/>
    <w:rsid w:val="00055194"/>
    <w:rsid w:val="00062F22"/>
    <w:rsid w:val="000632A6"/>
    <w:rsid w:val="0007649C"/>
    <w:rsid w:val="000765B8"/>
    <w:rsid w:val="0008366E"/>
    <w:rsid w:val="00087699"/>
    <w:rsid w:val="000957BD"/>
    <w:rsid w:val="000C14A9"/>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6B3C"/>
    <w:rsid w:val="00165922"/>
    <w:rsid w:val="00166274"/>
    <w:rsid w:val="0017209C"/>
    <w:rsid w:val="0017500D"/>
    <w:rsid w:val="00183EAC"/>
    <w:rsid w:val="00184719"/>
    <w:rsid w:val="00196836"/>
    <w:rsid w:val="00196E54"/>
    <w:rsid w:val="001A4896"/>
    <w:rsid w:val="001A630C"/>
    <w:rsid w:val="001B2297"/>
    <w:rsid w:val="001B7108"/>
    <w:rsid w:val="001C00A5"/>
    <w:rsid w:val="001C29D4"/>
    <w:rsid w:val="001D0E3A"/>
    <w:rsid w:val="001D1CBB"/>
    <w:rsid w:val="001E399A"/>
    <w:rsid w:val="002001C2"/>
    <w:rsid w:val="0020159F"/>
    <w:rsid w:val="00202EDC"/>
    <w:rsid w:val="00206F8E"/>
    <w:rsid w:val="002103C3"/>
    <w:rsid w:val="0021394A"/>
    <w:rsid w:val="00217648"/>
    <w:rsid w:val="00223C12"/>
    <w:rsid w:val="00225C08"/>
    <w:rsid w:val="0023045E"/>
    <w:rsid w:val="00231B40"/>
    <w:rsid w:val="002362ED"/>
    <w:rsid w:val="00250F9B"/>
    <w:rsid w:val="002516C1"/>
    <w:rsid w:val="00260726"/>
    <w:rsid w:val="0026255C"/>
    <w:rsid w:val="00264593"/>
    <w:rsid w:val="00265802"/>
    <w:rsid w:val="00267A04"/>
    <w:rsid w:val="00272B1D"/>
    <w:rsid w:val="00275D09"/>
    <w:rsid w:val="0027746D"/>
    <w:rsid w:val="00284B74"/>
    <w:rsid w:val="00284D06"/>
    <w:rsid w:val="0028590D"/>
    <w:rsid w:val="0029691A"/>
    <w:rsid w:val="002A277D"/>
    <w:rsid w:val="002A2895"/>
    <w:rsid w:val="002A2EFD"/>
    <w:rsid w:val="002A79D7"/>
    <w:rsid w:val="002B2071"/>
    <w:rsid w:val="002C4E43"/>
    <w:rsid w:val="002C6BF4"/>
    <w:rsid w:val="002C7D03"/>
    <w:rsid w:val="002D24B1"/>
    <w:rsid w:val="002D3DF2"/>
    <w:rsid w:val="002D681C"/>
    <w:rsid w:val="002E05DB"/>
    <w:rsid w:val="002E3FA7"/>
    <w:rsid w:val="002E6ADE"/>
    <w:rsid w:val="002F0138"/>
    <w:rsid w:val="002F05CC"/>
    <w:rsid w:val="002F465D"/>
    <w:rsid w:val="002F589F"/>
    <w:rsid w:val="0030363D"/>
    <w:rsid w:val="00310438"/>
    <w:rsid w:val="00314DF4"/>
    <w:rsid w:val="00326996"/>
    <w:rsid w:val="00327F4C"/>
    <w:rsid w:val="00330F26"/>
    <w:rsid w:val="0033492C"/>
    <w:rsid w:val="00336332"/>
    <w:rsid w:val="003373C4"/>
    <w:rsid w:val="00341AD2"/>
    <w:rsid w:val="003463BD"/>
    <w:rsid w:val="003570D6"/>
    <w:rsid w:val="0036293A"/>
    <w:rsid w:val="00364088"/>
    <w:rsid w:val="00364634"/>
    <w:rsid w:val="00364FB1"/>
    <w:rsid w:val="003668A0"/>
    <w:rsid w:val="00371E66"/>
    <w:rsid w:val="0037218D"/>
    <w:rsid w:val="00384962"/>
    <w:rsid w:val="00387593"/>
    <w:rsid w:val="00391864"/>
    <w:rsid w:val="00391C39"/>
    <w:rsid w:val="003A1EE8"/>
    <w:rsid w:val="003A2D11"/>
    <w:rsid w:val="003A3B2C"/>
    <w:rsid w:val="003A3FAD"/>
    <w:rsid w:val="003A56DB"/>
    <w:rsid w:val="003B106F"/>
    <w:rsid w:val="003C1EEF"/>
    <w:rsid w:val="003C2D16"/>
    <w:rsid w:val="003C39B2"/>
    <w:rsid w:val="003C7B06"/>
    <w:rsid w:val="003D2207"/>
    <w:rsid w:val="003D3AF6"/>
    <w:rsid w:val="003D571C"/>
    <w:rsid w:val="003D6E9E"/>
    <w:rsid w:val="003D7CF6"/>
    <w:rsid w:val="003E226A"/>
    <w:rsid w:val="003E7E85"/>
    <w:rsid w:val="003F4F2E"/>
    <w:rsid w:val="003F698F"/>
    <w:rsid w:val="004018CC"/>
    <w:rsid w:val="00403540"/>
    <w:rsid w:val="00406E37"/>
    <w:rsid w:val="00413F7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6252"/>
    <w:rsid w:val="00476AE1"/>
    <w:rsid w:val="00476F49"/>
    <w:rsid w:val="00483A97"/>
    <w:rsid w:val="00484F6D"/>
    <w:rsid w:val="004A1FE8"/>
    <w:rsid w:val="004A2890"/>
    <w:rsid w:val="004A2EE4"/>
    <w:rsid w:val="004A3FCC"/>
    <w:rsid w:val="004B55FC"/>
    <w:rsid w:val="004C1E6A"/>
    <w:rsid w:val="004C497B"/>
    <w:rsid w:val="004C4CEC"/>
    <w:rsid w:val="004D02BB"/>
    <w:rsid w:val="004D0C40"/>
    <w:rsid w:val="004D224A"/>
    <w:rsid w:val="004E549D"/>
    <w:rsid w:val="004F4A41"/>
    <w:rsid w:val="005064CA"/>
    <w:rsid w:val="0051426B"/>
    <w:rsid w:val="00535C01"/>
    <w:rsid w:val="005367DA"/>
    <w:rsid w:val="00540EFF"/>
    <w:rsid w:val="00554236"/>
    <w:rsid w:val="00555245"/>
    <w:rsid w:val="00556746"/>
    <w:rsid w:val="00556D20"/>
    <w:rsid w:val="00561C78"/>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B0834"/>
    <w:rsid w:val="005B12F6"/>
    <w:rsid w:val="005B19CF"/>
    <w:rsid w:val="005B2443"/>
    <w:rsid w:val="005B7213"/>
    <w:rsid w:val="005C7418"/>
    <w:rsid w:val="005C7858"/>
    <w:rsid w:val="005D2126"/>
    <w:rsid w:val="005E1D37"/>
    <w:rsid w:val="005F50E1"/>
    <w:rsid w:val="005F5156"/>
    <w:rsid w:val="0060268F"/>
    <w:rsid w:val="0060566E"/>
    <w:rsid w:val="0061162A"/>
    <w:rsid w:val="00613A93"/>
    <w:rsid w:val="00615231"/>
    <w:rsid w:val="006174F8"/>
    <w:rsid w:val="006208F8"/>
    <w:rsid w:val="00620E5F"/>
    <w:rsid w:val="00622257"/>
    <w:rsid w:val="0063121A"/>
    <w:rsid w:val="00631D22"/>
    <w:rsid w:val="00631E65"/>
    <w:rsid w:val="006326CC"/>
    <w:rsid w:val="006345A9"/>
    <w:rsid w:val="006414BA"/>
    <w:rsid w:val="00643783"/>
    <w:rsid w:val="0064675C"/>
    <w:rsid w:val="00652855"/>
    <w:rsid w:val="006631A2"/>
    <w:rsid w:val="006708B1"/>
    <w:rsid w:val="00672E86"/>
    <w:rsid w:val="006826F0"/>
    <w:rsid w:val="00696499"/>
    <w:rsid w:val="00697FC2"/>
    <w:rsid w:val="006C12B3"/>
    <w:rsid w:val="006C3DDA"/>
    <w:rsid w:val="006C5989"/>
    <w:rsid w:val="006C599A"/>
    <w:rsid w:val="006D326B"/>
    <w:rsid w:val="006D454D"/>
    <w:rsid w:val="006E44D9"/>
    <w:rsid w:val="006E45ED"/>
    <w:rsid w:val="006F15A4"/>
    <w:rsid w:val="007156B0"/>
    <w:rsid w:val="00716077"/>
    <w:rsid w:val="00716C2B"/>
    <w:rsid w:val="00737FE5"/>
    <w:rsid w:val="00750AF8"/>
    <w:rsid w:val="007811C6"/>
    <w:rsid w:val="00783E76"/>
    <w:rsid w:val="00794FA2"/>
    <w:rsid w:val="0079546D"/>
    <w:rsid w:val="00795A38"/>
    <w:rsid w:val="007A1134"/>
    <w:rsid w:val="007A2E0B"/>
    <w:rsid w:val="007A752C"/>
    <w:rsid w:val="007B1E64"/>
    <w:rsid w:val="007B2421"/>
    <w:rsid w:val="007B45C4"/>
    <w:rsid w:val="007C04DA"/>
    <w:rsid w:val="007C65B6"/>
    <w:rsid w:val="007D335E"/>
    <w:rsid w:val="007D3F56"/>
    <w:rsid w:val="007D5781"/>
    <w:rsid w:val="007E4574"/>
    <w:rsid w:val="007F0D70"/>
    <w:rsid w:val="00800608"/>
    <w:rsid w:val="0080104B"/>
    <w:rsid w:val="00803B7E"/>
    <w:rsid w:val="00803D83"/>
    <w:rsid w:val="00811080"/>
    <w:rsid w:val="008202E3"/>
    <w:rsid w:val="0082418F"/>
    <w:rsid w:val="0082548D"/>
    <w:rsid w:val="00833075"/>
    <w:rsid w:val="00833ED9"/>
    <w:rsid w:val="008407B4"/>
    <w:rsid w:val="00842E1A"/>
    <w:rsid w:val="00842E7B"/>
    <w:rsid w:val="00843A04"/>
    <w:rsid w:val="00845AE1"/>
    <w:rsid w:val="00861B0E"/>
    <w:rsid w:val="00865DBF"/>
    <w:rsid w:val="0087533A"/>
    <w:rsid w:val="0087616D"/>
    <w:rsid w:val="00892CC9"/>
    <w:rsid w:val="00894BD4"/>
    <w:rsid w:val="00894FD6"/>
    <w:rsid w:val="008959A0"/>
    <w:rsid w:val="008A13F5"/>
    <w:rsid w:val="008A7875"/>
    <w:rsid w:val="008B1184"/>
    <w:rsid w:val="008E1B4C"/>
    <w:rsid w:val="008E494C"/>
    <w:rsid w:val="008F703A"/>
    <w:rsid w:val="009037B5"/>
    <w:rsid w:val="0090757D"/>
    <w:rsid w:val="00913CE7"/>
    <w:rsid w:val="00914135"/>
    <w:rsid w:val="0093039B"/>
    <w:rsid w:val="0093154A"/>
    <w:rsid w:val="00944AF6"/>
    <w:rsid w:val="00945594"/>
    <w:rsid w:val="00955527"/>
    <w:rsid w:val="00961AE6"/>
    <w:rsid w:val="0098248F"/>
    <w:rsid w:val="00990081"/>
    <w:rsid w:val="009906FB"/>
    <w:rsid w:val="00991472"/>
    <w:rsid w:val="009973AE"/>
    <w:rsid w:val="009A2557"/>
    <w:rsid w:val="009B18A0"/>
    <w:rsid w:val="009B47A2"/>
    <w:rsid w:val="009C3BBF"/>
    <w:rsid w:val="009C7EEE"/>
    <w:rsid w:val="009D2C41"/>
    <w:rsid w:val="009E5788"/>
    <w:rsid w:val="009E5AF1"/>
    <w:rsid w:val="00A24D79"/>
    <w:rsid w:val="00A30307"/>
    <w:rsid w:val="00A36135"/>
    <w:rsid w:val="00A4179D"/>
    <w:rsid w:val="00A44FFD"/>
    <w:rsid w:val="00A46028"/>
    <w:rsid w:val="00A51219"/>
    <w:rsid w:val="00A54FA2"/>
    <w:rsid w:val="00A73636"/>
    <w:rsid w:val="00A737C0"/>
    <w:rsid w:val="00A774D4"/>
    <w:rsid w:val="00A77A96"/>
    <w:rsid w:val="00A77D14"/>
    <w:rsid w:val="00A77F12"/>
    <w:rsid w:val="00A93194"/>
    <w:rsid w:val="00A937C2"/>
    <w:rsid w:val="00A97F6B"/>
    <w:rsid w:val="00AA00EE"/>
    <w:rsid w:val="00AA6E85"/>
    <w:rsid w:val="00AB3B4C"/>
    <w:rsid w:val="00AB3E0A"/>
    <w:rsid w:val="00AB7323"/>
    <w:rsid w:val="00AC3BB3"/>
    <w:rsid w:val="00AC435C"/>
    <w:rsid w:val="00AD001A"/>
    <w:rsid w:val="00AD57CC"/>
    <w:rsid w:val="00AE419C"/>
    <w:rsid w:val="00AE6379"/>
    <w:rsid w:val="00AE68C7"/>
    <w:rsid w:val="00AF0BB0"/>
    <w:rsid w:val="00B079E3"/>
    <w:rsid w:val="00B17B29"/>
    <w:rsid w:val="00B277BF"/>
    <w:rsid w:val="00B3476A"/>
    <w:rsid w:val="00B359F7"/>
    <w:rsid w:val="00B407EB"/>
    <w:rsid w:val="00B54233"/>
    <w:rsid w:val="00B578B3"/>
    <w:rsid w:val="00B60686"/>
    <w:rsid w:val="00B63DE7"/>
    <w:rsid w:val="00B724DC"/>
    <w:rsid w:val="00B75519"/>
    <w:rsid w:val="00B77EA1"/>
    <w:rsid w:val="00B90B47"/>
    <w:rsid w:val="00B96566"/>
    <w:rsid w:val="00B97402"/>
    <w:rsid w:val="00B9760F"/>
    <w:rsid w:val="00BA1D11"/>
    <w:rsid w:val="00BA2B50"/>
    <w:rsid w:val="00BA4BA0"/>
    <w:rsid w:val="00BA4CF1"/>
    <w:rsid w:val="00BB3F35"/>
    <w:rsid w:val="00BC500E"/>
    <w:rsid w:val="00BD7F9A"/>
    <w:rsid w:val="00BE38FC"/>
    <w:rsid w:val="00BF5694"/>
    <w:rsid w:val="00BF7CA6"/>
    <w:rsid w:val="00BF7E1A"/>
    <w:rsid w:val="00C039DC"/>
    <w:rsid w:val="00C13FAA"/>
    <w:rsid w:val="00C15FE2"/>
    <w:rsid w:val="00C172EB"/>
    <w:rsid w:val="00C25874"/>
    <w:rsid w:val="00C358B4"/>
    <w:rsid w:val="00C42A4C"/>
    <w:rsid w:val="00C435C4"/>
    <w:rsid w:val="00C441F8"/>
    <w:rsid w:val="00C55317"/>
    <w:rsid w:val="00C56B0A"/>
    <w:rsid w:val="00C579C4"/>
    <w:rsid w:val="00C83A2C"/>
    <w:rsid w:val="00C9210B"/>
    <w:rsid w:val="00C959C5"/>
    <w:rsid w:val="00CA4870"/>
    <w:rsid w:val="00CB1A28"/>
    <w:rsid w:val="00CD1AB4"/>
    <w:rsid w:val="00CD3009"/>
    <w:rsid w:val="00CD437D"/>
    <w:rsid w:val="00CE28BA"/>
    <w:rsid w:val="00CE5636"/>
    <w:rsid w:val="00CF1E2D"/>
    <w:rsid w:val="00D0534A"/>
    <w:rsid w:val="00D059F0"/>
    <w:rsid w:val="00D11C16"/>
    <w:rsid w:val="00D137F0"/>
    <w:rsid w:val="00D2205F"/>
    <w:rsid w:val="00D234CC"/>
    <w:rsid w:val="00D2468F"/>
    <w:rsid w:val="00D3471B"/>
    <w:rsid w:val="00D36DD8"/>
    <w:rsid w:val="00D455B2"/>
    <w:rsid w:val="00D50B74"/>
    <w:rsid w:val="00D53B18"/>
    <w:rsid w:val="00D53F0D"/>
    <w:rsid w:val="00D575D4"/>
    <w:rsid w:val="00D66F44"/>
    <w:rsid w:val="00D70C45"/>
    <w:rsid w:val="00D8633D"/>
    <w:rsid w:val="00D929D1"/>
    <w:rsid w:val="00D941F4"/>
    <w:rsid w:val="00DA2B32"/>
    <w:rsid w:val="00DA70FF"/>
    <w:rsid w:val="00DB4B1C"/>
    <w:rsid w:val="00DB5DF0"/>
    <w:rsid w:val="00DB638B"/>
    <w:rsid w:val="00DB7A7B"/>
    <w:rsid w:val="00DE06A3"/>
    <w:rsid w:val="00DF5CAD"/>
    <w:rsid w:val="00E03AA9"/>
    <w:rsid w:val="00E04F5D"/>
    <w:rsid w:val="00E17AD1"/>
    <w:rsid w:val="00E228EF"/>
    <w:rsid w:val="00E3286E"/>
    <w:rsid w:val="00E446C6"/>
    <w:rsid w:val="00E55F00"/>
    <w:rsid w:val="00E644AE"/>
    <w:rsid w:val="00E75119"/>
    <w:rsid w:val="00E90954"/>
    <w:rsid w:val="00E90BB8"/>
    <w:rsid w:val="00E940C2"/>
    <w:rsid w:val="00EA027F"/>
    <w:rsid w:val="00EA4047"/>
    <w:rsid w:val="00EA7622"/>
    <w:rsid w:val="00EB712A"/>
    <w:rsid w:val="00EC083F"/>
    <w:rsid w:val="00ED271C"/>
    <w:rsid w:val="00EF0F99"/>
    <w:rsid w:val="00EF410A"/>
    <w:rsid w:val="00F07A99"/>
    <w:rsid w:val="00F11274"/>
    <w:rsid w:val="00F20FAB"/>
    <w:rsid w:val="00F24939"/>
    <w:rsid w:val="00F25D81"/>
    <w:rsid w:val="00F27282"/>
    <w:rsid w:val="00F273BC"/>
    <w:rsid w:val="00F33AC1"/>
    <w:rsid w:val="00F35383"/>
    <w:rsid w:val="00F44E85"/>
    <w:rsid w:val="00F5157D"/>
    <w:rsid w:val="00F52BE8"/>
    <w:rsid w:val="00F56768"/>
    <w:rsid w:val="00F60A04"/>
    <w:rsid w:val="00F674A3"/>
    <w:rsid w:val="00F72293"/>
    <w:rsid w:val="00F74B6B"/>
    <w:rsid w:val="00F7596D"/>
    <w:rsid w:val="00F8728F"/>
    <w:rsid w:val="00F91A6A"/>
    <w:rsid w:val="00FA16CC"/>
    <w:rsid w:val="00FB2F47"/>
    <w:rsid w:val="00FB3FAB"/>
    <w:rsid w:val="00FC00D1"/>
    <w:rsid w:val="00FC1F1F"/>
    <w:rsid w:val="00FC3B71"/>
    <w:rsid w:val="00FD2FB6"/>
    <w:rsid w:val="00FD3A52"/>
    <w:rsid w:val="00FE6CC5"/>
    <w:rsid w:val="00FE7C25"/>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96869661">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77599984">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3606C9D-2999-4E15-8FDD-1261A2EE2019}"/>
      </w:docPartPr>
      <w:docPartBody>
        <w:p w:rsidR="007F3A4A" w:rsidRDefault="00D31740">
          <w:r w:rsidRPr="0010209A">
            <w:rPr>
              <w:rStyle w:val="PlaceholderText"/>
            </w:rPr>
            <w:t>Click or tap here to enter text.</w:t>
          </w:r>
        </w:p>
      </w:docPartBody>
    </w:docPart>
    <w:docPart>
      <w:docPartPr>
        <w:name w:val="AF080BE83284469F88ECCEBAFEF3D6B0"/>
        <w:category>
          <w:name w:val="General"/>
          <w:gallery w:val="placeholder"/>
        </w:category>
        <w:types>
          <w:type w:val="bbPlcHdr"/>
        </w:types>
        <w:behaviors>
          <w:behavior w:val="content"/>
        </w:behaviors>
        <w:guid w:val="{C3D59148-C3DA-401C-8FE1-7E982CC3D5C2}"/>
      </w:docPartPr>
      <w:docPartBody>
        <w:p w:rsidR="00F8155A" w:rsidRDefault="007C1B85" w:rsidP="007C1B85">
          <w:pPr>
            <w:pStyle w:val="AF080BE83284469F88ECCEBAFEF3D6B0"/>
          </w:pPr>
          <w:r w:rsidRPr="001020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40"/>
    <w:rsid w:val="00022023"/>
    <w:rsid w:val="001043BF"/>
    <w:rsid w:val="002901FA"/>
    <w:rsid w:val="00364FB1"/>
    <w:rsid w:val="003F7E17"/>
    <w:rsid w:val="00535C01"/>
    <w:rsid w:val="005C50CC"/>
    <w:rsid w:val="007C1B85"/>
    <w:rsid w:val="007D44E3"/>
    <w:rsid w:val="007F3A4A"/>
    <w:rsid w:val="009E27DB"/>
    <w:rsid w:val="00AD5976"/>
    <w:rsid w:val="00B6387F"/>
    <w:rsid w:val="00BD695F"/>
    <w:rsid w:val="00D31740"/>
    <w:rsid w:val="00DB5940"/>
    <w:rsid w:val="00DD3CBB"/>
    <w:rsid w:val="00ED59A4"/>
    <w:rsid w:val="00F81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695F"/>
    <w:rPr>
      <w:color w:val="808080"/>
    </w:rPr>
  </w:style>
  <w:style w:type="paragraph" w:customStyle="1" w:styleId="AF080BE83284469F88ECCEBAFEF3D6B0">
    <w:name w:val="AF080BE83284469F88ECCEBAFEF3D6B0"/>
    <w:rsid w:val="007C1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BC34C3E-27A9-49E6-B934-5B7F2EFA0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26</Pages>
  <Words>8194</Words>
  <Characters>46710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4</cp:revision>
  <dcterms:created xsi:type="dcterms:W3CDTF">2024-06-27T22:32:00Z</dcterms:created>
  <dcterms:modified xsi:type="dcterms:W3CDTF">2024-09-19T19:03:00Z</dcterms:modified>
</cp:coreProperties>
</file>