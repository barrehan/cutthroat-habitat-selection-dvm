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1096" w14:textId="21321E20"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 xml:space="preserve">Asynchronous timing of hypoxia and thermal stress </w:t>
      </w:r>
      <w:r w:rsidR="001E0E68">
        <w:rPr>
          <w:rFonts w:ascii="Times New Roman" w:hAnsi="Times New Roman" w:cs="Times New Roman"/>
          <w:b/>
          <w:sz w:val="24"/>
          <w:szCs w:val="24"/>
        </w:rPr>
        <w:t>induces</w:t>
      </w:r>
      <w:r>
        <w:rPr>
          <w:rFonts w:ascii="Times New Roman" w:hAnsi="Times New Roman" w:cs="Times New Roman"/>
          <w:b/>
          <w:sz w:val="24"/>
          <w:szCs w:val="24"/>
        </w:rPr>
        <w:t xml:space="preserve">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37E39D2A" w14:textId="33E320DF" w:rsidR="000525A6" w:rsidRDefault="007F0D70"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Mobile organisms respond to</w:t>
      </w:r>
      <w:r w:rsidR="002C6BF4" w:rsidRPr="000525A6">
        <w:rPr>
          <w:rFonts w:ascii="Times New Roman" w:hAnsi="Times New Roman" w:cs="Times New Roman"/>
          <w:sz w:val="24"/>
          <w:szCs w:val="24"/>
        </w:rPr>
        <w:t xml:space="preserve"> multiple environmental variables</w:t>
      </w:r>
      <w:r w:rsidRPr="000525A6">
        <w:rPr>
          <w:rFonts w:ascii="Times New Roman" w:hAnsi="Times New Roman" w:cs="Times New Roman"/>
          <w:sz w:val="24"/>
          <w:szCs w:val="24"/>
        </w:rPr>
        <w:t xml:space="preserve"> and </w:t>
      </w:r>
      <w:r w:rsidR="00D50B74" w:rsidRPr="000525A6">
        <w:rPr>
          <w:rFonts w:ascii="Times New Roman" w:hAnsi="Times New Roman" w:cs="Times New Roman"/>
          <w:sz w:val="24"/>
          <w:szCs w:val="24"/>
        </w:rPr>
        <w:t xml:space="preserve">optimizing one habitat condition </w:t>
      </w:r>
      <w:r w:rsidRPr="000525A6">
        <w:rPr>
          <w:rFonts w:ascii="Times New Roman" w:hAnsi="Times New Roman" w:cs="Times New Roman"/>
          <w:sz w:val="24"/>
          <w:szCs w:val="24"/>
        </w:rPr>
        <w:t xml:space="preserve">often </w:t>
      </w:r>
      <w:r w:rsidR="00D50B74" w:rsidRPr="000525A6">
        <w:rPr>
          <w:rFonts w:ascii="Times New Roman" w:hAnsi="Times New Roman" w:cs="Times New Roman"/>
          <w:sz w:val="24"/>
          <w:szCs w:val="24"/>
        </w:rPr>
        <w:t>comes at the expense of another</w:t>
      </w:r>
      <w:r w:rsidR="005B19CF" w:rsidRPr="000525A6">
        <w:rPr>
          <w:rFonts w:ascii="Times New Roman" w:hAnsi="Times New Roman" w:cs="Times New Roman"/>
          <w:sz w:val="24"/>
          <w:szCs w:val="24"/>
        </w:rPr>
        <w:t>.</w:t>
      </w:r>
      <w:r w:rsidR="002C6BF4" w:rsidRPr="000525A6">
        <w:rPr>
          <w:rFonts w:ascii="Times New Roman" w:hAnsi="Times New Roman" w:cs="Times New Roman"/>
          <w:sz w:val="24"/>
          <w:szCs w:val="24"/>
        </w:rPr>
        <w:t xml:space="preserve"> </w:t>
      </w:r>
      <w:r w:rsidR="000B5A37" w:rsidRPr="000525A6">
        <w:rPr>
          <w:rFonts w:ascii="Times New Roman" w:hAnsi="Times New Roman" w:cs="Times New Roman"/>
          <w:sz w:val="24"/>
          <w:szCs w:val="24"/>
        </w:rPr>
        <w:t xml:space="preserve">Trade-offs between temperature and dissolved oxygen are ubiquitous </w:t>
      </w:r>
      <w:r w:rsidR="005362D7" w:rsidRPr="000525A6">
        <w:rPr>
          <w:rFonts w:ascii="Times New Roman" w:hAnsi="Times New Roman" w:cs="Times New Roman"/>
          <w:sz w:val="24"/>
          <w:szCs w:val="24"/>
        </w:rPr>
        <w:t xml:space="preserve">in aquatic ecosystems, and they are also dynamic, as the day-night cycle </w:t>
      </w:r>
      <w:r w:rsidR="00181359" w:rsidRPr="000525A6">
        <w:rPr>
          <w:rFonts w:ascii="Times New Roman" w:hAnsi="Times New Roman" w:cs="Times New Roman"/>
          <w:sz w:val="24"/>
          <w:szCs w:val="24"/>
        </w:rPr>
        <w:t>drives solar absorption and photosynthesis</w:t>
      </w:r>
      <w:r w:rsidR="005362D7"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Heat stress and hypoxia </w:t>
      </w:r>
      <w:ins w:id="0" w:author="Ebersole, Joe" w:date="2025-02-11T14:15:00Z">
        <w:r w:rsidR="00593D6E">
          <w:rPr>
            <w:rFonts w:ascii="Times New Roman" w:hAnsi="Times New Roman" w:cs="Times New Roman"/>
            <w:sz w:val="24"/>
            <w:szCs w:val="24"/>
          </w:rPr>
          <w:t>often</w:t>
        </w:r>
      </w:ins>
      <w:ins w:id="1" w:author="Ebersole, Joe" w:date="2025-02-11T14:14:00Z">
        <w:r w:rsidR="00593D6E">
          <w:rPr>
            <w:rFonts w:ascii="Times New Roman" w:hAnsi="Times New Roman" w:cs="Times New Roman"/>
            <w:sz w:val="24"/>
            <w:szCs w:val="24"/>
          </w:rPr>
          <w:t xml:space="preserve"> </w:t>
        </w:r>
      </w:ins>
      <w:r w:rsidR="0093039B" w:rsidRPr="000525A6">
        <w:rPr>
          <w:rFonts w:ascii="Times New Roman" w:hAnsi="Times New Roman" w:cs="Times New Roman"/>
          <w:sz w:val="24"/>
          <w:szCs w:val="24"/>
        </w:rPr>
        <w:t xml:space="preserve">occur asynchronously in the diel cycle, because </w:t>
      </w:r>
      <w:commentRangeStart w:id="2"/>
      <w:commentRangeStart w:id="3"/>
      <w:r w:rsidR="0093039B" w:rsidRPr="000525A6">
        <w:rPr>
          <w:rFonts w:ascii="Times New Roman" w:hAnsi="Times New Roman" w:cs="Times New Roman"/>
          <w:sz w:val="24"/>
          <w:szCs w:val="24"/>
        </w:rPr>
        <w:t>temperature maximums occur in the evening and oxygen minimums occur around dawn</w:t>
      </w:r>
      <w:commentRangeEnd w:id="2"/>
      <w:r w:rsidR="00B273FC">
        <w:rPr>
          <w:rStyle w:val="CommentReference"/>
        </w:rPr>
        <w:commentReference w:id="2"/>
      </w:r>
      <w:commentRangeEnd w:id="3"/>
      <w:r w:rsidR="00593D6E">
        <w:rPr>
          <w:rStyle w:val="CommentReference"/>
        </w:rPr>
        <w:commentReference w:id="3"/>
      </w:r>
      <w:r w:rsidR="0093039B" w:rsidRPr="000525A6">
        <w:rPr>
          <w:rFonts w:ascii="Times New Roman" w:hAnsi="Times New Roman" w:cs="Times New Roman"/>
          <w:sz w:val="24"/>
          <w:szCs w:val="24"/>
        </w:rPr>
        <w:t xml:space="preserve">. </w:t>
      </w:r>
      <w:ins w:id="4" w:author="Barrett, Hannah" w:date="2025-02-20T17:24:00Z" w16du:dateUtc="2025-02-20T17:24:00Z">
        <w:r w:rsidR="007B5F4F" w:rsidRPr="000525A6">
          <w:rPr>
            <w:rFonts w:ascii="Times New Roman" w:hAnsi="Times New Roman" w:cs="Times New Roman"/>
            <w:sz w:val="24"/>
            <w:szCs w:val="24"/>
          </w:rPr>
          <w:t xml:space="preserve">A key question is </w:t>
        </w:r>
        <w:r w:rsidR="007B5F4F">
          <w:rPr>
            <w:rFonts w:ascii="Times New Roman" w:hAnsi="Times New Roman" w:cs="Times New Roman"/>
            <w:sz w:val="24"/>
            <w:szCs w:val="24"/>
          </w:rPr>
          <w:t>whether animal behavior can soften temperature-oxygen trade-offs by exploiting this asynchrony.</w:t>
        </w:r>
      </w:ins>
      <w:del w:id="5" w:author="Barrett, Hannah" w:date="2025-02-20T17:24:00Z" w16du:dateUtc="2025-02-20T17:24:00Z">
        <w:r w:rsidR="001E0E68" w:rsidRPr="000525A6" w:rsidDel="007B5F4F">
          <w:rPr>
            <w:rFonts w:ascii="Times New Roman" w:hAnsi="Times New Roman" w:cs="Times New Roman"/>
            <w:sz w:val="24"/>
            <w:szCs w:val="24"/>
          </w:rPr>
          <w:delText>A key question is how organisms make tradeoffs to the opposing limitations of temperature and oxygen</w:delText>
        </w:r>
      </w:del>
      <w:ins w:id="6" w:author="Matt Kaylor" w:date="2025-01-10T14:19:00Z">
        <w:del w:id="7" w:author="Barrett, Hannah" w:date="2025-02-20T17:24:00Z" w16du:dateUtc="2025-02-20T17:24:00Z">
          <w:r w:rsidR="00B76AB4" w:rsidDel="007B5F4F">
            <w:rPr>
              <w:rFonts w:ascii="Times New Roman" w:hAnsi="Times New Roman" w:cs="Times New Roman"/>
              <w:sz w:val="24"/>
              <w:szCs w:val="24"/>
            </w:rPr>
            <w:delText>,</w:delText>
          </w:r>
        </w:del>
      </w:ins>
      <w:del w:id="8" w:author="Barrett, Hannah" w:date="2025-02-20T17:24:00Z" w16du:dateUtc="2025-02-20T17:24:00Z">
        <w:r w:rsidR="001E0E68" w:rsidRPr="000525A6" w:rsidDel="007B5F4F">
          <w:rPr>
            <w:rFonts w:ascii="Times New Roman" w:hAnsi="Times New Roman" w:cs="Times New Roman"/>
            <w:sz w:val="24"/>
            <w:szCs w:val="24"/>
          </w:rPr>
          <w:delText xml:space="preserve"> driven by changes in environmental conditions within a daily cycle. </w:delText>
        </w:r>
      </w:del>
    </w:p>
    <w:p w14:paraId="7D7F6D92" w14:textId="77777777" w:rsidR="007B5F4F" w:rsidRDefault="007B5F4F" w:rsidP="007B5F4F">
      <w:pPr>
        <w:pStyle w:val="ListParagraph"/>
        <w:numPr>
          <w:ilvl w:val="0"/>
          <w:numId w:val="3"/>
        </w:numPr>
        <w:spacing w:line="480" w:lineRule="auto"/>
        <w:rPr>
          <w:ins w:id="9" w:author="Barrett, Hannah" w:date="2025-02-20T17:25:00Z" w16du:dateUtc="2025-02-20T17:25:00Z"/>
          <w:rFonts w:ascii="Times New Roman" w:hAnsi="Times New Roman" w:cs="Times New Roman"/>
          <w:sz w:val="24"/>
          <w:szCs w:val="24"/>
        </w:rPr>
      </w:pPr>
      <w:ins w:id="10" w:author="Barrett, Hannah" w:date="2025-02-20T17:25:00Z" w16du:dateUtc="2025-02-20T17:25:00Z">
        <w:r w:rsidRPr="009F53AF">
          <w:rPr>
            <w:rFonts w:ascii="Times New Roman" w:hAnsi="Times New Roman" w:cs="Times New Roman"/>
            <w:sz w:val="24"/>
            <w:szCs w:val="24"/>
          </w:rPr>
          <w:t xml:space="preserve">We </w:t>
        </w:r>
        <w:r>
          <w:rPr>
            <w:rFonts w:ascii="Times New Roman" w:hAnsi="Times New Roman" w:cs="Times New Roman"/>
            <w:sz w:val="24"/>
            <w:szCs w:val="24"/>
          </w:rPr>
          <w:t>tested how</w:t>
        </w:r>
        <w:r w:rsidRPr="009F53AF">
          <w:rPr>
            <w:rFonts w:ascii="Times New Roman" w:hAnsi="Times New Roman" w:cs="Times New Roman"/>
            <w:sz w:val="24"/>
            <w:szCs w:val="24"/>
          </w:rPr>
          <w:t xml:space="preserve"> fish </w:t>
        </w:r>
        <w:r>
          <w:rPr>
            <w:rFonts w:ascii="Times New Roman" w:hAnsi="Times New Roman" w:cs="Times New Roman"/>
            <w:sz w:val="24"/>
            <w:szCs w:val="24"/>
          </w:rPr>
          <w:t>respond to</w:t>
        </w:r>
        <w:r w:rsidRPr="009F53AF">
          <w:rPr>
            <w:rFonts w:ascii="Times New Roman" w:hAnsi="Times New Roman" w:cs="Times New Roman"/>
            <w:sz w:val="24"/>
            <w:szCs w:val="24"/>
          </w:rPr>
          <w:t xml:space="preserve"> diurnal changes in DO and temperature within </w:t>
        </w:r>
        <w:r>
          <w:rPr>
            <w:rFonts w:ascii="Times New Roman" w:hAnsi="Times New Roman" w:cs="Times New Roman"/>
            <w:sz w:val="24"/>
            <w:szCs w:val="24"/>
          </w:rPr>
          <w:t xml:space="preserve">vertically stratified </w:t>
        </w:r>
        <w:r w:rsidRPr="009F53AF">
          <w:rPr>
            <w:rFonts w:ascii="Times New Roman" w:hAnsi="Times New Roman" w:cs="Times New Roman"/>
            <w:sz w:val="24"/>
            <w:szCs w:val="24"/>
          </w:rPr>
          <w:t xml:space="preserve">thermal refuges </w:t>
        </w:r>
        <w:r>
          <w:rPr>
            <w:rFonts w:ascii="Times New Roman" w:hAnsi="Times New Roman" w:cs="Times New Roman"/>
            <w:sz w:val="24"/>
            <w:szCs w:val="24"/>
          </w:rPr>
          <w:t xml:space="preserve">on a river floodplain. First, we used empirical environmental data to simulate three behavioral strategies; a fish that minimizes temperature, a fish that maximizes DO, and a fish that optimizes both temperature and DO. Next, </w:t>
        </w:r>
        <w:r w:rsidRPr="000525A6">
          <w:rPr>
            <w:rFonts w:ascii="Times New Roman" w:hAnsi="Times New Roman" w:cs="Times New Roman"/>
            <w:sz w:val="24"/>
            <w:szCs w:val="24"/>
          </w:rPr>
          <w:t xml:space="preserve">we held fish </w:t>
        </w:r>
        <w:r w:rsidRPr="000525A6">
          <w:rPr>
            <w:rFonts w:ascii="Times New Roman" w:hAnsi="Times New Roman" w:cs="Times New Roman"/>
            <w:i/>
            <w:iCs/>
            <w:sz w:val="24"/>
            <w:szCs w:val="24"/>
          </w:rPr>
          <w:t>in</w:t>
        </w:r>
        <w:r>
          <w:rPr>
            <w:rFonts w:ascii="Times New Roman" w:hAnsi="Times New Roman" w:cs="Times New Roman"/>
            <w:i/>
            <w:iCs/>
            <w:sz w:val="24"/>
            <w:szCs w:val="24"/>
          </w:rPr>
          <w:t>-</w:t>
        </w:r>
        <w:r w:rsidRPr="000525A6">
          <w:rPr>
            <w:rFonts w:ascii="Times New Roman" w:hAnsi="Times New Roman" w:cs="Times New Roman"/>
            <w:i/>
            <w:iCs/>
            <w:sz w:val="24"/>
            <w:szCs w:val="24"/>
          </w:rPr>
          <w:t>situ</w:t>
        </w:r>
        <w:r w:rsidRPr="000525A6">
          <w:rPr>
            <w:rFonts w:ascii="Times New Roman" w:hAnsi="Times New Roman" w:cs="Times New Roman"/>
            <w:sz w:val="24"/>
            <w:szCs w:val="24"/>
          </w:rPr>
          <w:t xml:space="preserve"> in enclosures and quantified their use of the thermal environment using temperature-logging tags</w:t>
        </w:r>
        <w:r>
          <w:rPr>
            <w:rFonts w:ascii="Times New Roman" w:hAnsi="Times New Roman" w:cs="Times New Roman"/>
            <w:sz w:val="24"/>
            <w:szCs w:val="24"/>
          </w:rPr>
          <w:t xml:space="preserve"> coupled with arrays instrumented with temperature-oxygen loggers</w:t>
        </w:r>
        <w:r w:rsidRPr="000525A6">
          <w:rPr>
            <w:rFonts w:ascii="Times New Roman" w:hAnsi="Times New Roman" w:cs="Times New Roman"/>
            <w:sz w:val="24"/>
            <w:szCs w:val="24"/>
          </w:rPr>
          <w:t xml:space="preserve">. </w:t>
        </w:r>
      </w:ins>
    </w:p>
    <w:p w14:paraId="0A458F3B" w14:textId="29B77139" w:rsidR="000525A6" w:rsidDel="007B5F4F" w:rsidRDefault="0093039B" w:rsidP="000525A6">
      <w:pPr>
        <w:pStyle w:val="ListParagraph"/>
        <w:numPr>
          <w:ilvl w:val="0"/>
          <w:numId w:val="3"/>
        </w:numPr>
        <w:spacing w:line="480" w:lineRule="auto"/>
        <w:rPr>
          <w:del w:id="11" w:author="Barrett, Hannah" w:date="2025-02-20T17:25:00Z" w16du:dateUtc="2025-02-20T17:25:00Z"/>
          <w:rFonts w:ascii="Times New Roman" w:hAnsi="Times New Roman" w:cs="Times New Roman"/>
          <w:sz w:val="24"/>
          <w:szCs w:val="24"/>
        </w:rPr>
      </w:pPr>
      <w:del w:id="12" w:author="Barrett, Hannah" w:date="2025-02-20T17:25:00Z" w16du:dateUtc="2025-02-20T17:25:00Z">
        <w:r w:rsidRPr="000525A6" w:rsidDel="007B5F4F">
          <w:rPr>
            <w:rFonts w:ascii="Times New Roman" w:hAnsi="Times New Roman" w:cs="Times New Roman"/>
            <w:sz w:val="24"/>
            <w:szCs w:val="24"/>
          </w:rPr>
          <w:delText xml:space="preserve">Using observed environmental data from </w:delText>
        </w:r>
        <w:r w:rsidR="001D1CBB" w:rsidRPr="000525A6" w:rsidDel="007B5F4F">
          <w:rPr>
            <w:rFonts w:ascii="Times New Roman" w:hAnsi="Times New Roman" w:cs="Times New Roman"/>
            <w:sz w:val="24"/>
            <w:szCs w:val="24"/>
          </w:rPr>
          <w:delText>vertically stratified</w:delText>
        </w:r>
        <w:r w:rsidR="00F52BE8" w:rsidRPr="000525A6" w:rsidDel="007B5F4F">
          <w:rPr>
            <w:rFonts w:ascii="Times New Roman" w:hAnsi="Times New Roman" w:cs="Times New Roman"/>
            <w:sz w:val="24"/>
            <w:szCs w:val="24"/>
          </w:rPr>
          <w:delText xml:space="preserve"> </w:delText>
        </w:r>
        <w:r w:rsidRPr="000525A6" w:rsidDel="007B5F4F">
          <w:rPr>
            <w:rFonts w:ascii="Times New Roman" w:hAnsi="Times New Roman" w:cs="Times New Roman"/>
            <w:sz w:val="24"/>
            <w:szCs w:val="24"/>
          </w:rPr>
          <w:delText xml:space="preserve">thermal refuges on a river floodplain, we </w:delText>
        </w:r>
        <w:r w:rsidR="001D1CBB" w:rsidRPr="000525A6" w:rsidDel="007B5F4F">
          <w:rPr>
            <w:rFonts w:ascii="Times New Roman" w:hAnsi="Times New Roman" w:cs="Times New Roman"/>
            <w:sz w:val="24"/>
            <w:szCs w:val="24"/>
          </w:rPr>
          <w:delText>used</w:delText>
        </w:r>
        <w:r w:rsidR="00F52BE8" w:rsidRPr="000525A6" w:rsidDel="007B5F4F">
          <w:rPr>
            <w:rFonts w:ascii="Times New Roman" w:hAnsi="Times New Roman" w:cs="Times New Roman"/>
            <w:sz w:val="24"/>
            <w:szCs w:val="24"/>
          </w:rPr>
          <w:delText xml:space="preserve"> a simulation to </w:delText>
        </w:r>
        <w:r w:rsidRPr="000525A6" w:rsidDel="007B5F4F">
          <w:rPr>
            <w:rFonts w:ascii="Times New Roman" w:hAnsi="Times New Roman" w:cs="Times New Roman"/>
            <w:sz w:val="24"/>
            <w:szCs w:val="24"/>
          </w:rPr>
          <w:delText xml:space="preserve">show that strategies </w:delText>
        </w:r>
        <w:r w:rsidR="00254FC3" w:rsidRPr="000525A6" w:rsidDel="007B5F4F">
          <w:rPr>
            <w:rFonts w:ascii="Times New Roman" w:hAnsi="Times New Roman" w:cs="Times New Roman"/>
            <w:sz w:val="24"/>
            <w:szCs w:val="24"/>
          </w:rPr>
          <w:delText xml:space="preserve">that focused solely on either </w:delText>
        </w:r>
        <w:r w:rsidRPr="000525A6" w:rsidDel="007B5F4F">
          <w:rPr>
            <w:rFonts w:ascii="Times New Roman" w:hAnsi="Times New Roman" w:cs="Times New Roman"/>
            <w:sz w:val="24"/>
            <w:szCs w:val="24"/>
          </w:rPr>
          <w:delText xml:space="preserve">temperature-minimizing or oxygen-maximizing </w:delText>
        </w:r>
        <w:commentRangeStart w:id="13"/>
        <w:commentRangeStart w:id="14"/>
        <w:r w:rsidRPr="000525A6" w:rsidDel="007B5F4F">
          <w:rPr>
            <w:rFonts w:ascii="Times New Roman" w:hAnsi="Times New Roman" w:cs="Times New Roman"/>
            <w:sz w:val="24"/>
            <w:szCs w:val="24"/>
          </w:rPr>
          <w:delText>result</w:delText>
        </w:r>
        <w:r w:rsidR="00AD5CC8" w:rsidRPr="000525A6" w:rsidDel="007B5F4F">
          <w:rPr>
            <w:rFonts w:ascii="Times New Roman" w:hAnsi="Times New Roman" w:cs="Times New Roman"/>
            <w:sz w:val="24"/>
            <w:szCs w:val="24"/>
          </w:rPr>
          <w:delText>ed</w:delText>
        </w:r>
        <w:r w:rsidRPr="000525A6" w:rsidDel="007B5F4F">
          <w:rPr>
            <w:rFonts w:ascii="Times New Roman" w:hAnsi="Times New Roman" w:cs="Times New Roman"/>
            <w:sz w:val="24"/>
            <w:szCs w:val="24"/>
          </w:rPr>
          <w:delText xml:space="preserve"> in constant depth selection, whereas fish that optimize</w:delText>
        </w:r>
        <w:r w:rsidR="00AD5CC8" w:rsidRPr="000525A6" w:rsidDel="007B5F4F">
          <w:rPr>
            <w:rFonts w:ascii="Times New Roman" w:hAnsi="Times New Roman" w:cs="Times New Roman"/>
            <w:sz w:val="24"/>
            <w:szCs w:val="24"/>
          </w:rPr>
          <w:delText>d</w:delText>
        </w:r>
        <w:r w:rsidRPr="000525A6" w:rsidDel="007B5F4F">
          <w:rPr>
            <w:rFonts w:ascii="Times New Roman" w:hAnsi="Times New Roman" w:cs="Times New Roman"/>
            <w:sz w:val="24"/>
            <w:szCs w:val="24"/>
          </w:rPr>
          <w:delText xml:space="preserve"> </w:delText>
        </w:r>
        <w:r w:rsidR="00181359" w:rsidRPr="000525A6" w:rsidDel="007B5F4F">
          <w:rPr>
            <w:rFonts w:ascii="Times New Roman" w:hAnsi="Times New Roman" w:cs="Times New Roman"/>
            <w:sz w:val="24"/>
            <w:szCs w:val="24"/>
          </w:rPr>
          <w:delText xml:space="preserve">both </w:delText>
        </w:r>
        <w:r w:rsidRPr="000525A6" w:rsidDel="007B5F4F">
          <w:rPr>
            <w:rFonts w:ascii="Times New Roman" w:hAnsi="Times New Roman" w:cs="Times New Roman"/>
            <w:sz w:val="24"/>
            <w:szCs w:val="24"/>
          </w:rPr>
          <w:delText>temperature and oxygen exhibit</w:delText>
        </w:r>
        <w:r w:rsidR="00AD5CC8" w:rsidRPr="000525A6" w:rsidDel="007B5F4F">
          <w:rPr>
            <w:rFonts w:ascii="Times New Roman" w:hAnsi="Times New Roman" w:cs="Times New Roman"/>
            <w:sz w:val="24"/>
            <w:szCs w:val="24"/>
          </w:rPr>
          <w:delText>ed</w:delText>
        </w:r>
        <w:r w:rsidRPr="000525A6" w:rsidDel="007B5F4F">
          <w:rPr>
            <w:rFonts w:ascii="Times New Roman" w:hAnsi="Times New Roman" w:cs="Times New Roman"/>
            <w:sz w:val="24"/>
            <w:szCs w:val="24"/>
          </w:rPr>
          <w:delText xml:space="preserve"> diel vertical movement</w:delText>
        </w:r>
        <w:commentRangeEnd w:id="13"/>
        <w:r w:rsidR="008036E7" w:rsidDel="007B5F4F">
          <w:rPr>
            <w:rStyle w:val="CommentReference"/>
          </w:rPr>
          <w:commentReference w:id="13"/>
        </w:r>
      </w:del>
      <w:commentRangeEnd w:id="14"/>
      <w:r w:rsidR="007B5F4F">
        <w:rPr>
          <w:rStyle w:val="CommentReference"/>
        </w:rPr>
        <w:commentReference w:id="14"/>
      </w:r>
      <w:del w:id="15" w:author="Barrett, Hannah" w:date="2025-02-20T17:25:00Z" w16du:dateUtc="2025-02-20T17:25:00Z">
        <w:r w:rsidRPr="000525A6" w:rsidDel="007B5F4F">
          <w:rPr>
            <w:rFonts w:ascii="Times New Roman" w:hAnsi="Times New Roman" w:cs="Times New Roman"/>
            <w:sz w:val="24"/>
            <w:szCs w:val="24"/>
          </w:rPr>
          <w:delText xml:space="preserve">. </w:delText>
        </w:r>
        <w:r w:rsidR="001E0E68" w:rsidRPr="000525A6" w:rsidDel="007B5F4F">
          <w:rPr>
            <w:rFonts w:ascii="Times New Roman" w:hAnsi="Times New Roman" w:cs="Times New Roman"/>
            <w:sz w:val="24"/>
            <w:szCs w:val="24"/>
          </w:rPr>
          <w:delText xml:space="preserve">Given that physiological demands require both adequate oxygen and thermal ranges, we hypothesized that fish would employ diel vertical migration to balance these </w:delText>
        </w:r>
        <w:r w:rsidR="001E0E68" w:rsidRPr="000525A6" w:rsidDel="007B5F4F">
          <w:rPr>
            <w:rFonts w:ascii="Times New Roman" w:hAnsi="Times New Roman" w:cs="Times New Roman"/>
            <w:sz w:val="24"/>
            <w:szCs w:val="24"/>
          </w:rPr>
          <w:lastRenderedPageBreak/>
          <w:delText>two constraints. To test this,</w:delText>
        </w:r>
        <w:r w:rsidR="00200B74" w:rsidRPr="000525A6" w:rsidDel="007B5F4F">
          <w:rPr>
            <w:rFonts w:ascii="Times New Roman" w:hAnsi="Times New Roman" w:cs="Times New Roman"/>
            <w:sz w:val="24"/>
            <w:szCs w:val="24"/>
          </w:rPr>
          <w:delText xml:space="preserve"> </w:delText>
        </w:r>
        <w:r w:rsidRPr="000525A6" w:rsidDel="007B5F4F">
          <w:rPr>
            <w:rFonts w:ascii="Times New Roman" w:hAnsi="Times New Roman" w:cs="Times New Roman"/>
            <w:sz w:val="24"/>
            <w:szCs w:val="24"/>
          </w:rPr>
          <w:delText xml:space="preserve">we held fish </w:delText>
        </w:r>
        <w:r w:rsidRPr="000525A6" w:rsidDel="007B5F4F">
          <w:rPr>
            <w:rFonts w:ascii="Times New Roman" w:hAnsi="Times New Roman" w:cs="Times New Roman"/>
            <w:i/>
            <w:iCs/>
            <w:sz w:val="24"/>
            <w:szCs w:val="24"/>
          </w:rPr>
          <w:delText>in situ</w:delText>
        </w:r>
        <w:r w:rsidRPr="000525A6" w:rsidDel="007B5F4F">
          <w:rPr>
            <w:rFonts w:ascii="Times New Roman" w:hAnsi="Times New Roman" w:cs="Times New Roman"/>
            <w:sz w:val="24"/>
            <w:szCs w:val="24"/>
          </w:rPr>
          <w:delText xml:space="preserve"> in enclosures and </w:delText>
        </w:r>
        <w:r w:rsidR="00AD5CC8" w:rsidRPr="000525A6" w:rsidDel="007B5F4F">
          <w:rPr>
            <w:rFonts w:ascii="Times New Roman" w:hAnsi="Times New Roman" w:cs="Times New Roman"/>
            <w:sz w:val="24"/>
            <w:szCs w:val="24"/>
          </w:rPr>
          <w:delText>quantified</w:delText>
        </w:r>
        <w:r w:rsidR="00200B74" w:rsidRPr="000525A6" w:rsidDel="007B5F4F">
          <w:rPr>
            <w:rFonts w:ascii="Times New Roman" w:hAnsi="Times New Roman" w:cs="Times New Roman"/>
            <w:sz w:val="24"/>
            <w:szCs w:val="24"/>
          </w:rPr>
          <w:delText xml:space="preserve"> their</w:delText>
        </w:r>
        <w:r w:rsidR="00AD5CC8" w:rsidRPr="000525A6" w:rsidDel="007B5F4F">
          <w:rPr>
            <w:rFonts w:ascii="Times New Roman" w:hAnsi="Times New Roman" w:cs="Times New Roman"/>
            <w:sz w:val="24"/>
            <w:szCs w:val="24"/>
          </w:rPr>
          <w:delText xml:space="preserve"> </w:delText>
        </w:r>
        <w:r w:rsidR="0089418C" w:rsidRPr="000525A6" w:rsidDel="007B5F4F">
          <w:rPr>
            <w:rFonts w:ascii="Times New Roman" w:hAnsi="Times New Roman" w:cs="Times New Roman"/>
            <w:sz w:val="24"/>
            <w:szCs w:val="24"/>
          </w:rPr>
          <w:delText>use of the thermal environment</w:delText>
        </w:r>
        <w:r w:rsidR="00D7683C" w:rsidRPr="000525A6" w:rsidDel="007B5F4F">
          <w:rPr>
            <w:rFonts w:ascii="Times New Roman" w:hAnsi="Times New Roman" w:cs="Times New Roman"/>
            <w:sz w:val="24"/>
            <w:szCs w:val="24"/>
          </w:rPr>
          <w:delText xml:space="preserve"> </w:delText>
        </w:r>
        <w:r w:rsidR="0027799E" w:rsidRPr="000525A6" w:rsidDel="007B5F4F">
          <w:rPr>
            <w:rFonts w:ascii="Times New Roman" w:hAnsi="Times New Roman" w:cs="Times New Roman"/>
            <w:sz w:val="24"/>
            <w:szCs w:val="24"/>
          </w:rPr>
          <w:delText>using</w:delText>
        </w:r>
        <w:r w:rsidR="00D7683C" w:rsidRPr="000525A6" w:rsidDel="007B5F4F">
          <w:rPr>
            <w:rFonts w:ascii="Times New Roman" w:hAnsi="Times New Roman" w:cs="Times New Roman"/>
            <w:sz w:val="24"/>
            <w:szCs w:val="24"/>
          </w:rPr>
          <w:delText xml:space="preserve"> </w:delText>
        </w:r>
        <w:r w:rsidR="0089418C" w:rsidRPr="000525A6" w:rsidDel="007B5F4F">
          <w:rPr>
            <w:rFonts w:ascii="Times New Roman" w:hAnsi="Times New Roman" w:cs="Times New Roman"/>
            <w:sz w:val="24"/>
            <w:szCs w:val="24"/>
          </w:rPr>
          <w:delText>temperature-</w:delText>
        </w:r>
        <w:r w:rsidRPr="000525A6" w:rsidDel="007B5F4F">
          <w:rPr>
            <w:rFonts w:ascii="Times New Roman" w:hAnsi="Times New Roman" w:cs="Times New Roman"/>
            <w:sz w:val="24"/>
            <w:szCs w:val="24"/>
          </w:rPr>
          <w:delText>logging tags</w:delText>
        </w:r>
        <w:r w:rsidR="00941C9B" w:rsidDel="007B5F4F">
          <w:rPr>
            <w:rFonts w:ascii="Times New Roman" w:hAnsi="Times New Roman" w:cs="Times New Roman"/>
            <w:sz w:val="24"/>
            <w:szCs w:val="24"/>
          </w:rPr>
          <w:delText xml:space="preserve"> coupled with arrays instrumented with temperature-oxygen loggers</w:delText>
        </w:r>
        <w:r w:rsidRPr="000525A6" w:rsidDel="007B5F4F">
          <w:rPr>
            <w:rFonts w:ascii="Times New Roman" w:hAnsi="Times New Roman" w:cs="Times New Roman"/>
            <w:sz w:val="24"/>
            <w:szCs w:val="24"/>
          </w:rPr>
          <w:delText xml:space="preserve">. </w:delText>
        </w:r>
      </w:del>
    </w:p>
    <w:p w14:paraId="360E1635" w14:textId="77777777" w:rsidR="007B5F4F" w:rsidRDefault="007B5F4F" w:rsidP="007B5F4F">
      <w:pPr>
        <w:pStyle w:val="ListParagraph"/>
        <w:numPr>
          <w:ilvl w:val="0"/>
          <w:numId w:val="3"/>
        </w:numPr>
        <w:spacing w:line="480" w:lineRule="auto"/>
        <w:rPr>
          <w:ins w:id="16" w:author="Barrett, Hannah" w:date="2025-02-20T17:25:00Z" w16du:dateUtc="2025-02-20T17:25:00Z"/>
          <w:rFonts w:ascii="Times New Roman" w:hAnsi="Times New Roman" w:cs="Times New Roman"/>
          <w:sz w:val="24"/>
          <w:szCs w:val="24"/>
        </w:rPr>
      </w:pPr>
      <w:ins w:id="17" w:author="Barrett, Hannah" w:date="2025-02-20T17:25:00Z" w16du:dateUtc="2025-02-20T17:25:00Z">
        <w:r>
          <w:rPr>
            <w:rFonts w:ascii="Times New Roman" w:hAnsi="Times New Roman" w:cs="Times New Roman"/>
            <w:sz w:val="24"/>
            <w:szCs w:val="24"/>
          </w:rPr>
          <w:t>Our s</w:t>
        </w:r>
        <w:r w:rsidRPr="000525A6">
          <w:rPr>
            <w:rFonts w:ascii="Times New Roman" w:hAnsi="Times New Roman" w:cs="Times New Roman"/>
            <w:sz w:val="24"/>
            <w:szCs w:val="24"/>
          </w:rPr>
          <w:t>imulation show</w:t>
        </w:r>
        <w:r>
          <w:rPr>
            <w:rFonts w:ascii="Times New Roman" w:hAnsi="Times New Roman" w:cs="Times New Roman"/>
            <w:sz w:val="24"/>
            <w:szCs w:val="24"/>
          </w:rPr>
          <w:t>ed</w:t>
        </w:r>
        <w:r w:rsidRPr="000525A6">
          <w:rPr>
            <w:rFonts w:ascii="Times New Roman" w:hAnsi="Times New Roman" w:cs="Times New Roman"/>
            <w:sz w:val="24"/>
            <w:szCs w:val="24"/>
          </w:rPr>
          <w:t xml:space="preserve"> that strategies that focused solely on either temperature-minimizing or oxygen-maximizing </w:t>
        </w:r>
        <w:commentRangeStart w:id="18"/>
        <w:r w:rsidRPr="000525A6">
          <w:rPr>
            <w:rFonts w:ascii="Times New Roman" w:hAnsi="Times New Roman" w:cs="Times New Roman"/>
            <w:sz w:val="24"/>
            <w:szCs w:val="24"/>
          </w:rPr>
          <w:t>resulted in constant depth selection, whereas fish that optimized both temperature and oxygen exhibited diel vertical movement</w:t>
        </w:r>
        <w:commentRangeEnd w:id="18"/>
        <w:r>
          <w:rPr>
            <w:rStyle w:val="CommentReference"/>
          </w:rPr>
          <w:commentReference w:id="18"/>
        </w:r>
        <w:r w:rsidRPr="000525A6">
          <w:rPr>
            <w:rFonts w:ascii="Times New Roman" w:hAnsi="Times New Roman" w:cs="Times New Roman"/>
            <w:sz w:val="24"/>
            <w:szCs w:val="24"/>
          </w:rPr>
          <w:t xml:space="preserve">. </w:t>
        </w:r>
        <w:r>
          <w:rPr>
            <w:rFonts w:ascii="Times New Roman" w:hAnsi="Times New Roman" w:cs="Times New Roman"/>
            <w:sz w:val="24"/>
            <w:szCs w:val="24"/>
          </w:rPr>
          <w:t>The fish in our enclosure study</w:t>
        </w:r>
        <w:r w:rsidRPr="000525A6">
          <w:rPr>
            <w:rFonts w:ascii="Times New Roman" w:hAnsi="Times New Roman" w:cs="Times New Roman"/>
            <w:sz w:val="24"/>
            <w:szCs w:val="24"/>
          </w:rPr>
          <w:t xml:space="preserve"> exhibited diel vertical movement that matched the timing predicted by our simulation</w:t>
        </w:r>
        <w:r>
          <w:rPr>
            <w:rFonts w:ascii="Times New Roman" w:hAnsi="Times New Roman" w:cs="Times New Roman"/>
            <w:sz w:val="24"/>
            <w:szCs w:val="24"/>
          </w:rPr>
          <w:t xml:space="preserve">, thereby </w:t>
        </w:r>
        <w:r w:rsidRPr="000525A6">
          <w:rPr>
            <w:rFonts w:ascii="Times New Roman" w:hAnsi="Times New Roman" w:cs="Times New Roman"/>
            <w:sz w:val="24"/>
            <w:szCs w:val="24"/>
          </w:rPr>
          <w:t>reduc</w:t>
        </w:r>
        <w:r>
          <w:rPr>
            <w:rFonts w:ascii="Times New Roman" w:hAnsi="Times New Roman" w:cs="Times New Roman"/>
            <w:sz w:val="24"/>
            <w:szCs w:val="24"/>
          </w:rPr>
          <w:t>ing</w:t>
        </w:r>
        <w:r w:rsidRPr="000525A6">
          <w:rPr>
            <w:rFonts w:ascii="Times New Roman" w:hAnsi="Times New Roman" w:cs="Times New Roman"/>
            <w:sz w:val="24"/>
            <w:szCs w:val="24"/>
          </w:rPr>
          <w:t xml:space="preserve"> the minimum oxygen levels they experienced. The extent of this movement was smaller than expected as fish endured relatively hypoxic conditions in exchange for colder temperatures, which reduce metabolic costs. </w:t>
        </w:r>
      </w:ins>
    </w:p>
    <w:p w14:paraId="5576C99E" w14:textId="77777777" w:rsidR="007B5F4F" w:rsidRPr="000525A6" w:rsidRDefault="007B5F4F" w:rsidP="007B5F4F">
      <w:pPr>
        <w:pStyle w:val="ListParagraph"/>
        <w:numPr>
          <w:ilvl w:val="0"/>
          <w:numId w:val="3"/>
        </w:numPr>
        <w:spacing w:line="480" w:lineRule="auto"/>
        <w:rPr>
          <w:ins w:id="19" w:author="Barrett, Hannah" w:date="2025-02-20T17:25:00Z" w16du:dateUtc="2025-02-20T17:25:00Z"/>
          <w:rFonts w:ascii="Times New Roman" w:hAnsi="Times New Roman" w:cs="Times New Roman"/>
          <w:sz w:val="24"/>
          <w:szCs w:val="24"/>
        </w:rPr>
      </w:pPr>
      <w:ins w:id="20" w:author="Barrett, Hannah" w:date="2025-02-20T17:25:00Z" w16du:dateUtc="2025-02-20T17:25:00Z">
        <w:r>
          <w:rPr>
            <w:rFonts w:ascii="Times New Roman" w:hAnsi="Times New Roman" w:cs="Times New Roman"/>
            <w:sz w:val="24"/>
            <w:szCs w:val="24"/>
          </w:rPr>
          <w:t xml:space="preserve">We show that diel vertical migration is an emergent property of temperature-oxygen optimization that exploits asynchrony between these stressors. This phenomenon caused fish to experience more optimal combinations of temperature and DO than those found at single locations. </w:t>
        </w:r>
        <w:r w:rsidRPr="000525A6">
          <w:rPr>
            <w:rFonts w:ascii="Times New Roman" w:hAnsi="Times New Roman" w:cs="Times New Roman"/>
            <w:sz w:val="24"/>
            <w:szCs w:val="24"/>
          </w:rPr>
          <w:t xml:space="preserve">Our conclusions </w:t>
        </w:r>
        <w:r>
          <w:rPr>
            <w:rFonts w:ascii="Times New Roman" w:hAnsi="Times New Roman" w:cs="Times New Roman"/>
            <w:sz w:val="24"/>
            <w:szCs w:val="24"/>
          </w:rPr>
          <w:t>are grounded in</w:t>
        </w:r>
        <w:r w:rsidRPr="000525A6">
          <w:rPr>
            <w:rFonts w:ascii="Times New Roman" w:hAnsi="Times New Roman" w:cs="Times New Roman"/>
            <w:sz w:val="24"/>
            <w:szCs w:val="24"/>
          </w:rPr>
          <w:t xml:space="preserve"> first principles and should therefore be generalizable across the diversity of aquatic systems in which analogous temperature-oxygen tradeoffs occur.</w:t>
        </w:r>
      </w:ins>
    </w:p>
    <w:p w14:paraId="58ABA873" w14:textId="6CE17760" w:rsidR="000525A6" w:rsidDel="007B5F4F" w:rsidRDefault="0093039B" w:rsidP="000525A6">
      <w:pPr>
        <w:pStyle w:val="ListParagraph"/>
        <w:numPr>
          <w:ilvl w:val="0"/>
          <w:numId w:val="3"/>
        </w:numPr>
        <w:spacing w:line="480" w:lineRule="auto"/>
        <w:rPr>
          <w:del w:id="21" w:author="Barrett, Hannah" w:date="2025-02-20T17:25:00Z" w16du:dateUtc="2025-02-20T17:25:00Z"/>
          <w:rFonts w:ascii="Times New Roman" w:hAnsi="Times New Roman" w:cs="Times New Roman"/>
          <w:sz w:val="24"/>
          <w:szCs w:val="24"/>
        </w:rPr>
      </w:pPr>
      <w:del w:id="22" w:author="Barrett, Hannah" w:date="2025-02-20T17:25:00Z" w16du:dateUtc="2025-02-20T17:25:00Z">
        <w:r w:rsidRPr="000525A6" w:rsidDel="007B5F4F">
          <w:rPr>
            <w:rFonts w:ascii="Times New Roman" w:hAnsi="Times New Roman" w:cs="Times New Roman"/>
            <w:sz w:val="24"/>
            <w:szCs w:val="24"/>
          </w:rPr>
          <w:delText>Fish exhibited diel vertical movement</w:delText>
        </w:r>
        <w:r w:rsidR="009B18A0" w:rsidRPr="000525A6" w:rsidDel="007B5F4F">
          <w:rPr>
            <w:rFonts w:ascii="Times New Roman" w:hAnsi="Times New Roman" w:cs="Times New Roman"/>
            <w:sz w:val="24"/>
            <w:szCs w:val="24"/>
          </w:rPr>
          <w:delText xml:space="preserve"> that matched the timing predicted by our simulation and reduced the minimum oxygen levels they experienced. The extent of this movement was smaller than expected as fish endured relatively hypoxic conditions in exchange for colder temperatures</w:delText>
        </w:r>
        <w:r w:rsidR="00181359" w:rsidRPr="000525A6" w:rsidDel="007B5F4F">
          <w:rPr>
            <w:rFonts w:ascii="Times New Roman" w:hAnsi="Times New Roman" w:cs="Times New Roman"/>
            <w:sz w:val="24"/>
            <w:szCs w:val="24"/>
          </w:rPr>
          <w:delText>, which reduce metabolic costs</w:delText>
        </w:r>
        <w:r w:rsidR="009B18A0" w:rsidRPr="000525A6" w:rsidDel="007B5F4F">
          <w:rPr>
            <w:rFonts w:ascii="Times New Roman" w:hAnsi="Times New Roman" w:cs="Times New Roman"/>
            <w:sz w:val="24"/>
            <w:szCs w:val="24"/>
          </w:rPr>
          <w:delText xml:space="preserve">. </w:delText>
        </w:r>
      </w:del>
    </w:p>
    <w:p w14:paraId="679920C4" w14:textId="60EB183F" w:rsidR="00272B1D" w:rsidRPr="000525A6" w:rsidDel="007B5F4F" w:rsidRDefault="000525A6" w:rsidP="000525A6">
      <w:pPr>
        <w:pStyle w:val="ListParagraph"/>
        <w:numPr>
          <w:ilvl w:val="0"/>
          <w:numId w:val="3"/>
        </w:numPr>
        <w:spacing w:line="480" w:lineRule="auto"/>
        <w:rPr>
          <w:del w:id="23" w:author="Barrett, Hannah" w:date="2025-02-20T17:25:00Z" w16du:dateUtc="2025-02-20T17:25:00Z"/>
          <w:rFonts w:ascii="Times New Roman" w:hAnsi="Times New Roman" w:cs="Times New Roman"/>
          <w:sz w:val="24"/>
          <w:szCs w:val="24"/>
        </w:rPr>
      </w:pPr>
      <w:del w:id="24" w:author="Barrett, Hannah" w:date="2025-02-20T17:25:00Z" w16du:dateUtc="2025-02-20T17:25:00Z">
        <w:r w:rsidRPr="000525A6" w:rsidDel="007B5F4F">
          <w:rPr>
            <w:rFonts w:ascii="Times New Roman" w:hAnsi="Times New Roman" w:cs="Times New Roman"/>
            <w:sz w:val="24"/>
            <w:szCs w:val="24"/>
          </w:rPr>
          <w:delText>Our novel continuous monitoring approach demonstrates that diel variability in habitat conditions can cause trade-offs that drive cyclical habitat use.</w:delText>
        </w:r>
        <w:r w:rsidDel="007B5F4F">
          <w:rPr>
            <w:rFonts w:ascii="Times New Roman" w:hAnsi="Times New Roman" w:cs="Times New Roman"/>
            <w:sz w:val="24"/>
            <w:szCs w:val="24"/>
          </w:rPr>
          <w:delText xml:space="preserve"> </w:delText>
        </w:r>
        <w:r w:rsidR="009B18A0" w:rsidRPr="000525A6" w:rsidDel="007B5F4F">
          <w:rPr>
            <w:rFonts w:ascii="Times New Roman" w:hAnsi="Times New Roman" w:cs="Times New Roman"/>
            <w:sz w:val="24"/>
            <w:szCs w:val="24"/>
          </w:rPr>
          <w:delText xml:space="preserve">Our </w:delText>
        </w:r>
        <w:r w:rsidR="008566CE" w:rsidRPr="000525A6" w:rsidDel="007B5F4F">
          <w:rPr>
            <w:rFonts w:ascii="Times New Roman" w:hAnsi="Times New Roman" w:cs="Times New Roman"/>
            <w:sz w:val="24"/>
            <w:szCs w:val="24"/>
          </w:rPr>
          <w:delText xml:space="preserve">conclusions </w:delText>
        </w:r>
        <w:r w:rsidR="009C7EEE" w:rsidRPr="000525A6" w:rsidDel="007B5F4F">
          <w:rPr>
            <w:rFonts w:ascii="Times New Roman" w:hAnsi="Times New Roman" w:cs="Times New Roman"/>
            <w:sz w:val="24"/>
            <w:szCs w:val="24"/>
          </w:rPr>
          <w:delText xml:space="preserve">are </w:delText>
        </w:r>
        <w:r w:rsidR="009C7EEE" w:rsidRPr="000525A6" w:rsidDel="007B5F4F">
          <w:rPr>
            <w:rFonts w:ascii="Times New Roman" w:hAnsi="Times New Roman" w:cs="Times New Roman"/>
            <w:sz w:val="24"/>
            <w:szCs w:val="24"/>
          </w:rPr>
          <w:lastRenderedPageBreak/>
          <w:delText xml:space="preserve">supported </w:delText>
        </w:r>
        <w:r w:rsidR="008A5A7F" w:rsidRPr="000525A6" w:rsidDel="007B5F4F">
          <w:rPr>
            <w:rFonts w:ascii="Times New Roman" w:hAnsi="Times New Roman" w:cs="Times New Roman"/>
            <w:sz w:val="24"/>
            <w:szCs w:val="24"/>
          </w:rPr>
          <w:delText xml:space="preserve">by </w:delText>
        </w:r>
        <w:r w:rsidR="009C7EEE" w:rsidRPr="000525A6" w:rsidDel="007B5F4F">
          <w:rPr>
            <w:rFonts w:ascii="Times New Roman" w:hAnsi="Times New Roman" w:cs="Times New Roman"/>
            <w:sz w:val="24"/>
            <w:szCs w:val="24"/>
          </w:rPr>
          <w:delText xml:space="preserve">first </w:delText>
        </w:r>
        <w:r w:rsidR="001E0E68" w:rsidRPr="000525A6" w:rsidDel="007B5F4F">
          <w:rPr>
            <w:rFonts w:ascii="Times New Roman" w:hAnsi="Times New Roman" w:cs="Times New Roman"/>
            <w:sz w:val="24"/>
            <w:szCs w:val="24"/>
          </w:rPr>
          <w:delText>principles and</w:delText>
        </w:r>
        <w:r w:rsidR="009C7EEE" w:rsidRPr="000525A6" w:rsidDel="007B5F4F">
          <w:rPr>
            <w:rFonts w:ascii="Times New Roman" w:hAnsi="Times New Roman" w:cs="Times New Roman"/>
            <w:sz w:val="24"/>
            <w:szCs w:val="24"/>
          </w:rPr>
          <w:delText xml:space="preserve"> </w:delText>
        </w:r>
        <w:r w:rsidR="008566CE" w:rsidRPr="000525A6" w:rsidDel="007B5F4F">
          <w:rPr>
            <w:rFonts w:ascii="Times New Roman" w:hAnsi="Times New Roman" w:cs="Times New Roman"/>
            <w:sz w:val="24"/>
            <w:szCs w:val="24"/>
          </w:rPr>
          <w:delText xml:space="preserve">should therefore be generalizable across the diversity of aquatic systems in which </w:delText>
        </w:r>
        <w:r w:rsidR="00181359" w:rsidRPr="000525A6" w:rsidDel="007B5F4F">
          <w:rPr>
            <w:rFonts w:ascii="Times New Roman" w:hAnsi="Times New Roman" w:cs="Times New Roman"/>
            <w:sz w:val="24"/>
            <w:szCs w:val="24"/>
          </w:rPr>
          <w:delText xml:space="preserve">analogous </w:delText>
        </w:r>
        <w:r w:rsidR="00272B1D" w:rsidRPr="000525A6" w:rsidDel="007B5F4F">
          <w:rPr>
            <w:rFonts w:ascii="Times New Roman" w:hAnsi="Times New Roman" w:cs="Times New Roman"/>
            <w:sz w:val="24"/>
            <w:szCs w:val="24"/>
          </w:rPr>
          <w:delText xml:space="preserve">temperature-oxygen </w:delText>
        </w:r>
        <w:r w:rsidR="001D1CBB" w:rsidRPr="000525A6" w:rsidDel="007B5F4F">
          <w:rPr>
            <w:rFonts w:ascii="Times New Roman" w:hAnsi="Times New Roman" w:cs="Times New Roman"/>
            <w:sz w:val="24"/>
            <w:szCs w:val="24"/>
          </w:rPr>
          <w:delText>tradeoffs</w:delText>
        </w:r>
        <w:r w:rsidR="009B18A0" w:rsidRPr="000525A6" w:rsidDel="007B5F4F">
          <w:rPr>
            <w:rFonts w:ascii="Times New Roman" w:hAnsi="Times New Roman" w:cs="Times New Roman"/>
            <w:sz w:val="24"/>
            <w:szCs w:val="24"/>
          </w:rPr>
          <w:delText xml:space="preserve"> occur</w:delText>
        </w:r>
        <w:r w:rsidR="0080104B" w:rsidRPr="000525A6" w:rsidDel="007B5F4F">
          <w:rPr>
            <w:rFonts w:ascii="Times New Roman" w:hAnsi="Times New Roman" w:cs="Times New Roman"/>
            <w:sz w:val="24"/>
            <w:szCs w:val="24"/>
          </w:rPr>
          <w:delText>.</w:delText>
        </w:r>
      </w:del>
    </w:p>
    <w:p w14:paraId="55F78042" w14:textId="5AC09DEB" w:rsidR="007D5781" w:rsidRPr="00B54233" w:rsidRDefault="007E4574" w:rsidP="00B9760F">
      <w:pPr>
        <w:spacing w:line="480" w:lineRule="auto"/>
        <w:rPr>
          <w:rFonts w:ascii="Times New Roman" w:hAnsi="Times New Roman" w:cs="Times New Roman"/>
          <w:b/>
          <w:sz w:val="24"/>
          <w:szCs w:val="24"/>
        </w:rPr>
      </w:pPr>
      <w:commentRangeStart w:id="25"/>
      <w:commentRangeStart w:id="26"/>
      <w:r w:rsidRPr="00B54233">
        <w:rPr>
          <w:rFonts w:ascii="Times New Roman" w:hAnsi="Times New Roman" w:cs="Times New Roman"/>
          <w:b/>
          <w:sz w:val="24"/>
          <w:szCs w:val="24"/>
        </w:rPr>
        <w:t>Introduction</w:t>
      </w:r>
      <w:commentRangeEnd w:id="25"/>
      <w:r w:rsidR="00023B96">
        <w:rPr>
          <w:rStyle w:val="CommentReference"/>
        </w:rPr>
        <w:commentReference w:id="25"/>
      </w:r>
      <w:commentRangeEnd w:id="26"/>
      <w:r w:rsidR="00DB15A0">
        <w:rPr>
          <w:rStyle w:val="CommentReference"/>
        </w:rPr>
        <w:commentReference w:id="26"/>
      </w:r>
    </w:p>
    <w:p w14:paraId="15AB8B56" w14:textId="49B6665F" w:rsidR="00611582" w:rsidRDefault="009B3D66" w:rsidP="00F56768">
      <w:pPr>
        <w:spacing w:line="480" w:lineRule="auto"/>
        <w:ind w:firstLine="720"/>
        <w:rPr>
          <w:rFonts w:ascii="Times New Roman" w:hAnsi="Times New Roman" w:cs="Times New Roman"/>
          <w:sz w:val="24"/>
          <w:szCs w:val="24"/>
        </w:rPr>
      </w:pPr>
      <w:commentRangeStart w:id="27"/>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commentRangeEnd w:id="27"/>
      <w:r w:rsidR="00D43E97">
        <w:rPr>
          <w:rStyle w:val="CommentReference"/>
        </w:rPr>
        <w:commentReference w:id="27"/>
      </w:r>
      <w:commentRangeStart w:id="28"/>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xml:space="preserve">, creating asynchronous variation among </w:t>
      </w:r>
      <w:commentRangeEnd w:id="28"/>
      <w:r w:rsidR="00424221">
        <w:rPr>
          <w:rStyle w:val="CommentReference"/>
        </w:rPr>
        <w:commentReference w:id="28"/>
      </w:r>
      <w:r w:rsidR="00955527"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to optimize </w:t>
      </w:r>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w:t>
      </w:r>
      <w:commentRangeStart w:id="29"/>
      <w:commentRangeStart w:id="30"/>
      <w:r w:rsidR="00955527" w:rsidRPr="00C13FAA">
        <w:rPr>
          <w:rFonts w:ascii="Times New Roman" w:hAnsi="Times New Roman" w:cs="Times New Roman"/>
          <w:sz w:val="24"/>
          <w:szCs w:val="24"/>
        </w:rPr>
        <w:t xml:space="preserve">across the accessible </w:t>
      </w:r>
      <w:commentRangeStart w:id="31"/>
      <w:r w:rsidR="00955527" w:rsidRPr="00C13FAA">
        <w:rPr>
          <w:rFonts w:ascii="Times New Roman" w:hAnsi="Times New Roman" w:cs="Times New Roman"/>
          <w:sz w:val="24"/>
          <w:szCs w:val="24"/>
        </w:rPr>
        <w:t>landscape</w:t>
      </w:r>
      <w:commentRangeEnd w:id="31"/>
      <w:r w:rsidR="00171F22">
        <w:rPr>
          <w:rStyle w:val="CommentReference"/>
        </w:rPr>
        <w:commentReference w:id="31"/>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 xml:space="preserve">-temporal heterogeneity </w:t>
      </w:r>
      <w:commentRangeEnd w:id="29"/>
      <w:r w:rsidR="00CC28BB">
        <w:rPr>
          <w:rStyle w:val="CommentReference"/>
        </w:rPr>
        <w:commentReference w:id="29"/>
      </w:r>
      <w:commentRangeEnd w:id="30"/>
      <w:r w:rsidR="00CC28BB">
        <w:rPr>
          <w:rStyle w:val="CommentReference"/>
        </w:rPr>
        <w:commentReference w:id="30"/>
      </w:r>
      <w:commentRangeStart w:id="32"/>
      <w:r w:rsidR="00D22412">
        <w:rPr>
          <w:rFonts w:ascii="Times New Roman" w:hAnsi="Times New Roman" w:cs="Times New Roman"/>
          <w:sz w:val="24"/>
          <w:szCs w:val="24"/>
        </w:rPr>
        <w:t>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commentRangeEnd w:id="32"/>
      <w:r w:rsidR="008036E7">
        <w:rPr>
          <w:rStyle w:val="CommentReference"/>
        </w:rPr>
        <w:commentReference w:id="32"/>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77288FBA" w14:textId="77777777" w:rsidR="00B06077" w:rsidRDefault="00CC28BB" w:rsidP="00CC28BB">
      <w:pPr>
        <w:spacing w:line="480" w:lineRule="auto"/>
        <w:ind w:firstLine="720"/>
        <w:rPr>
          <w:ins w:id="33" w:author="Ebersole, Joe" w:date="2025-02-13T07:40:00Z"/>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w:t>
      </w:r>
      <w:commentRangeStart w:id="34"/>
      <w:r>
        <w:rPr>
          <w:rFonts w:ascii="Times New Roman" w:hAnsi="Times New Roman" w:cs="Times New Roman"/>
          <w:sz w:val="24"/>
          <w:szCs w:val="24"/>
        </w:rPr>
        <w:t xml:space="preserve">is </w:t>
      </w:r>
      <w:del w:id="35" w:author="Ebersole, Joe" w:date="2025-02-13T07:39:00Z">
        <w:r w:rsidDel="00B06077">
          <w:rPr>
            <w:rFonts w:ascii="Times New Roman" w:hAnsi="Times New Roman" w:cs="Times New Roman"/>
            <w:sz w:val="24"/>
            <w:szCs w:val="24"/>
          </w:rPr>
          <w:delText xml:space="preserve">much </w:delText>
        </w:r>
        <w:commentRangeStart w:id="36"/>
        <w:commentRangeStart w:id="37"/>
        <w:r w:rsidDel="00B06077">
          <w:rPr>
            <w:rFonts w:ascii="Times New Roman" w:hAnsi="Times New Roman" w:cs="Times New Roman"/>
            <w:sz w:val="24"/>
            <w:szCs w:val="24"/>
          </w:rPr>
          <w:delText>scarcer</w:delText>
        </w:r>
      </w:del>
      <w:proofErr w:type="spellStart"/>
      <w:ins w:id="38" w:author="Ebersole, Joe" w:date="2025-02-13T07:39:00Z">
        <w:r w:rsidR="00B06077">
          <w:rPr>
            <w:rFonts w:ascii="Times New Roman" w:hAnsi="Times New Roman" w:cs="Times New Roman"/>
            <w:sz w:val="24"/>
            <w:szCs w:val="24"/>
          </w:rPr>
          <w:t>is</w:t>
        </w:r>
        <w:proofErr w:type="spellEnd"/>
        <w:r w:rsidR="00B06077">
          <w:rPr>
            <w:rFonts w:ascii="Times New Roman" w:hAnsi="Times New Roman" w:cs="Times New Roman"/>
            <w:sz w:val="24"/>
            <w:szCs w:val="24"/>
          </w:rPr>
          <w:t xml:space="preserve"> present at lower concentrations</w:t>
        </w:r>
      </w:ins>
      <w:r>
        <w:rPr>
          <w:rFonts w:ascii="Times New Roman" w:hAnsi="Times New Roman" w:cs="Times New Roman"/>
          <w:sz w:val="24"/>
          <w:szCs w:val="24"/>
        </w:rPr>
        <w:t xml:space="preserve"> </w:t>
      </w:r>
      <w:commentRangeEnd w:id="36"/>
      <w:r w:rsidR="003F0373">
        <w:rPr>
          <w:rStyle w:val="CommentReference"/>
        </w:rPr>
        <w:commentReference w:id="36"/>
      </w:r>
      <w:commentRangeEnd w:id="37"/>
      <w:r w:rsidR="00B06077">
        <w:rPr>
          <w:rStyle w:val="CommentReference"/>
        </w:rPr>
        <w:commentReference w:id="37"/>
      </w:r>
      <w:del w:id="39" w:author="Barrett, Hannah" w:date="2025-01-16T09:26:00Z">
        <w:r w:rsidDel="005A5FD5">
          <w:rPr>
            <w:rFonts w:ascii="Times New Roman" w:hAnsi="Times New Roman" w:cs="Times New Roman"/>
            <w:sz w:val="24"/>
            <w:szCs w:val="24"/>
          </w:rPr>
          <w:delText>and harder to acquire</w:delText>
        </w:r>
        <w:commentRangeEnd w:id="34"/>
        <w:r w:rsidR="008036E7" w:rsidDel="005A5FD5">
          <w:rPr>
            <w:rStyle w:val="CommentReference"/>
          </w:rPr>
          <w:commentReference w:id="34"/>
        </w:r>
      </w:del>
      <w:ins w:id="40" w:author="Barrett, Hannah" w:date="2025-01-16T09:26:00Z">
        <w:r w:rsidR="005A5FD5">
          <w:rPr>
            <w:rFonts w:ascii="Times New Roman" w:hAnsi="Times New Roman" w:cs="Times New Roman"/>
            <w:sz w:val="24"/>
            <w:szCs w:val="24"/>
          </w:rPr>
          <w:t>and more variable</w:t>
        </w:r>
      </w:ins>
      <w:r>
        <w:rPr>
          <w:rFonts w:ascii="Times New Roman" w:hAnsi="Times New Roman" w:cs="Times New Roman"/>
          <w:sz w:val="24"/>
          <w:szCs w:val="24"/>
        </w:rPr>
        <w:t xml:space="preserve"> in water than in air. Higher temperatures both reduce oxygen solubility in water and increase </w:t>
      </w:r>
      <w:commentRangeStart w:id="41"/>
      <w:del w:id="42" w:author="Barrett, Hannah" w:date="2025-01-16T09:27:00Z">
        <w:r w:rsidDel="005A5FD5">
          <w:rPr>
            <w:rFonts w:ascii="Times New Roman" w:hAnsi="Times New Roman" w:cs="Times New Roman"/>
            <w:sz w:val="24"/>
            <w:szCs w:val="24"/>
          </w:rPr>
          <w:delText xml:space="preserve">fish </w:delText>
        </w:r>
        <w:commentRangeEnd w:id="41"/>
        <w:r w:rsidR="008036E7" w:rsidDel="005A5FD5">
          <w:rPr>
            <w:rStyle w:val="CommentReference"/>
          </w:rPr>
          <w:commentReference w:id="41"/>
        </w:r>
        <w:r w:rsidDel="005A5FD5">
          <w:rPr>
            <w:rFonts w:ascii="Times New Roman" w:hAnsi="Times New Roman" w:cs="Times New Roman"/>
            <w:sz w:val="24"/>
            <w:szCs w:val="24"/>
          </w:rPr>
          <w:delText>oxygen demands</w:delText>
        </w:r>
      </w:del>
      <w:ins w:id="43" w:author="Ebersole, Joe" w:date="2025-02-13T07:39:00Z">
        <w:r w:rsidR="00B06077">
          <w:rPr>
            <w:rFonts w:ascii="Times New Roman" w:hAnsi="Times New Roman" w:cs="Times New Roman"/>
            <w:sz w:val="24"/>
            <w:szCs w:val="24"/>
          </w:rPr>
          <w:t xml:space="preserve">organismal </w:t>
        </w:r>
      </w:ins>
      <w:ins w:id="44" w:author="Barrett, Hannah" w:date="2025-01-16T09:27:00Z">
        <w:r w:rsidR="005A5FD5">
          <w:rPr>
            <w:rFonts w:ascii="Times New Roman" w:hAnsi="Times New Roman" w:cs="Times New Roman"/>
            <w:sz w:val="24"/>
            <w:szCs w:val="24"/>
          </w:rPr>
          <w:t xml:space="preserve">oxygen demand </w:t>
        </w:r>
        <w:del w:id="45" w:author="Ebersole, Joe" w:date="2025-02-13T07:40:00Z">
          <w:r w:rsidR="005A5FD5" w:rsidDel="00B06077">
            <w:rPr>
              <w:rFonts w:ascii="Times New Roman" w:hAnsi="Times New Roman" w:cs="Times New Roman"/>
              <w:sz w:val="24"/>
              <w:szCs w:val="24"/>
            </w:rPr>
            <w:delText xml:space="preserve">of </w:delText>
          </w:r>
          <w:commentRangeStart w:id="46"/>
          <w:commentRangeStart w:id="47"/>
          <w:r w:rsidR="005A5FD5" w:rsidDel="00B06077">
            <w:rPr>
              <w:rFonts w:ascii="Times New Roman" w:hAnsi="Times New Roman" w:cs="Times New Roman"/>
              <w:sz w:val="24"/>
              <w:szCs w:val="24"/>
            </w:rPr>
            <w:delText>heterotrophic organisms</w:delText>
          </w:r>
        </w:del>
      </w:ins>
      <w:commentRangeEnd w:id="46"/>
      <w:del w:id="48" w:author="Ebersole, Joe" w:date="2025-02-13T07:40:00Z">
        <w:r w:rsidR="004B0673" w:rsidDel="00B06077">
          <w:rPr>
            <w:rStyle w:val="CommentReference"/>
          </w:rPr>
          <w:commentReference w:id="46"/>
        </w:r>
      </w:del>
      <w:commentRangeEnd w:id="47"/>
      <w:r w:rsidR="00B06077">
        <w:rPr>
          <w:rStyle w:val="CommentReference"/>
        </w:rPr>
        <w:commentReference w:id="47"/>
      </w:r>
    </w:p>
    <w:p w14:paraId="241BD45D" w14:textId="0CB42CD5" w:rsidR="00CC28BB" w:rsidRDefault="00CC28BB" w:rsidP="00CC28BB">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we should expect that as temperatures exceed physiological optimums, behavioral responses should be shaped by both temperature and DO. Aquatic habitats ranging from pelagic seas to ponds can exhibit vertical stratification of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Pr>
          <w:rFonts w:ascii="Times New Roman" w:hAnsi="Times New Roman" w:cs="Times New Roman"/>
          <w:sz w:val="24"/>
          <w:szCs w:val="24"/>
        </w:rPr>
        <w:t>. In tropical marine environments, suboptimally cool and hypoxic waters below the thermocline can limit fish to the shallower depths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DB2EF4">
        <w:rPr>
          <w:rFonts w:ascii="Times New Roman" w:hAnsi="Times New Roman" w:cs="Times New Roman"/>
          <w:sz w:val="24"/>
          <w:szCs w:val="24"/>
        </w:rPr>
        <w:instrText xml:space="preserve"> ADDIN ZOTERO_ITEM CSL_CITATION {"citationID":"n1tkFeNw","properties":{"formattedCitation":"(Brill et al., 1999; Logan et al., 2023)","plainCitation":"(Brill et al., 1999;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DB2EF4">
        <w:rPr>
          <w:rFonts w:ascii="Cambria Math" w:hAnsi="Cambria Math" w:cs="Cambria Math"/>
          <w:sz w:val="24"/>
          <w:szCs w:val="24"/>
        </w:rPr>
        <w:instrText>≃</w:instrText>
      </w:r>
      <w:r w:rsidR="00DB2EF4">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(Brill et al., 1999;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 temperate lotic and lentic environments, warm surface temperatures can exceed physiological optima, and hypoxic conditions at depth can limit fish vertical distribution, creating a vertically compressed habitat known as a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This phenomenon can also occur in fine scale patches of lentic habitat within a river floodplain. 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C7AC1">
        <w:rPr>
          <w:rFonts w:ascii="Times New Roman" w:hAnsi="Times New Roman" w:cs="Times New Roman"/>
          <w:sz w:val="24"/>
          <w:szCs w:val="24"/>
        </w:rPr>
        <w:t xml:space="preserve">In these habitats, cool water </w:t>
      </w:r>
      <w:r>
        <w:rPr>
          <w:rFonts w:ascii="Times New Roman" w:hAnsi="Times New Roman" w:cs="Times New Roman"/>
          <w:sz w:val="24"/>
          <w:szCs w:val="24"/>
        </w:rPr>
        <w:t>is introduced</w:t>
      </w:r>
      <w:r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Pr>
          <w:rFonts w:ascii="Times New Roman" w:hAnsi="Times New Roman" w:cs="Times New Roman"/>
          <w:sz w:val="24"/>
          <w:szCs w:val="24"/>
        </w:rPr>
        <w:t xml:space="preserve">while subsurface.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day-night cycle modulates temperature and oxygen through solar </w:t>
      </w:r>
      <w:commentRangeStart w:id="49"/>
      <w:r>
        <w:rPr>
          <w:rFonts w:ascii="Times New Roman" w:hAnsi="Times New Roman" w:cs="Times New Roman"/>
          <w:sz w:val="24"/>
          <w:szCs w:val="24"/>
        </w:rPr>
        <w:t>absorption</w:t>
      </w:r>
      <w:commentRangeEnd w:id="49"/>
      <w:r>
        <w:rPr>
          <w:rStyle w:val="CommentReference"/>
        </w:rPr>
        <w:commentReference w:id="49"/>
      </w:r>
      <w:r>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0D9500A8" w14:textId="7B7F19E2"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000D3CE5" w:rsidRPr="000D3CE5">
        <w:rPr>
          <w:rFonts w:ascii="Times New Roman" w:hAnsi="Times New Roman" w:cs="Times New Roman"/>
          <w:sz w:val="24"/>
          <w:szCs w:val="24"/>
        </w:rPr>
        <w:t>.</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w:t>
      </w:r>
      <w:r w:rsidR="00196E54">
        <w:rPr>
          <w:rFonts w:ascii="Times New Roman" w:hAnsi="Times New Roman" w:cs="Times New Roman"/>
          <w:sz w:val="24"/>
          <w:szCs w:val="24"/>
        </w:rPr>
        <w:lastRenderedPageBreak/>
        <w:t xml:space="preserve">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50"/>
      <w:commentRangeStart w:id="51"/>
      <w:r w:rsidR="007D335E" w:rsidRPr="007D335E">
        <w:rPr>
          <w:rFonts w:ascii="Times New Roman" w:hAnsi="Times New Roman" w:cs="Times New Roman"/>
          <w:sz w:val="24"/>
          <w:szCs w:val="24"/>
        </w:rPr>
        <w:t>.</w:t>
      </w:r>
      <w:commentRangeEnd w:id="50"/>
      <w:r w:rsidR="00AF3719">
        <w:rPr>
          <w:rStyle w:val="CommentReference"/>
        </w:rPr>
        <w:commentReference w:id="50"/>
      </w:r>
      <w:commentRangeEnd w:id="51"/>
      <w:r w:rsidR="006B369A">
        <w:rPr>
          <w:rStyle w:val="CommentReference"/>
        </w:rPr>
        <w:commentReference w:id="51"/>
      </w:r>
      <w:r w:rsidR="006B369A">
        <w:rPr>
          <w:rFonts w:ascii="Times New Roman" w:hAnsi="Times New Roman" w:cs="Times New Roman"/>
          <w:sz w:val="24"/>
          <w:szCs w:val="24"/>
        </w:rPr>
        <w:t xml:space="preserve"> </w:t>
      </w:r>
    </w:p>
    <w:p w14:paraId="59C95620" w14:textId="12DDA486" w:rsidR="00D62523" w:rsidRDefault="00DE47E2" w:rsidP="00D62523">
      <w:pPr>
        <w:spacing w:line="480" w:lineRule="auto"/>
        <w:rPr>
          <w:ins w:id="52" w:author="Barrett, Hannah" w:date="2025-01-07T10:50:00Z"/>
          <w:rFonts w:ascii="Times New Roman" w:hAnsi="Times New Roman" w:cs="Times New Roman"/>
          <w:sz w:val="24"/>
        </w:rPr>
      </w:pPr>
      <w:r>
        <w:rPr>
          <w:rFonts w:ascii="Times New Roman" w:hAnsi="Times New Roman" w:cs="Times New Roman"/>
          <w:sz w:val="24"/>
          <w:szCs w:val="24"/>
        </w:rPr>
        <w:t xml:space="preserve">To explore </w:t>
      </w:r>
      <w:commentRangeStart w:id="53"/>
      <w:r>
        <w:rPr>
          <w:rFonts w:ascii="Times New Roman" w:hAnsi="Times New Roman" w:cs="Times New Roman"/>
          <w:sz w:val="24"/>
          <w:szCs w:val="24"/>
        </w:rPr>
        <w:t>how</w:t>
      </w:r>
      <w:commentRangeEnd w:id="53"/>
      <w:r>
        <w:rPr>
          <w:rStyle w:val="CommentReference"/>
        </w:rPr>
        <w:commentReference w:id="53"/>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 xml:space="preserve">to characterize the diel and vertical heterogeneity, (2) simulated fish habitat selection under alternative </w:t>
      </w:r>
      <w:commentRangeStart w:id="54"/>
      <w:commentRangeStart w:id="55"/>
      <w:r>
        <w:rPr>
          <w:rFonts w:ascii="Times New Roman" w:hAnsi="Times New Roman" w:cs="Times New Roman"/>
          <w:sz w:val="24"/>
        </w:rPr>
        <w:t>tactics</w:t>
      </w:r>
      <w:commentRangeEnd w:id="54"/>
      <w:r w:rsidR="00220577">
        <w:rPr>
          <w:rStyle w:val="CommentReference"/>
        </w:rPr>
        <w:commentReference w:id="54"/>
      </w:r>
      <w:commentRangeEnd w:id="55"/>
      <w:r w:rsidR="00B06077">
        <w:rPr>
          <w:rStyle w:val="CommentReference"/>
        </w:rPr>
        <w:commentReference w:id="55"/>
      </w:r>
      <w:r>
        <w:rPr>
          <w:rFonts w:ascii="Times New Roman" w:hAnsi="Times New Roman" w:cs="Times New Roman"/>
          <w:sz w:val="24"/>
        </w:rPr>
        <w:t xml:space="preserve"> (minimize temperature, maximize oxygen, or optimize temperature and oxygen</w:t>
      </w:r>
      <w:r w:rsidR="006F12A2">
        <w:rPr>
          <w:rFonts w:ascii="Times New Roman" w:hAnsi="Times New Roman" w:cs="Times New Roman"/>
          <w:sz w:val="24"/>
        </w:rPr>
        <w:t>)</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2D632E">
        <w:rPr>
          <w:rFonts w:ascii="Times New Roman" w:hAnsi="Times New Roman" w:cs="Times New Roman"/>
          <w:sz w:val="24"/>
        </w:rPr>
        <w:t>fit resource selection models to understand how fish selected for thermal conditions while controlling for changing availability of temperature and DO</w:t>
      </w:r>
      <w:commentRangeStart w:id="56"/>
      <w:commentRangeEnd w:id="56"/>
      <w:r w:rsidR="009B3D66">
        <w:rPr>
          <w:rStyle w:val="CommentReference"/>
        </w:rPr>
        <w:commentReference w:id="56"/>
      </w:r>
      <w:r>
        <w:rPr>
          <w:rFonts w:ascii="Times New Roman" w:hAnsi="Times New Roman" w:cs="Times New Roman"/>
          <w:sz w:val="24"/>
        </w:rPr>
        <w:t>.</w:t>
      </w:r>
      <w:r w:rsidR="006F12A2">
        <w:rPr>
          <w:rFonts w:ascii="Times New Roman" w:hAnsi="Times New Roman" w:cs="Times New Roman"/>
          <w:sz w:val="24"/>
        </w:rPr>
        <w:t xml:space="preserve"> </w:t>
      </w:r>
      <w:ins w:id="57" w:author="Barrett, Hannah" w:date="2025-01-07T10:50:00Z">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commentRangeStart w:id="58"/>
        <w:r w:rsidR="00D62523" w:rsidRPr="0061742B">
          <w:rPr>
            <w:rFonts w:ascii="Times New Roman" w:hAnsi="Times New Roman" w:cs="Times New Roman"/>
            <w:sz w:val="24"/>
          </w:rPr>
          <w:t>By combining simulation</w:t>
        </w:r>
      </w:ins>
      <w:ins w:id="59" w:author="Barrett, Hannah" w:date="2025-01-08T20:29:00Z">
        <w:r w:rsidR="0075130D">
          <w:rPr>
            <w:rFonts w:ascii="Times New Roman" w:hAnsi="Times New Roman" w:cs="Times New Roman"/>
            <w:sz w:val="24"/>
          </w:rPr>
          <w:t>s</w:t>
        </w:r>
      </w:ins>
      <w:ins w:id="60" w:author="Barrett, Hannah" w:date="2025-01-07T10:50:00Z">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ins>
      <w:ins w:id="61" w:author="Barrett, Hannah" w:date="2025-01-08T13:22:00Z">
        <w:r w:rsidR="00D57B11">
          <w:rPr>
            <w:rFonts w:ascii="Times New Roman" w:hAnsi="Times New Roman" w:cs="Times New Roman"/>
            <w:sz w:val="24"/>
          </w:rPr>
          <w:t xml:space="preserve">fish </w:t>
        </w:r>
      </w:ins>
      <w:ins w:id="62" w:author="Barrett, Hannah" w:date="2025-01-08T13:34:00Z">
        <w:r w:rsidR="003E1439" w:rsidRPr="003E1439">
          <w:rPr>
            <w:rFonts w:ascii="Times New Roman" w:hAnsi="Times New Roman" w:cs="Times New Roman"/>
            <w:sz w:val="24"/>
          </w:rPr>
          <w:t>navigate spatiotemporal variation in habitat conditions</w:t>
        </w:r>
      </w:ins>
      <w:commentRangeEnd w:id="58"/>
      <w:r w:rsidR="00154675">
        <w:rPr>
          <w:rStyle w:val="CommentReference"/>
        </w:rPr>
        <w:commentReference w:id="58"/>
      </w:r>
      <w:ins w:id="63" w:author="Barrett, Hannah" w:date="2025-01-08T13:34:00Z">
        <w:r w:rsidR="003E1439" w:rsidRPr="003E1439">
          <w:rPr>
            <w:rFonts w:ascii="Times New Roman" w:hAnsi="Times New Roman" w:cs="Times New Roman"/>
            <w:sz w:val="24"/>
          </w:rPr>
          <w:t>.</w:t>
        </w:r>
      </w:ins>
      <w:ins w:id="64" w:author="Barrett, Hannah" w:date="2025-01-16T09:27:00Z">
        <w:r w:rsidR="005A5FD5">
          <w:rPr>
            <w:rFonts w:ascii="Times New Roman" w:hAnsi="Times New Roman" w:cs="Times New Roman"/>
            <w:sz w:val="24"/>
          </w:rPr>
          <w:t xml:space="preserve"> </w:t>
        </w:r>
        <w:r w:rsidR="005A5FD5" w:rsidRPr="005A5FD5">
          <w:rPr>
            <w:rFonts w:ascii="Times New Roman" w:hAnsi="Times New Roman" w:cs="Times New Roman"/>
            <w:sz w:val="24"/>
          </w:rPr>
          <w:t>As climate change intensifies, cold-water adapted fish will likely become increasingly reliant on thermal refuge habitat, and our study provides critical insights into how fish navigate spatiotemporal variation in habitat conditions</w:t>
        </w:r>
      </w:ins>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5F79770E"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w:t>
      </w:r>
      <w:r w:rsidRPr="001A2982">
        <w:rPr>
          <w:rFonts w:ascii="Times New Roman" w:hAnsi="Times New Roman" w:cs="Times New Roman"/>
          <w:sz w:val="24"/>
          <w:szCs w:val="24"/>
        </w:rPr>
        <w:lastRenderedPageBreak/>
        <w:t xml:space="preserve">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commentRangeStart w:id="65"/>
      <w:commentRangeStart w:id="66"/>
      <w:r w:rsidRPr="001A2982">
        <w:rPr>
          <w:rFonts w:ascii="Times New Roman" w:hAnsi="Times New Roman" w:cs="Times New Roman"/>
          <w:sz w:val="24"/>
          <w:szCs w:val="24"/>
        </w:rPr>
        <w:t>A subset of these waterbodies function as cold-water refuges</w:t>
      </w:r>
      <w:commentRangeEnd w:id="65"/>
      <w:r w:rsidR="00D379FB">
        <w:rPr>
          <w:rStyle w:val="CommentReference"/>
        </w:rPr>
        <w:commentReference w:id="65"/>
      </w:r>
      <w:commentRangeEnd w:id="66"/>
      <w:r w:rsidR="006F12A2">
        <w:rPr>
          <w:rStyle w:val="CommentReference"/>
        </w:rPr>
        <w:commentReference w:id="66"/>
      </w:r>
      <w:r w:rsidRPr="001A2982">
        <w:rPr>
          <w:rFonts w:ascii="Times New Roman" w:hAnsi="Times New Roman" w:cs="Times New Roman"/>
          <w:sz w:val="24"/>
          <w:szCs w:val="24"/>
        </w:rPr>
        <w:t>, providing temperatures up to ~10℃ cooler than the adjacent mainstem river</w:t>
      </w:r>
      <w:ins w:id="67" w:author="Barrett, Hannah" w:date="2025-01-09T14:09:00Z">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due to a combination of hyporheic and surface water heat transfer processes (Arrigoni et al. 2008; Gombert et al., 2022)</w:t>
        </w:r>
      </w:ins>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3F6475">
        <w:rPr>
          <w:rFonts w:ascii="Times New Roman" w:hAnsi="Times New Roman" w:cs="Times New Roman"/>
          <w:sz w:val="24"/>
          <w:szCs w:val="24"/>
        </w:rPr>
        <w:instrText xml:space="preserve"> ADDIN ZOTERO_ITEM CSL_CITATION {"citationID":"NMnpr48z","properties":{"unsorted":true,"formattedCitation":"(Zarnetske et al., 2011; Gombert et al., 2023)","plainCitation":"(Zarnetske et al., 2011; Gombert et al., 2023)","dontUpdate":true,"noteIndex":0},"citationItems":[{"id":50,"uris":["http://zotero.org/users/local/zapURGuj/items/2YRIKRGZ"],"itemData":{"id":50,"type":"article-journal","abstract":"Biogeochemical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Zarnetske et al., 2011; Gombert et al., 2023)</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68"/>
      <w:commentRangeStart w:id="69"/>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commentRangeEnd w:id="68"/>
      <w:r w:rsidR="00B35BBE">
        <w:rPr>
          <w:rStyle w:val="CommentReference"/>
        </w:rPr>
        <w:commentReference w:id="68"/>
      </w:r>
      <w:commentRangeEnd w:id="69"/>
      <w:r w:rsidR="006F12A2">
        <w:rPr>
          <w:rStyle w:val="CommentReference"/>
        </w:rPr>
        <w:commentReference w:id="69"/>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59261081"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 xml:space="preserve">During the summer, we instrumented each of these alcoves </w:t>
      </w:r>
      <w:r>
        <w:rPr>
          <w:rFonts w:ascii="Times New Roman" w:hAnsi="Times New Roman" w:cs="Times New Roman"/>
          <w:sz w:val="24"/>
          <w:szCs w:val="24"/>
        </w:rPr>
        <w:lastRenderedPageBreak/>
        <w:t>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w:t>
      </w:r>
      <w:ins w:id="70" w:author="Ebersole, Joe" w:date="2025-02-13T07:44:00Z">
        <w:r w:rsidR="00B06077">
          <w:rPr>
            <w:rFonts w:ascii="Times New Roman" w:hAnsi="Times New Roman" w:cs="Times New Roman"/>
            <w:sz w:val="24"/>
            <w:szCs w:val="24"/>
          </w:rPr>
          <w:t>which were calibrated using100% water saturated air</w:t>
        </w:r>
      </w:ins>
      <w:ins w:id="71" w:author="Ebersole, Joe" w:date="2025-02-13T07:45:00Z">
        <w:r w:rsidR="00B06077">
          <w:rPr>
            <w:rFonts w:ascii="Times New Roman" w:hAnsi="Times New Roman" w:cs="Times New Roman"/>
            <w:sz w:val="24"/>
            <w:szCs w:val="24"/>
          </w:rPr>
          <w:t xml:space="preserve"> (</w:t>
        </w:r>
      </w:ins>
      <w:ins w:id="72" w:author="Ebersole, Joe" w:date="2025-02-13T07:56:00Z">
        <w:r w:rsidR="00DB15A0">
          <w:rPr>
            <w:rFonts w:ascii="Times New Roman" w:hAnsi="Times New Roman" w:cs="Times New Roman"/>
            <w:sz w:val="24"/>
            <w:szCs w:val="24"/>
          </w:rPr>
          <w:t xml:space="preserve">Onset </w:t>
        </w:r>
      </w:ins>
      <w:ins w:id="73" w:author="Ebersole, Joe" w:date="2025-02-13T07:57:00Z">
        <w:r w:rsidR="00DB15A0">
          <w:rPr>
            <w:rFonts w:ascii="Times New Roman" w:hAnsi="Times New Roman" w:cs="Times New Roman"/>
            <w:sz w:val="24"/>
            <w:szCs w:val="24"/>
          </w:rPr>
          <w:t>Computer Corporation 2016).  Loggers were</w:t>
        </w:r>
      </w:ins>
      <w:ins w:id="74" w:author="Ebersole, Joe" w:date="2025-02-13T07:44:00Z">
        <w:r w:rsidR="00B06077">
          <w:rPr>
            <w:rFonts w:ascii="Times New Roman" w:hAnsi="Times New Roman" w:cs="Times New Roman"/>
            <w:sz w:val="24"/>
            <w:szCs w:val="24"/>
          </w:rPr>
          <w:t xml:space="preserve"> </w:t>
        </w:r>
      </w:ins>
      <w:r>
        <w:rPr>
          <w:rFonts w:ascii="Times New Roman" w:hAnsi="Times New Roman" w:cs="Times New Roman"/>
          <w:sz w:val="24"/>
          <w:szCs w:val="24"/>
        </w:rPr>
        <w:t xml:space="preserve">set to record at 10-minute intervals at the surface, mid-, and bottom of the water column. Arrays were deployed in each alcove for a </w:t>
      </w:r>
      <w:commentRangeStart w:id="75"/>
      <w:r>
        <w:rPr>
          <w:rFonts w:ascii="Times New Roman" w:hAnsi="Times New Roman" w:cs="Times New Roman"/>
          <w:sz w:val="24"/>
          <w:szCs w:val="24"/>
        </w:rPr>
        <w:t xml:space="preserve">total of </w:t>
      </w:r>
      <w:commentRangeStart w:id="76"/>
      <w:commentRangeStart w:id="77"/>
      <w:commentRangeStart w:id="78"/>
      <w:r>
        <w:rPr>
          <w:rFonts w:ascii="Times New Roman" w:hAnsi="Times New Roman" w:cs="Times New Roman"/>
          <w:sz w:val="24"/>
          <w:szCs w:val="24"/>
        </w:rPr>
        <w:t>3-4 days</w:t>
      </w:r>
      <w:commentRangeEnd w:id="76"/>
      <w:r w:rsidR="0065111A">
        <w:rPr>
          <w:rStyle w:val="CommentReference"/>
        </w:rPr>
        <w:commentReference w:id="76"/>
      </w:r>
      <w:commentRangeEnd w:id="77"/>
      <w:r w:rsidR="00B06077">
        <w:rPr>
          <w:rStyle w:val="CommentReference"/>
        </w:rPr>
        <w:commentReference w:id="77"/>
      </w:r>
      <w:commentRangeEnd w:id="78"/>
      <w:r w:rsidR="00DB15A0">
        <w:rPr>
          <w:rStyle w:val="CommentReference"/>
        </w:rPr>
        <w:commentReference w:id="78"/>
      </w:r>
      <w:r>
        <w:rPr>
          <w:rFonts w:ascii="Times New Roman" w:hAnsi="Times New Roman" w:cs="Times New Roman"/>
          <w:sz w:val="24"/>
          <w:szCs w:val="24"/>
        </w:rPr>
        <w:t xml:space="preserve">.  </w:t>
      </w:r>
      <w:commentRangeEnd w:id="75"/>
      <w:r w:rsidR="00852BAD">
        <w:rPr>
          <w:rStyle w:val="CommentReference"/>
        </w:rPr>
        <w:commentReference w:id="75"/>
      </w:r>
    </w:p>
    <w:p w14:paraId="210DED15" w14:textId="00EF37AF"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commentRangeStart w:id="79"/>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w:t>
      </w:r>
      <w:commentRangeStart w:id="80"/>
      <w:commentRangeStart w:id="81"/>
      <w:r w:rsidR="003230F3" w:rsidRPr="003230F3">
        <w:rPr>
          <w:rFonts w:ascii="Times New Roman" w:hAnsi="Times New Roman" w:cs="Times New Roman"/>
          <w:sz w:val="24"/>
          <w:szCs w:val="24"/>
        </w:rPr>
        <w:t xml:space="preserve">challenging environmental conditions </w:t>
      </w:r>
      <w:commentRangeEnd w:id="80"/>
      <w:r w:rsidR="005E0978">
        <w:rPr>
          <w:rStyle w:val="CommentReference"/>
        </w:rPr>
        <w:commentReference w:id="80"/>
      </w:r>
      <w:commentRangeEnd w:id="81"/>
      <w:r w:rsidR="000937AE">
        <w:rPr>
          <w:rStyle w:val="CommentReference"/>
        </w:rPr>
        <w:commentReference w:id="81"/>
      </w:r>
      <w:r w:rsidR="003230F3" w:rsidRPr="003230F3">
        <w:rPr>
          <w:rFonts w:ascii="Times New Roman" w:hAnsi="Times New Roman" w:cs="Times New Roman"/>
          <w:sz w:val="24"/>
          <w:szCs w:val="24"/>
        </w:rPr>
        <w:t>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79"/>
      <w:r w:rsidR="00772861">
        <w:rPr>
          <w:rStyle w:val="CommentReference"/>
        </w:rPr>
        <w:commentReference w:id="79"/>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ins w:id="82" w:author="Barrett, Hannah" w:date="2025-01-09T14:11:00Z">
        <w:r w:rsidR="008D39CF">
          <w:rPr>
            <w:rFonts w:ascii="Times New Roman" w:hAnsi="Times New Roman" w:cs="Times New Roman"/>
            <w:sz w:val="24"/>
            <w:szCs w:val="24"/>
          </w:rPr>
          <w:t xml:space="preserve">vertical </w:t>
        </w:r>
      </w:ins>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w:t>
      </w:r>
      <w:r w:rsidR="00AB0838" w:rsidRPr="00AB0838">
        <w:t xml:space="preserve"> </w:t>
      </w:r>
      <w:del w:id="83" w:author="Barrett, Hannah" w:date="2025-01-09T14:11:00Z">
        <w:r w:rsidR="00AB0838" w:rsidRPr="00AB0838" w:rsidDel="008D39CF">
          <w:rPr>
            <w:rFonts w:ascii="Times New Roman" w:hAnsi="Times New Roman" w:cs="Times New Roman"/>
            <w:sz w:val="24"/>
            <w:szCs w:val="24"/>
          </w:rPr>
          <w:delText>These arrays were instrumented with</w:delText>
        </w:r>
      </w:del>
      <w:ins w:id="84" w:author="Barrett, Hannah" w:date="2025-01-09T14:11:00Z">
        <w:r w:rsidR="008D39CF">
          <w:rPr>
            <w:rFonts w:ascii="Times New Roman" w:hAnsi="Times New Roman" w:cs="Times New Roman"/>
            <w:sz w:val="24"/>
            <w:szCs w:val="24"/>
          </w:rPr>
          <w:t>Each array was instrumented with</w:t>
        </w:r>
      </w:ins>
      <w:r w:rsidR="00AB0838" w:rsidRPr="00AB0838">
        <w:rPr>
          <w:rFonts w:ascii="Times New Roman" w:hAnsi="Times New Roman" w:cs="Times New Roman"/>
          <w:sz w:val="24"/>
          <w:szCs w:val="24"/>
        </w:rPr>
        <w:t xml:space="preserve"> at least two temperature-DO loggers positioned in the </w:t>
      </w:r>
      <w:commentRangeStart w:id="85"/>
      <w:commentRangeStart w:id="86"/>
      <w:r w:rsidR="00AB0838" w:rsidRPr="00AB0838">
        <w:rPr>
          <w:rFonts w:ascii="Times New Roman" w:hAnsi="Times New Roman" w:cs="Times New Roman"/>
          <w:sz w:val="24"/>
          <w:szCs w:val="24"/>
        </w:rPr>
        <w:t>epilimnion (the warm, upper layer of a stratified water column) and hypolimnion (the cold, bottom layer of a stratified water column)</w:t>
      </w:r>
      <w:commentRangeEnd w:id="85"/>
      <w:r w:rsidR="00AC701D">
        <w:rPr>
          <w:rStyle w:val="CommentReference"/>
        </w:rPr>
        <w:commentReference w:id="85"/>
      </w:r>
      <w:commentRangeEnd w:id="86"/>
      <w:r w:rsidR="00B27E17">
        <w:rPr>
          <w:rStyle w:val="CommentReference"/>
        </w:rPr>
        <w:commentReference w:id="86"/>
      </w:r>
      <w:del w:id="87" w:author="Ebersole, Joe" w:date="2025-02-13T08:16:00Z">
        <w:r w:rsidR="00AB0838" w:rsidRPr="00AB0838" w:rsidDel="00B27E17">
          <w:rPr>
            <w:rFonts w:ascii="Times New Roman" w:hAnsi="Times New Roman" w:cs="Times New Roman"/>
            <w:sz w:val="24"/>
            <w:szCs w:val="24"/>
          </w:rPr>
          <w:delText xml:space="preserve">. </w:delText>
        </w:r>
      </w:del>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w:t>
      </w:r>
      <w:del w:id="88" w:author="Matt Kaylor" w:date="2025-01-10T14:53:00Z">
        <w:r w:rsidR="00C42A4C" w:rsidDel="00154675">
          <w:rPr>
            <w:rFonts w:ascii="Times New Roman" w:hAnsi="Times New Roman" w:cs="Times New Roman"/>
            <w:sz w:val="24"/>
            <w:szCs w:val="24"/>
          </w:rPr>
          <w:delText xml:space="preserve">all </w:delText>
        </w:r>
      </w:del>
      <w:r w:rsidR="00C42A4C">
        <w:rPr>
          <w:rFonts w:ascii="Times New Roman" w:hAnsi="Times New Roman" w:cs="Times New Roman"/>
          <w:sz w:val="24"/>
          <w:szCs w:val="24"/>
        </w:rPr>
        <w:t xml:space="preserve">set to record at </w:t>
      </w:r>
      <w:commentRangeStart w:id="89"/>
      <w:commentRangeStart w:id="90"/>
      <w:r w:rsidR="00C42A4C">
        <w:rPr>
          <w:rFonts w:ascii="Times New Roman" w:hAnsi="Times New Roman" w:cs="Times New Roman"/>
          <w:sz w:val="24"/>
          <w:szCs w:val="24"/>
        </w:rPr>
        <w:t>5-minute intervals</w:t>
      </w:r>
      <w:commentRangeEnd w:id="89"/>
      <w:r w:rsidR="00095A19">
        <w:rPr>
          <w:rStyle w:val="CommentReference"/>
        </w:rPr>
        <w:commentReference w:id="89"/>
      </w:r>
      <w:commentRangeEnd w:id="90"/>
      <w:r w:rsidR="00DD6A35">
        <w:rPr>
          <w:rStyle w:val="CommentReference"/>
        </w:rPr>
        <w:commentReference w:id="90"/>
      </w:r>
      <w:r w:rsidR="00C42A4C">
        <w:rPr>
          <w:rFonts w:ascii="Times New Roman" w:hAnsi="Times New Roman" w:cs="Times New Roman"/>
          <w:sz w:val="24"/>
          <w:szCs w:val="24"/>
        </w:rPr>
        <w:t xml:space="preserve">.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w:t>
      </w:r>
      <w:r w:rsidR="00C42A4C" w:rsidRPr="00A80419">
        <w:rPr>
          <w:rFonts w:ascii="Times New Roman" w:hAnsi="Times New Roman" w:cs="Times New Roman"/>
          <w:sz w:val="24"/>
          <w:szCs w:val="24"/>
        </w:rPr>
        <w:lastRenderedPageBreak/>
        <w:t>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612330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p>
    <w:p w14:paraId="32FC06BE" w14:textId="16DB1E5A"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B35BBE">
        <w:rPr>
          <w:rFonts w:ascii="Times New Roman" w:hAnsi="Times New Roman" w:cs="Times New Roman"/>
          <w:sz w:val="24"/>
          <w:szCs w:val="24"/>
        </w:rPr>
        <w:t>. O</w:t>
      </w:r>
      <w:r>
        <w:rPr>
          <w:rFonts w:ascii="Times New Roman" w:hAnsi="Times New Roman" w:cs="Times New Roman"/>
          <w:sz w:val="24"/>
          <w:szCs w:val="24"/>
        </w:rPr>
        <w:t>ur approach loosely follows methods detailed in</w:t>
      </w:r>
      <w:ins w:id="91" w:author="Matt Kaylor" w:date="2025-01-10T14:54:00Z">
        <w:r w:rsidR="00154675">
          <w:rPr>
            <w:rFonts w:ascii="Times New Roman" w:hAnsi="Times New Roman" w:cs="Times New Roman"/>
            <w:sz w:val="24"/>
            <w:szCs w:val="24"/>
          </w:rPr>
          <w:t xml:space="preserve"> </w:t>
        </w:r>
      </w:ins>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 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w:t>
      </w:r>
      <w:commentRangeStart w:id="92"/>
      <w:commentRangeStart w:id="93"/>
      <w:r>
        <w:rPr>
          <w:rFonts w:ascii="Times New Roman" w:hAnsi="Times New Roman" w:cs="Times New Roman"/>
          <w:sz w:val="24"/>
          <w:szCs w:val="24"/>
        </w:rPr>
        <w:t>The lowest and highest recorded temperatures were similarly ranked (with the lowest temperature as most optimal</w:t>
      </w:r>
      <w:ins w:id="94" w:author="Barrett, Hannah" w:date="2025-02-20T17:27:00Z" w16du:dateUtc="2025-02-20T17:27:00Z">
        <w:r w:rsidR="007B5F4F">
          <w:rPr>
            <w:rFonts w:ascii="Times New Roman" w:hAnsi="Times New Roman" w:cs="Times New Roman"/>
            <w:sz w:val="24"/>
            <w:szCs w:val="24"/>
          </w:rPr>
          <w:t xml:space="preserve"> (1)</w:t>
        </w:r>
      </w:ins>
      <w:r>
        <w:rPr>
          <w:rFonts w:ascii="Times New Roman" w:hAnsi="Times New Roman" w:cs="Times New Roman"/>
          <w:sz w:val="24"/>
          <w:szCs w:val="24"/>
        </w:rPr>
        <w:t>)</w:t>
      </w:r>
      <w:commentRangeEnd w:id="92"/>
      <w:r w:rsidR="00154675">
        <w:rPr>
          <w:rStyle w:val="CommentReference"/>
        </w:rPr>
        <w:commentReference w:id="92"/>
      </w:r>
      <w:commentRangeEnd w:id="93"/>
      <w:r w:rsidR="007B5F4F">
        <w:rPr>
          <w:rStyle w:val="CommentReference"/>
        </w:rPr>
        <w:commentReference w:id="93"/>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9972DF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95"/>
      <w:r>
        <w:rPr>
          <w:rFonts w:ascii="Times New Roman" w:hAnsi="Times New Roman" w:cs="Times New Roman"/>
          <w:sz w:val="24"/>
          <w:szCs w:val="24"/>
        </w:rPr>
        <w:t xml:space="preserve">found its </w:t>
      </w:r>
      <w:r w:rsidR="003230F3">
        <w:rPr>
          <w:rFonts w:ascii="Times New Roman" w:hAnsi="Times New Roman" w:cs="Times New Roman"/>
          <w:sz w:val="24"/>
          <w:szCs w:val="24"/>
        </w:rPr>
        <w:t xml:space="preserve">associated </w:t>
      </w:r>
      <w:r>
        <w:rPr>
          <w:rFonts w:ascii="Times New Roman" w:hAnsi="Times New Roman" w:cs="Times New Roman"/>
          <w:sz w:val="24"/>
          <w:szCs w:val="24"/>
        </w:rPr>
        <w:t>depth</w:t>
      </w:r>
      <w:commentRangeEnd w:id="95"/>
      <w:r w:rsidR="00F352F3">
        <w:rPr>
          <w:rStyle w:val="CommentReference"/>
        </w:rPr>
        <w:commentReference w:id="95"/>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w:t>
      </w:r>
      <w:r>
        <w:rPr>
          <w:rFonts w:ascii="Times New Roman" w:hAnsi="Times New Roman" w:cs="Times New Roman"/>
          <w:sz w:val="24"/>
          <w:szCs w:val="24"/>
        </w:rPr>
        <w:lastRenderedPageBreak/>
        <w:t>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1EA7B09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5BC548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In the summer of 2022,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 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xml:space="preserve">™ syringe two-part adhesive). The Peterson discs had two small gauge holes drilled 3 mm apart and 3 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 g to 5.3 g (4.1 g ± 0.4, mean ± SD) and did not exceed 3.8% of fish body mass (empirical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7D92CFB3" w14:textId="7168CAA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Cutthroat trout were captured via electrofishing on July 22 and 23, 2021. 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 xml:space="preserve">. Tags were attached through the anterior dorsal musculature of each fish approximately 5 mm ventral and 5 mm posterior of </w:t>
      </w:r>
      <w:r w:rsidRPr="00ED752A">
        <w:rPr>
          <w:rFonts w:ascii="Times New Roman" w:hAnsi="Times New Roman" w:cs="Times New Roman"/>
          <w:sz w:val="24"/>
          <w:szCs w:val="24"/>
        </w:rPr>
        <w:lastRenderedPageBreak/>
        <w:t xml:space="preserve">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del w:id="96" w:author="Barrett, Hannah" w:date="2025-01-09T14:14:00Z">
        <w:r w:rsidRPr="00ED752A" w:rsidDel="008D39CF">
          <w:rPr>
            <w:rFonts w:ascii="Times New Roman" w:hAnsi="Times New Roman" w:cs="Times New Roman"/>
            <w:sz w:val="24"/>
            <w:szCs w:val="24"/>
          </w:rPr>
          <w:delText xml:space="preserve">length </w:delText>
        </w:r>
      </w:del>
      <w:ins w:id="97" w:author="Barrett, Hannah" w:date="2025-01-09T14:14:00Z">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ins>
      <w:r w:rsidRPr="00ED752A">
        <w:rPr>
          <w:rFonts w:ascii="Times New Roman" w:hAnsi="Times New Roman" w:cs="Times New Roman"/>
          <w:sz w:val="24"/>
          <w:szCs w:val="24"/>
        </w:rPr>
        <w:t>of the water column (~1.8-2.5 m).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F042C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ins w:id="98" w:author="Barrett, Hannah" w:date="2025-01-09T14:14:00Z">
        <w:r w:rsidR="008D39CF">
          <w:rPr>
            <w:rFonts w:ascii="Times New Roman" w:hAnsi="Times New Roman" w:cs="Times New Roman"/>
            <w:sz w:val="24"/>
            <w:szCs w:val="24"/>
          </w:rPr>
          <w:t xml:space="preserve">the </w:t>
        </w:r>
      </w:ins>
      <w:r w:rsidRPr="00ED752A">
        <w:rPr>
          <w:rFonts w:ascii="Times New Roman" w:hAnsi="Times New Roman" w:cs="Times New Roman"/>
          <w:sz w:val="24"/>
          <w:szCs w:val="24"/>
        </w:rPr>
        <w:t xml:space="preserve">Norwood alcove </w:t>
      </w:r>
      <w:ins w:id="99" w:author="Barrett, Hannah" w:date="2025-01-09T14:14:00Z">
        <w:r w:rsidR="008D39CF">
          <w:rPr>
            <w:rFonts w:ascii="Times New Roman" w:hAnsi="Times New Roman" w:cs="Times New Roman"/>
            <w:sz w:val="24"/>
            <w:szCs w:val="24"/>
          </w:rPr>
          <w:t xml:space="preserve">enclosure </w:t>
        </w:r>
      </w:ins>
      <w:r w:rsidRPr="00ED752A">
        <w:rPr>
          <w:rFonts w:ascii="Times New Roman" w:hAnsi="Times New Roman" w:cs="Times New Roman"/>
          <w:sz w:val="24"/>
          <w:szCs w:val="24"/>
        </w:rPr>
        <w:t xml:space="preserve">and 20 in </w:t>
      </w:r>
      <w:ins w:id="100" w:author="Barrett, Hannah" w:date="2025-01-09T14:15:00Z">
        <w:r w:rsidR="008D39CF">
          <w:rPr>
            <w:rFonts w:ascii="Times New Roman" w:hAnsi="Times New Roman" w:cs="Times New Roman"/>
            <w:sz w:val="24"/>
            <w:szCs w:val="24"/>
          </w:rPr>
          <w:t xml:space="preserve">the </w:t>
        </w:r>
      </w:ins>
      <w:r w:rsidRPr="00ED752A">
        <w:rPr>
          <w:rFonts w:ascii="Times New Roman" w:hAnsi="Times New Roman" w:cs="Times New Roman"/>
          <w:sz w:val="24"/>
          <w:szCs w:val="24"/>
        </w:rPr>
        <w:t>Blue Ruin</w:t>
      </w:r>
      <w:ins w:id="101" w:author="Barrett, Hannah" w:date="2025-01-09T14:14:00Z">
        <w:r w:rsidR="008D39CF">
          <w:rPr>
            <w:rFonts w:ascii="Times New Roman" w:hAnsi="Times New Roman" w:cs="Times New Roman"/>
            <w:sz w:val="24"/>
            <w:szCs w:val="24"/>
          </w:rPr>
          <w:t xml:space="preserve"> enclosures (1</w:t>
        </w:r>
      </w:ins>
      <w:ins w:id="102" w:author="Barrett, Hannah" w:date="2025-01-09T14:15:00Z">
        <w:r w:rsidR="008D39CF">
          <w:rPr>
            <w:rFonts w:ascii="Times New Roman" w:hAnsi="Times New Roman" w:cs="Times New Roman"/>
            <w:sz w:val="24"/>
            <w:szCs w:val="24"/>
          </w:rPr>
          <w:t>0-fish per enclosure)</w:t>
        </w:r>
      </w:ins>
      <w:r w:rsidRPr="00ED752A">
        <w:rPr>
          <w:rFonts w:ascii="Times New Roman" w:hAnsi="Times New Roman" w:cs="Times New Roman"/>
          <w:sz w:val="24"/>
          <w:szCs w:val="24"/>
        </w:rPr>
        <w:t>. Stocking densities ranged from 0.8 to 0.87 kg/m³ to reduce fish stress and maintain welfare. Research on stocking densities in caged Atlantic salmon (</w:t>
      </w:r>
      <w:r w:rsidRPr="00ED752A">
        <w:rPr>
          <w:rFonts w:ascii="Times New Roman" w:hAnsi="Times New Roman" w:cs="Times New Roman"/>
          <w:i/>
          <w:iCs/>
          <w:sz w:val="24"/>
          <w:szCs w:val="24"/>
        </w:rPr>
        <w:t>Salmo salar</w:t>
      </w:r>
      <w:r w:rsidRPr="00ED752A">
        <w:rPr>
          <w:rFonts w:ascii="Times New Roman" w:hAnsi="Times New Roman" w:cs="Times New Roman"/>
          <w:sz w:val="24"/>
          <w:szCs w:val="24"/>
        </w:rPr>
        <w:t xml:space="preserve">) found that fish welfare (determined by blood glucose, cortisol, and body condition) began to decrease at densities above 22 kg/m³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xml:space="preserve">. In total, we collected data from 13 fish in Blue Ruin alcove and 8 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1D73F988"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ins w:id="103" w:author="Barrett, Hannah" w:date="2025-01-09T14:15:00Z">
        <w:r w:rsidR="008D39CF">
          <w:rPr>
            <w:rFonts w:ascii="Times New Roman" w:hAnsi="Times New Roman" w:cs="Times New Roman"/>
            <w:sz w:val="24"/>
            <w:szCs w:val="24"/>
          </w:rPr>
          <w:t xml:space="preserve">and within 1-meter </w:t>
        </w:r>
      </w:ins>
      <w:r>
        <w:rPr>
          <w:rFonts w:ascii="Times New Roman" w:hAnsi="Times New Roman" w:cs="Times New Roman"/>
          <w:sz w:val="24"/>
          <w:szCs w:val="24"/>
        </w:rPr>
        <w:t>of the net pen</w:t>
      </w:r>
      <w:del w:id="104" w:author="Matt Kaylor" w:date="2025-01-10T15:00:00Z">
        <w:r w:rsidDel="00375D95">
          <w:rPr>
            <w:rFonts w:ascii="Times New Roman" w:hAnsi="Times New Roman" w:cs="Times New Roman"/>
            <w:sz w:val="24"/>
            <w:szCs w:val="24"/>
          </w:rPr>
          <w:delText>, within 1-meter</w:delText>
        </w:r>
      </w:del>
      <w:r>
        <w:rPr>
          <w:rFonts w:ascii="Times New Roman" w:hAnsi="Times New Roman" w:cs="Times New Roman"/>
          <w:sz w:val="24"/>
          <w:szCs w:val="24"/>
        </w:rPr>
        <w:t>.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w:t>
      </w:r>
      <w:r w:rsidRPr="002703D6">
        <w:rPr>
          <w:rFonts w:ascii="Times New Roman" w:hAnsi="Times New Roman" w:cs="Times New Roman"/>
          <w:sz w:val="24"/>
          <w:szCs w:val="24"/>
        </w:rPr>
        <w:lastRenderedPageBreak/>
        <w:t xml:space="preserve">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w:t>
      </w:r>
      <w:commentRangeStart w:id="105"/>
      <w:commentRangeStart w:id="106"/>
      <w:r>
        <w:rPr>
          <w:rFonts w:ascii="Times New Roman" w:hAnsi="Times New Roman" w:cs="Times New Roman"/>
          <w:sz w:val="24"/>
          <w:szCs w:val="24"/>
        </w:rPr>
        <w:t>Logger membranes were also wiped clean during this maintenance</w:t>
      </w:r>
      <w:commentRangeEnd w:id="105"/>
      <w:r w:rsidR="001C23C3">
        <w:rPr>
          <w:rStyle w:val="CommentReference"/>
        </w:rPr>
        <w:commentReference w:id="105"/>
      </w:r>
      <w:commentRangeEnd w:id="106"/>
      <w:r w:rsidR="00DD6A35">
        <w:rPr>
          <w:rStyle w:val="CommentReference"/>
        </w:rPr>
        <w:commentReference w:id="106"/>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4EE8752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del w:id="107" w:author="Barrett, Hannah" w:date="2025-01-09T14:16:00Z">
        <w:r w:rsidDel="008D39CF">
          <w:rPr>
            <w:rFonts w:ascii="Times New Roman" w:hAnsi="Times New Roman" w:cs="Times New Roman"/>
            <w:sz w:val="24"/>
            <w:szCs w:val="24"/>
          </w:rPr>
          <w:delText xml:space="preserve">pooled </w:delText>
        </w:r>
      </w:del>
      <w:ins w:id="108" w:author="Barrett, Hannah" w:date="2025-01-09T14:16:00Z">
        <w:r w:rsidR="008D39CF">
          <w:rPr>
            <w:rFonts w:ascii="Times New Roman" w:hAnsi="Times New Roman" w:cs="Times New Roman"/>
            <w:sz w:val="24"/>
            <w:szCs w:val="24"/>
          </w:rPr>
          <w:t xml:space="preserve">combined </w:t>
        </w:r>
      </w:ins>
      <w:r>
        <w:rPr>
          <w:rFonts w:ascii="Times New Roman" w:hAnsi="Times New Roman" w:cs="Times New Roman"/>
          <w:sz w:val="24"/>
          <w:szCs w:val="24"/>
        </w:rPr>
        <w:t xml:space="preserve">all array data from the </w:t>
      </w:r>
      <w:commentRangeStart w:id="109"/>
      <w:commentRangeStart w:id="110"/>
      <w:commentRangeStart w:id="111"/>
      <w:r>
        <w:rPr>
          <w:rFonts w:ascii="Times New Roman" w:hAnsi="Times New Roman" w:cs="Times New Roman"/>
          <w:sz w:val="24"/>
          <w:szCs w:val="24"/>
        </w:rPr>
        <w:t>summers of 2020 and 2021</w:t>
      </w:r>
      <w:commentRangeEnd w:id="109"/>
      <w:r w:rsidR="00307A3E">
        <w:rPr>
          <w:rStyle w:val="CommentReference"/>
        </w:rPr>
        <w:commentReference w:id="109"/>
      </w:r>
      <w:commentRangeEnd w:id="110"/>
      <w:r w:rsidR="00DD6A35">
        <w:rPr>
          <w:rStyle w:val="CommentReference"/>
        </w:rPr>
        <w:commentReference w:id="110"/>
      </w:r>
      <w:commentRangeEnd w:id="111"/>
      <w:r w:rsidR="007B324D">
        <w:rPr>
          <w:rStyle w:val="CommentReference"/>
        </w:rPr>
        <w:commentReference w:id="111"/>
      </w:r>
      <w:r>
        <w:rPr>
          <w:rFonts w:ascii="Times New Roman" w:hAnsi="Times New Roman" w:cs="Times New Roman"/>
          <w:sz w:val="24"/>
          <w:szCs w:val="24"/>
        </w:rPr>
        <w:t xml:space="preserve">.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w:t>
      </w:r>
      <w:commentRangeStart w:id="112"/>
      <w:r w:rsidRPr="00D66F3D">
        <w:rPr>
          <w:rFonts w:ascii="Times New Roman" w:hAnsi="Times New Roman" w:cs="Times New Roman"/>
          <w:sz w:val="24"/>
          <w:szCs w:val="24"/>
        </w:rPr>
        <w:t>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w:t>
      </w:r>
      <w:commentRangeEnd w:id="112"/>
      <w:r w:rsidR="009D14BD">
        <w:rPr>
          <w:rStyle w:val="CommentReference"/>
        </w:rPr>
        <w:commentReference w:id="112"/>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ins w:id="113" w:author="Barrett, Hannah" w:date="2025-01-09T14:16:00Z">
        <w:r w:rsidR="008D39CF">
          <w:rPr>
            <w:rFonts w:ascii="Times New Roman" w:hAnsi="Times New Roman" w:cs="Times New Roman"/>
            <w:sz w:val="24"/>
            <w:szCs w:val="24"/>
          </w:rPr>
          <w:t xml:space="preserve">We fit separate models for day (the oxygen maxima) and night (the oxygen minima). </w:t>
        </w:r>
      </w:ins>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commentRangeStart w:id="114"/>
      <w:commentRangeStart w:id="115"/>
      <w:commentRangeStart w:id="116"/>
      <w:r w:rsidRPr="00D66F3D">
        <w:rPr>
          <w:rFonts w:ascii="Times New Roman" w:hAnsi="Times New Roman" w:cs="Times New Roman"/>
          <w:sz w:val="24"/>
          <w:szCs w:val="24"/>
        </w:rPr>
        <w:t>random intercept</w:t>
      </w:r>
      <w:commentRangeEnd w:id="114"/>
      <w:r w:rsidR="00396C86">
        <w:rPr>
          <w:rStyle w:val="CommentReference"/>
        </w:rPr>
        <w:commentReference w:id="114"/>
      </w:r>
      <w:commentRangeEnd w:id="115"/>
      <w:r w:rsidR="00DD6A35">
        <w:rPr>
          <w:rStyle w:val="CommentReference"/>
        </w:rPr>
        <w:commentReference w:id="115"/>
      </w:r>
      <w:commentRangeEnd w:id="116"/>
      <w:r w:rsidR="007B5F4F">
        <w:rPr>
          <w:rStyle w:val="CommentReference"/>
        </w:rPr>
        <w:commentReference w:id="116"/>
      </w:r>
      <w:r w:rsidRPr="00D66F3D">
        <w:rPr>
          <w:rFonts w:ascii="Times New Roman" w:hAnsi="Times New Roman" w:cs="Times New Roman"/>
          <w:sz w:val="24"/>
          <w:szCs w:val="24"/>
        </w:rPr>
        <w:t xml:space="preserve">. </w:t>
      </w:r>
      <w:ins w:id="117" w:author="Barrett, Hannah" w:date="2025-02-20T18:12:00Z" w16du:dateUtc="2025-02-20T18:12:00Z">
        <w:r w:rsidR="007B324D" w:rsidRPr="000608B4">
          <w:rPr>
            <w:rFonts w:ascii="Times New Roman" w:hAnsi="Times New Roman" w:cs="Times New Roman"/>
            <w:sz w:val="24"/>
            <w:szCs w:val="24"/>
          </w:rPr>
          <w:t>Year was not included as a random intercept because it was not a significant source of variation in the model</w:t>
        </w:r>
        <w:r w:rsidR="007B324D">
          <w:rPr>
            <w:rFonts w:ascii="Times New Roman" w:hAnsi="Times New Roman" w:cs="Times New Roman"/>
            <w:sz w:val="24"/>
            <w:szCs w:val="24"/>
          </w:rPr>
          <w:t xml:space="preserve">. </w:t>
        </w:r>
      </w:ins>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3AD395E8"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Pr>
          <w:rFonts w:ascii="Times New Roman" w:hAnsi="Times New Roman" w:cs="Times New Roman"/>
          <w:sz w:val="24"/>
          <w:szCs w:val="24"/>
        </w:rPr>
        <w:t>used linear interpolation to create a continuous estimation of temperature and DO (</w:t>
      </w:r>
      <w:ins w:id="118" w:author="Barrett, Hannah" w:date="2025-01-09T14:17:00Z">
        <w:r w:rsidR="008D39CF">
          <w:rPr>
            <w:rFonts w:ascii="Times New Roman" w:hAnsi="Times New Roman" w:cs="Times New Roman"/>
            <w:sz w:val="24"/>
            <w:szCs w:val="24"/>
          </w:rPr>
          <w:t xml:space="preserve">at </w:t>
        </w:r>
      </w:ins>
      <w:r>
        <w:rPr>
          <w:rFonts w:ascii="Times New Roman" w:hAnsi="Times New Roman" w:cs="Times New Roman"/>
          <w:sz w:val="24"/>
          <w:szCs w:val="24"/>
        </w:rPr>
        <w:t xml:space="preserve">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r w:rsidR="00B35BBE">
        <w:rPr>
          <w:rFonts w:ascii="Times New Roman" w:eastAsiaTheme="minorEastAsia" w:hAnsi="Times New Roman" w:cs="Times New Roman"/>
          <w:sz w:val="24"/>
          <w:szCs w:val="24"/>
        </w:rPr>
        <w:t xml:space="preserve">approach </w:t>
      </w:r>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w:t>
      </w:r>
      <w:ins w:id="119" w:author="Barrett, Hannah" w:date="2025-01-09T14:18:00Z">
        <w:r w:rsidR="008D39CF">
          <w:rPr>
            <w:rFonts w:ascii="Times New Roman" w:eastAsiaTheme="minorEastAsia" w:hAnsi="Times New Roman" w:cs="Times New Roman"/>
            <w:sz w:val="24"/>
            <w:szCs w:val="24"/>
          </w:rPr>
          <w:t>≥</w:t>
        </w:r>
      </w:ins>
      <w:r w:rsidR="00D059F0" w:rsidRPr="00CD437D">
        <w:rPr>
          <w:rFonts w:ascii="Times New Roman" w:eastAsiaTheme="minorEastAsia" w:hAnsi="Times New Roman" w:cs="Times New Roman"/>
          <w:sz w:val="24"/>
          <w:szCs w:val="24"/>
        </w:rPr>
        <w:t>5-days post fish capture to ensure cortisol levels and swimming behavior had returned to normal</w:t>
      </w:r>
      <w:r w:rsidR="00BF182E">
        <w:rPr>
          <w:rFonts w:ascii="Times New Roman" w:eastAsiaTheme="minorEastAsia" w:hAnsi="Times New Roman" w:cs="Times New Roman"/>
          <w:sz w:val="24"/>
          <w:szCs w:val="24"/>
        </w:rPr>
        <w:t xml:space="preserve"> </w:t>
      </w:r>
      <w:r w:rsidR="00BF182E">
        <w:rPr>
          <w:rFonts w:ascii="Times New Roman" w:eastAsiaTheme="minorEastAsia" w:hAnsi="Times New Roman" w:cs="Times New Roman"/>
          <w:sz w:val="24"/>
          <w:szCs w:val="24"/>
        </w:rPr>
        <w:fldChar w:fldCharType="begin"/>
      </w:r>
      <w:r w:rsidR="00BF182E">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BF182E">
        <w:rPr>
          <w:rFonts w:ascii="Times New Roman" w:eastAsiaTheme="minorEastAsia" w:hAnsi="Times New Roman" w:cs="Times New Roman"/>
          <w:sz w:val="24"/>
          <w:szCs w:val="24"/>
        </w:rPr>
        <w:fldChar w:fldCharType="separate"/>
      </w:r>
      <w:r w:rsidR="00BF182E" w:rsidRPr="00BF182E">
        <w:rPr>
          <w:rFonts w:ascii="Times New Roman" w:hAnsi="Times New Roman" w:cs="Times New Roman"/>
          <w:sz w:val="24"/>
        </w:rPr>
        <w:t>(Jepsen et al., 2005)</w:t>
      </w:r>
      <w:r w:rsidR="00BF182E">
        <w:rPr>
          <w:rFonts w:ascii="Times New Roman" w:eastAsiaTheme="minorEastAsia" w:hAnsi="Times New Roman" w:cs="Times New Roman"/>
          <w:sz w:val="24"/>
          <w:szCs w:val="24"/>
        </w:rPr>
        <w:fldChar w:fldCharType="end"/>
      </w:r>
      <w:r w:rsidR="00BF182E">
        <w:rPr>
          <w:rFonts w:ascii="Times New Roman" w:eastAsiaTheme="minorEastAsia" w:hAnsi="Times New Roman" w:cs="Times New Roman"/>
          <w:sz w:val="24"/>
          <w:szCs w:val="24"/>
        </w:rPr>
        <w:t>.</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3CBA4DBB" w14:textId="41E03E5D" w:rsidR="00C42A4C" w:rsidRDefault="00062E1D" w:rsidP="00C449D6">
      <w:pPr>
        <w:spacing w:line="480" w:lineRule="auto"/>
        <w:ind w:firstLine="720"/>
        <w:rPr>
          <w:rFonts w:ascii="Times New Roman" w:hAnsi="Times New Roman" w:cs="Times New Roman"/>
          <w:sz w:val="24"/>
          <w:szCs w:val="24"/>
          <w:lang w:eastAsia="ja-JP"/>
        </w:rPr>
      </w:pPr>
      <w:r>
        <w:rPr>
          <w:rFonts w:ascii="Times New Roman" w:hAnsi="Times New Roman" w:cs="Times New Roman"/>
          <w:sz w:val="24"/>
          <w:szCs w:val="24"/>
        </w:rPr>
        <w:t>T</w:t>
      </w:r>
      <w:r w:rsidR="00F50482">
        <w:rPr>
          <w:rFonts w:ascii="Times New Roman" w:hAnsi="Times New Roman" w:cs="Times New Roman"/>
          <w:sz w:val="24"/>
          <w:szCs w:val="24"/>
        </w:rPr>
        <w:t xml:space="preserve">he cyclic </w:t>
      </w:r>
      <w:r w:rsidR="00F4773D">
        <w:rPr>
          <w:rFonts w:ascii="Times New Roman" w:hAnsi="Times New Roman" w:cs="Times New Roman"/>
          <w:sz w:val="24"/>
          <w:szCs w:val="24"/>
        </w:rPr>
        <w:t xml:space="preserve">and covarying </w:t>
      </w:r>
      <w:r w:rsidR="00F50482">
        <w:rPr>
          <w:rFonts w:ascii="Times New Roman" w:hAnsi="Times New Roman" w:cs="Times New Roman"/>
          <w:sz w:val="24"/>
          <w:szCs w:val="24"/>
        </w:rPr>
        <w:t>nature of t</w:t>
      </w:r>
      <w:r>
        <w:rPr>
          <w:rFonts w:ascii="Times New Roman" w:hAnsi="Times New Roman" w:cs="Times New Roman"/>
          <w:sz w:val="24"/>
          <w:szCs w:val="24"/>
        </w:rPr>
        <w:t xml:space="preserve">emperature and DO levels </w:t>
      </w:r>
      <w:r w:rsidR="00F50482">
        <w:rPr>
          <w:rFonts w:ascii="Times New Roman" w:hAnsi="Times New Roman" w:cs="Times New Roman"/>
          <w:sz w:val="24"/>
          <w:szCs w:val="24"/>
        </w:rPr>
        <w:t>within a 24-hour period</w:t>
      </w:r>
      <w:r>
        <w:rPr>
          <w:rFonts w:ascii="Times New Roman" w:hAnsi="Times New Roman" w:cs="Times New Roman"/>
          <w:sz w:val="24"/>
          <w:szCs w:val="24"/>
        </w:rPr>
        <w:t xml:space="preserve"> </w:t>
      </w:r>
      <w:r w:rsidR="00F50482">
        <w:rPr>
          <w:rFonts w:ascii="Times New Roman" w:hAnsi="Times New Roman" w:cs="Times New Roman"/>
          <w:sz w:val="24"/>
          <w:szCs w:val="24"/>
        </w:rPr>
        <w:t>means that</w:t>
      </w:r>
      <w:r>
        <w:rPr>
          <w:rFonts w:ascii="Times New Roman" w:hAnsi="Times New Roman" w:cs="Times New Roman"/>
          <w:sz w:val="24"/>
          <w:szCs w:val="24"/>
        </w:rPr>
        <w:t xml:space="preserve"> simply characterizing the </w:t>
      </w:r>
      <w:r w:rsidR="00F50482">
        <w:rPr>
          <w:rFonts w:ascii="Times New Roman" w:hAnsi="Times New Roman" w:cs="Times New Roman"/>
          <w:sz w:val="24"/>
          <w:szCs w:val="24"/>
        </w:rPr>
        <w:t>conditions that fish use</w:t>
      </w:r>
      <w:r>
        <w:rPr>
          <w:rFonts w:ascii="Times New Roman" w:hAnsi="Times New Roman" w:cs="Times New Roman"/>
          <w:sz w:val="24"/>
          <w:szCs w:val="24"/>
        </w:rPr>
        <w:t xml:space="preserve"> </w:t>
      </w:r>
      <w:r w:rsidR="009048F0">
        <w:rPr>
          <w:rFonts w:ascii="Times New Roman" w:hAnsi="Times New Roman" w:cs="Times New Roman"/>
          <w:sz w:val="24"/>
          <w:szCs w:val="24"/>
        </w:rPr>
        <w:t>provides</w:t>
      </w:r>
      <w:r>
        <w:rPr>
          <w:rFonts w:ascii="Times New Roman" w:hAnsi="Times New Roman" w:cs="Times New Roman"/>
          <w:sz w:val="24"/>
          <w:szCs w:val="24"/>
        </w:rPr>
        <w:t xml:space="preserve"> an incomplete understanding of how </w:t>
      </w:r>
      <w:r w:rsidR="00F50482">
        <w:rPr>
          <w:rFonts w:ascii="Times New Roman" w:hAnsi="Times New Roman" w:cs="Times New Roman"/>
          <w:sz w:val="24"/>
          <w:szCs w:val="24"/>
        </w:rPr>
        <w:t>changing conditions</w:t>
      </w:r>
      <w:r w:rsidR="009048F0">
        <w:rPr>
          <w:rFonts w:ascii="Times New Roman" w:hAnsi="Times New Roman" w:cs="Times New Roman"/>
          <w:sz w:val="24"/>
          <w:szCs w:val="24"/>
        </w:rPr>
        <w:t xml:space="preserve"> are mediated by behavioral adjustments such as diel vertical migration</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For example, observing that fish used areas in the water column </w:t>
      </w:r>
      <w:r w:rsidR="00F4773D">
        <w:rPr>
          <w:rFonts w:ascii="Times New Roman" w:hAnsi="Times New Roman" w:cs="Times New Roman"/>
          <w:sz w:val="24"/>
          <w:szCs w:val="24"/>
        </w:rPr>
        <w:t xml:space="preserve">with a temperature of </w:t>
      </w:r>
      <w:r w:rsidR="003374DF">
        <w:rPr>
          <w:rFonts w:ascii="Times New Roman" w:hAnsi="Times New Roman" w:cs="Times New Roman"/>
          <w:sz w:val="24"/>
          <w:szCs w:val="24"/>
        </w:rPr>
        <w:t>16°C</w:t>
      </w:r>
      <w:r w:rsidR="00F50482">
        <w:rPr>
          <w:rFonts w:ascii="Times New Roman" w:hAnsi="Times New Roman" w:cs="Times New Roman"/>
          <w:sz w:val="24"/>
          <w:szCs w:val="24"/>
        </w:rPr>
        <w:t xml:space="preserve"> tells us nothing about the preference of fish for certain temperatures until we </w:t>
      </w:r>
      <w:r w:rsidR="00F4773D">
        <w:rPr>
          <w:rFonts w:ascii="Times New Roman" w:hAnsi="Times New Roman" w:cs="Times New Roman"/>
          <w:sz w:val="24"/>
          <w:szCs w:val="24"/>
        </w:rPr>
        <w:t>compare</w:t>
      </w:r>
      <w:r w:rsidR="00F50482">
        <w:rPr>
          <w:rFonts w:ascii="Times New Roman" w:hAnsi="Times New Roman" w:cs="Times New Roman"/>
          <w:sz w:val="24"/>
          <w:szCs w:val="24"/>
        </w:rPr>
        <w:t xml:space="preserve"> </w:t>
      </w:r>
      <w:r w:rsidR="00F4773D">
        <w:rPr>
          <w:rFonts w:ascii="Times New Roman" w:hAnsi="Times New Roman" w:cs="Times New Roman"/>
          <w:sz w:val="24"/>
          <w:szCs w:val="24"/>
        </w:rPr>
        <w:t>the</w:t>
      </w:r>
      <w:r w:rsidR="004B2F7C">
        <w:rPr>
          <w:rFonts w:ascii="Times New Roman" w:hAnsi="Times New Roman" w:cs="Times New Roman"/>
          <w:sz w:val="24"/>
          <w:szCs w:val="24"/>
        </w:rPr>
        <w:t xml:space="preserve"> temperature</w:t>
      </w:r>
      <w:r w:rsidR="00F4773D">
        <w:rPr>
          <w:rFonts w:ascii="Times New Roman" w:hAnsi="Times New Roman" w:cs="Times New Roman"/>
          <w:sz w:val="24"/>
          <w:szCs w:val="24"/>
        </w:rPr>
        <w:t xml:space="preserve"> profiles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chosen </w:t>
      </w:r>
      <w:r w:rsidR="00F50482">
        <w:rPr>
          <w:rFonts w:ascii="Times New Roman" w:hAnsi="Times New Roman" w:cs="Times New Roman"/>
          <w:sz w:val="24"/>
          <w:szCs w:val="24"/>
        </w:rPr>
        <w:t xml:space="preserve">to </w:t>
      </w:r>
      <w:r w:rsidR="004B2F7C">
        <w:rPr>
          <w:rFonts w:ascii="Times New Roman" w:hAnsi="Times New Roman" w:cs="Times New Roman"/>
          <w:sz w:val="24"/>
          <w:szCs w:val="24"/>
        </w:rPr>
        <w:t>what was available</w:t>
      </w:r>
      <w:r w:rsidR="00F50482">
        <w:rPr>
          <w:rFonts w:ascii="Times New Roman" w:hAnsi="Times New Roman" w:cs="Times New Roman"/>
          <w:sz w:val="24"/>
          <w:szCs w:val="24"/>
        </w:rPr>
        <w:t xml:space="preserve">, i.e. selection. </w:t>
      </w:r>
      <w:r w:rsidR="00B3149C">
        <w:rPr>
          <w:rFonts w:ascii="Times New Roman" w:hAnsi="Times New Roman" w:cs="Times New Roman"/>
          <w:sz w:val="24"/>
          <w:szCs w:val="24"/>
        </w:rPr>
        <w:t xml:space="preserve">We </w:t>
      </w:r>
      <w:r>
        <w:rPr>
          <w:rFonts w:ascii="Times New Roman" w:hAnsi="Times New Roman" w:cs="Times New Roman"/>
          <w:sz w:val="24"/>
          <w:szCs w:val="24"/>
        </w:rPr>
        <w:t xml:space="preserve">therefore </w:t>
      </w:r>
      <w:r w:rsidR="00B3149C">
        <w:rPr>
          <w:rFonts w:ascii="Times New Roman" w:hAnsi="Times New Roman" w:cs="Times New Roman"/>
          <w:sz w:val="24"/>
          <w:szCs w:val="24"/>
        </w:rPr>
        <w:t>sought</w:t>
      </w:r>
      <w:r>
        <w:rPr>
          <w:rFonts w:ascii="Times New Roman" w:hAnsi="Times New Roman" w:cs="Times New Roman"/>
          <w:sz w:val="24"/>
          <w:szCs w:val="24"/>
        </w:rPr>
        <w:t xml:space="preserve"> to quantify </w:t>
      </w:r>
      <w:r w:rsidR="004B2F7C">
        <w:rPr>
          <w:rFonts w:ascii="Times New Roman" w:hAnsi="Times New Roman" w:cs="Times New Roman"/>
          <w:sz w:val="24"/>
          <w:szCs w:val="24"/>
        </w:rPr>
        <w:t xml:space="preserve">what temperatures </w:t>
      </w:r>
      <w:r w:rsidR="00F50482">
        <w:rPr>
          <w:rFonts w:ascii="Times New Roman" w:hAnsi="Times New Roman" w:cs="Times New Roman"/>
          <w:sz w:val="24"/>
          <w:szCs w:val="24"/>
        </w:rPr>
        <w:t>fish selected for</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by quantifying </w:t>
      </w:r>
      <w:r w:rsidR="004B2F7C">
        <w:rPr>
          <w:rFonts w:ascii="Times New Roman" w:hAnsi="Times New Roman" w:cs="Times New Roman"/>
          <w:sz w:val="24"/>
          <w:szCs w:val="24"/>
        </w:rPr>
        <w:t xml:space="preserve">the temperatures fish </w:t>
      </w:r>
      <w:r w:rsidR="00F50482">
        <w:rPr>
          <w:rFonts w:ascii="Times New Roman" w:hAnsi="Times New Roman" w:cs="Times New Roman"/>
          <w:sz w:val="24"/>
          <w:szCs w:val="24"/>
        </w:rPr>
        <w:t>use</w:t>
      </w:r>
      <w:r w:rsidR="004B2F7C">
        <w:rPr>
          <w:rFonts w:ascii="Times New Roman" w:hAnsi="Times New Roman" w:cs="Times New Roman"/>
          <w:sz w:val="24"/>
          <w:szCs w:val="24"/>
        </w:rPr>
        <w:t>d</w:t>
      </w:r>
      <w:r w:rsidR="00F50482">
        <w:rPr>
          <w:rFonts w:ascii="Times New Roman" w:hAnsi="Times New Roman" w:cs="Times New Roman"/>
          <w:sz w:val="24"/>
          <w:szCs w:val="24"/>
        </w:rPr>
        <w:t xml:space="preserve"> </w:t>
      </w:r>
      <w:r w:rsidR="004B2F7C">
        <w:rPr>
          <w:rFonts w:ascii="Times New Roman" w:hAnsi="Times New Roman" w:cs="Times New Roman"/>
          <w:sz w:val="24"/>
          <w:szCs w:val="24"/>
        </w:rPr>
        <w:t xml:space="preserve">at a given time of day </w:t>
      </w:r>
      <w:r w:rsidR="00F50482">
        <w:rPr>
          <w:rFonts w:ascii="Times New Roman" w:hAnsi="Times New Roman" w:cs="Times New Roman"/>
          <w:sz w:val="24"/>
          <w:szCs w:val="24"/>
        </w:rPr>
        <w:t>in proportion to the available temperatures within the water column that a fish could choose from</w:t>
      </w:r>
      <w:r w:rsidR="004B2F7C">
        <w:rPr>
          <w:rFonts w:ascii="Times New Roman" w:hAnsi="Times New Roman" w:cs="Times New Roman"/>
          <w:sz w:val="24"/>
          <w:szCs w:val="24"/>
        </w:rPr>
        <w:t xml:space="preserve"> at the same moment in time</w:t>
      </w:r>
      <w:r w:rsidR="00F50482">
        <w:rPr>
          <w:rFonts w:ascii="Times New Roman" w:hAnsi="Times New Roman" w:cs="Times New Roman"/>
          <w:sz w:val="24"/>
          <w:szCs w:val="24"/>
        </w:rPr>
        <w:t>. To do this,</w:t>
      </w:r>
      <w:r w:rsidR="004B2F7C">
        <w:rPr>
          <w:rFonts w:ascii="Times New Roman" w:hAnsi="Times New Roman" w:cs="Times New Roman"/>
          <w:sz w:val="24"/>
          <w:szCs w:val="24"/>
        </w:rPr>
        <w:t xml:space="preserve"> we used resource selection function</w:t>
      </w:r>
      <w:r w:rsidR="00D50B14">
        <w:rPr>
          <w:rFonts w:ascii="Times New Roman" w:hAnsi="Times New Roman" w:cs="Times New Roman"/>
          <w:sz w:val="24"/>
          <w:szCs w:val="24"/>
        </w:rPr>
        <w:t>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in a ‘used-available’ design </w:t>
      </w:r>
      <w:r w:rsidR="004B2F7C">
        <w:rPr>
          <w:rFonts w:ascii="Times New Roman" w:hAnsi="Times New Roman" w:cs="Times New Roman"/>
          <w:sz w:val="24"/>
          <w:szCs w:val="24"/>
        </w:rPr>
        <w:t>as is routinely done in habitat selection studies in terrestrial systems</w:t>
      </w:r>
      <w:r w:rsidR="00F4773D">
        <w:rPr>
          <w:rFonts w:ascii="Times New Roman" w:hAnsi="Times New Roman" w:cs="Times New Roman"/>
          <w:sz w:val="24"/>
          <w:szCs w:val="24"/>
        </w:rPr>
        <w:t xml:space="preserve">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{"citationID":"oTO5XRv9","properties":{"formattedCitation":"(Manly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4B2F7C">
        <w:rPr>
          <w:rFonts w:ascii="Times New Roman" w:hAnsi="Times New Roman" w:cs="Times New Roman"/>
          <w:sz w:val="24"/>
          <w:szCs w:val="24"/>
        </w:rPr>
        <w:t>. Specifically, we used conditional logistic regression (sometimes referred to as matched case-control logistic regression or discrete choice models</w:t>
      </w:r>
      <w:r w:rsidR="00F4773D">
        <w:rPr>
          <w:rFonts w:ascii="Times New Roman" w:hAnsi="Times New Roman" w:cs="Times New Roman"/>
          <w:sz w:val="24"/>
          <w:szCs w:val="24"/>
        </w:rPr>
        <w:t>)</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For each </w:t>
      </w:r>
      <w:proofErr w:type="spellStart"/>
      <w:r w:rsidR="00F4773D">
        <w:rPr>
          <w:rFonts w:ascii="Times New Roman" w:hAnsi="Times New Roman" w:cs="Times New Roman"/>
          <w:sz w:val="24"/>
          <w:szCs w:val="24"/>
        </w:rPr>
        <w:lastRenderedPageBreak/>
        <w:t>iButton</w:t>
      </w:r>
      <w:proofErr w:type="spellEnd"/>
      <w:r w:rsidR="00F4773D">
        <w:rPr>
          <w:rFonts w:ascii="Times New Roman" w:hAnsi="Times New Roman" w:cs="Times New Roman"/>
          <w:sz w:val="24"/>
          <w:szCs w:val="24"/>
        </w:rPr>
        <w:t xml:space="preserve"> reading, we</w:t>
      </w:r>
      <w:r w:rsidR="00075D49">
        <w:rPr>
          <w:rFonts w:ascii="Times New Roman" w:hAnsi="Times New Roman" w:cs="Times New Roman"/>
          <w:sz w:val="24"/>
          <w:szCs w:val="24"/>
        </w:rPr>
        <w:t xml:space="preserve"> compared </w:t>
      </w:r>
      <w:r w:rsidR="00F4773D">
        <w:rPr>
          <w:rFonts w:ascii="Times New Roman" w:hAnsi="Times New Roman" w:cs="Times New Roman"/>
          <w:sz w:val="24"/>
          <w:szCs w:val="24"/>
        </w:rPr>
        <w:t xml:space="preserve">the temperature and DO at these ‘used’ locations </w:t>
      </w:r>
      <w:r w:rsidR="00075D49">
        <w:rPr>
          <w:rFonts w:ascii="Times New Roman" w:hAnsi="Times New Roman" w:cs="Times New Roman"/>
          <w:sz w:val="24"/>
          <w:szCs w:val="24"/>
        </w:rPr>
        <w:t xml:space="preserve">to </w:t>
      </w:r>
      <w:r w:rsidR="00F4773D">
        <w:rPr>
          <w:rFonts w:ascii="Times New Roman" w:hAnsi="Times New Roman" w:cs="Times New Roman"/>
          <w:sz w:val="24"/>
          <w:szCs w:val="24"/>
        </w:rPr>
        <w:t>temperature and DO</w:t>
      </w:r>
      <w:r w:rsidR="00075D49">
        <w:rPr>
          <w:rFonts w:ascii="Times New Roman" w:hAnsi="Times New Roman" w:cs="Times New Roman"/>
          <w:sz w:val="24"/>
          <w:szCs w:val="24"/>
        </w:rPr>
        <w:t xml:space="preserve"> </w:t>
      </w:r>
      <w:r w:rsidR="00F4773D">
        <w:rPr>
          <w:rFonts w:ascii="Times New Roman" w:hAnsi="Times New Roman" w:cs="Times New Roman"/>
          <w:sz w:val="24"/>
          <w:szCs w:val="24"/>
        </w:rPr>
        <w:t xml:space="preserve">values </w:t>
      </w:r>
      <w:r w:rsidR="00075D49">
        <w:rPr>
          <w:rFonts w:ascii="Times New Roman" w:hAnsi="Times New Roman" w:cs="Times New Roman"/>
          <w:sz w:val="24"/>
          <w:szCs w:val="24"/>
        </w:rPr>
        <w:t xml:space="preserve">in 10 random locations </w:t>
      </w:r>
      <w:r w:rsidR="00154B9F">
        <w:rPr>
          <w:rFonts w:ascii="Times New Roman" w:hAnsi="Times New Roman" w:cs="Times New Roman"/>
          <w:sz w:val="24"/>
          <w:szCs w:val="24"/>
        </w:rPr>
        <w:t xml:space="preserve">(sampled from a uniform distribution spanning the entire depth of the </w:t>
      </w:r>
      <w:r w:rsidR="009048F0">
        <w:rPr>
          <w:rFonts w:ascii="Times New Roman" w:hAnsi="Times New Roman" w:cs="Times New Roman"/>
          <w:sz w:val="24"/>
          <w:szCs w:val="24"/>
        </w:rPr>
        <w:t>water column</w:t>
      </w:r>
      <w:r w:rsidR="00154B9F">
        <w:rPr>
          <w:rFonts w:ascii="Times New Roman" w:hAnsi="Times New Roman" w:cs="Times New Roman"/>
          <w:sz w:val="24"/>
          <w:szCs w:val="24"/>
        </w:rPr>
        <w:t>)</w:t>
      </w:r>
      <w:r w:rsidR="009048F0">
        <w:rPr>
          <w:rFonts w:ascii="Times New Roman" w:hAnsi="Times New Roman" w:cs="Times New Roman"/>
          <w:sz w:val="24"/>
          <w:szCs w:val="24"/>
        </w:rPr>
        <w:t xml:space="preserve"> </w:t>
      </w:r>
      <w:r w:rsidR="00075D49">
        <w:rPr>
          <w:rFonts w:ascii="Times New Roman" w:hAnsi="Times New Roman" w:cs="Times New Roman"/>
          <w:sz w:val="24"/>
          <w:szCs w:val="24"/>
        </w:rPr>
        <w:t xml:space="preserve">that were </w:t>
      </w:r>
      <w:r w:rsidR="00F4773D">
        <w:rPr>
          <w:rFonts w:ascii="Times New Roman" w:hAnsi="Times New Roman" w:cs="Times New Roman"/>
          <w:sz w:val="24"/>
          <w:szCs w:val="24"/>
        </w:rPr>
        <w:t>‘</w:t>
      </w:r>
      <w:r w:rsidR="00075D49">
        <w:rPr>
          <w:rFonts w:ascii="Times New Roman" w:hAnsi="Times New Roman" w:cs="Times New Roman"/>
          <w:sz w:val="24"/>
          <w:szCs w:val="24"/>
        </w:rPr>
        <w:t>available</w:t>
      </w:r>
      <w:r w:rsidR="00F4773D">
        <w:rPr>
          <w:rFonts w:ascii="Times New Roman" w:hAnsi="Times New Roman" w:cs="Times New Roman"/>
          <w:sz w:val="24"/>
          <w:szCs w:val="24"/>
        </w:rPr>
        <w:t>’</w:t>
      </w:r>
      <w:r w:rsidR="00075D49">
        <w:rPr>
          <w:rFonts w:ascii="Times New Roman" w:hAnsi="Times New Roman" w:cs="Times New Roman"/>
          <w:sz w:val="24"/>
          <w:szCs w:val="24"/>
        </w:rPr>
        <w:t xml:space="preserve"> for a fish to use at that moment in </w:t>
      </w:r>
      <w:proofErr w:type="gramStart"/>
      <w:r w:rsidR="00075D49">
        <w:rPr>
          <w:rFonts w:ascii="Times New Roman" w:hAnsi="Times New Roman" w:cs="Times New Roman"/>
          <w:sz w:val="24"/>
          <w:szCs w:val="24"/>
        </w:rPr>
        <w:t>time, but</w:t>
      </w:r>
      <w:proofErr w:type="gramEnd"/>
      <w:r w:rsidR="00075D49">
        <w:rPr>
          <w:rFonts w:ascii="Times New Roman" w:hAnsi="Times New Roman" w:cs="Times New Roman"/>
          <w:sz w:val="24"/>
          <w:szCs w:val="24"/>
        </w:rPr>
        <w:t xml:space="preserve"> were not selected. Therefore, the values of our response variable were 1 if the datapoint corresponded to a used location, and 0 if corresponded to an available location. </w:t>
      </w:r>
      <w:r w:rsidR="00C42A4C">
        <w:rPr>
          <w:rFonts w:ascii="Times New Roman" w:hAnsi="Times New Roman" w:cs="Times New Roman"/>
          <w:sz w:val="24"/>
          <w:szCs w:val="24"/>
        </w:rPr>
        <w:t xml:space="preserve">We used these temperature-DO profile sets to calculate the relative probability of selection, given the range of temperature and DO available. </w:t>
      </w:r>
      <w:r w:rsidR="00154B9F">
        <w:rPr>
          <w:rFonts w:ascii="Times New Roman" w:hAnsi="Times New Roman" w:cs="Times New Roman"/>
          <w:sz w:val="24"/>
          <w:szCs w:val="24"/>
        </w:rPr>
        <w:t xml:space="preserve">We restricted our analysis to the two-hour periods of lowest and highest DO in Blue Ruin and Norwood alcoves and comprised 1-week of data (July 30 to August 6, commencing 5-days after fish were released into net pens). </w:t>
      </w:r>
      <w:r w:rsidR="00C25797" w:rsidRPr="00C25797">
        <w:rPr>
          <w:rFonts w:ascii="Times New Roman" w:hAnsi="Times New Roman" w:cs="Times New Roman"/>
          <w:sz w:val="24"/>
          <w:szCs w:val="24"/>
        </w:rPr>
        <w:t xml:space="preserve">The result was four model sets, one for each data subset. </w:t>
      </w:r>
      <w:r w:rsidR="00154B9F">
        <w:rPr>
          <w:rFonts w:ascii="Times New Roman" w:hAnsi="Times New Roman" w:cs="Times New Roman"/>
          <w:sz w:val="24"/>
          <w:szCs w:val="24"/>
        </w:rPr>
        <w:t xml:space="preserve">Temperature and DO were scaled to have mean = 0 and </w:t>
      </w:r>
      <w:proofErr w:type="spellStart"/>
      <w:r w:rsidR="00154B9F">
        <w:rPr>
          <w:rFonts w:ascii="Times New Roman" w:hAnsi="Times New Roman" w:cs="Times New Roman"/>
          <w:sz w:val="24"/>
          <w:szCs w:val="24"/>
        </w:rPr>
        <w:t>sd</w:t>
      </w:r>
      <w:proofErr w:type="spellEnd"/>
      <w:r w:rsidR="00154B9F">
        <w:rPr>
          <w:rFonts w:ascii="Times New Roman" w:hAnsi="Times New Roman" w:cs="Times New Roman"/>
          <w:sz w:val="24"/>
          <w:szCs w:val="24"/>
        </w:rPr>
        <w:t xml:space="preserve"> = 1 and were the sole predictors in the model given our objective was to assess how fish selected for temperature while controlling for both the available temperature and DO conditions. </w:t>
      </w:r>
      <w:r w:rsidR="00C449D6" w:rsidRPr="00C449D6">
        <w:rPr>
          <w:rFonts w:ascii="Times New Roman" w:hAnsi="Times New Roman" w:cs="Times New Roman"/>
          <w:sz w:val="24"/>
          <w:szCs w:val="24"/>
        </w:rPr>
        <w:t>Because we anticipated that the response of fish to changing conditions might be nonlinear, we did not want to constrain the relationship with a priori assumptions about its functional form. Therefore, we formulated our conditional logistic regression as a generalized additive model.</w:t>
      </w:r>
      <w:r w:rsidR="00154B9F">
        <w:rPr>
          <w:rFonts w:ascii="Times New Roman" w:hAnsi="Times New Roman" w:cs="Times New Roman"/>
          <w:sz w:val="24"/>
          <w:szCs w:val="24"/>
        </w:rPr>
        <w:t xml:space="preserve"> We fit models using the cox.ph function</w:t>
      </w:r>
      <w:r w:rsidR="00C25797">
        <w:rPr>
          <w:rFonts w:ascii="Times New Roman" w:hAnsi="Times New Roman" w:cs="Times New Roman"/>
          <w:sz w:val="24"/>
          <w:szCs w:val="24"/>
        </w:rPr>
        <w:t xml:space="preserve"> (using REML to estimate smoothing parameters,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{"citationID":"klLUcjuU","properties":{"formattedCitation":"(Wood, 2004)","plainCitation":"(Wood, 2004)","noteIndex":0},"citationItems":[{"id":76,"uris":["http://zotero.org/users/local/zapURGuj/items/QJ55FDCQ"],"itemData":{"id":76,"type":"article-journal","container-title":"Journal of the American Statistical Association","DOI":"10.1198/016214504000000980","ISSN":"0162-1459, 1537-274X","issue":"467","journalAbbreviation":"Journal of the American Statistical Association","language":"en","page":"673-686","source":"DOI.org (Crossref)","title":"Stable and Efficient Multiple Smoothing Parameter Estimation for Generalized Additive Models","volume":"99","author":[{"family":"Wood","given":"Simon N"}],"issued":{"date-parts":[["2004",9]]}}}],"schema":"https://github.com/citation-style-language/schema/raw/master/csl-citation.json"}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(Wood, 2004)</w:t>
      </w:r>
      <w:r w:rsidR="00401434">
        <w:rPr>
          <w:rFonts w:ascii="Times New Roman" w:hAnsi="Times New Roman" w:cs="Times New Roman"/>
          <w:sz w:val="24"/>
          <w:szCs w:val="24"/>
        </w:rPr>
        <w:fldChar w:fldCharType="end"/>
      </w:r>
      <w:r w:rsidR="00C25797">
        <w:rPr>
          <w:rFonts w:ascii="Times New Roman" w:hAnsi="Times New Roman" w:cs="Times New Roman"/>
          <w:sz w:val="24"/>
          <w:szCs w:val="24"/>
        </w:rPr>
        <w:t>)</w:t>
      </w:r>
      <w:r w:rsidR="00154B9F">
        <w:rPr>
          <w:rFonts w:ascii="Times New Roman" w:hAnsi="Times New Roman" w:cs="Times New Roman"/>
          <w:sz w:val="24"/>
          <w:szCs w:val="24"/>
        </w:rPr>
        <w:t xml:space="preserve"> in the </w:t>
      </w:r>
      <w:r w:rsidR="00C25797">
        <w:rPr>
          <w:rFonts w:ascii="Times New Roman" w:hAnsi="Times New Roman" w:cs="Times New Roman"/>
          <w:sz w:val="24"/>
          <w:szCs w:val="24"/>
        </w:rPr>
        <w:t xml:space="preserve">R package </w:t>
      </w:r>
      <w:proofErr w:type="spellStart"/>
      <w:r w:rsidR="00154B9F">
        <w:rPr>
          <w:rFonts w:ascii="Times New Roman" w:hAnsi="Times New Roman" w:cs="Times New Roman"/>
          <w:sz w:val="24"/>
          <w:szCs w:val="24"/>
        </w:rPr>
        <w:t>mgcv</w:t>
      </w:r>
      <w:proofErr w:type="spellEnd"/>
      <w:r w:rsidR="00154B9F">
        <w:rPr>
          <w:rFonts w:ascii="Times New Roman" w:hAnsi="Times New Roman" w:cs="Times New Roman"/>
          <w:sz w:val="24"/>
          <w:szCs w:val="24"/>
        </w:rPr>
        <w:t xml:space="preserve"> </w:t>
      </w:r>
      <w:r w:rsidR="00C25797">
        <w:rPr>
          <w:rFonts w:ascii="Times New Roman" w:hAnsi="Times New Roman" w:cs="Times New Roman"/>
          <w:sz w:val="24"/>
          <w:szCs w:val="24"/>
        </w:rPr>
        <w:t xml:space="preserve">(Wood 2015) </w:t>
      </w:r>
      <w:r w:rsidR="00154B9F">
        <w:rPr>
          <w:rFonts w:ascii="Times New Roman" w:hAnsi="Times New Roman" w:cs="Times New Roman"/>
          <w:sz w:val="24"/>
          <w:szCs w:val="24"/>
        </w:rPr>
        <w:t xml:space="preserve">because conditional logistic regression has the same likelihood as a cox proportional hazards model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{"citationID":"pIPFd1WB","properties":{"formattedCitation":"(Manly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154B9F">
        <w:rPr>
          <w:rFonts w:ascii="Times New Roman" w:hAnsi="Times New Roman" w:cs="Times New Roman"/>
          <w:sz w:val="24"/>
          <w:szCs w:val="24"/>
        </w:rPr>
        <w:t>.</w:t>
      </w:r>
      <w:r w:rsidR="00154B9F" w:rsidDel="00154B9F">
        <w:rPr>
          <w:rStyle w:val="CommentReference"/>
        </w:rPr>
        <w:t xml:space="preserve"> </w:t>
      </w:r>
    </w:p>
    <w:p w14:paraId="12C5CCF2" w14:textId="698BB0ED"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commentRangeStart w:id="120"/>
      <w:commentRangeStart w:id="121"/>
      <w:commentRangeStart w:id="122"/>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commentRangeEnd w:id="120"/>
      <w:r w:rsidR="005D787A">
        <w:rPr>
          <w:rStyle w:val="CommentReference"/>
        </w:rPr>
        <w:commentReference w:id="120"/>
      </w:r>
      <w:commentRangeEnd w:id="121"/>
      <w:r w:rsidR="00DD6A35">
        <w:rPr>
          <w:rStyle w:val="CommentReference"/>
        </w:rPr>
        <w:commentReference w:id="121"/>
      </w:r>
      <w:commentRangeEnd w:id="122"/>
      <w:r w:rsidR="00DD6A35">
        <w:rPr>
          <w:rStyle w:val="CommentReference"/>
        </w:rPr>
        <w:commentReference w:id="122"/>
      </w:r>
      <w:r w:rsidR="0012206B" w:rsidRPr="0012206B">
        <w:rPr>
          <w:rFonts w:ascii="Times New Roman" w:hAnsi="Times New Roman" w:cs="Times New Roman"/>
          <w:sz w:val="24"/>
          <w:szCs w:val="24"/>
        </w:rPr>
        <w:t xml:space="preserve">, a cutoff representing the </w:t>
      </w:r>
      <w:del w:id="123" w:author="Ebersole, Joe" w:date="2025-02-13T08:26:00Z">
        <w:r w:rsidR="0012206B" w:rsidRPr="0012206B" w:rsidDel="00DD6A35">
          <w:rPr>
            <w:rFonts w:ascii="Times New Roman" w:hAnsi="Times New Roman" w:cs="Times New Roman"/>
            <w:sz w:val="24"/>
            <w:szCs w:val="24"/>
          </w:rPr>
          <w:delText xml:space="preserve">EPA 24-hour minimum DO criteria for cold water fish (DO below this </w:delText>
        </w:r>
        <w:r w:rsidR="009E5788" w:rsidDel="00DD6A35">
          <w:rPr>
            <w:rFonts w:ascii="Times New Roman" w:hAnsi="Times New Roman" w:cs="Times New Roman"/>
            <w:sz w:val="24"/>
            <w:szCs w:val="24"/>
          </w:rPr>
          <w:delText xml:space="preserve">threshold </w:delText>
        </w:r>
        <w:r w:rsidR="0012206B" w:rsidRPr="0012206B" w:rsidDel="00DD6A35">
          <w:rPr>
            <w:rFonts w:ascii="Times New Roman" w:hAnsi="Times New Roman" w:cs="Times New Roman"/>
            <w:sz w:val="24"/>
            <w:szCs w:val="24"/>
          </w:rPr>
          <w:delText>becomes stressful</w:delText>
        </w:r>
        <w:r w:rsidR="007A1134" w:rsidDel="00DD6A35">
          <w:rPr>
            <w:rFonts w:ascii="Times New Roman" w:hAnsi="Times New Roman" w:cs="Times New Roman"/>
            <w:sz w:val="24"/>
            <w:szCs w:val="24"/>
          </w:rPr>
          <w:delText>;</w:delText>
        </w:r>
        <w:r w:rsidR="000E0084" w:rsidDel="00DD6A35">
          <w:rPr>
            <w:rFonts w:ascii="Times New Roman" w:hAnsi="Times New Roman" w:cs="Times New Roman"/>
            <w:sz w:val="24"/>
            <w:szCs w:val="24"/>
          </w:rPr>
          <w:delText xml:space="preserve"> </w:delText>
        </w:r>
        <w:r w:rsidR="008951AA" w:rsidDel="00DD6A35">
          <w:rPr>
            <w:rFonts w:ascii="Times New Roman" w:hAnsi="Times New Roman" w:cs="Times New Roman"/>
            <w:sz w:val="24"/>
            <w:szCs w:val="24"/>
          </w:rPr>
          <w:fldChar w:fldCharType="begin"/>
        </w:r>
        <w:r w:rsidR="008951AA" w:rsidDel="00DD6A35">
          <w:rPr>
            <w:rFonts w:ascii="Times New Roman" w:hAnsi="Times New Roman" w:cs="Times New Roman"/>
            <w:sz w:val="24"/>
            <w:szCs w:val="24"/>
          </w:rPr>
          <w:delInstrText xml:space="preserve"> ADDIN ZOTERO_ITEM CSL_CITATION {"citationID":"Bqa50LhE","properties":{"formattedCitation":"(USEPA,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delInstrText>
        </w:r>
        <w:r w:rsidR="008951AA" w:rsidDel="00DD6A35">
          <w:rPr>
            <w:rFonts w:ascii="Times New Roman" w:hAnsi="Times New Roman" w:cs="Times New Roman"/>
            <w:sz w:val="24"/>
            <w:szCs w:val="24"/>
          </w:rPr>
          <w:fldChar w:fldCharType="separate"/>
        </w:r>
        <w:r w:rsidR="008951AA" w:rsidRPr="008951AA" w:rsidDel="00DD6A35">
          <w:rPr>
            <w:rFonts w:ascii="Times New Roman" w:hAnsi="Times New Roman" w:cs="Times New Roman"/>
            <w:sz w:val="24"/>
          </w:rPr>
          <w:delText>(USEPA, 1987)</w:delText>
        </w:r>
        <w:r w:rsidR="008951AA" w:rsidDel="00DD6A35">
          <w:rPr>
            <w:rFonts w:ascii="Times New Roman" w:hAnsi="Times New Roman" w:cs="Times New Roman"/>
            <w:sz w:val="24"/>
            <w:szCs w:val="24"/>
          </w:rPr>
          <w:fldChar w:fldCharType="end"/>
        </w:r>
      </w:del>
      <w:ins w:id="124" w:author="Ebersole, Joe" w:date="2025-02-13T08:26:00Z">
        <w:r w:rsidR="00DD6A35">
          <w:rPr>
            <w:rFonts w:ascii="Times New Roman" w:hAnsi="Times New Roman" w:cs="Times New Roman"/>
            <w:sz w:val="24"/>
            <w:szCs w:val="24"/>
          </w:rPr>
          <w:t xml:space="preserve"> value used by the State of Oregon to </w:t>
        </w:r>
      </w:ins>
      <w:ins w:id="125" w:author="Ebersole, Joe" w:date="2025-02-13T08:27:00Z">
        <w:r w:rsidR="00DD6A35">
          <w:rPr>
            <w:rFonts w:ascii="Times New Roman" w:hAnsi="Times New Roman" w:cs="Times New Roman"/>
            <w:sz w:val="24"/>
            <w:szCs w:val="24"/>
          </w:rPr>
          <w:t xml:space="preserve">indicate </w:t>
        </w:r>
      </w:ins>
      <w:ins w:id="126" w:author="Ebersole, Joe" w:date="2025-02-13T08:26:00Z">
        <w:r w:rsidR="00DD6A35">
          <w:rPr>
            <w:rFonts w:ascii="Times New Roman" w:hAnsi="Times New Roman" w:cs="Times New Roman"/>
            <w:sz w:val="24"/>
            <w:szCs w:val="24"/>
          </w:rPr>
          <w:t>stress in “cool water aquatic life</w:t>
        </w:r>
      </w:ins>
      <w:r w:rsidR="00DD6A35">
        <w:rPr>
          <w:rFonts w:ascii="Times New Roman" w:hAnsi="Times New Roman" w:cs="Times New Roman"/>
          <w:sz w:val="24"/>
          <w:szCs w:val="24"/>
        </w:rPr>
        <w:t>”</w:t>
      </w:r>
      <w:r w:rsidR="003F6475">
        <w:rPr>
          <w:rFonts w:ascii="Times New Roman" w:hAnsi="Times New Roman" w:cs="Times New Roman"/>
          <w:sz w:val="24"/>
          <w:szCs w:val="24"/>
        </w:rPr>
        <w:t>;</w:t>
      </w:r>
      <w:r w:rsidR="00DD6A35">
        <w:rPr>
          <w:rFonts w:ascii="Times New Roman" w:hAnsi="Times New Roman" w:cs="Times New Roman"/>
          <w:sz w:val="24"/>
          <w:szCs w:val="24"/>
        </w:rPr>
        <w:t xml:space="preserve"> </w:t>
      </w:r>
      <w:r w:rsidR="003F6475">
        <w:rPr>
          <w:rFonts w:ascii="Times New Roman" w:hAnsi="Times New Roman" w:cs="Times New Roman"/>
          <w:sz w:val="24"/>
          <w:szCs w:val="24"/>
        </w:rPr>
        <w:fldChar w:fldCharType="begin"/>
      </w:r>
      <w:r w:rsidR="003F6475">
        <w:rPr>
          <w:rFonts w:ascii="Times New Roman" w:hAnsi="Times New Roman" w:cs="Times New Roman"/>
          <w:sz w:val="24"/>
          <w:szCs w:val="24"/>
        </w:rPr>
        <w:instrText xml:space="preserve"> ADDIN ZOTERO_ITEM CSL_CITATION {"citationID":"q90gkdqG","properties":{"formattedCitation":"(Oregon Department of Environmental Quality, 2007)","plainCitation":"(Oregon Department of Environmental Quality, 2007)","noteIndex":0},"citationItems":[{"id":134,"uris":["http://zotero.org/users/local/zapURGuj/items/7MKVV7VV"],"itemData":{"id":134,"type":"report","number":"340-041- 0028","title":"Water quality standards: Beneficial uses, policies, and criteria for Oregon—temperature.","author":[{"family":"Oregon Department of Environmental Quality","given":""}],"issued":{"date-parts":[["2007"]]}}}],"schema":"https://github.com/citation-style-language/schema/raw/master/csl-citation.json"} </w:instrText>
      </w:r>
      <w:r w:rsidR="003F6475">
        <w:rPr>
          <w:rFonts w:ascii="Times New Roman" w:hAnsi="Times New Roman" w:cs="Times New Roman"/>
          <w:sz w:val="24"/>
          <w:szCs w:val="24"/>
        </w:rPr>
        <w:fldChar w:fldCharType="separate"/>
      </w:r>
      <w:r w:rsidR="003F6475" w:rsidRPr="003F6475">
        <w:rPr>
          <w:rFonts w:ascii="Times New Roman" w:hAnsi="Times New Roman" w:cs="Times New Roman"/>
          <w:sz w:val="24"/>
        </w:rPr>
        <w:t>Oregon Department of Environmental Quality, 2007)</w:t>
      </w:r>
      <w:r w:rsidR="003F6475">
        <w:rPr>
          <w:rFonts w:ascii="Times New Roman" w:hAnsi="Times New Roman" w:cs="Times New Roman"/>
          <w:sz w:val="24"/>
          <w:szCs w:val="24"/>
        </w:rPr>
        <w:fldChar w:fldCharType="end"/>
      </w:r>
      <w:ins w:id="127" w:author="Barrett, Hannah" w:date="2025-02-20T17:47:00Z" w16du:dateUtc="2025-02-20T17:47:00Z">
        <w:r w:rsidR="003F6475">
          <w:rPr>
            <w:rFonts w:ascii="Times New Roman" w:hAnsi="Times New Roman" w:cs="Times New Roman"/>
            <w:sz w:val="24"/>
            <w:szCs w:val="24"/>
          </w:rPr>
          <w:t>.</w:t>
        </w:r>
      </w:ins>
      <w:commentRangeStart w:id="128"/>
      <w:r>
        <w:rPr>
          <w:rFonts w:ascii="Times New Roman" w:hAnsi="Times New Roman" w:cs="Times New Roman"/>
          <w:sz w:val="24"/>
          <w:szCs w:val="24"/>
        </w:rPr>
        <w:t xml:space="preserve"> </w:t>
      </w:r>
      <w:commentRangeEnd w:id="128"/>
      <w:r w:rsidR="00C6236E">
        <w:rPr>
          <w:rStyle w:val="CommentReference"/>
        </w:rPr>
        <w:commentReference w:id="128"/>
      </w:r>
      <w:r w:rsidR="00A942A9" w:rsidRPr="00A942A9">
        <w:rPr>
          <w:rFonts w:ascii="Times New Roman" w:hAnsi="Times New Roman" w:cs="Times New Roman"/>
          <w:sz w:val="24"/>
          <w:szCs w:val="24"/>
        </w:rPr>
        <w:t xml:space="preserve">We next predicted the </w:t>
      </w:r>
      <w:r w:rsidR="00A942A9" w:rsidRPr="00A942A9">
        <w:rPr>
          <w:rFonts w:ascii="Times New Roman" w:hAnsi="Times New Roman" w:cs="Times New Roman"/>
          <w:sz w:val="24"/>
          <w:szCs w:val="24"/>
        </w:rPr>
        <w:lastRenderedPageBreak/>
        <w:t xml:space="preserve">marginal probability of selection for temperature using the </w:t>
      </w:r>
      <w:proofErr w:type="gramStart"/>
      <w:r w:rsidR="00A942A9" w:rsidRPr="00A942A9">
        <w:rPr>
          <w:rFonts w:ascii="Times New Roman" w:hAnsi="Times New Roman" w:cs="Times New Roman"/>
          <w:sz w:val="24"/>
          <w:szCs w:val="24"/>
        </w:rPr>
        <w:t>predict(</w:t>
      </w:r>
      <w:proofErr w:type="gramEnd"/>
      <w:r w:rsidR="00A942A9" w:rsidRPr="00A942A9">
        <w:rPr>
          <w:rFonts w:ascii="Times New Roman" w:hAnsi="Times New Roman" w:cs="Times New Roman"/>
          <w:sz w:val="24"/>
          <w:szCs w:val="24"/>
        </w:rPr>
        <w:t xml:space="preserve">) function in R, with type = "link" and </w:t>
      </w:r>
      <w:proofErr w:type="spellStart"/>
      <w:r w:rsidR="00A942A9" w:rsidRPr="00A942A9">
        <w:rPr>
          <w:rFonts w:ascii="Times New Roman" w:hAnsi="Times New Roman" w:cs="Times New Roman"/>
          <w:sz w:val="24"/>
          <w:szCs w:val="24"/>
        </w:rPr>
        <w:t>se.fit</w:t>
      </w:r>
      <w:proofErr w:type="spellEnd"/>
      <w:r w:rsidR="00A942A9" w:rsidRPr="00A942A9">
        <w:rPr>
          <w:rFonts w:ascii="Times New Roman" w:hAnsi="Times New Roman" w:cs="Times New Roman"/>
          <w:sz w:val="24"/>
          <w:szCs w:val="24"/>
        </w:rPr>
        <w:t xml:space="preserve"> = TRUE.</w:t>
      </w:r>
      <w:r w:rsidR="00A942A9">
        <w:rPr>
          <w:rFonts w:ascii="Times New Roman" w:hAnsi="Times New Roman" w:cs="Times New Roman"/>
          <w:sz w:val="24"/>
          <w:szCs w:val="24"/>
        </w:rPr>
        <w:t xml:space="preserve"> </w:t>
      </w:r>
      <w:r>
        <w:rPr>
          <w:rFonts w:ascii="Times New Roman" w:hAnsi="Times New Roman" w:cs="Times New Roman"/>
          <w:sz w:val="24"/>
          <w:szCs w:val="24"/>
        </w:rPr>
        <w:t xml:space="preserve">Finally, we plotted predictions </w:t>
      </w:r>
      <w:r w:rsidR="00C6236E">
        <w:rPr>
          <w:rFonts w:ascii="Times New Roman" w:hAnsi="Times New Roman" w:cs="Times New Roman"/>
          <w:sz w:val="24"/>
          <w:szCs w:val="24"/>
        </w:rPr>
        <w:t xml:space="preserve">of the relative probability of selection </w:t>
      </w:r>
      <w:r w:rsidR="009048F0">
        <w:rPr>
          <w:rFonts w:ascii="Times New Roman" w:hAnsi="Times New Roman" w:cs="Times New Roman"/>
          <w:sz w:val="24"/>
          <w:szCs w:val="24"/>
        </w:rPr>
        <w:t xml:space="preserve">for temperature </w:t>
      </w:r>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5A3AD02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w:t>
      </w:r>
      <w:ins w:id="129" w:author="Barrett, Hannah" w:date="2025-01-08T19:35:00Z">
        <w:r w:rsidR="009A7779">
          <w:rPr>
            <w:rFonts w:ascii="Times New Roman" w:hAnsi="Times New Roman" w:cs="Times New Roman"/>
            <w:sz w:val="24"/>
            <w:szCs w:val="24"/>
          </w:rPr>
          <w:t>s</w:t>
        </w:r>
      </w:ins>
      <w:r w:rsidR="00EA4047">
        <w:rPr>
          <w:rFonts w:ascii="Times New Roman" w:hAnsi="Times New Roman" w:cs="Times New Roman"/>
          <w:sz w:val="24"/>
          <w:szCs w:val="24"/>
        </w:rPr>
        <w:t xml:space="preserv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130"/>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130"/>
      <w:r w:rsidR="00456C18">
        <w:rPr>
          <w:rStyle w:val="CommentReference"/>
        </w:rPr>
        <w:commentReference w:id="130"/>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131"/>
      <w:r w:rsidR="00602E6F" w:rsidRPr="00602E6F">
        <w:rPr>
          <w:rFonts w:ascii="Times New Roman" w:hAnsi="Times New Roman" w:cs="Times New Roman"/>
          <w:sz w:val="24"/>
          <w:szCs w:val="24"/>
        </w:rPr>
        <w:t>thalweg</w:t>
      </w:r>
      <w:commentRangeEnd w:id="131"/>
      <w:r w:rsidR="00C6236E">
        <w:rPr>
          <w:rStyle w:val="CommentReference"/>
        </w:rPr>
        <w:commentReference w:id="131"/>
      </w:r>
      <w:r w:rsidR="00602E6F" w:rsidRPr="00602E6F">
        <w:rPr>
          <w:rFonts w:ascii="Times New Roman" w:hAnsi="Times New Roman" w:cs="Times New Roman"/>
          <w:sz w:val="24"/>
          <w:szCs w:val="24"/>
        </w:rPr>
        <w:t xml:space="preserve">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5E54BEE3"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w:t>
      </w:r>
      <w:del w:id="132" w:author="Barrett, Hannah" w:date="2025-01-08T19:41:00Z">
        <w:r w:rsidR="00154085" w:rsidDel="00646A79">
          <w:rPr>
            <w:rFonts w:ascii="Times New Roman" w:hAnsi="Times New Roman" w:cs="Times New Roman"/>
            <w:sz w:val="24"/>
            <w:szCs w:val="24"/>
          </w:rPr>
          <w:delText xml:space="preserve"> (</w:delText>
        </w:r>
        <w:r w:rsidR="00EA4047" w:rsidDel="00646A79">
          <w:rPr>
            <w:rFonts w:ascii="Times New Roman" w:hAnsi="Times New Roman" w:cs="Times New Roman"/>
            <w:sz w:val="24"/>
            <w:szCs w:val="24"/>
          </w:rPr>
          <w:delText>Figure</w:delText>
        </w:r>
        <w:r w:rsidR="00154085" w:rsidDel="00646A79">
          <w:rPr>
            <w:rFonts w:ascii="Times New Roman" w:hAnsi="Times New Roman" w:cs="Times New Roman"/>
            <w:sz w:val="24"/>
            <w:szCs w:val="24"/>
          </w:rPr>
          <w:delText xml:space="preserve"> 4)</w:delText>
        </w:r>
      </w:del>
      <w:r w:rsidR="00154085">
        <w:rPr>
          <w:rFonts w:ascii="Times New Roman" w:hAnsi="Times New Roman" w:cs="Times New Roman"/>
          <w:sz w:val="24"/>
          <w:szCs w:val="24"/>
        </w:rPr>
        <w:t>.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w:t>
      </w:r>
      <w:r w:rsidR="00154085">
        <w:rPr>
          <w:rFonts w:ascii="Times New Roman" w:hAnsi="Times New Roman" w:cs="Times New Roman"/>
          <w:sz w:val="24"/>
          <w:szCs w:val="24"/>
        </w:rPr>
        <w:lastRenderedPageBreak/>
        <w:t>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133"/>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133"/>
      <w:r w:rsidR="00D946C3">
        <w:rPr>
          <w:rStyle w:val="CommentReference"/>
        </w:rPr>
        <w:commentReference w:id="133"/>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 xml:space="preserve">and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038C838" w:rsidR="00267A04" w:rsidRDefault="00C42A4C" w:rsidP="00F56768">
      <w:pPr>
        <w:spacing w:line="480" w:lineRule="auto"/>
        <w:ind w:firstLine="720"/>
      </w:pPr>
      <w:r>
        <w:rPr>
          <w:rFonts w:ascii="Times New Roman" w:hAnsi="Times New Roman" w:cs="Times New Roman"/>
          <w:sz w:val="24"/>
          <w:szCs w:val="24"/>
        </w:rPr>
        <w:t xml:space="preserve">Our </w:t>
      </w:r>
      <w:r w:rsidR="00B35BBE">
        <w:rPr>
          <w:rFonts w:ascii="Times New Roman" w:hAnsi="Times New Roman" w:cs="Times New Roman"/>
          <w:sz w:val="24"/>
          <w:szCs w:val="24"/>
        </w:rPr>
        <w:t>resource selection</w:t>
      </w:r>
      <w:r w:rsidR="0012206B">
        <w:rPr>
          <w:rFonts w:ascii="Times New Roman" w:hAnsi="Times New Roman" w:cs="Times New Roman"/>
          <w:sz w:val="24"/>
          <w:szCs w:val="24"/>
        </w:rPr>
        <w:t xml:space="preserve"> </w:t>
      </w:r>
      <w:commentRangeStart w:id="134"/>
      <w:r w:rsidR="0012206B">
        <w:rPr>
          <w:rFonts w:ascii="Times New Roman" w:hAnsi="Times New Roman" w:cs="Times New Roman"/>
          <w:sz w:val="24"/>
          <w:szCs w:val="24"/>
        </w:rPr>
        <w:t>models</w:t>
      </w:r>
      <w:commentRangeEnd w:id="134"/>
      <w:r w:rsidR="003851F1">
        <w:rPr>
          <w:rStyle w:val="CommentReference"/>
        </w:rPr>
        <w:commentReference w:id="134"/>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r w:rsidR="00EC5384">
        <w:rPr>
          <w:rFonts w:ascii="Times New Roman" w:hAnsi="Times New Roman" w:cs="Times New Roman"/>
          <w:sz w:val="24"/>
          <w:szCs w:val="24"/>
        </w:rPr>
        <w:t>disparate responses to selection for the thermal environment between</w:t>
      </w:r>
      <w:r>
        <w:rPr>
          <w:rFonts w:ascii="Times New Roman" w:hAnsi="Times New Roman" w:cs="Times New Roman"/>
          <w:sz w:val="24"/>
          <w:szCs w:val="24"/>
        </w:rPr>
        <w:t xml:space="preserve"> the windows of maximum and minimum DO. </w:t>
      </w:r>
      <w:r w:rsidR="00EC5384">
        <w:rPr>
          <w:rFonts w:ascii="Times New Roman" w:hAnsi="Times New Roman" w:cs="Times New Roman"/>
          <w:sz w:val="24"/>
          <w:szCs w:val="24"/>
        </w:rPr>
        <w:t>After controlling for changing availability of both temperature and DO</w:t>
      </w:r>
      <w:r w:rsidR="00AD001A">
        <w:rPr>
          <w:rFonts w:ascii="Times New Roman" w:hAnsi="Times New Roman" w:cs="Times New Roman"/>
          <w:sz w:val="24"/>
          <w:szCs w:val="24"/>
        </w:rPr>
        <w:t xml:space="preserve">, </w:t>
      </w:r>
      <w:commentRangeStart w:id="135"/>
      <w:r w:rsidR="00AD001A">
        <w:rPr>
          <w:rFonts w:ascii="Times New Roman" w:hAnsi="Times New Roman" w:cs="Times New Roman"/>
          <w:sz w:val="24"/>
          <w:szCs w:val="24"/>
        </w:rPr>
        <w:t>t</w:t>
      </w:r>
      <w:r>
        <w:rPr>
          <w:rFonts w:ascii="Times New Roman" w:hAnsi="Times New Roman" w:cs="Times New Roman"/>
          <w:sz w:val="24"/>
          <w:szCs w:val="24"/>
        </w:rPr>
        <w:t>agged fish</w:t>
      </w:r>
      <w:r w:rsidR="00EC5384">
        <w:rPr>
          <w:rFonts w:ascii="Times New Roman" w:hAnsi="Times New Roman" w:cs="Times New Roman"/>
          <w:sz w:val="24"/>
          <w:szCs w:val="24"/>
        </w:rPr>
        <w:t xml:space="preserve"> in both cold-water alcoves</w:t>
      </w:r>
      <w:r w:rsidR="005C7418">
        <w:rPr>
          <w:rFonts w:ascii="Times New Roman" w:hAnsi="Times New Roman" w:cs="Times New Roman"/>
          <w:sz w:val="24"/>
          <w:szCs w:val="24"/>
        </w:rPr>
        <w:t xml:space="preserve"> selected </w:t>
      </w:r>
      <w:r w:rsidR="00EC5384">
        <w:rPr>
          <w:rFonts w:ascii="Times New Roman" w:hAnsi="Times New Roman" w:cs="Times New Roman"/>
          <w:sz w:val="24"/>
          <w:szCs w:val="24"/>
        </w:rPr>
        <w:t xml:space="preserve">for </w:t>
      </w:r>
      <w:r w:rsidR="005C7418">
        <w:rPr>
          <w:rFonts w:ascii="Times New Roman" w:hAnsi="Times New Roman" w:cs="Times New Roman"/>
          <w:sz w:val="24"/>
          <w:szCs w:val="24"/>
        </w:rPr>
        <w:t>warmer temperatures during the night and cooler temperatures during the day</w:t>
      </w:r>
      <w:r w:rsidR="00EC5384">
        <w:rPr>
          <w:rFonts w:ascii="Times New Roman" w:hAnsi="Times New Roman" w:cs="Times New Roman"/>
          <w:sz w:val="24"/>
          <w:szCs w:val="24"/>
        </w:rPr>
        <w:t>, relative to what was available during those periods</w:t>
      </w:r>
      <w:r>
        <w:rPr>
          <w:rFonts w:ascii="Times New Roman" w:hAnsi="Times New Roman" w:cs="Times New Roman"/>
          <w:sz w:val="24"/>
          <w:szCs w:val="24"/>
        </w:rPr>
        <w:t xml:space="preserve"> (Figur</w:t>
      </w:r>
      <w:commentRangeEnd w:id="135"/>
      <w:r w:rsidR="003C1EEF">
        <w:rPr>
          <w:rStyle w:val="CommentReference"/>
        </w:rPr>
        <w:commentReference w:id="135"/>
      </w:r>
      <w:r>
        <w:rPr>
          <w:rFonts w:ascii="Times New Roman" w:hAnsi="Times New Roman" w:cs="Times New Roman"/>
          <w:sz w:val="24"/>
          <w:szCs w:val="24"/>
        </w:rPr>
        <w:t>e 6</w:t>
      </w:r>
      <w:r w:rsidR="00646A79">
        <w:rPr>
          <w:rFonts w:ascii="Times New Roman" w:hAnsi="Times New Roman" w:cs="Times New Roman"/>
          <w:sz w:val="24"/>
          <w:szCs w:val="24"/>
        </w:rPr>
        <w:t>, Supplemental Table 3</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r w:rsidR="00B35BBE">
        <w:rPr>
          <w:rFonts w:ascii="Times New Roman" w:hAnsi="Times New Roman" w:cs="Times New Roman"/>
          <w:sz w:val="24"/>
          <w:szCs w:val="24"/>
        </w:rPr>
        <w:t xml:space="preserve"> and are the cause of the tradeoffs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3)</w:t>
      </w:r>
      <w:r>
        <w:rPr>
          <w:rFonts w:ascii="Times New Roman" w:hAnsi="Times New Roman" w:cs="Times New Roman"/>
          <w:sz w:val="24"/>
          <w:szCs w:val="24"/>
        </w:rPr>
        <w:t>.</w:t>
      </w:r>
      <w:r w:rsidR="00B35BBE">
        <w:rPr>
          <w:rFonts w:ascii="Times New Roman" w:hAnsi="Times New Roman" w:cs="Times New Roman"/>
          <w:sz w:val="24"/>
          <w:szCs w:val="24"/>
        </w:rPr>
        <w:t xml:space="preserve"> We </w:t>
      </w:r>
      <w:r w:rsidR="00B35BBE">
        <w:rPr>
          <w:rFonts w:ascii="Times New Roman" w:hAnsi="Times New Roman" w:cs="Times New Roman"/>
          <w:sz w:val="24"/>
          <w:szCs w:val="24"/>
        </w:rPr>
        <w:lastRenderedPageBreak/>
        <w:t>mitigated this correlation structure by focusing our inference on model predictions using marginal plots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6).</w:t>
      </w:r>
    </w:p>
    <w:p w14:paraId="2BB8FE77" w14:textId="77777777"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w:t>
      </w:r>
      <w:proofErr w:type="gramStart"/>
      <w:r w:rsidR="00EF238B">
        <w:t>thermal</w:t>
      </w:r>
      <w:r w:rsidR="00B425D0">
        <w:t>ly</w:t>
      </w:r>
      <w:r w:rsidR="00EF238B">
        <w:t>-intolerant</w:t>
      </w:r>
      <w:proofErr w:type="gramEnd"/>
      <w:r w:rsidR="00EF238B">
        <w:t xml:space="preserve"> species, </w:t>
      </w:r>
      <w:r w:rsidR="006959BF">
        <w:t>it will be increasingly important to understand how organisms respond not 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w:t>
      </w:r>
      <w:commentRangeStart w:id="136"/>
      <w:r w:rsidR="00A97F6B">
        <w:t xml:space="preserve">DO </w:t>
      </w:r>
      <w:r w:rsidR="00336332">
        <w:t xml:space="preserve">trade-off </w:t>
      </w:r>
      <w:commentRangeEnd w:id="136"/>
      <w:r w:rsidR="002F0029">
        <w:rPr>
          <w:rStyle w:val="CommentReference"/>
          <w:rFonts w:asciiTheme="minorHAnsi" w:hAnsiTheme="minorHAnsi" w:cstheme="minorBidi"/>
          <w:color w:val="auto"/>
        </w:rPr>
        <w:commentReference w:id="136"/>
      </w:r>
      <w:r w:rsidR="004315B5">
        <w:t xml:space="preserve">with </w:t>
      </w:r>
      <w:r w:rsidR="00336332">
        <w:t xml:space="preserve">less oxygen </w:t>
      </w:r>
      <w:commentRangeStart w:id="137"/>
      <w:r w:rsidR="00336332">
        <w:t>overall</w:t>
      </w:r>
      <w:commentRangeEnd w:id="137"/>
      <w:r w:rsidR="002F0029">
        <w:rPr>
          <w:rStyle w:val="CommentReference"/>
          <w:rFonts w:asciiTheme="minorHAnsi" w:hAnsiTheme="minorHAnsi" w:cstheme="minorBidi"/>
          <w:color w:val="auto"/>
        </w:rPr>
        <w:commentReference w:id="137"/>
      </w:r>
      <w:r w:rsidR="00336332">
        <w:t>.</w:t>
      </w:r>
      <w:r w:rsidR="00A97F6B">
        <w:t xml:space="preserve"> Thus</w:t>
      </w:r>
      <w:r w:rsidR="00430B7C">
        <w:t>,</w:t>
      </w:r>
      <w:r w:rsidR="00A97F6B">
        <w:t xml:space="preserve"> the </w:t>
      </w:r>
      <w:commentRangeStart w:id="138"/>
      <w:commentRangeStart w:id="139"/>
      <w:commentRangeStart w:id="140"/>
      <w:r w:rsidR="00A97F6B">
        <w:t xml:space="preserve">threats of hypoxia and heat stress </w:t>
      </w:r>
      <w:commentRangeEnd w:id="138"/>
      <w:r w:rsidR="00565105">
        <w:rPr>
          <w:rStyle w:val="CommentReference"/>
          <w:rFonts w:asciiTheme="minorHAnsi" w:hAnsiTheme="minorHAnsi" w:cstheme="minorBidi"/>
          <w:color w:val="auto"/>
        </w:rPr>
        <w:commentReference w:id="138"/>
      </w:r>
      <w:commentRangeEnd w:id="139"/>
      <w:r w:rsidR="00EE5F50">
        <w:rPr>
          <w:rStyle w:val="CommentReference"/>
          <w:rFonts w:asciiTheme="minorHAnsi" w:hAnsiTheme="minorHAnsi" w:cstheme="minorBidi"/>
          <w:color w:val="auto"/>
        </w:rPr>
        <w:commentReference w:id="139"/>
      </w:r>
      <w:commentRangeEnd w:id="140"/>
      <w:r w:rsidR="00F77E50">
        <w:rPr>
          <w:rStyle w:val="CommentReference"/>
          <w:rFonts w:asciiTheme="minorHAnsi" w:hAnsiTheme="minorHAnsi" w:cstheme="minorBidi"/>
          <w:color w:val="auto"/>
        </w:rPr>
        <w:commentReference w:id="140"/>
      </w:r>
      <w:r w:rsidR="00A97F6B">
        <w:t>were asynchronous</w:t>
      </w:r>
      <w:r w:rsidR="002366EE">
        <w:t xml:space="preserve"> and suggest that fish had to constantly adjust to the changing conditions</w:t>
      </w:r>
      <w:r w:rsidR="00A97F6B">
        <w:t>.</w:t>
      </w:r>
      <w:r w:rsidR="00336332">
        <w:t xml:space="preserve"> </w:t>
      </w:r>
    </w:p>
    <w:p w14:paraId="7E0EE89D" w14:textId="618297A8"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4a)</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w:t>
      </w:r>
      <w:r w:rsidR="00336332">
        <w:lastRenderedPageBreak/>
        <w:t>during the day and deeper at night</w:t>
      </w:r>
      <w:r w:rsidR="004B26CF">
        <w:t xml:space="preserve"> (Figure 4b, 4c)</w:t>
      </w:r>
      <w:r w:rsidR="00336332">
        <w:t xml:space="preserve">. Statistical modeling confirmed that fish in these </w:t>
      </w:r>
      <w:commentRangeStart w:id="141"/>
      <w:commentRangeStart w:id="142"/>
      <w:r w:rsidR="00336332">
        <w:t xml:space="preserve">thermal refuges were avoiding cooler temperatures at night, when hypoxia was most severe, </w:t>
      </w:r>
      <w:r w:rsidR="00A97F6B">
        <w:t>but were selecting cooler temperatures during the day, when DO was higher</w:t>
      </w:r>
      <w:r w:rsidR="004B26CF">
        <w:t xml:space="preserve"> </w:t>
      </w:r>
      <w:commentRangeEnd w:id="141"/>
      <w:r w:rsidR="00A80E24">
        <w:rPr>
          <w:rStyle w:val="CommentReference"/>
          <w:rFonts w:asciiTheme="minorHAnsi" w:hAnsiTheme="minorHAnsi" w:cstheme="minorBidi"/>
          <w:color w:val="auto"/>
        </w:rPr>
        <w:commentReference w:id="141"/>
      </w:r>
      <w:commentRangeEnd w:id="142"/>
      <w:r w:rsidR="00EE5F50">
        <w:rPr>
          <w:rStyle w:val="CommentReference"/>
          <w:rFonts w:asciiTheme="minorHAnsi" w:hAnsiTheme="minorHAnsi" w:cstheme="minorBidi"/>
          <w:color w:val="auto"/>
        </w:rPr>
        <w:commentReference w:id="142"/>
      </w:r>
      <w:r w:rsidR="004B26CF">
        <w:t>(Figure 6)</w:t>
      </w:r>
      <w:r w:rsidR="00A97F6B">
        <w:t>. Thus, diel variation, and adaptive fish behavior</w:t>
      </w:r>
      <w:r w:rsidR="003C1EEF">
        <w:t xml:space="preserve"> (DVM)</w:t>
      </w:r>
      <w:r w:rsidR="007D1052">
        <w:t>,</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3BDF4AF9"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4B26CF">
        <w:t xml:space="preserve"> (Figure 4b, 4c)</w:t>
      </w:r>
      <w:r w:rsidR="00430B7C">
        <w:t xml:space="preserve">.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H</w:t>
      </w:r>
      <w:commentRangeStart w:id="143"/>
      <w:commentRangeStart w:id="144"/>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xml:space="preserve">, the cutthroat </w:t>
      </w:r>
      <w:commentRangeEnd w:id="143"/>
      <w:r w:rsidR="009964FA">
        <w:rPr>
          <w:rStyle w:val="CommentReference"/>
          <w:rFonts w:asciiTheme="minorHAnsi" w:hAnsiTheme="minorHAnsi" w:cstheme="minorBidi"/>
          <w:color w:val="auto"/>
        </w:rPr>
        <w:commentReference w:id="143"/>
      </w:r>
      <w:commentRangeEnd w:id="144"/>
      <w:r w:rsidR="009964FA">
        <w:rPr>
          <w:rStyle w:val="CommentReference"/>
          <w:rFonts w:asciiTheme="minorHAnsi" w:hAnsiTheme="minorHAnsi" w:cstheme="minorBidi"/>
          <w:color w:val="auto"/>
        </w:rPr>
        <w:commentReference w:id="144"/>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w:t>
      </w:r>
      <w:r w:rsidR="00F3507F" w:rsidRPr="00F3507F">
        <w:rPr>
          <w:noProof/>
        </w:rPr>
        <w:lastRenderedPageBreak/>
        <w:t>availability of warmer surface waters with higher DO, the trout preferred cooler, oxygen-poor refugia</w:t>
      </w:r>
      <w:r w:rsidR="00F3507F">
        <w:rPr>
          <w:noProof/>
        </w:rPr>
        <w:t>.</w:t>
      </w:r>
    </w:p>
    <w:p w14:paraId="70F1D7AF" w14:textId="2EFF19E3"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w:t>
      </w:r>
      <w:commentRangeStart w:id="145"/>
      <w:r w:rsidR="00721650">
        <w:t xml:space="preserve">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commentRangeEnd w:id="145"/>
      <w:r w:rsidR="00721650">
        <w:rPr>
          <w:rStyle w:val="CommentReference"/>
          <w:rFonts w:asciiTheme="minorHAnsi" w:hAnsiTheme="minorHAnsi" w:cstheme="minorBidi"/>
          <w:color w:val="auto"/>
        </w:rPr>
        <w:commentReference w:id="145"/>
      </w:r>
      <w:r>
        <w:t xml:space="preserve">. While short-term </w:t>
      </w:r>
      <w:r w:rsidR="009964FA">
        <w:t xml:space="preserve">thermal </w:t>
      </w:r>
      <w:r>
        <w:t xml:space="preserve">stress does not </w:t>
      </w:r>
      <w:r w:rsidR="009964FA">
        <w:t xml:space="preserve">appear to </w:t>
      </w:r>
      <w:r>
        <w:t xml:space="preserve">explain the observed behavior in our fish, we believe cumulative effects on </w:t>
      </w:r>
      <w:commentRangeStart w:id="146"/>
      <w:commentRangeStart w:id="147"/>
      <w:commentRangeStart w:id="148"/>
      <w:r>
        <w:t>energetics do</w:t>
      </w:r>
      <w:commentRangeEnd w:id="146"/>
      <w:r w:rsidR="008D6C90">
        <w:rPr>
          <w:rStyle w:val="CommentReference"/>
          <w:rFonts w:asciiTheme="minorHAnsi" w:hAnsiTheme="minorHAnsi" w:cstheme="minorBidi"/>
          <w:color w:val="auto"/>
        </w:rPr>
        <w:commentReference w:id="146"/>
      </w:r>
      <w:commentRangeEnd w:id="147"/>
      <w:r w:rsidR="00EE5F50">
        <w:rPr>
          <w:rStyle w:val="CommentReference"/>
          <w:rFonts w:asciiTheme="minorHAnsi" w:hAnsiTheme="minorHAnsi" w:cstheme="minorBidi"/>
          <w:color w:val="auto"/>
        </w:rPr>
        <w:commentReference w:id="147"/>
      </w:r>
      <w:commentRangeEnd w:id="148"/>
      <w:r w:rsidR="00F77E50">
        <w:rPr>
          <w:rStyle w:val="CommentReference"/>
          <w:rFonts w:asciiTheme="minorHAnsi" w:hAnsiTheme="minorHAnsi" w:cstheme="minorBidi"/>
          <w:color w:val="auto"/>
        </w:rPr>
        <w:commentReference w:id="148"/>
      </w:r>
      <w:r>
        <w:rPr>
          <w:noProof/>
        </w:rPr>
        <w:t xml:space="preserve">. While sampling fish </w:t>
      </w:r>
      <w:del w:id="149" w:author="Matt Kaylor" w:date="2025-01-10T15:51:00Z">
        <w:r w:rsidDel="006632DA">
          <w:rPr>
            <w:noProof/>
          </w:rPr>
          <w:delText>o</w:delText>
        </w:r>
      </w:del>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of low energy density prey items (Barrett unpublished data).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46914C77" w:rsidR="00284B74" w:rsidRDefault="005C7858" w:rsidP="005C7858">
      <w:pPr>
        <w:pStyle w:val="Default"/>
        <w:spacing w:line="480" w:lineRule="auto"/>
        <w:ind w:firstLine="720"/>
        <w:rPr>
          <w:noProof/>
        </w:rPr>
      </w:pPr>
      <w:r>
        <w:t>Tagged fish displayed high individual and intra-individual variation in their vertical movements, however</w:t>
      </w:r>
      <w:r w:rsidR="007D1052">
        <w:t>,</w:t>
      </w:r>
      <w:r>
        <w:t xml:space="preserve"> the central tendency was consistent with a vertically cycling movement </w:t>
      </w:r>
      <w:r>
        <w:lastRenderedPageBreak/>
        <w:t xml:space="preserve">pattern constrained to ~20% of the water column, ranging between the metalimnion and upper hypolimnion (Figure 4c).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However, previous </w:t>
      </w:r>
      <w:ins w:id="150" w:author="Ebersole, Joe" w:date="2025-02-13T08:37:00Z">
        <w:r w:rsidR="00EE5F50">
          <w:t>die</w:t>
        </w:r>
        <w:del w:id="151" w:author="Barrett, Hannah" w:date="2025-02-20T17:31:00Z" w16du:dateUtc="2025-02-20T17:31:00Z">
          <w:r w:rsidR="00EE5F50" w:rsidDel="00A44EED">
            <w:delText>t</w:delText>
          </w:r>
        </w:del>
      </w:ins>
      <w:ins w:id="152" w:author="Barrett, Hannah" w:date="2025-02-20T17:31:00Z" w16du:dateUtc="2025-02-20T17:31:00Z">
        <w:r w:rsidR="00A44EED">
          <w:t xml:space="preserve"> </w:t>
        </w:r>
      </w:ins>
      <w:ins w:id="153" w:author="Ebersole, Joe" w:date="2025-02-13T08:37:00Z">
        <w:del w:id="154" w:author="Barrett, Hannah" w:date="2025-02-20T17:31:00Z" w16du:dateUtc="2025-02-20T17:31:00Z">
          <w:r w:rsidR="00EE5F50" w:rsidDel="00A44EED">
            <w:delText>/foraging att</w:delText>
          </w:r>
        </w:del>
        <w:del w:id="155" w:author="Barrett, Hannah" w:date="2025-02-20T17:48:00Z" w16du:dateUtc="2025-02-20T17:48:00Z">
          <w:r w:rsidR="00EE5F50" w:rsidDel="004A76EE">
            <w:delText>empt</w:delText>
          </w:r>
        </w:del>
        <w:r w:rsidR="00EE5F50">
          <w:t xml:space="preserve"> </w:t>
        </w:r>
      </w:ins>
      <w:r>
        <w:t xml:space="preserve">data collected in these alcoves suggest that fish in alcoves </w:t>
      </w:r>
      <w:commentRangeStart w:id="156"/>
      <w:commentRangeStart w:id="157"/>
      <w:r>
        <w:t xml:space="preserve">barely feed </w:t>
      </w:r>
      <w:commentRangeEnd w:id="156"/>
      <w:r w:rsidR="00BC0F36">
        <w:rPr>
          <w:rStyle w:val="CommentReference"/>
          <w:rFonts w:asciiTheme="minorHAnsi" w:hAnsiTheme="minorHAnsi" w:cstheme="minorBidi"/>
          <w:color w:val="auto"/>
        </w:rPr>
        <w:commentReference w:id="156"/>
      </w:r>
      <w:commentRangeEnd w:id="157"/>
      <w:r w:rsidR="00EE5F50">
        <w:rPr>
          <w:rStyle w:val="CommentReference"/>
          <w:rFonts w:asciiTheme="minorHAnsi" w:hAnsiTheme="minorHAnsi" w:cstheme="minorBidi"/>
          <w:color w:val="auto"/>
        </w:rPr>
        <w:commentReference w:id="157"/>
      </w:r>
      <w:r>
        <w:t xml:space="preserve">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2EFCF99C"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ins w:id="158" w:author="Matt Kaylor" w:date="2025-01-10T15:53:00Z">
        <w:r w:rsidR="006632DA">
          <w:t>,</w:t>
        </w:r>
      </w:ins>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159"/>
      <w:commentRangeStart w:id="160"/>
      <w:r w:rsidRPr="00CC56E6">
        <w:t xml:space="preserve">For example, 15 of our 22 logger arrays recorded average minimum hypolimnetic DO of &lt;2 mg•L⁻¹ at night, whereas during the day, average maximum hypolimnetic DO levels at those same sites ranged from 3.9 mg•L⁻¹ to 12.4 mg•L⁻¹. </w:t>
      </w:r>
      <w:commentRangeStart w:id="161"/>
      <w:commentRangeStart w:id="162"/>
      <w:r w:rsidR="00651096">
        <w:t>Oxygen concentrations &lt; 3</w:t>
      </w:r>
      <w:r w:rsidR="00651096" w:rsidRPr="00CC56E6">
        <w:t xml:space="preserve"> mg•L⁻¹ </w:t>
      </w:r>
      <w:r w:rsidR="00651096">
        <w:t xml:space="preserve"> are often considered hypoxic, however </w:t>
      </w:r>
      <w:del w:id="163" w:author="Barrett, Hannah" w:date="2025-01-09T14:22:00Z">
        <w:r w:rsidR="00651096" w:rsidDel="003E6D6D">
          <w:delText>a threshold of</w:delText>
        </w:r>
      </w:del>
      <w:ins w:id="164" w:author="Barrett, Hannah" w:date="2025-01-09T14:22:00Z">
        <w:r w:rsidR="003E6D6D">
          <w:t xml:space="preserve">some cold-adapted fish have shown decreased swimming capacity </w:t>
        </w:r>
      </w:ins>
      <w:ins w:id="165" w:author="Barrett, Hannah" w:date="2025-01-09T14:26:00Z">
        <w:r w:rsidR="003E6D6D">
          <w:t>at</w:t>
        </w:r>
      </w:ins>
      <w:ins w:id="166" w:author="Barrett, Hannah" w:date="2025-01-09T14:22:00Z">
        <w:r w:rsidR="003E6D6D">
          <w:t xml:space="preserve"> DO</w:t>
        </w:r>
      </w:ins>
      <w:ins w:id="167" w:author="Barrett, Hannah" w:date="2025-01-09T14:26:00Z">
        <w:r w:rsidR="003E6D6D">
          <w:t xml:space="preserve"> concentrations</w:t>
        </w:r>
      </w:ins>
      <w:ins w:id="168" w:author="Barrett, Hannah" w:date="2025-01-09T14:22:00Z">
        <w:r w:rsidR="003E6D6D">
          <w:t xml:space="preserve"> of</w:t>
        </w:r>
      </w:ins>
      <w:r w:rsidR="00651096">
        <w:t xml:space="preserve"> </w:t>
      </w:r>
      <w:ins w:id="169" w:author="Barrett, Hannah" w:date="2025-01-09T14:22:00Z">
        <w:r w:rsidR="003E6D6D">
          <w:t>≤</w:t>
        </w:r>
      </w:ins>
      <w:r w:rsidR="00651096">
        <w:t>7</w:t>
      </w:r>
      <w:r w:rsidR="00651096" w:rsidRPr="00CC56E6">
        <w:t xml:space="preserve"> mg•L⁻¹ </w:t>
      </w:r>
      <w:r w:rsidR="00651096">
        <w:t xml:space="preserve"> </w:t>
      </w:r>
      <w:del w:id="170" w:author="Barrett, Hannah" w:date="2025-01-09T14:22:00Z">
        <w:r w:rsidR="00651096" w:rsidDel="003E6D6D">
          <w:delText xml:space="preserve">may be more appropriate for cold-adapted fish </w:delText>
        </w:r>
        <w:commentRangeEnd w:id="161"/>
        <w:r w:rsidR="00651096" w:rsidDel="003E6D6D">
          <w:rPr>
            <w:rStyle w:val="CommentReference"/>
            <w:rFonts w:asciiTheme="minorHAnsi" w:hAnsiTheme="minorHAnsi" w:cstheme="minorBidi"/>
            <w:color w:val="auto"/>
          </w:rPr>
          <w:commentReference w:id="161"/>
        </w:r>
      </w:del>
      <w:commentRangeEnd w:id="162"/>
      <w:r w:rsidR="006632DA">
        <w:rPr>
          <w:rStyle w:val="CommentReference"/>
          <w:rFonts w:asciiTheme="minorHAnsi" w:hAnsiTheme="minorHAnsi" w:cstheme="minorBidi"/>
          <w:color w:val="auto"/>
        </w:rPr>
        <w:commentReference w:id="162"/>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w:t>
      </w:r>
      <w:r w:rsidRPr="00CC56E6">
        <w:lastRenderedPageBreak/>
        <w:t xml:space="preserve">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159"/>
      <w:r w:rsidR="000D5DC8">
        <w:rPr>
          <w:rStyle w:val="CommentReference"/>
          <w:rFonts w:asciiTheme="minorHAnsi" w:hAnsiTheme="minorHAnsi" w:cstheme="minorBidi"/>
          <w:color w:val="auto"/>
        </w:rPr>
        <w:commentReference w:id="159"/>
      </w:r>
      <w:commentRangeEnd w:id="160"/>
      <w:r w:rsidR="002F0029">
        <w:rPr>
          <w:rStyle w:val="CommentReference"/>
          <w:rFonts w:asciiTheme="minorHAnsi" w:hAnsiTheme="minorHAnsi" w:cstheme="minorBidi"/>
          <w:color w:val="auto"/>
        </w:rPr>
        <w:commentReference w:id="160"/>
      </w:r>
    </w:p>
    <w:p w14:paraId="377C4110" w14:textId="5379945C"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171"/>
      <w:r w:rsidR="0057388B" w:rsidRPr="00D3471B">
        <w:t>warm</w:t>
      </w:r>
      <w:r w:rsidR="0057388B">
        <w:t>er</w:t>
      </w:r>
      <w:r w:rsidR="0057388B" w:rsidRPr="00D3471B">
        <w:t xml:space="preserve"> water </w:t>
      </w:r>
      <w:commentRangeEnd w:id="171"/>
      <w:r w:rsidR="002F0029">
        <w:rPr>
          <w:rStyle w:val="CommentReference"/>
          <w:rFonts w:asciiTheme="minorHAnsi" w:hAnsiTheme="minorHAnsi" w:cstheme="minorBidi"/>
          <w:color w:val="auto"/>
        </w:rPr>
        <w:commentReference w:id="171"/>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7CE7BDB6" w:rsidR="00AB3B4C" w:rsidRDefault="003A59E8" w:rsidP="00D36937">
      <w:pPr>
        <w:pStyle w:val="Default"/>
        <w:spacing w:line="480" w:lineRule="auto"/>
        <w:ind w:firstLine="720"/>
        <w:rPr>
          <w:noProof/>
        </w:rPr>
      </w:pPr>
      <w:commentRangeStart w:id="172"/>
      <w:r w:rsidRPr="003A59E8">
        <w:rPr>
          <w:noProof/>
        </w:rPr>
        <w:t>Here</w:t>
      </w:r>
      <w:commentRangeEnd w:id="172"/>
      <w:r w:rsidR="00D7683C">
        <w:rPr>
          <w:rStyle w:val="CommentReference"/>
          <w:rFonts w:asciiTheme="minorHAnsi" w:hAnsiTheme="minorHAnsi" w:cstheme="minorBidi"/>
          <w:color w:val="auto"/>
        </w:rPr>
        <w:commentReference w:id="172"/>
      </w:r>
      <w:r w:rsidRPr="003A59E8">
        <w:rPr>
          <w:noProof/>
        </w:rPr>
        <w:t xml:space="preserve">, we show that DO availability in floodplain thermal refuge habitats constrains </w:t>
      </w:r>
      <w:r w:rsidR="00DD7776">
        <w:rPr>
          <w:noProof/>
        </w:rPr>
        <w:t xml:space="preserve">vertical </w:t>
      </w:r>
      <w:r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0E0084">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Pr="003A59E8">
        <w:rPr>
          <w:noProof/>
        </w:rPr>
        <w:t xml:space="preserve">n </w:t>
      </w:r>
      <w:r w:rsidR="00DD7776">
        <w:rPr>
          <w:noProof/>
        </w:rPr>
        <w:t xml:space="preserve">some </w:t>
      </w:r>
      <w:r w:rsidRPr="003A59E8">
        <w:rPr>
          <w:noProof/>
        </w:rPr>
        <w:t>marine habitats</w:t>
      </w:r>
      <w:ins w:id="173" w:author="Barrett, Hannah" w:date="2025-01-16T09:30:00Z">
        <w:r w:rsidR="005A5FD5">
          <w:rPr>
            <w:noProof/>
          </w:rPr>
          <w:t xml:space="preserve"> </w:t>
        </w:r>
      </w:ins>
      <w:moveToRangeStart w:id="174" w:author="Barrett, Hannah" w:date="2025-01-16T09:30:00Z" w:name="move187912217"/>
      <w:moveTo w:id="175" w:author="Barrett, Hannah" w:date="2025-01-16T09:30:00Z">
        <w:r w:rsidR="005A5FD5">
          <w:rPr>
            <w:noProof/>
          </w:rPr>
          <w:fldChar w:fldCharType="begin"/>
        </w:r>
        <w:r w:rsidR="005A5FD5">
          <w:rPr>
            <w:noProof/>
          </w:rPr>
          <w:instrText xml:space="preserve"> ADDIN ZOTERO_ITEM CSL_CITATION {"citationID":"kn0nyEub","properties":{"formattedCitation":"(Deutsch et al., 2024)","plainCitation":"(Deutsch et al., 2024)","dontUpdate":true,"noteIndex":0},"citationItems":[{"id":116,"uris":["http://zotero.org/users/local/zapURGuj/items/GJRIR565"],"itemData":{"id":116,"type":"article-journal","abstract":"The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5A5FD5">
          <w:rPr>
            <w:rFonts w:ascii="Cambria Math" w:hAnsi="Cambria Math" w:cs="Cambria Math"/>
            <w:noProof/>
          </w:rPr>
          <w:instrText>∼</w:instrText>
        </w:r>
        <w:r w:rsidR="005A5FD5">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5A5FD5" w:rsidRPr="000E0084">
          <w:t>(Deutsch et al., 202</w:t>
        </w:r>
        <w:r w:rsidR="005A5FD5">
          <w:t>3</w:t>
        </w:r>
        <w:r w:rsidR="005A5FD5" w:rsidRPr="000E0084">
          <w:t>)</w:t>
        </w:r>
        <w:r w:rsidR="005A5FD5">
          <w:rPr>
            <w:noProof/>
          </w:rPr>
          <w:fldChar w:fldCharType="end"/>
        </w:r>
        <w:commentRangeStart w:id="176"/>
        <w:commentRangeEnd w:id="176"/>
        <w:r w:rsidR="005A5FD5">
          <w:rPr>
            <w:rStyle w:val="CommentReference"/>
            <w:rFonts w:asciiTheme="minorHAnsi" w:hAnsiTheme="minorHAnsi" w:cstheme="minorBidi"/>
            <w:color w:val="auto"/>
          </w:rPr>
          <w:commentReference w:id="176"/>
        </w:r>
        <w:r w:rsidR="005A5FD5" w:rsidRPr="003A59E8">
          <w:rPr>
            <w:noProof/>
          </w:rPr>
          <w:t>.</w:t>
        </w:r>
      </w:moveTo>
      <w:moveToRangeEnd w:id="174"/>
      <w:commentRangeStart w:id="177"/>
      <w:del w:id="178" w:author="Barrett, Hannah" w:date="2025-01-16T09:30:00Z">
        <w:r w:rsidRPr="003A59E8" w:rsidDel="005A5FD5">
          <w:rPr>
            <w:noProof/>
          </w:rPr>
          <w:delText xml:space="preserve">, </w:delText>
        </w:r>
        <w:r w:rsidR="00DD7776" w:rsidDel="005A5FD5">
          <w:rPr>
            <w:noProof/>
          </w:rPr>
          <w:delText>where</w:delText>
        </w:r>
        <w:r w:rsidR="00DD7776" w:rsidRPr="003A59E8" w:rsidDel="005A5FD5">
          <w:rPr>
            <w:noProof/>
          </w:rPr>
          <w:delText xml:space="preserve"> </w:delText>
        </w:r>
        <w:r w:rsidR="00DD7776" w:rsidDel="005A5FD5">
          <w:rPr>
            <w:noProof/>
          </w:rPr>
          <w:delText>species</w:delText>
        </w:r>
        <w:r w:rsidRPr="003A59E8" w:rsidDel="005A5FD5">
          <w:rPr>
            <w:noProof/>
          </w:rPr>
          <w:delText xml:space="preserve"> </w:delText>
        </w:r>
        <w:r w:rsidR="00DD7776" w:rsidDel="005A5FD5">
          <w:rPr>
            <w:noProof/>
          </w:rPr>
          <w:delText xml:space="preserve">distributions are </w:delText>
        </w:r>
        <w:r w:rsidR="00DD7776" w:rsidDel="005A5FD5">
          <w:rPr>
            <w:noProof/>
          </w:rPr>
          <w:lastRenderedPageBreak/>
          <w:delText xml:space="preserve">expected to </w:delText>
        </w:r>
        <w:r w:rsidRPr="003A59E8" w:rsidDel="005A5FD5">
          <w:rPr>
            <w:noProof/>
          </w:rPr>
          <w:delText xml:space="preserve">latitudinally shift </w:delText>
        </w:r>
        <w:r w:rsidR="00DD7776" w:rsidDel="005A5FD5">
          <w:rPr>
            <w:noProof/>
          </w:rPr>
          <w:delText>in addition to vertical compression</w:delText>
        </w:r>
        <w:r w:rsidRPr="003A59E8" w:rsidDel="005A5FD5">
          <w:rPr>
            <w:noProof/>
          </w:rPr>
          <w:delText xml:space="preserve"> </w:delText>
        </w:r>
      </w:del>
      <w:moveFromRangeStart w:id="179" w:author="Barrett, Hannah" w:date="2025-01-16T09:30:00Z" w:name="move187912217"/>
      <w:moveFrom w:id="180" w:author="Barrett, Hannah" w:date="2025-01-16T09:30:00Z">
        <w:del w:id="181" w:author="Barrett, Hannah" w:date="2025-01-16T09:30:00Z">
          <w:r w:rsidR="000E0084" w:rsidDel="005A5FD5">
            <w:rPr>
              <w:noProof/>
            </w:rPr>
            <w:fldChar w:fldCharType="begin"/>
          </w:r>
          <w:r w:rsidR="00EC7710" w:rsidDel="005A5FD5">
            <w:rPr>
              <w:noProof/>
            </w:rPr>
            <w:delInstrText xml:space="preserve"> ADDIN ZOTERO_ITEM CSL_CITATION {"citationID":"kn0nyEub","properties":{"formattedCitation":"(Deutsch et al., 2024)","plainCitation":"(Deutsch et al., 2024)","dontUpdate":true,"noteIndex":0},"citationItems":[{"id":116,"uris":["http://zotero.org/users/local/zapURGuj/items/GJRIR565"],"itemData":{"id":116,"type":"article-journal","abstract":"The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delInstrText>
          </w:r>
          <w:r w:rsidR="00EC7710" w:rsidDel="005A5FD5">
            <w:rPr>
              <w:rFonts w:ascii="Cambria Math" w:hAnsi="Cambria Math" w:cs="Cambria Math"/>
              <w:noProof/>
            </w:rPr>
            <w:delInstrText>∼</w:delInstrText>
          </w:r>
          <w:r w:rsidR="00EC7710" w:rsidDel="005A5FD5">
            <w:rPr>
              <w:noProof/>
            </w:rPr>
            <w:del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delInstrText>
          </w:r>
          <w:r w:rsidR="000E0084" w:rsidDel="005A5FD5">
            <w:rPr>
              <w:noProof/>
            </w:rPr>
            <w:fldChar w:fldCharType="separate"/>
          </w:r>
          <w:r w:rsidR="000E0084" w:rsidRPr="000E0084" w:rsidDel="005A5FD5">
            <w:delText>(Deutsch et al., 202</w:delText>
          </w:r>
          <w:r w:rsidR="000E0084" w:rsidDel="005A5FD5">
            <w:delText>3</w:delText>
          </w:r>
          <w:r w:rsidR="000E0084" w:rsidRPr="000E0084" w:rsidDel="005A5FD5">
            <w:delText>)</w:delText>
          </w:r>
          <w:r w:rsidR="000E0084" w:rsidDel="005A5FD5">
            <w:rPr>
              <w:noProof/>
            </w:rPr>
            <w:fldChar w:fldCharType="end"/>
          </w:r>
          <w:commentRangeEnd w:id="177"/>
          <w:r w:rsidR="006632DA" w:rsidDel="005A5FD5">
            <w:rPr>
              <w:rStyle w:val="CommentReference"/>
              <w:rFonts w:asciiTheme="minorHAnsi" w:hAnsiTheme="minorHAnsi" w:cstheme="minorBidi"/>
              <w:color w:val="auto"/>
            </w:rPr>
            <w:commentReference w:id="177"/>
          </w:r>
          <w:r w:rsidRPr="003A59E8" w:rsidDel="005A5FD5">
            <w:rPr>
              <w:noProof/>
            </w:rPr>
            <w:delText xml:space="preserve">. </w:delText>
          </w:r>
        </w:del>
      </w:moveFrom>
      <w:moveFromRangeEnd w:id="179"/>
      <w:r w:rsidR="00E5741D">
        <w:rPr>
          <w:noProof/>
        </w:rPr>
        <w:t>We encourage future research to address</w:t>
      </w:r>
      <w:r w:rsidRPr="003A59E8">
        <w:rPr>
          <w:noProof/>
        </w:rPr>
        <w:t xml:space="preserve"> how diel variation in temperature and DO, and behavior</w:t>
      </w:r>
      <w:r w:rsidR="00DF4A69">
        <w:rPr>
          <w:noProof/>
        </w:rPr>
        <w:t xml:space="preserve"> such as DVM</w:t>
      </w:r>
      <w:r w:rsidRPr="003A59E8">
        <w:rPr>
          <w:noProof/>
        </w:rPr>
        <w:t xml:space="preserve">, could potentially mitigate these synergistic constraints </w:t>
      </w:r>
      <w:r w:rsidR="00E5741D">
        <w:rPr>
          <w:noProof/>
        </w:rPr>
        <w:t>in other species and systems</w:t>
      </w:r>
      <w:r w:rsidRPr="003A59E8">
        <w:rPr>
          <w:noProof/>
        </w:rPr>
        <w:t xml:space="preserve">. </w:t>
      </w:r>
      <w:r w:rsidR="00DF4A69">
        <w:rPr>
          <w:noProof/>
        </w:rPr>
        <w:t>Our</w:t>
      </w:r>
      <w:r w:rsidR="00E5741D">
        <w:rPr>
          <w:noProof/>
        </w:rPr>
        <w:t xml:space="preserve"> </w:t>
      </w:r>
      <w:r w:rsidRPr="003A59E8">
        <w:rPr>
          <w:noProof/>
        </w:rPr>
        <w:t xml:space="preserve">novel continuous monitoring approach to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Pr="003A59E8">
        <w:rPr>
          <w:noProof/>
        </w:rPr>
        <w:t xml:space="preserve">diel variability in habitat conditions can cause trade-offs that drive cyclical habitat use in </w:t>
      </w:r>
      <w:r w:rsidR="00E5741D">
        <w:rPr>
          <w:noProof/>
        </w:rPr>
        <w:t xml:space="preserve">other systems besides </w:t>
      </w:r>
      <w:r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Pr="003A59E8">
        <w:rPr>
          <w:noProof/>
        </w:rPr>
        <w:t xml:space="preserve"> climate </w:t>
      </w:r>
      <w:commentRangeStart w:id="182"/>
      <w:commentRangeStart w:id="183"/>
      <w:commentRangeStart w:id="184"/>
      <w:r w:rsidRPr="003A59E8">
        <w:rPr>
          <w:noProof/>
        </w:rPr>
        <w:t>change</w:t>
      </w:r>
      <w:commentRangeEnd w:id="182"/>
      <w:r w:rsidR="006632DA">
        <w:rPr>
          <w:rStyle w:val="CommentReference"/>
          <w:rFonts w:asciiTheme="minorHAnsi" w:hAnsiTheme="minorHAnsi" w:cstheme="minorBidi"/>
          <w:color w:val="auto"/>
        </w:rPr>
        <w:commentReference w:id="182"/>
      </w:r>
      <w:commentRangeEnd w:id="183"/>
      <w:r w:rsidR="00932528">
        <w:rPr>
          <w:rStyle w:val="CommentReference"/>
          <w:rFonts w:asciiTheme="minorHAnsi" w:hAnsiTheme="minorHAnsi" w:cstheme="minorBidi"/>
          <w:color w:val="auto"/>
        </w:rPr>
        <w:commentReference w:id="183"/>
      </w:r>
      <w:commentRangeEnd w:id="184"/>
      <w:r w:rsidR="0023016A">
        <w:rPr>
          <w:rStyle w:val="CommentReference"/>
          <w:rFonts w:asciiTheme="minorHAnsi" w:hAnsiTheme="minorHAnsi" w:cstheme="minorBidi"/>
          <w:color w:val="auto"/>
        </w:rPr>
        <w:commentReference w:id="184"/>
      </w:r>
      <w:r w:rsidRPr="003A59E8">
        <w:rPr>
          <w:noProof/>
        </w:rPr>
        <w:t>.</w:t>
      </w:r>
    </w:p>
    <w:p w14:paraId="10C20695" w14:textId="77777777" w:rsidR="00DE3A9C" w:rsidRDefault="00DE3A9C" w:rsidP="00750AF8">
      <w:pPr>
        <w:pStyle w:val="Default"/>
        <w:spacing w:line="480" w:lineRule="auto"/>
        <w:rPr>
          <w:noProof/>
        </w:rPr>
      </w:pPr>
    </w:p>
    <w:p w14:paraId="2CE6A190" w14:textId="77777777" w:rsidR="007978E2" w:rsidRDefault="007978E2" w:rsidP="00750AF8">
      <w:pPr>
        <w:pStyle w:val="Default"/>
        <w:spacing w:line="480" w:lineRule="auto"/>
        <w:rPr>
          <w:noProof/>
        </w:rPr>
      </w:pPr>
    </w:p>
    <w:p w14:paraId="4723BBB4" w14:textId="77777777" w:rsidR="007978E2" w:rsidRDefault="007978E2" w:rsidP="00750AF8">
      <w:pPr>
        <w:pStyle w:val="Default"/>
        <w:spacing w:line="480" w:lineRule="auto"/>
        <w:rPr>
          <w:noProof/>
        </w:rPr>
      </w:pPr>
    </w:p>
    <w:p w14:paraId="0A25C515" w14:textId="77777777" w:rsidR="007978E2" w:rsidRDefault="007978E2"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p w14:paraId="0D890AB9" w14:textId="77777777" w:rsidR="003F6475" w:rsidRPr="003F6475" w:rsidRDefault="000E0084" w:rsidP="003F6475">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003F6475" w:rsidRPr="003F6475">
        <w:rPr>
          <w:rFonts w:ascii="Times New Roman" w:hAnsi="Times New Roman" w:cs="Times New Roman"/>
          <w:sz w:val="24"/>
        </w:rPr>
        <w:t xml:space="preserve">Abrahms, B., Aikens, E. O., Armstrong, J. B., Deacy, W. W., Kauffman, M. J., &amp; Merkle, J. A. (2021). Emerging Perspectives on Resource Tracking and Animal Movement Ecology. </w:t>
      </w:r>
      <w:r w:rsidR="003F6475" w:rsidRPr="003F6475">
        <w:rPr>
          <w:rFonts w:ascii="Times New Roman" w:hAnsi="Times New Roman" w:cs="Times New Roman"/>
          <w:i/>
          <w:iCs/>
          <w:sz w:val="24"/>
        </w:rPr>
        <w:t>Trends in Ecology &amp; Evolution</w:t>
      </w:r>
      <w:r w:rsidR="003F6475" w:rsidRPr="003F6475">
        <w:rPr>
          <w:rFonts w:ascii="Times New Roman" w:hAnsi="Times New Roman" w:cs="Times New Roman"/>
          <w:sz w:val="24"/>
        </w:rPr>
        <w:t xml:space="preserve">, </w:t>
      </w:r>
      <w:r w:rsidR="003F6475" w:rsidRPr="003F6475">
        <w:rPr>
          <w:rFonts w:ascii="Times New Roman" w:hAnsi="Times New Roman" w:cs="Times New Roman"/>
          <w:i/>
          <w:iCs/>
          <w:sz w:val="24"/>
        </w:rPr>
        <w:t>36</w:t>
      </w:r>
      <w:r w:rsidR="003F6475" w:rsidRPr="003F6475">
        <w:rPr>
          <w:rFonts w:ascii="Times New Roman" w:hAnsi="Times New Roman" w:cs="Times New Roman"/>
          <w:sz w:val="24"/>
        </w:rPr>
        <w:t>(4), 308–320. https://doi.org/10.1016/j.tree.2020.10.018</w:t>
      </w:r>
    </w:p>
    <w:p w14:paraId="5D6D2635"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Abrams, P. A., &amp; Ginzburg, L. R. (2000). The nature of predation: Prey dependent, ratio dependent or neither? </w:t>
      </w:r>
      <w:r w:rsidRPr="003F6475">
        <w:rPr>
          <w:rFonts w:ascii="Times New Roman" w:hAnsi="Times New Roman" w:cs="Times New Roman"/>
          <w:i/>
          <w:iCs/>
          <w:sz w:val="24"/>
        </w:rPr>
        <w:t>Trends in Ecology &amp; Evolution</w:t>
      </w:r>
      <w:r w:rsidRPr="003F6475">
        <w:rPr>
          <w:rFonts w:ascii="Times New Roman" w:hAnsi="Times New Roman" w:cs="Times New Roman"/>
          <w:sz w:val="24"/>
        </w:rPr>
        <w:t xml:space="preserve">, </w:t>
      </w:r>
      <w:r w:rsidRPr="003F6475">
        <w:rPr>
          <w:rFonts w:ascii="Times New Roman" w:hAnsi="Times New Roman" w:cs="Times New Roman"/>
          <w:i/>
          <w:iCs/>
          <w:sz w:val="24"/>
        </w:rPr>
        <w:t>15</w:t>
      </w:r>
      <w:r w:rsidRPr="003F6475">
        <w:rPr>
          <w:rFonts w:ascii="Times New Roman" w:hAnsi="Times New Roman" w:cs="Times New Roman"/>
          <w:sz w:val="24"/>
        </w:rPr>
        <w:t>(8), 337–341. https://doi.org/10.1016/S0169-5347(00)01908-X</w:t>
      </w:r>
    </w:p>
    <w:p w14:paraId="3F5FB8A3"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lastRenderedPageBreak/>
        <w:t xml:space="preserve">Alonzo, S. H. (2015). Integrating the how and why of within-individual and among-individual variation and plasticity in behavior. </w:t>
      </w:r>
      <w:r w:rsidRPr="003F6475">
        <w:rPr>
          <w:rFonts w:ascii="Times New Roman" w:hAnsi="Times New Roman" w:cs="Times New Roman"/>
          <w:i/>
          <w:iCs/>
          <w:sz w:val="24"/>
        </w:rPr>
        <w:t>Current Opinion in Behavioral Sciences</w:t>
      </w:r>
      <w:r w:rsidRPr="003F6475">
        <w:rPr>
          <w:rFonts w:ascii="Times New Roman" w:hAnsi="Times New Roman" w:cs="Times New Roman"/>
          <w:sz w:val="24"/>
        </w:rPr>
        <w:t xml:space="preserve">, </w:t>
      </w:r>
      <w:r w:rsidRPr="003F6475">
        <w:rPr>
          <w:rFonts w:ascii="Times New Roman" w:hAnsi="Times New Roman" w:cs="Times New Roman"/>
          <w:i/>
          <w:iCs/>
          <w:sz w:val="24"/>
        </w:rPr>
        <w:t>6</w:t>
      </w:r>
      <w:r w:rsidRPr="003F6475">
        <w:rPr>
          <w:rFonts w:ascii="Times New Roman" w:hAnsi="Times New Roman" w:cs="Times New Roman"/>
          <w:sz w:val="24"/>
        </w:rPr>
        <w:t>, 69–75. https://doi.org/10.1016/j.cobeha.2015.09.008</w:t>
      </w:r>
    </w:p>
    <w:p w14:paraId="563B28F2"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Andersen, M. R., Kragh, T., &amp; Sand-Jensen, K. (2017). Extreme diel dissolved oxygen and carbon cycles in shallow vegetated lakes. </w:t>
      </w:r>
      <w:r w:rsidRPr="003F6475">
        <w:rPr>
          <w:rFonts w:ascii="Times New Roman" w:hAnsi="Times New Roman" w:cs="Times New Roman"/>
          <w:i/>
          <w:iCs/>
          <w:sz w:val="24"/>
        </w:rPr>
        <w:t>Proceedings of the Royal Society B: Biological Sciences</w:t>
      </w:r>
      <w:r w:rsidRPr="003F6475">
        <w:rPr>
          <w:rFonts w:ascii="Times New Roman" w:hAnsi="Times New Roman" w:cs="Times New Roman"/>
          <w:sz w:val="24"/>
        </w:rPr>
        <w:t xml:space="preserve">, </w:t>
      </w:r>
      <w:r w:rsidRPr="003F6475">
        <w:rPr>
          <w:rFonts w:ascii="Times New Roman" w:hAnsi="Times New Roman" w:cs="Times New Roman"/>
          <w:i/>
          <w:iCs/>
          <w:sz w:val="24"/>
        </w:rPr>
        <w:t>284</w:t>
      </w:r>
      <w:r w:rsidRPr="003F6475">
        <w:rPr>
          <w:rFonts w:ascii="Times New Roman" w:hAnsi="Times New Roman" w:cs="Times New Roman"/>
          <w:sz w:val="24"/>
        </w:rPr>
        <w:t>(1862), 20171427. https://doi.org/10.1098/rspb.2017.1427</w:t>
      </w:r>
    </w:p>
    <w:p w14:paraId="369E9CB0"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Anlauf-Dunn, K., Kraskura, K., &amp; Eliason, E. J. (2022). Intraspecific variability in thermal tolerance: A case study with coastal cutthroat trout. </w:t>
      </w:r>
      <w:r w:rsidRPr="003F6475">
        <w:rPr>
          <w:rFonts w:ascii="Times New Roman" w:hAnsi="Times New Roman" w:cs="Times New Roman"/>
          <w:i/>
          <w:iCs/>
          <w:sz w:val="24"/>
        </w:rPr>
        <w:t>Conservation Physiology</w:t>
      </w:r>
      <w:r w:rsidRPr="003F6475">
        <w:rPr>
          <w:rFonts w:ascii="Times New Roman" w:hAnsi="Times New Roman" w:cs="Times New Roman"/>
          <w:sz w:val="24"/>
        </w:rPr>
        <w:t xml:space="preserve">, </w:t>
      </w:r>
      <w:r w:rsidRPr="003F6475">
        <w:rPr>
          <w:rFonts w:ascii="Times New Roman" w:hAnsi="Times New Roman" w:cs="Times New Roman"/>
          <w:i/>
          <w:iCs/>
          <w:sz w:val="24"/>
        </w:rPr>
        <w:t>10</w:t>
      </w:r>
      <w:r w:rsidRPr="003F6475">
        <w:rPr>
          <w:rFonts w:ascii="Times New Roman" w:hAnsi="Times New Roman" w:cs="Times New Roman"/>
          <w:sz w:val="24"/>
        </w:rPr>
        <w:t>(1), coac029. https://doi.org/10.1093/conphys/coac029</w:t>
      </w:r>
    </w:p>
    <w:p w14:paraId="7DEDDE6E"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Armstrong, J. B., Ward, E. J., Schindler, D. E., &amp; Lisi, P. J. (2016). Adaptive capacity at the northern front: Sockeye salmon behaviourally thermoregulate during novel exposure to warm temperatures. </w:t>
      </w:r>
      <w:r w:rsidRPr="003F6475">
        <w:rPr>
          <w:rFonts w:ascii="Times New Roman" w:hAnsi="Times New Roman" w:cs="Times New Roman"/>
          <w:i/>
          <w:iCs/>
          <w:sz w:val="24"/>
        </w:rPr>
        <w:t>Conservation Physiology</w:t>
      </w:r>
      <w:r w:rsidRPr="003F6475">
        <w:rPr>
          <w:rFonts w:ascii="Times New Roman" w:hAnsi="Times New Roman" w:cs="Times New Roman"/>
          <w:sz w:val="24"/>
        </w:rPr>
        <w:t xml:space="preserve">, </w:t>
      </w:r>
      <w:r w:rsidRPr="003F6475">
        <w:rPr>
          <w:rFonts w:ascii="Times New Roman" w:hAnsi="Times New Roman" w:cs="Times New Roman"/>
          <w:i/>
          <w:iCs/>
          <w:sz w:val="24"/>
        </w:rPr>
        <w:t>4</w:t>
      </w:r>
      <w:r w:rsidRPr="003F6475">
        <w:rPr>
          <w:rFonts w:ascii="Times New Roman" w:hAnsi="Times New Roman" w:cs="Times New Roman"/>
          <w:sz w:val="24"/>
        </w:rPr>
        <w:t>(1), cow039. https://doi.org/10.1093/conphys/cow039</w:t>
      </w:r>
    </w:p>
    <w:p w14:paraId="297B21A4"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Baker, J. P., Hulse, D. W., Gregory, S. V., White, D., Van Sickle, J., Berger, P. A., Dole, D., &amp; Schumaker, N. H. (2004). Alternative Futures for the Willamette River Basin, Oregon. </w:t>
      </w:r>
      <w:r w:rsidRPr="003F6475">
        <w:rPr>
          <w:rFonts w:ascii="Times New Roman" w:hAnsi="Times New Roman" w:cs="Times New Roman"/>
          <w:i/>
          <w:iCs/>
          <w:sz w:val="24"/>
        </w:rPr>
        <w:t>Ecological Applications</w:t>
      </w:r>
      <w:r w:rsidRPr="003F6475">
        <w:rPr>
          <w:rFonts w:ascii="Times New Roman" w:hAnsi="Times New Roman" w:cs="Times New Roman"/>
          <w:sz w:val="24"/>
        </w:rPr>
        <w:t xml:space="preserve">, </w:t>
      </w:r>
      <w:r w:rsidRPr="003F6475">
        <w:rPr>
          <w:rFonts w:ascii="Times New Roman" w:hAnsi="Times New Roman" w:cs="Times New Roman"/>
          <w:i/>
          <w:iCs/>
          <w:sz w:val="24"/>
        </w:rPr>
        <w:t>14</w:t>
      </w:r>
      <w:r w:rsidRPr="003F6475">
        <w:rPr>
          <w:rFonts w:ascii="Times New Roman" w:hAnsi="Times New Roman" w:cs="Times New Roman"/>
          <w:sz w:val="24"/>
        </w:rPr>
        <w:t>(2), 313–324. https://doi.org/10.1890/02-5011</w:t>
      </w:r>
    </w:p>
    <w:p w14:paraId="73C657D5"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Barrett, H., Gregory, S., &amp; Armstrong, J. (2024). Evidence of a temperature–oxygen squeeze within floodplain thermal refuge habitats. </w:t>
      </w:r>
      <w:r w:rsidRPr="003F6475">
        <w:rPr>
          <w:rFonts w:ascii="Times New Roman" w:hAnsi="Times New Roman" w:cs="Times New Roman"/>
          <w:i/>
          <w:iCs/>
          <w:sz w:val="24"/>
        </w:rPr>
        <w:t>Freshwater Biology</w:t>
      </w:r>
      <w:r w:rsidRPr="003F6475">
        <w:rPr>
          <w:rFonts w:ascii="Times New Roman" w:hAnsi="Times New Roman" w:cs="Times New Roman"/>
          <w:sz w:val="24"/>
        </w:rPr>
        <w:t xml:space="preserve">, </w:t>
      </w:r>
      <w:r w:rsidRPr="003F6475">
        <w:rPr>
          <w:rFonts w:ascii="Times New Roman" w:hAnsi="Times New Roman" w:cs="Times New Roman"/>
          <w:i/>
          <w:iCs/>
          <w:sz w:val="24"/>
        </w:rPr>
        <w:t>69</w:t>
      </w:r>
      <w:r w:rsidRPr="003F6475">
        <w:rPr>
          <w:rFonts w:ascii="Times New Roman" w:hAnsi="Times New Roman" w:cs="Times New Roman"/>
          <w:sz w:val="24"/>
        </w:rPr>
        <w:t>(8), 1118–1130. https://doi.org/10.1111/fwb.14294</w:t>
      </w:r>
    </w:p>
    <w:p w14:paraId="1B247C9E"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Bates, D., Maechlor, M., Bolker, B., &amp; Walker, S. (2014). Fitting linear mixed-effects models using the lme4 package in R. </w:t>
      </w:r>
      <w:r w:rsidRPr="003F6475">
        <w:rPr>
          <w:rFonts w:ascii="Times New Roman" w:hAnsi="Times New Roman" w:cs="Times New Roman"/>
          <w:i/>
          <w:iCs/>
          <w:sz w:val="24"/>
        </w:rPr>
        <w:t>Journal of Statistical Software</w:t>
      </w:r>
      <w:r w:rsidRPr="003F6475">
        <w:rPr>
          <w:rFonts w:ascii="Times New Roman" w:hAnsi="Times New Roman" w:cs="Times New Roman"/>
          <w:sz w:val="24"/>
        </w:rPr>
        <w:t xml:space="preserve">, </w:t>
      </w:r>
      <w:r w:rsidRPr="003F6475">
        <w:rPr>
          <w:rFonts w:ascii="Times New Roman" w:hAnsi="Times New Roman" w:cs="Times New Roman"/>
          <w:i/>
          <w:iCs/>
          <w:sz w:val="24"/>
        </w:rPr>
        <w:t>67</w:t>
      </w:r>
      <w:r w:rsidRPr="003F6475">
        <w:rPr>
          <w:rFonts w:ascii="Times New Roman" w:hAnsi="Times New Roman" w:cs="Times New Roman"/>
          <w:sz w:val="24"/>
        </w:rPr>
        <w:t>, 1–48.</w:t>
      </w:r>
    </w:p>
    <w:p w14:paraId="61CD8526"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Beschta, R. L. (1997). Riparian Shade and Stream Temperature: An AlternativePerspective. </w:t>
      </w:r>
      <w:r w:rsidRPr="003F6475">
        <w:rPr>
          <w:rFonts w:ascii="Times New Roman" w:hAnsi="Times New Roman" w:cs="Times New Roman"/>
          <w:i/>
          <w:iCs/>
          <w:sz w:val="24"/>
        </w:rPr>
        <w:t>Rangelands Archives</w:t>
      </w:r>
      <w:r w:rsidRPr="003F6475">
        <w:rPr>
          <w:rFonts w:ascii="Times New Roman" w:hAnsi="Times New Roman" w:cs="Times New Roman"/>
          <w:sz w:val="24"/>
        </w:rPr>
        <w:t xml:space="preserve">, </w:t>
      </w:r>
      <w:r w:rsidRPr="003F6475">
        <w:rPr>
          <w:rFonts w:ascii="Times New Roman" w:hAnsi="Times New Roman" w:cs="Times New Roman"/>
          <w:i/>
          <w:iCs/>
          <w:sz w:val="24"/>
        </w:rPr>
        <w:t>19</w:t>
      </w:r>
      <w:r w:rsidRPr="003F6475">
        <w:rPr>
          <w:rFonts w:ascii="Times New Roman" w:hAnsi="Times New Roman" w:cs="Times New Roman"/>
          <w:sz w:val="24"/>
        </w:rPr>
        <w:t>(2), 25–28.</w:t>
      </w:r>
    </w:p>
    <w:p w14:paraId="2479F526"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lastRenderedPageBreak/>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3F6475">
        <w:rPr>
          <w:rFonts w:ascii="Times New Roman" w:hAnsi="Times New Roman" w:cs="Times New Roman"/>
          <w:i/>
          <w:iCs/>
          <w:sz w:val="24"/>
        </w:rPr>
        <w:t>Marine Biology</w:t>
      </w:r>
      <w:r w:rsidRPr="003F6475">
        <w:rPr>
          <w:rFonts w:ascii="Times New Roman" w:hAnsi="Times New Roman" w:cs="Times New Roman"/>
          <w:sz w:val="24"/>
        </w:rPr>
        <w:t xml:space="preserve">, </w:t>
      </w:r>
      <w:r w:rsidRPr="003F6475">
        <w:rPr>
          <w:rFonts w:ascii="Times New Roman" w:hAnsi="Times New Roman" w:cs="Times New Roman"/>
          <w:i/>
          <w:iCs/>
          <w:sz w:val="24"/>
        </w:rPr>
        <w:t>133</w:t>
      </w:r>
      <w:r w:rsidRPr="003F6475">
        <w:rPr>
          <w:rFonts w:ascii="Times New Roman" w:hAnsi="Times New Roman" w:cs="Times New Roman"/>
          <w:sz w:val="24"/>
        </w:rPr>
        <w:t>(3), 395–408. https://doi.org/10.1007/s002270050478</w:t>
      </w:r>
    </w:p>
    <w:p w14:paraId="75BE6D52"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Brown, R. S., Harnish, R. A., Carter, K. M., Boyd, J. W., Deters, K. A., &amp; Eppard, M. B. (2010). An Evaluation of the Maximum Tag Burden for Implantation of Acoustic Transmitters in Juvenile Chinook Salmon. </w:t>
      </w:r>
      <w:r w:rsidRPr="003F6475">
        <w:rPr>
          <w:rFonts w:ascii="Times New Roman" w:hAnsi="Times New Roman" w:cs="Times New Roman"/>
          <w:i/>
          <w:iCs/>
          <w:sz w:val="24"/>
        </w:rPr>
        <w:t>North American Journal of Fisheries Management</w:t>
      </w:r>
      <w:r w:rsidRPr="003F6475">
        <w:rPr>
          <w:rFonts w:ascii="Times New Roman" w:hAnsi="Times New Roman" w:cs="Times New Roman"/>
          <w:sz w:val="24"/>
        </w:rPr>
        <w:t xml:space="preserve">, </w:t>
      </w:r>
      <w:r w:rsidRPr="003F6475">
        <w:rPr>
          <w:rFonts w:ascii="Times New Roman" w:hAnsi="Times New Roman" w:cs="Times New Roman"/>
          <w:i/>
          <w:iCs/>
          <w:sz w:val="24"/>
        </w:rPr>
        <w:t>30</w:t>
      </w:r>
      <w:r w:rsidRPr="003F6475">
        <w:rPr>
          <w:rFonts w:ascii="Times New Roman" w:hAnsi="Times New Roman" w:cs="Times New Roman"/>
          <w:sz w:val="24"/>
        </w:rPr>
        <w:t>(2), 499–505. https://doi.org/10.1577/M09-038.1</w:t>
      </w:r>
    </w:p>
    <w:p w14:paraId="2574DDAC"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Caissie, D. (2006). The thermal regime of rivers: A review. </w:t>
      </w:r>
      <w:r w:rsidRPr="003F6475">
        <w:rPr>
          <w:rFonts w:ascii="Times New Roman" w:hAnsi="Times New Roman" w:cs="Times New Roman"/>
          <w:i/>
          <w:iCs/>
          <w:sz w:val="24"/>
        </w:rPr>
        <w:t>Freshwater Biology</w:t>
      </w:r>
      <w:r w:rsidRPr="003F6475">
        <w:rPr>
          <w:rFonts w:ascii="Times New Roman" w:hAnsi="Times New Roman" w:cs="Times New Roman"/>
          <w:sz w:val="24"/>
        </w:rPr>
        <w:t xml:space="preserve">, </w:t>
      </w:r>
      <w:r w:rsidRPr="003F6475">
        <w:rPr>
          <w:rFonts w:ascii="Times New Roman" w:hAnsi="Times New Roman" w:cs="Times New Roman"/>
          <w:i/>
          <w:iCs/>
          <w:sz w:val="24"/>
        </w:rPr>
        <w:t>51</w:t>
      </w:r>
      <w:r w:rsidRPr="003F6475">
        <w:rPr>
          <w:rFonts w:ascii="Times New Roman" w:hAnsi="Times New Roman" w:cs="Times New Roman"/>
          <w:sz w:val="24"/>
        </w:rPr>
        <w:t>(8), 1389–1406. https://doi.org/10.1111/j.1365-2427.2006.01597.x</w:t>
      </w:r>
    </w:p>
    <w:p w14:paraId="0F68E521"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Callaghan, N. I., Tunnah, L., Currie, S., &amp; MacCormack, T. J. (2016). Metabolic Adjustments to Short-Term Diurnal Temperature Fluctuation in the Rainbow Trout (Oncorhynchus mykiss). </w:t>
      </w:r>
      <w:r w:rsidRPr="003F6475">
        <w:rPr>
          <w:rFonts w:ascii="Times New Roman" w:hAnsi="Times New Roman" w:cs="Times New Roman"/>
          <w:i/>
          <w:iCs/>
          <w:sz w:val="24"/>
        </w:rPr>
        <w:t>Physiological and Biochemical Zoology</w:t>
      </w:r>
      <w:r w:rsidRPr="003F6475">
        <w:rPr>
          <w:rFonts w:ascii="Times New Roman" w:hAnsi="Times New Roman" w:cs="Times New Roman"/>
          <w:sz w:val="24"/>
        </w:rPr>
        <w:t xml:space="preserve">, </w:t>
      </w:r>
      <w:r w:rsidRPr="003F6475">
        <w:rPr>
          <w:rFonts w:ascii="Times New Roman" w:hAnsi="Times New Roman" w:cs="Times New Roman"/>
          <w:i/>
          <w:iCs/>
          <w:sz w:val="24"/>
        </w:rPr>
        <w:t>89</w:t>
      </w:r>
      <w:r w:rsidRPr="003F6475">
        <w:rPr>
          <w:rFonts w:ascii="Times New Roman" w:hAnsi="Times New Roman" w:cs="Times New Roman"/>
          <w:sz w:val="24"/>
        </w:rPr>
        <w:t>(6), 498–510. https://doi.org/10.1086/688680</w:t>
      </w:r>
    </w:p>
    <w:p w14:paraId="462AEE11"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Coutant, C. C. (1985). Striped Bass, Temperature, and Dissolved Oxygen: A Speculative Hypothesis for Environmental Risk. </w:t>
      </w:r>
      <w:r w:rsidRPr="003F6475">
        <w:rPr>
          <w:rFonts w:ascii="Times New Roman" w:hAnsi="Times New Roman" w:cs="Times New Roman"/>
          <w:i/>
          <w:iCs/>
          <w:sz w:val="24"/>
        </w:rPr>
        <w:t>Transactions of the American Fisheries Society</w:t>
      </w:r>
      <w:r w:rsidRPr="003F6475">
        <w:rPr>
          <w:rFonts w:ascii="Times New Roman" w:hAnsi="Times New Roman" w:cs="Times New Roman"/>
          <w:sz w:val="24"/>
        </w:rPr>
        <w:t xml:space="preserve">, </w:t>
      </w:r>
      <w:r w:rsidRPr="003F6475">
        <w:rPr>
          <w:rFonts w:ascii="Times New Roman" w:hAnsi="Times New Roman" w:cs="Times New Roman"/>
          <w:i/>
          <w:iCs/>
          <w:sz w:val="24"/>
        </w:rPr>
        <w:t>114</w:t>
      </w:r>
      <w:r w:rsidRPr="003F6475">
        <w:rPr>
          <w:rFonts w:ascii="Times New Roman" w:hAnsi="Times New Roman" w:cs="Times New Roman"/>
          <w:sz w:val="24"/>
        </w:rPr>
        <w:t>(1), 31–61. https://doi.org/10.1577/1548-8659(1985)114&lt;31:SBTADO&gt;2.0.CO;2</w:t>
      </w:r>
    </w:p>
    <w:p w14:paraId="77FBDC29"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Deutsch, C., Penn, J. L., &amp; Lucey, N. (2023). Climate, Oxygen, and the Future of Marine Biodiversity. </w:t>
      </w:r>
      <w:r w:rsidRPr="003F6475">
        <w:rPr>
          <w:rFonts w:ascii="Times New Roman" w:hAnsi="Times New Roman" w:cs="Times New Roman"/>
          <w:i/>
          <w:iCs/>
          <w:sz w:val="24"/>
        </w:rPr>
        <w:t>Annual Review of Marine Science</w:t>
      </w:r>
      <w:r w:rsidRPr="003F6475">
        <w:rPr>
          <w:rFonts w:ascii="Times New Roman" w:hAnsi="Times New Roman" w:cs="Times New Roman"/>
          <w:sz w:val="24"/>
        </w:rPr>
        <w:t xml:space="preserve">, </w:t>
      </w:r>
      <w:r w:rsidRPr="003F6475">
        <w:rPr>
          <w:rFonts w:ascii="Times New Roman" w:hAnsi="Times New Roman" w:cs="Times New Roman"/>
          <w:i/>
          <w:iCs/>
          <w:sz w:val="24"/>
        </w:rPr>
        <w:t>16</w:t>
      </w:r>
      <w:r w:rsidRPr="003F6475">
        <w:rPr>
          <w:rFonts w:ascii="Times New Roman" w:hAnsi="Times New Roman" w:cs="Times New Roman"/>
          <w:sz w:val="24"/>
        </w:rPr>
        <w:t>(2023), 217–245. https://doi.org/10.1146/annurev-marine-040323-095231</w:t>
      </w:r>
    </w:p>
    <w:p w14:paraId="143A16DF"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lastRenderedPageBreak/>
        <w:t xml:space="preserve">Dobrowski, S. Z. (2011). A climatic basis for microrefugia: The influence of terrain on climate. </w:t>
      </w:r>
      <w:r w:rsidRPr="003F6475">
        <w:rPr>
          <w:rFonts w:ascii="Times New Roman" w:hAnsi="Times New Roman" w:cs="Times New Roman"/>
          <w:i/>
          <w:iCs/>
          <w:sz w:val="24"/>
        </w:rPr>
        <w:t>Global Change Biology</w:t>
      </w:r>
      <w:r w:rsidRPr="003F6475">
        <w:rPr>
          <w:rFonts w:ascii="Times New Roman" w:hAnsi="Times New Roman" w:cs="Times New Roman"/>
          <w:sz w:val="24"/>
        </w:rPr>
        <w:t xml:space="preserve">, </w:t>
      </w:r>
      <w:r w:rsidRPr="003F6475">
        <w:rPr>
          <w:rFonts w:ascii="Times New Roman" w:hAnsi="Times New Roman" w:cs="Times New Roman"/>
          <w:i/>
          <w:iCs/>
          <w:sz w:val="24"/>
        </w:rPr>
        <w:t>17</w:t>
      </w:r>
      <w:r w:rsidRPr="003F6475">
        <w:rPr>
          <w:rFonts w:ascii="Times New Roman" w:hAnsi="Times New Roman" w:cs="Times New Roman"/>
          <w:sz w:val="24"/>
        </w:rPr>
        <w:t>(2), 1022–1035. https://doi.org/10.1111/j.1365-2486.2010.02263.x</w:t>
      </w:r>
    </w:p>
    <w:p w14:paraId="138C13CC"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Evans, D. O. (2007). Effects of hypoxia on scope-for-activity and power capacity of lake trout (Salvelinus namaycush). </w:t>
      </w:r>
      <w:r w:rsidRPr="003F6475">
        <w:rPr>
          <w:rFonts w:ascii="Times New Roman" w:hAnsi="Times New Roman" w:cs="Times New Roman"/>
          <w:i/>
          <w:iCs/>
          <w:sz w:val="24"/>
        </w:rPr>
        <w:t>Canadian Journal of Fisheries and Aquatic Sciences</w:t>
      </w:r>
      <w:r w:rsidRPr="003F6475">
        <w:rPr>
          <w:rFonts w:ascii="Times New Roman" w:hAnsi="Times New Roman" w:cs="Times New Roman"/>
          <w:sz w:val="24"/>
        </w:rPr>
        <w:t xml:space="preserve">, </w:t>
      </w:r>
      <w:r w:rsidRPr="003F6475">
        <w:rPr>
          <w:rFonts w:ascii="Times New Roman" w:hAnsi="Times New Roman" w:cs="Times New Roman"/>
          <w:i/>
          <w:iCs/>
          <w:sz w:val="24"/>
        </w:rPr>
        <w:t>64</w:t>
      </w:r>
      <w:r w:rsidRPr="003F6475">
        <w:rPr>
          <w:rFonts w:ascii="Times New Roman" w:hAnsi="Times New Roman" w:cs="Times New Roman"/>
          <w:sz w:val="24"/>
        </w:rPr>
        <w:t>(2), 345–361. https://doi.org/10.1139/f07-007</w:t>
      </w:r>
    </w:p>
    <w:p w14:paraId="7FE04815"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Faust, H. A., Gamperl, A. K., &amp; Rodnick, K. J. (2004). All rainbow trout (Oncorhynchus mykiss) are not created equal:intra-specific variation in cardiac hypoxia tolerance. </w:t>
      </w:r>
      <w:r w:rsidRPr="003F6475">
        <w:rPr>
          <w:rFonts w:ascii="Times New Roman" w:hAnsi="Times New Roman" w:cs="Times New Roman"/>
          <w:i/>
          <w:iCs/>
          <w:sz w:val="24"/>
        </w:rPr>
        <w:t>Journal of Experimental Biology</w:t>
      </w:r>
      <w:r w:rsidRPr="003F6475">
        <w:rPr>
          <w:rFonts w:ascii="Times New Roman" w:hAnsi="Times New Roman" w:cs="Times New Roman"/>
          <w:sz w:val="24"/>
        </w:rPr>
        <w:t xml:space="preserve">, </w:t>
      </w:r>
      <w:r w:rsidRPr="003F6475">
        <w:rPr>
          <w:rFonts w:ascii="Times New Roman" w:hAnsi="Times New Roman" w:cs="Times New Roman"/>
          <w:i/>
          <w:iCs/>
          <w:sz w:val="24"/>
        </w:rPr>
        <w:t>207</w:t>
      </w:r>
      <w:r w:rsidRPr="003F6475">
        <w:rPr>
          <w:rFonts w:ascii="Times New Roman" w:hAnsi="Times New Roman" w:cs="Times New Roman"/>
          <w:sz w:val="24"/>
        </w:rPr>
        <w:t>(6), 1005–1015. https://doi.org/10.1242/jeb.00824</w:t>
      </w:r>
    </w:p>
    <w:p w14:paraId="5A3A38B3"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Fey, S. B., Vasseur, D. A., Alujević, K., Kroeker, K. J., Logan, M. L., O’Connor, M. I., Rudolf, V. H. W., DeLong, J. P., Peacor, S., Selden, R. L., Sih, A., &amp; Clusella-Trullas, S. (2019). Opportunities for behavioral rescue under rapid environmental change. </w:t>
      </w:r>
      <w:r w:rsidRPr="003F6475">
        <w:rPr>
          <w:rFonts w:ascii="Times New Roman" w:hAnsi="Times New Roman" w:cs="Times New Roman"/>
          <w:i/>
          <w:iCs/>
          <w:sz w:val="24"/>
        </w:rPr>
        <w:t>Global Change Biology</w:t>
      </w:r>
      <w:r w:rsidRPr="003F6475">
        <w:rPr>
          <w:rFonts w:ascii="Times New Roman" w:hAnsi="Times New Roman" w:cs="Times New Roman"/>
          <w:sz w:val="24"/>
        </w:rPr>
        <w:t xml:space="preserve">, </w:t>
      </w:r>
      <w:r w:rsidRPr="003F6475">
        <w:rPr>
          <w:rFonts w:ascii="Times New Roman" w:hAnsi="Times New Roman" w:cs="Times New Roman"/>
          <w:i/>
          <w:iCs/>
          <w:sz w:val="24"/>
        </w:rPr>
        <w:t>25</w:t>
      </w:r>
      <w:r w:rsidRPr="003F6475">
        <w:rPr>
          <w:rFonts w:ascii="Times New Roman" w:hAnsi="Times New Roman" w:cs="Times New Roman"/>
          <w:sz w:val="24"/>
        </w:rPr>
        <w:t>(9), 3110–3120. https://doi.org/10.1111/gcb.14712</w:t>
      </w:r>
    </w:p>
    <w:p w14:paraId="069E1A99"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Flitcroft, R., Whitman, L., White, J., Wallick, R., Stratton Garvin, L., Smith, C., Plotnikoff, R., Mulvey, M., Kock, T., Jones, K., Gruendike, P., Gombert, C., Giannico, G., Dutterer, A., Brown, D., Barrett, H., Bangs, B., &amp; Hughes, R. M. (2023). Science to support conservation action in a large river system: The Willamette River, Oregon, USA. </w:t>
      </w:r>
      <w:r w:rsidRPr="003F6475">
        <w:rPr>
          <w:rFonts w:ascii="Times New Roman" w:hAnsi="Times New Roman" w:cs="Times New Roman"/>
          <w:i/>
          <w:iCs/>
          <w:sz w:val="24"/>
        </w:rPr>
        <w:t>Water Biology and Security</w:t>
      </w:r>
      <w:r w:rsidRPr="003F6475">
        <w:rPr>
          <w:rFonts w:ascii="Times New Roman" w:hAnsi="Times New Roman" w:cs="Times New Roman"/>
          <w:sz w:val="24"/>
        </w:rPr>
        <w:t xml:space="preserve">, </w:t>
      </w:r>
      <w:r w:rsidRPr="003F6475">
        <w:rPr>
          <w:rFonts w:ascii="Times New Roman" w:hAnsi="Times New Roman" w:cs="Times New Roman"/>
          <w:i/>
          <w:iCs/>
          <w:sz w:val="24"/>
        </w:rPr>
        <w:t>2</w:t>
      </w:r>
      <w:r w:rsidRPr="003F6475">
        <w:rPr>
          <w:rFonts w:ascii="Times New Roman" w:hAnsi="Times New Roman" w:cs="Times New Roman"/>
          <w:sz w:val="24"/>
        </w:rPr>
        <w:t>(4), 100203. https://doi.org/10.1016/j.watbs.2023.100203</w:t>
      </w:r>
    </w:p>
    <w:p w14:paraId="7A6F24D0"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Fry, F. E. J. (1947). Effects of the environment on animal activity. </w:t>
      </w:r>
      <w:r w:rsidRPr="003F6475">
        <w:rPr>
          <w:rFonts w:ascii="Times New Roman" w:hAnsi="Times New Roman" w:cs="Times New Roman"/>
          <w:i/>
          <w:iCs/>
          <w:sz w:val="24"/>
        </w:rPr>
        <w:t>Publ. Out. Fish. Res. Lab.</w:t>
      </w:r>
      <w:r w:rsidRPr="003F6475">
        <w:rPr>
          <w:rFonts w:ascii="Times New Roman" w:hAnsi="Times New Roman" w:cs="Times New Roman"/>
          <w:sz w:val="24"/>
        </w:rPr>
        <w:t xml:space="preserve">, </w:t>
      </w:r>
      <w:r w:rsidRPr="003F6475">
        <w:rPr>
          <w:rFonts w:ascii="Times New Roman" w:hAnsi="Times New Roman" w:cs="Times New Roman"/>
          <w:i/>
          <w:iCs/>
          <w:sz w:val="24"/>
        </w:rPr>
        <w:t>55</w:t>
      </w:r>
      <w:r w:rsidRPr="003F6475">
        <w:rPr>
          <w:rFonts w:ascii="Times New Roman" w:hAnsi="Times New Roman" w:cs="Times New Roman"/>
          <w:sz w:val="24"/>
        </w:rPr>
        <w:t>(68), 1–62.</w:t>
      </w:r>
    </w:p>
    <w:p w14:paraId="14E43979"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Gombert, C. E., Lancaster, S. T., Grant, G. E., &amp; Flitcroft, R. L. (2022). Novel dimensionless index for physically based assessment of thermal refugia characterizes off-channel habitat </w:t>
      </w:r>
      <w:r w:rsidRPr="003F6475">
        <w:rPr>
          <w:rFonts w:ascii="Times New Roman" w:hAnsi="Times New Roman" w:cs="Times New Roman"/>
          <w:sz w:val="24"/>
        </w:rPr>
        <w:lastRenderedPageBreak/>
        <w:t xml:space="preserve">on gravel bed river. </w:t>
      </w:r>
      <w:r w:rsidRPr="003F6475">
        <w:rPr>
          <w:rFonts w:ascii="Times New Roman" w:hAnsi="Times New Roman" w:cs="Times New Roman"/>
          <w:i/>
          <w:iCs/>
          <w:sz w:val="24"/>
        </w:rPr>
        <w:t>JAWRA Journal of the American Water Resources Association</w:t>
      </w:r>
      <w:r w:rsidRPr="003F6475">
        <w:rPr>
          <w:rFonts w:ascii="Times New Roman" w:hAnsi="Times New Roman" w:cs="Times New Roman"/>
          <w:sz w:val="24"/>
        </w:rPr>
        <w:t xml:space="preserve">, </w:t>
      </w:r>
      <w:r w:rsidRPr="003F6475">
        <w:rPr>
          <w:rFonts w:ascii="Times New Roman" w:hAnsi="Times New Roman" w:cs="Times New Roman"/>
          <w:i/>
          <w:iCs/>
          <w:sz w:val="24"/>
        </w:rPr>
        <w:t>59</w:t>
      </w:r>
      <w:r w:rsidRPr="003F6475">
        <w:rPr>
          <w:rFonts w:ascii="Times New Roman" w:hAnsi="Times New Roman" w:cs="Times New Roman"/>
          <w:sz w:val="24"/>
        </w:rPr>
        <w:t>(4), 615–634. https://doi.org/10.1111/1752-1688.13096</w:t>
      </w:r>
    </w:p>
    <w:p w14:paraId="127D9ED1"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Gregory, S., Wildman, R., Hulse, D., Ashkenas, L., &amp; Boyer, K. (2019). Historical changes in hydrology, geomorphology, and floodplain vegetation of the Willamette River, Oregon. </w:t>
      </w:r>
      <w:r w:rsidRPr="003F6475">
        <w:rPr>
          <w:rFonts w:ascii="Times New Roman" w:hAnsi="Times New Roman" w:cs="Times New Roman"/>
          <w:i/>
          <w:iCs/>
          <w:sz w:val="24"/>
        </w:rPr>
        <w:t>River Research and Applications</w:t>
      </w:r>
      <w:r w:rsidRPr="003F6475">
        <w:rPr>
          <w:rFonts w:ascii="Times New Roman" w:hAnsi="Times New Roman" w:cs="Times New Roman"/>
          <w:sz w:val="24"/>
        </w:rPr>
        <w:t xml:space="preserve">, </w:t>
      </w:r>
      <w:r w:rsidRPr="003F6475">
        <w:rPr>
          <w:rFonts w:ascii="Times New Roman" w:hAnsi="Times New Roman" w:cs="Times New Roman"/>
          <w:i/>
          <w:iCs/>
          <w:sz w:val="24"/>
        </w:rPr>
        <w:t>35</w:t>
      </w:r>
      <w:r w:rsidRPr="003F6475">
        <w:rPr>
          <w:rFonts w:ascii="Times New Roman" w:hAnsi="Times New Roman" w:cs="Times New Roman"/>
          <w:sz w:val="24"/>
        </w:rPr>
        <w:t>(8), 1279–1290. https://doi.org/10.1002/rra.3495</w:t>
      </w:r>
    </w:p>
    <w:p w14:paraId="784272D1"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Hahlbeck, N., Tinniswood, W. R., Sloat, M. R., Ortega, J. D., Wyatt, M. A., Hereford, M. E., Ramirez, B. S., Crook, D. A., Anlauf-Dunn, K. J., &amp; Armstrong, J. B. (2022). Contribution of warm habitat to cold-water fisheries. </w:t>
      </w:r>
      <w:r w:rsidRPr="003F6475">
        <w:rPr>
          <w:rFonts w:ascii="Times New Roman" w:hAnsi="Times New Roman" w:cs="Times New Roman"/>
          <w:i/>
          <w:iCs/>
          <w:sz w:val="24"/>
        </w:rPr>
        <w:t>Conservation Biology</w:t>
      </w:r>
      <w:r w:rsidRPr="003F6475">
        <w:rPr>
          <w:rFonts w:ascii="Times New Roman" w:hAnsi="Times New Roman" w:cs="Times New Roman"/>
          <w:sz w:val="24"/>
        </w:rPr>
        <w:t xml:space="preserve">, </w:t>
      </w:r>
      <w:r w:rsidRPr="003F6475">
        <w:rPr>
          <w:rFonts w:ascii="Times New Roman" w:hAnsi="Times New Roman" w:cs="Times New Roman"/>
          <w:i/>
          <w:iCs/>
          <w:sz w:val="24"/>
        </w:rPr>
        <w:t>36</w:t>
      </w:r>
      <w:r w:rsidRPr="003F6475">
        <w:rPr>
          <w:rFonts w:ascii="Times New Roman" w:hAnsi="Times New Roman" w:cs="Times New Roman"/>
          <w:sz w:val="24"/>
        </w:rPr>
        <w:t>(3), e13857. https://doi.org/10.1111/cobi.13857</w:t>
      </w:r>
    </w:p>
    <w:p w14:paraId="283BB34A"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Isaak, D. J., &amp; Hubert, W. A. (2001). A Hypothesis About Factors That Affect Maximum Summer Stream Temperatures Across Montane Landscapes. </w:t>
      </w:r>
      <w:r w:rsidRPr="003F6475">
        <w:rPr>
          <w:rFonts w:ascii="Times New Roman" w:hAnsi="Times New Roman" w:cs="Times New Roman"/>
          <w:i/>
          <w:iCs/>
          <w:sz w:val="24"/>
        </w:rPr>
        <w:t>JAWRA Journal of the American Water Resources Association</w:t>
      </w:r>
      <w:r w:rsidRPr="003F6475">
        <w:rPr>
          <w:rFonts w:ascii="Times New Roman" w:hAnsi="Times New Roman" w:cs="Times New Roman"/>
          <w:sz w:val="24"/>
        </w:rPr>
        <w:t xml:space="preserve">, </w:t>
      </w:r>
      <w:r w:rsidRPr="003F6475">
        <w:rPr>
          <w:rFonts w:ascii="Times New Roman" w:hAnsi="Times New Roman" w:cs="Times New Roman"/>
          <w:i/>
          <w:iCs/>
          <w:sz w:val="24"/>
        </w:rPr>
        <w:t>37</w:t>
      </w:r>
      <w:r w:rsidRPr="003F6475">
        <w:rPr>
          <w:rFonts w:ascii="Times New Roman" w:hAnsi="Times New Roman" w:cs="Times New Roman"/>
          <w:sz w:val="24"/>
        </w:rPr>
        <w:t>(2), 351–366. https://doi.org/10.1111/j.1752-1688.2001.tb00974.x</w:t>
      </w:r>
    </w:p>
    <w:p w14:paraId="1559DF00"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Jepsen, N., Schreck, C., Clements, S., &amp; Thorstad, E. B. (2005). A brief discussion of the 2% tag/bodymass rule. </w:t>
      </w:r>
      <w:r w:rsidRPr="003F6475">
        <w:rPr>
          <w:rFonts w:ascii="Times New Roman" w:hAnsi="Times New Roman" w:cs="Times New Roman"/>
          <w:i/>
          <w:iCs/>
          <w:sz w:val="24"/>
        </w:rPr>
        <w:t>Aquatic Telemetry: Advances and Applications</w:t>
      </w:r>
      <w:r w:rsidRPr="003F6475">
        <w:rPr>
          <w:rFonts w:ascii="Times New Roman" w:hAnsi="Times New Roman" w:cs="Times New Roman"/>
          <w:sz w:val="24"/>
        </w:rPr>
        <w:t>, 255–259.</w:t>
      </w:r>
    </w:p>
    <w:p w14:paraId="33CCB08F"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Liedtke, T., Beeman, J., &amp; Gee, L. (2012). </w:t>
      </w:r>
      <w:r w:rsidRPr="003F6475">
        <w:rPr>
          <w:rFonts w:ascii="Times New Roman" w:hAnsi="Times New Roman" w:cs="Times New Roman"/>
          <w:i/>
          <w:iCs/>
          <w:sz w:val="24"/>
        </w:rPr>
        <w:t>A standard operating procedure for the surgical implantation of transmitters in juvenile salmonids</w:t>
      </w:r>
      <w:r w:rsidRPr="003F6475">
        <w:rPr>
          <w:rFonts w:ascii="Times New Roman" w:hAnsi="Times New Roman" w:cs="Times New Roman"/>
          <w:sz w:val="24"/>
        </w:rPr>
        <w:t xml:space="preserve"> (Open-File Report Nos. 2012–1267; Open-File Report).</w:t>
      </w:r>
    </w:p>
    <w:p w14:paraId="4E9E2235"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Logan, R. K., Vaudo, J. J., Wetherbee, B. M., &amp; Shivji, M. S. (2023). Patrolling the border: Billfish exploit the hypoxic boundary created by the world’s largest oxygen minimum zone. </w:t>
      </w:r>
      <w:r w:rsidRPr="003F6475">
        <w:rPr>
          <w:rFonts w:ascii="Times New Roman" w:hAnsi="Times New Roman" w:cs="Times New Roman"/>
          <w:i/>
          <w:iCs/>
          <w:sz w:val="24"/>
        </w:rPr>
        <w:t>Journal of Animal Ecology</w:t>
      </w:r>
      <w:r w:rsidRPr="003F6475">
        <w:rPr>
          <w:rFonts w:ascii="Times New Roman" w:hAnsi="Times New Roman" w:cs="Times New Roman"/>
          <w:sz w:val="24"/>
        </w:rPr>
        <w:t xml:space="preserve">, </w:t>
      </w:r>
      <w:r w:rsidRPr="003F6475">
        <w:rPr>
          <w:rFonts w:ascii="Times New Roman" w:hAnsi="Times New Roman" w:cs="Times New Roman"/>
          <w:i/>
          <w:iCs/>
          <w:sz w:val="24"/>
        </w:rPr>
        <w:t>92</w:t>
      </w:r>
      <w:r w:rsidRPr="003F6475">
        <w:rPr>
          <w:rFonts w:ascii="Times New Roman" w:hAnsi="Times New Roman" w:cs="Times New Roman"/>
          <w:sz w:val="24"/>
        </w:rPr>
        <w:t>(8), 1658–1671. https://doi.org/10.1111/1365-2656.13940</w:t>
      </w:r>
    </w:p>
    <w:p w14:paraId="2393374D"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lastRenderedPageBreak/>
        <w:t xml:space="preserve">Maasri, A., Schechner, A. E., Erdenee, B., Dodds, W. K., Chandra, S., Gelhaus, J. K., &amp; Thorp, J. H. (2019). Does diel variation in oxygen influence taxonomic and functional diversity of stream macroinvertebrates? </w:t>
      </w:r>
      <w:r w:rsidRPr="003F6475">
        <w:rPr>
          <w:rFonts w:ascii="Times New Roman" w:hAnsi="Times New Roman" w:cs="Times New Roman"/>
          <w:i/>
          <w:iCs/>
          <w:sz w:val="24"/>
        </w:rPr>
        <w:t>Freshwater Science</w:t>
      </w:r>
      <w:r w:rsidRPr="003F6475">
        <w:rPr>
          <w:rFonts w:ascii="Times New Roman" w:hAnsi="Times New Roman" w:cs="Times New Roman"/>
          <w:sz w:val="24"/>
        </w:rPr>
        <w:t xml:space="preserve">, </w:t>
      </w:r>
      <w:r w:rsidRPr="003F6475">
        <w:rPr>
          <w:rFonts w:ascii="Times New Roman" w:hAnsi="Times New Roman" w:cs="Times New Roman"/>
          <w:i/>
          <w:iCs/>
          <w:sz w:val="24"/>
        </w:rPr>
        <w:t>38</w:t>
      </w:r>
      <w:r w:rsidRPr="003F6475">
        <w:rPr>
          <w:rFonts w:ascii="Times New Roman" w:hAnsi="Times New Roman" w:cs="Times New Roman"/>
          <w:sz w:val="24"/>
        </w:rPr>
        <w:t>(4), 692–701. https://doi.org/10.1086/705916</w:t>
      </w:r>
    </w:p>
    <w:p w14:paraId="61BD5BF6"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Mac, M. J. (1985). Effects of ration size on preferred temperature of lake charr Salvelinus namaycush. </w:t>
      </w:r>
      <w:r w:rsidRPr="003F6475">
        <w:rPr>
          <w:rFonts w:ascii="Times New Roman" w:hAnsi="Times New Roman" w:cs="Times New Roman"/>
          <w:i/>
          <w:iCs/>
          <w:sz w:val="24"/>
        </w:rPr>
        <w:t>Environmental Biology of Fishes</w:t>
      </w:r>
      <w:r w:rsidRPr="003F6475">
        <w:rPr>
          <w:rFonts w:ascii="Times New Roman" w:hAnsi="Times New Roman" w:cs="Times New Roman"/>
          <w:sz w:val="24"/>
        </w:rPr>
        <w:t xml:space="preserve">, </w:t>
      </w:r>
      <w:r w:rsidRPr="003F6475">
        <w:rPr>
          <w:rFonts w:ascii="Times New Roman" w:hAnsi="Times New Roman" w:cs="Times New Roman"/>
          <w:i/>
          <w:iCs/>
          <w:sz w:val="24"/>
        </w:rPr>
        <w:t>14</w:t>
      </w:r>
      <w:r w:rsidRPr="003F6475">
        <w:rPr>
          <w:rFonts w:ascii="Times New Roman" w:hAnsi="Times New Roman" w:cs="Times New Roman"/>
          <w:sz w:val="24"/>
        </w:rPr>
        <w:t>(2), 227–231. https://doi.org/10.1007/BF00000830</w:t>
      </w:r>
    </w:p>
    <w:p w14:paraId="387DE826"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Manly, B. F. J., McDonald, L. L., Thomas, D. L., McDonald, T. L., &amp; Erickson, W. P. (2012). Resource Selection by Animals: Statistical Design and Analysis for Field Studies. In </w:t>
      </w:r>
      <w:r w:rsidRPr="003F6475">
        <w:rPr>
          <w:rFonts w:ascii="Times New Roman" w:hAnsi="Times New Roman" w:cs="Times New Roman"/>
          <w:i/>
          <w:iCs/>
          <w:sz w:val="24"/>
        </w:rPr>
        <w:t>Introduction to resource selection studies.</w:t>
      </w:r>
      <w:r w:rsidRPr="003F6475">
        <w:rPr>
          <w:rFonts w:ascii="Times New Roman" w:hAnsi="Times New Roman" w:cs="Times New Roman"/>
          <w:sz w:val="24"/>
        </w:rPr>
        <w:t xml:space="preserve"> (pp. 1–15).</w:t>
      </w:r>
    </w:p>
    <w:p w14:paraId="513FD657"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Matthews, K. R., &amp; Berg, N. H. (1997). Rainbow trout responses to water temperature and dissolved oxygen stress in two southern California stream pools. </w:t>
      </w:r>
      <w:r w:rsidRPr="003F6475">
        <w:rPr>
          <w:rFonts w:ascii="Times New Roman" w:hAnsi="Times New Roman" w:cs="Times New Roman"/>
          <w:i/>
          <w:iCs/>
          <w:sz w:val="24"/>
        </w:rPr>
        <w:t>Journal of Fish Biology</w:t>
      </w:r>
      <w:r w:rsidRPr="003F6475">
        <w:rPr>
          <w:rFonts w:ascii="Times New Roman" w:hAnsi="Times New Roman" w:cs="Times New Roman"/>
          <w:sz w:val="24"/>
        </w:rPr>
        <w:t xml:space="preserve">, </w:t>
      </w:r>
      <w:r w:rsidRPr="003F6475">
        <w:rPr>
          <w:rFonts w:ascii="Times New Roman" w:hAnsi="Times New Roman" w:cs="Times New Roman"/>
          <w:i/>
          <w:iCs/>
          <w:sz w:val="24"/>
        </w:rPr>
        <w:t>50</w:t>
      </w:r>
      <w:r w:rsidRPr="003F6475">
        <w:rPr>
          <w:rFonts w:ascii="Times New Roman" w:hAnsi="Times New Roman" w:cs="Times New Roman"/>
          <w:sz w:val="24"/>
        </w:rPr>
        <w:t>(1), 50–67. https://doi.org/10.1111/j.1095-8649.1997.tb01339.x</w:t>
      </w:r>
    </w:p>
    <w:p w14:paraId="190EADF6"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McLaren, J. S., Van Kirk, R. W., Mabaka, A. J., Brothers, S., &amp; Budy, P. (2023). Drawdown, Habitat, and Kokanee Populations in a Western U.S. Reservoir. </w:t>
      </w:r>
      <w:r w:rsidRPr="003F6475">
        <w:rPr>
          <w:rFonts w:ascii="Times New Roman" w:hAnsi="Times New Roman" w:cs="Times New Roman"/>
          <w:i/>
          <w:iCs/>
          <w:sz w:val="24"/>
        </w:rPr>
        <w:t>North American Journal of Fisheries Management</w:t>
      </w:r>
      <w:r w:rsidRPr="003F6475">
        <w:rPr>
          <w:rFonts w:ascii="Times New Roman" w:hAnsi="Times New Roman" w:cs="Times New Roman"/>
          <w:sz w:val="24"/>
        </w:rPr>
        <w:t xml:space="preserve">, </w:t>
      </w:r>
      <w:r w:rsidRPr="003F6475">
        <w:rPr>
          <w:rFonts w:ascii="Times New Roman" w:hAnsi="Times New Roman" w:cs="Times New Roman"/>
          <w:i/>
          <w:iCs/>
          <w:sz w:val="24"/>
        </w:rPr>
        <w:t>43</w:t>
      </w:r>
      <w:r w:rsidRPr="003F6475">
        <w:rPr>
          <w:rFonts w:ascii="Times New Roman" w:hAnsi="Times New Roman" w:cs="Times New Roman"/>
          <w:sz w:val="24"/>
        </w:rPr>
        <w:t>(2), 339–351. https://doi.org/10.1002/nafm.10879</w:t>
      </w:r>
    </w:p>
    <w:p w14:paraId="63346E7D"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Metcalfe, N. B., Van Leeuwen, T. E., &amp; Killen, S. S. (2016). Does individual variation in metabolic phenotype predict fish behaviour and performance? </w:t>
      </w:r>
      <w:r w:rsidRPr="003F6475">
        <w:rPr>
          <w:rFonts w:ascii="Times New Roman" w:hAnsi="Times New Roman" w:cs="Times New Roman"/>
          <w:i/>
          <w:iCs/>
          <w:sz w:val="24"/>
        </w:rPr>
        <w:t>Journal of Fish Biology</w:t>
      </w:r>
      <w:r w:rsidRPr="003F6475">
        <w:rPr>
          <w:rFonts w:ascii="Times New Roman" w:hAnsi="Times New Roman" w:cs="Times New Roman"/>
          <w:sz w:val="24"/>
        </w:rPr>
        <w:t xml:space="preserve">, </w:t>
      </w:r>
      <w:r w:rsidRPr="003F6475">
        <w:rPr>
          <w:rFonts w:ascii="Times New Roman" w:hAnsi="Times New Roman" w:cs="Times New Roman"/>
          <w:i/>
          <w:iCs/>
          <w:sz w:val="24"/>
        </w:rPr>
        <w:t>88</w:t>
      </w:r>
      <w:r w:rsidRPr="003F6475">
        <w:rPr>
          <w:rFonts w:ascii="Times New Roman" w:hAnsi="Times New Roman" w:cs="Times New Roman"/>
          <w:sz w:val="24"/>
        </w:rPr>
        <w:t>(1), 298–321. https://doi.org/10.1111/jfb.12699</w:t>
      </w:r>
    </w:p>
    <w:p w14:paraId="6D7F8D1F"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Moran, N. P., Sánchez-Tójar, A., Schielzeth, H., &amp; Reinhold, K. (2021). Poor nutritional condition promotes high-risk behaviours: A systematic review and meta-analysis. </w:t>
      </w:r>
      <w:r w:rsidRPr="003F6475">
        <w:rPr>
          <w:rFonts w:ascii="Times New Roman" w:hAnsi="Times New Roman" w:cs="Times New Roman"/>
          <w:i/>
          <w:iCs/>
          <w:sz w:val="24"/>
        </w:rPr>
        <w:t>Biological Reviews</w:t>
      </w:r>
      <w:r w:rsidRPr="003F6475">
        <w:rPr>
          <w:rFonts w:ascii="Times New Roman" w:hAnsi="Times New Roman" w:cs="Times New Roman"/>
          <w:sz w:val="24"/>
        </w:rPr>
        <w:t xml:space="preserve">, </w:t>
      </w:r>
      <w:r w:rsidRPr="003F6475">
        <w:rPr>
          <w:rFonts w:ascii="Times New Roman" w:hAnsi="Times New Roman" w:cs="Times New Roman"/>
          <w:i/>
          <w:iCs/>
          <w:sz w:val="24"/>
        </w:rPr>
        <w:t>96</w:t>
      </w:r>
      <w:r w:rsidRPr="003F6475">
        <w:rPr>
          <w:rFonts w:ascii="Times New Roman" w:hAnsi="Times New Roman" w:cs="Times New Roman"/>
          <w:sz w:val="24"/>
        </w:rPr>
        <w:t>(1), 269–288. https://doi.org/10.1111/brv.12655</w:t>
      </w:r>
    </w:p>
    <w:p w14:paraId="5155C4B0"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lastRenderedPageBreak/>
        <w:t xml:space="preserve">Oregon Department of Environmental Quality. (2007). </w:t>
      </w:r>
      <w:r w:rsidRPr="003F6475">
        <w:rPr>
          <w:rFonts w:ascii="Times New Roman" w:hAnsi="Times New Roman" w:cs="Times New Roman"/>
          <w:i/>
          <w:iCs/>
          <w:sz w:val="24"/>
        </w:rPr>
        <w:t>Water quality standards: Beneficial uses, policies, and criteria for Oregon—Temperature.</w:t>
      </w:r>
      <w:r w:rsidRPr="003F6475">
        <w:rPr>
          <w:rFonts w:ascii="Times New Roman" w:hAnsi="Times New Roman" w:cs="Times New Roman"/>
          <w:sz w:val="24"/>
        </w:rPr>
        <w:t xml:space="preserve"> (Nos. 340-041–0028).</w:t>
      </w:r>
    </w:p>
    <w:p w14:paraId="62677977"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Palmer, M., &amp; Ruhi, A. (2019). Linkages between flow regime, biota, and ecosystem processes: Implications for river restoration. </w:t>
      </w:r>
      <w:r w:rsidRPr="003F6475">
        <w:rPr>
          <w:rFonts w:ascii="Times New Roman" w:hAnsi="Times New Roman" w:cs="Times New Roman"/>
          <w:i/>
          <w:iCs/>
          <w:sz w:val="24"/>
        </w:rPr>
        <w:t>Science</w:t>
      </w:r>
      <w:r w:rsidRPr="003F6475">
        <w:rPr>
          <w:rFonts w:ascii="Times New Roman" w:hAnsi="Times New Roman" w:cs="Times New Roman"/>
          <w:sz w:val="24"/>
        </w:rPr>
        <w:t xml:space="preserve">, </w:t>
      </w:r>
      <w:r w:rsidRPr="003F6475">
        <w:rPr>
          <w:rFonts w:ascii="Times New Roman" w:hAnsi="Times New Roman" w:cs="Times New Roman"/>
          <w:i/>
          <w:iCs/>
          <w:sz w:val="24"/>
        </w:rPr>
        <w:t>365</w:t>
      </w:r>
      <w:r w:rsidRPr="003F6475">
        <w:rPr>
          <w:rFonts w:ascii="Times New Roman" w:hAnsi="Times New Roman" w:cs="Times New Roman"/>
          <w:sz w:val="24"/>
        </w:rPr>
        <w:t>(6459), eaaw2087. https://doi.org/10.1126/science.aaw2087</w:t>
      </w:r>
    </w:p>
    <w:p w14:paraId="36ABA8CA"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Poole, G. C., &amp; Berman, C. H. (2001). An Ecological Perspective on In-Stream Temperature: Natural Heat Dynamics and Mechanisms of Human-CausedThermal Degradation. </w:t>
      </w:r>
      <w:r w:rsidRPr="003F6475">
        <w:rPr>
          <w:rFonts w:ascii="Times New Roman" w:hAnsi="Times New Roman" w:cs="Times New Roman"/>
          <w:i/>
          <w:iCs/>
          <w:sz w:val="24"/>
        </w:rPr>
        <w:t>Environmental Management</w:t>
      </w:r>
      <w:r w:rsidRPr="003F6475">
        <w:rPr>
          <w:rFonts w:ascii="Times New Roman" w:hAnsi="Times New Roman" w:cs="Times New Roman"/>
          <w:sz w:val="24"/>
        </w:rPr>
        <w:t xml:space="preserve">, </w:t>
      </w:r>
      <w:r w:rsidRPr="003F6475">
        <w:rPr>
          <w:rFonts w:ascii="Times New Roman" w:hAnsi="Times New Roman" w:cs="Times New Roman"/>
          <w:i/>
          <w:iCs/>
          <w:sz w:val="24"/>
        </w:rPr>
        <w:t>27</w:t>
      </w:r>
      <w:r w:rsidRPr="003F6475">
        <w:rPr>
          <w:rFonts w:ascii="Times New Roman" w:hAnsi="Times New Roman" w:cs="Times New Roman"/>
          <w:sz w:val="24"/>
        </w:rPr>
        <w:t>(6), 787–802. https://doi.org/10.1007/s002670010188</w:t>
      </w:r>
    </w:p>
    <w:p w14:paraId="72773010"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Scheuerell, M. D., &amp; Schindler, D. E. (2003). Diel Vertical Migration by Juvenile Sockeye Salmon: Empirical Evidence for the Antipredation Window. </w:t>
      </w:r>
      <w:r w:rsidRPr="003F6475">
        <w:rPr>
          <w:rFonts w:ascii="Times New Roman" w:hAnsi="Times New Roman" w:cs="Times New Roman"/>
          <w:i/>
          <w:iCs/>
          <w:sz w:val="24"/>
        </w:rPr>
        <w:t>Ecology</w:t>
      </w:r>
      <w:r w:rsidRPr="003F6475">
        <w:rPr>
          <w:rFonts w:ascii="Times New Roman" w:hAnsi="Times New Roman" w:cs="Times New Roman"/>
          <w:sz w:val="24"/>
        </w:rPr>
        <w:t xml:space="preserve">, </w:t>
      </w:r>
      <w:r w:rsidRPr="003F6475">
        <w:rPr>
          <w:rFonts w:ascii="Times New Roman" w:hAnsi="Times New Roman" w:cs="Times New Roman"/>
          <w:i/>
          <w:iCs/>
          <w:sz w:val="24"/>
        </w:rPr>
        <w:t>84</w:t>
      </w:r>
      <w:r w:rsidRPr="003F6475">
        <w:rPr>
          <w:rFonts w:ascii="Times New Roman" w:hAnsi="Times New Roman" w:cs="Times New Roman"/>
          <w:sz w:val="24"/>
        </w:rPr>
        <w:t>(7), 1713–1720. https://doi.org/10.1890/0012-9658(2003)084[1713:DVMBJS]2.0.CO;2</w:t>
      </w:r>
    </w:p>
    <w:p w14:paraId="617BB81E"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Sogard, S. M., &amp; Olla, O. (1996). Food deprivation affects vertical distribution and activity of a marine fish in a thermal gradient: Potential energy-conserving mechanisms. </w:t>
      </w:r>
      <w:r w:rsidRPr="003F6475">
        <w:rPr>
          <w:rFonts w:ascii="Times New Roman" w:hAnsi="Times New Roman" w:cs="Times New Roman"/>
          <w:i/>
          <w:iCs/>
          <w:sz w:val="24"/>
        </w:rPr>
        <w:t>Marine Ecology Progress Series</w:t>
      </w:r>
      <w:r w:rsidRPr="003F6475">
        <w:rPr>
          <w:rFonts w:ascii="Times New Roman" w:hAnsi="Times New Roman" w:cs="Times New Roman"/>
          <w:sz w:val="24"/>
        </w:rPr>
        <w:t xml:space="preserve">, </w:t>
      </w:r>
      <w:r w:rsidRPr="003F6475">
        <w:rPr>
          <w:rFonts w:ascii="Times New Roman" w:hAnsi="Times New Roman" w:cs="Times New Roman"/>
          <w:i/>
          <w:iCs/>
          <w:sz w:val="24"/>
        </w:rPr>
        <w:t>133</w:t>
      </w:r>
      <w:r w:rsidRPr="003F6475">
        <w:rPr>
          <w:rFonts w:ascii="Times New Roman" w:hAnsi="Times New Roman" w:cs="Times New Roman"/>
          <w:sz w:val="24"/>
        </w:rPr>
        <w:t>, 43–55. https://doi.org/10.3354/meps133043</w:t>
      </w:r>
    </w:p>
    <w:p w14:paraId="62533CB9"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Sullivan, A. B., Jager, H. I., &amp; Myers, R. (2003). Modeling white sturgeon movement in a reservoir: The effect of water quality and sturgeon density. </w:t>
      </w:r>
      <w:r w:rsidRPr="003F6475">
        <w:rPr>
          <w:rFonts w:ascii="Times New Roman" w:hAnsi="Times New Roman" w:cs="Times New Roman"/>
          <w:i/>
          <w:iCs/>
          <w:sz w:val="24"/>
        </w:rPr>
        <w:t>Ecological Modelling</w:t>
      </w:r>
      <w:r w:rsidRPr="003F6475">
        <w:rPr>
          <w:rFonts w:ascii="Times New Roman" w:hAnsi="Times New Roman" w:cs="Times New Roman"/>
          <w:sz w:val="24"/>
        </w:rPr>
        <w:t xml:space="preserve">, </w:t>
      </w:r>
      <w:r w:rsidRPr="003F6475">
        <w:rPr>
          <w:rFonts w:ascii="Times New Roman" w:hAnsi="Times New Roman" w:cs="Times New Roman"/>
          <w:i/>
          <w:iCs/>
          <w:sz w:val="24"/>
        </w:rPr>
        <w:t>167</w:t>
      </w:r>
      <w:r w:rsidRPr="003F6475">
        <w:rPr>
          <w:rFonts w:ascii="Times New Roman" w:hAnsi="Times New Roman" w:cs="Times New Roman"/>
          <w:sz w:val="24"/>
        </w:rPr>
        <w:t>(1–2), 97–114. https://doi.org/10.1016/S0304-3800(03)00169-8</w:t>
      </w:r>
    </w:p>
    <w:p w14:paraId="2E4D7FA4"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Swales, S. (2006). A Review of Factors Affecting the Distribution and Abundance of Rainbow Trout (Oncorhynchus mykiss Walbaum) in Lake and Reservoir Systems. </w:t>
      </w:r>
      <w:r w:rsidRPr="003F6475">
        <w:rPr>
          <w:rFonts w:ascii="Times New Roman" w:hAnsi="Times New Roman" w:cs="Times New Roman"/>
          <w:i/>
          <w:iCs/>
          <w:sz w:val="24"/>
        </w:rPr>
        <w:t>Lake and Reservoir Management</w:t>
      </w:r>
      <w:r w:rsidRPr="003F6475">
        <w:rPr>
          <w:rFonts w:ascii="Times New Roman" w:hAnsi="Times New Roman" w:cs="Times New Roman"/>
          <w:sz w:val="24"/>
        </w:rPr>
        <w:t xml:space="preserve">, </w:t>
      </w:r>
      <w:r w:rsidRPr="003F6475">
        <w:rPr>
          <w:rFonts w:ascii="Times New Roman" w:hAnsi="Times New Roman" w:cs="Times New Roman"/>
          <w:i/>
          <w:iCs/>
          <w:sz w:val="24"/>
        </w:rPr>
        <w:t>22</w:t>
      </w:r>
      <w:r w:rsidRPr="003F6475">
        <w:rPr>
          <w:rFonts w:ascii="Times New Roman" w:hAnsi="Times New Roman" w:cs="Times New Roman"/>
          <w:sz w:val="24"/>
        </w:rPr>
        <w:t>(2), 167–178. https://doi.org/10.1080/07438140609353894</w:t>
      </w:r>
    </w:p>
    <w:p w14:paraId="6E2688C6"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Turnbull, J. F., North, B. P., Ellis, T., Adams, C. E., Bron, J., MacIntyre, C. M., &amp; Huntingford, F. A. (2008). Stocky density and the welfare of farmed salmonids. In </w:t>
      </w:r>
      <w:r w:rsidRPr="003F6475">
        <w:rPr>
          <w:rFonts w:ascii="Times New Roman" w:hAnsi="Times New Roman" w:cs="Times New Roman"/>
          <w:i/>
          <w:iCs/>
          <w:sz w:val="24"/>
        </w:rPr>
        <w:t>Fish Welfare</w:t>
      </w:r>
      <w:r w:rsidRPr="003F6475">
        <w:rPr>
          <w:rFonts w:ascii="Times New Roman" w:hAnsi="Times New Roman" w:cs="Times New Roman"/>
          <w:sz w:val="24"/>
        </w:rPr>
        <w:t xml:space="preserve"> (pp. 111–120). Blackwell Publishing Ltd.</w:t>
      </w:r>
    </w:p>
    <w:p w14:paraId="5759F7BC"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lastRenderedPageBreak/>
        <w:t xml:space="preserve">USEPA. (1987). </w:t>
      </w:r>
      <w:r w:rsidRPr="003F6475">
        <w:rPr>
          <w:rFonts w:ascii="Times New Roman" w:hAnsi="Times New Roman" w:cs="Times New Roman"/>
          <w:i/>
          <w:iCs/>
          <w:sz w:val="24"/>
        </w:rPr>
        <w:t>Quality Criteria for Water 1986: The Gold Book</w:t>
      </w:r>
      <w:r w:rsidRPr="003F6475">
        <w:rPr>
          <w:rFonts w:ascii="Times New Roman" w:hAnsi="Times New Roman" w:cs="Times New Roman"/>
          <w:sz w:val="24"/>
        </w:rPr>
        <w:t>. US Environmental Protection Agency. https://www.epa.gov/sites/static/files/2018-10/documents/quality-criteria-water-1986.pdf</w:t>
      </w:r>
    </w:p>
    <w:p w14:paraId="3181BF0A"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Van der Graaf, A. J., Stahl, J., Klimkowska, A., Bakker, J. P., &amp; Drent, R. H. (2006). Surfing on a green wave—How plant growth drives spring migration in the Barnacle Goose Branta leucopsis. </w:t>
      </w:r>
      <w:r w:rsidRPr="003F6475">
        <w:rPr>
          <w:rFonts w:ascii="Times New Roman" w:hAnsi="Times New Roman" w:cs="Times New Roman"/>
          <w:i/>
          <w:iCs/>
          <w:sz w:val="24"/>
        </w:rPr>
        <w:t>Ardea-Wageningen</w:t>
      </w:r>
      <w:r w:rsidRPr="003F6475">
        <w:rPr>
          <w:rFonts w:ascii="Times New Roman" w:hAnsi="Times New Roman" w:cs="Times New Roman"/>
          <w:sz w:val="24"/>
        </w:rPr>
        <w:t xml:space="preserve">, </w:t>
      </w:r>
      <w:r w:rsidRPr="003F6475">
        <w:rPr>
          <w:rFonts w:ascii="Times New Roman" w:hAnsi="Times New Roman" w:cs="Times New Roman"/>
          <w:i/>
          <w:iCs/>
          <w:sz w:val="24"/>
        </w:rPr>
        <w:t>94</w:t>
      </w:r>
      <w:r w:rsidRPr="003F6475">
        <w:rPr>
          <w:rFonts w:ascii="Times New Roman" w:hAnsi="Times New Roman" w:cs="Times New Roman"/>
          <w:sz w:val="24"/>
        </w:rPr>
        <w:t>(3), 567.</w:t>
      </w:r>
    </w:p>
    <w:p w14:paraId="598AB102"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Wallick, J. R., Jones, K. L., O’Connor, J. E., Keith, M. K., Hulse, D., &amp; Gregory, S. (2013). </w:t>
      </w:r>
      <w:r w:rsidRPr="003F6475">
        <w:rPr>
          <w:rFonts w:ascii="Times New Roman" w:hAnsi="Times New Roman" w:cs="Times New Roman"/>
          <w:i/>
          <w:iCs/>
          <w:sz w:val="24"/>
        </w:rPr>
        <w:t>Geomorphic and Vegetation Processes of the Willamette  River Floodplain, Oregon—Current Understanding and  Unanswered Questions</w:t>
      </w:r>
      <w:r w:rsidRPr="003F6475">
        <w:rPr>
          <w:rFonts w:ascii="Times New Roman" w:hAnsi="Times New Roman" w:cs="Times New Roman"/>
          <w:sz w:val="24"/>
        </w:rPr>
        <w:t xml:space="preserve"> (Open-File Report) [Open-File Report].</w:t>
      </w:r>
    </w:p>
    <w:p w14:paraId="38B5736B"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Williams, K. J., Cassidy, A. A., Verhille, C. E., Lamarre, S. G., &amp; MacCormack, T. J. (2019). Diel cycling hypoxia enhances hypoxia tolerance in rainbow trout (Oncorhynchus mykiss): Evidence of physiological and metabolic plasticity. </w:t>
      </w:r>
      <w:r w:rsidRPr="003F6475">
        <w:rPr>
          <w:rFonts w:ascii="Times New Roman" w:hAnsi="Times New Roman" w:cs="Times New Roman"/>
          <w:i/>
          <w:iCs/>
          <w:sz w:val="24"/>
        </w:rPr>
        <w:t>Journal of Experimental Biology</w:t>
      </w:r>
      <w:r w:rsidRPr="003F6475">
        <w:rPr>
          <w:rFonts w:ascii="Times New Roman" w:hAnsi="Times New Roman" w:cs="Times New Roman"/>
          <w:sz w:val="24"/>
        </w:rPr>
        <w:t xml:space="preserve">, </w:t>
      </w:r>
      <w:r w:rsidRPr="003F6475">
        <w:rPr>
          <w:rFonts w:ascii="Times New Roman" w:hAnsi="Times New Roman" w:cs="Times New Roman"/>
          <w:i/>
          <w:iCs/>
          <w:sz w:val="24"/>
        </w:rPr>
        <w:t>222</w:t>
      </w:r>
      <w:r w:rsidRPr="003F6475">
        <w:rPr>
          <w:rFonts w:ascii="Times New Roman" w:hAnsi="Times New Roman" w:cs="Times New Roman"/>
          <w:sz w:val="24"/>
        </w:rPr>
        <w:t>(14), jeb206045. https://doi.org/10.1242/jeb.206045</w:t>
      </w:r>
    </w:p>
    <w:p w14:paraId="2419939C"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Wood, S. N. (2004). Stable and Efficient Multiple Smoothing Parameter Estimation for Generalized Additive Models. </w:t>
      </w:r>
      <w:r w:rsidRPr="003F6475">
        <w:rPr>
          <w:rFonts w:ascii="Times New Roman" w:hAnsi="Times New Roman" w:cs="Times New Roman"/>
          <w:i/>
          <w:iCs/>
          <w:sz w:val="24"/>
        </w:rPr>
        <w:t>Journal of the American Statistical Association</w:t>
      </w:r>
      <w:r w:rsidRPr="003F6475">
        <w:rPr>
          <w:rFonts w:ascii="Times New Roman" w:hAnsi="Times New Roman" w:cs="Times New Roman"/>
          <w:sz w:val="24"/>
        </w:rPr>
        <w:t xml:space="preserve">, </w:t>
      </w:r>
      <w:r w:rsidRPr="003F6475">
        <w:rPr>
          <w:rFonts w:ascii="Times New Roman" w:hAnsi="Times New Roman" w:cs="Times New Roman"/>
          <w:i/>
          <w:iCs/>
          <w:sz w:val="24"/>
        </w:rPr>
        <w:t>99</w:t>
      </w:r>
      <w:r w:rsidRPr="003F6475">
        <w:rPr>
          <w:rFonts w:ascii="Times New Roman" w:hAnsi="Times New Roman" w:cs="Times New Roman"/>
          <w:sz w:val="24"/>
        </w:rPr>
        <w:t>(467), 673–686. https://doi.org/10.1198/016214504000000980</w:t>
      </w:r>
    </w:p>
    <w:p w14:paraId="044082F2" w14:textId="77777777" w:rsidR="003F6475" w:rsidRPr="003F6475" w:rsidRDefault="003F6475" w:rsidP="003F6475">
      <w:pPr>
        <w:pStyle w:val="Bibliography"/>
        <w:rPr>
          <w:rFonts w:ascii="Times New Roman" w:hAnsi="Times New Roman" w:cs="Times New Roman"/>
          <w:sz w:val="24"/>
        </w:rPr>
      </w:pPr>
      <w:r w:rsidRPr="003F6475">
        <w:rPr>
          <w:rFonts w:ascii="Times New Roman" w:hAnsi="Times New Roman" w:cs="Times New Roman"/>
          <w:sz w:val="24"/>
        </w:rPr>
        <w:t xml:space="preserve">Zarnetske, J. P., Haggerty, R., Wondzell, S. M., &amp; Baker, M. A. (2011). Dynamics of nitrate production and removal as a function of residence time in the hyporheic zone. </w:t>
      </w:r>
      <w:r w:rsidRPr="003F6475">
        <w:rPr>
          <w:rFonts w:ascii="Times New Roman" w:hAnsi="Times New Roman" w:cs="Times New Roman"/>
          <w:i/>
          <w:iCs/>
          <w:sz w:val="24"/>
        </w:rPr>
        <w:t>Journal of Geophysical Research: Biogeosciences</w:t>
      </w:r>
      <w:r w:rsidRPr="003F6475">
        <w:rPr>
          <w:rFonts w:ascii="Times New Roman" w:hAnsi="Times New Roman" w:cs="Times New Roman"/>
          <w:sz w:val="24"/>
        </w:rPr>
        <w:t xml:space="preserve">, </w:t>
      </w:r>
      <w:r w:rsidRPr="003F6475">
        <w:rPr>
          <w:rFonts w:ascii="Times New Roman" w:hAnsi="Times New Roman" w:cs="Times New Roman"/>
          <w:i/>
          <w:iCs/>
          <w:sz w:val="24"/>
        </w:rPr>
        <w:t>116</w:t>
      </w:r>
      <w:r w:rsidRPr="003F6475">
        <w:rPr>
          <w:rFonts w:ascii="Times New Roman" w:hAnsi="Times New Roman" w:cs="Times New Roman"/>
          <w:sz w:val="24"/>
        </w:rPr>
        <w:t>(G1). https://doi.org/10.1029/2010JG001356</w:t>
      </w:r>
    </w:p>
    <w:p w14:paraId="269A2BC9" w14:textId="6AF7E86E" w:rsidR="00AB3B4C" w:rsidRPr="00AB3B4C" w:rsidRDefault="000E0084" w:rsidP="00132F8D">
      <w:pPr>
        <w:pStyle w:val="Default"/>
        <w:spacing w:line="480" w:lineRule="auto"/>
      </w:pPr>
      <w:r>
        <w:fldChar w:fldCharType="end"/>
      </w:r>
    </w:p>
    <w:sectPr w:rsidR="00AB3B4C" w:rsidRPr="00AB3B4C"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OBOTA Daniel * DEQ" w:date="2025-02-06T16:00:00Z" w:initials="DS">
    <w:p w14:paraId="7574D5BA" w14:textId="77777777" w:rsidR="00B273FC" w:rsidRDefault="00B273FC" w:rsidP="00B273FC">
      <w:pPr>
        <w:pStyle w:val="CommentText"/>
      </w:pPr>
      <w:r>
        <w:rPr>
          <w:rStyle w:val="CommentReference"/>
        </w:rPr>
        <w:annotationRef/>
      </w:r>
      <w:r>
        <w:t>True for systems where and when productivity drive DO concentration and saturation; but not for systems when and where temperature alone influences DO concentration.</w:t>
      </w:r>
    </w:p>
  </w:comment>
  <w:comment w:id="3" w:author="Ebersole, Joe" w:date="2025-02-11T14:15:00Z" w:initials="JE">
    <w:p w14:paraId="1DFDC5E5" w14:textId="77777777" w:rsidR="00B06077" w:rsidRDefault="00593D6E" w:rsidP="00B06077">
      <w:pPr>
        <w:pStyle w:val="CommentText"/>
      </w:pPr>
      <w:r>
        <w:rPr>
          <w:rStyle w:val="CommentReference"/>
        </w:rPr>
        <w:annotationRef/>
      </w:r>
      <w:r w:rsidR="00B06077">
        <w:t>Added qualifier “often” since many aquatic systems sustain sufficient autotrophic productivity for this to be a widespread dynamic</w:t>
      </w:r>
    </w:p>
  </w:comment>
  <w:comment w:id="13" w:author="Matt Kaylor" w:date="2025-01-10T14:29:00Z" w:initials="MK">
    <w:p w14:paraId="72835790" w14:textId="65069BD3" w:rsidR="008036E7" w:rsidRDefault="008036E7" w:rsidP="008036E7">
      <w:pPr>
        <w:pStyle w:val="CommentText"/>
      </w:pPr>
      <w:r>
        <w:rPr>
          <w:rStyle w:val="CommentReference"/>
        </w:rPr>
        <w:annotationRef/>
      </w:r>
      <w:r>
        <w:t>Not sure of the target journal, but assume they require separating into intro, methods, results, etc. If so, the highlighted text could probably be moved down to 3. I think it would be cleaner to start this paragraph with a broader statement of what you did, such as “We used two approaches to evaluate how fish balance diurnal changes in DO and temperature within thermal refuges of large river: 1) simulation of temperature- vs oxygen-maximizing strategies using empirical environmental data and 2) an in situ experiment evaluating fish thermal and depth use within thermally-stratified enclosures.”</w:t>
      </w:r>
    </w:p>
  </w:comment>
  <w:comment w:id="14" w:author="Barrett, Hannah" w:date="2025-02-20T17:27:00Z" w:initials="HB">
    <w:p w14:paraId="5A437D8D" w14:textId="77777777" w:rsidR="007B5F4F" w:rsidRDefault="007B5F4F" w:rsidP="007B5F4F">
      <w:pPr>
        <w:pStyle w:val="CommentText"/>
      </w:pPr>
      <w:r>
        <w:rPr>
          <w:rStyle w:val="CommentReference"/>
        </w:rPr>
        <w:annotationRef/>
      </w:r>
      <w:r>
        <w:t>Abstract has been reworked to better fit JAE format</w:t>
      </w:r>
    </w:p>
  </w:comment>
  <w:comment w:id="18" w:author="Matt Kaylor" w:date="2025-01-10T14:29:00Z" w:initials="MK">
    <w:p w14:paraId="49218E7C" w14:textId="659B1B58" w:rsidR="007B5F4F" w:rsidRDefault="007B5F4F" w:rsidP="007B5F4F">
      <w:pPr>
        <w:pStyle w:val="CommentText"/>
      </w:pPr>
      <w:r>
        <w:rPr>
          <w:rStyle w:val="CommentReference"/>
        </w:rPr>
        <w:annotationRef/>
      </w:r>
      <w:r>
        <w:t>Not sure of the target journal, but assume they require separating into intro, methods, results, etc. If so, the highlighted text could probably be moved down to 3. I think it would be cleaner to start this paragraph with a broader statement of what you did, such as “We used two approaches to evaluate how fish balance diurnal changes in DO and temperature within thermal refuges of large river: 1) simulation of temperature- vs oxygen-maximizing strategies using empirical environmental data and 2) an in situ experiment evaluating fish thermal and depth use within thermally-stratified enclosures.”</w:t>
      </w:r>
    </w:p>
  </w:comment>
  <w:comment w:id="25" w:author="Barrett, Hannah" w:date="2025-01-10T08:32:00Z" w:initials="HB">
    <w:p w14:paraId="3653D2A2" w14:textId="6058B033" w:rsidR="00023B96" w:rsidRDefault="00023B96" w:rsidP="00023B96">
      <w:pPr>
        <w:pStyle w:val="CommentText"/>
      </w:pPr>
      <w:r>
        <w:rPr>
          <w:rStyle w:val="CommentReference"/>
        </w:rPr>
        <w:annotationRef/>
      </w:r>
      <w:r>
        <w:t>Notes from JE that still need to be incorporated:</w:t>
      </w:r>
    </w:p>
    <w:p w14:paraId="48C44FF1" w14:textId="77777777" w:rsidR="00023B96" w:rsidRDefault="00023B96" w:rsidP="00023B96">
      <w:pPr>
        <w:pStyle w:val="CommentText"/>
      </w:pPr>
    </w:p>
    <w:p w14:paraId="2E3BA825" w14:textId="77777777" w:rsidR="00023B96" w:rsidRDefault="00023B96" w:rsidP="00023B96">
      <w:pPr>
        <w:pStyle w:val="CommentText"/>
      </w:pPr>
      <w:r>
        <w:t>Addition to discussion:</w:t>
      </w:r>
    </w:p>
    <w:p w14:paraId="41AE53E1" w14:textId="77777777" w:rsidR="00023B96" w:rsidRDefault="00023B96" w:rsidP="00023B96">
      <w:pPr>
        <w:pStyle w:val="CommentText"/>
      </w:pPr>
      <w:r>
        <w:t xml:space="preserve">But see Elliot 2000 </w:t>
      </w:r>
    </w:p>
    <w:p w14:paraId="57D4C0AB" w14:textId="77777777" w:rsidR="00023B96" w:rsidRDefault="00023B96" w:rsidP="00023B96">
      <w:pPr>
        <w:pStyle w:val="CommentText"/>
      </w:pPr>
      <w:r>
        <w:t>Elliott, J. M. 2000. Pools as refugia for brown trout during two summer droughts: trout responses to thermal and oxygen stress. Journal of Fish Biology 56:938-948.</w:t>
      </w:r>
    </w:p>
    <w:p w14:paraId="17F04979" w14:textId="77777777" w:rsidR="00023B96" w:rsidRDefault="00023B96" w:rsidP="00023B96">
      <w:pPr>
        <w:pStyle w:val="CommentText"/>
      </w:pPr>
      <w:r>
        <w:t xml:space="preserve">“Trout preferred lower temperatures near the pool bottom rather than higher oxygen concentrations near the surface, but some fish moved towards the surface at night when the pool cooled slightly. These field results were discussed in relation to lethal values recorded for brown trout in the laboratory, and there was general agreement between field and laboratory values. Trout in the drought years occurred at temperatures close to, or below, the incipient lethal value of 24·7° C (+0·5) and also at the highest oxygen concentrations, but only when these were at temperatures below the incipient lethal value. </w:t>
      </w:r>
    </w:p>
    <w:p w14:paraId="783F6944" w14:textId="77777777" w:rsidR="00023B96" w:rsidRDefault="00023B96" w:rsidP="00023B96">
      <w:pPr>
        <w:pStyle w:val="CommentText"/>
      </w:pPr>
    </w:p>
    <w:p w14:paraId="33B64C64" w14:textId="77777777" w:rsidR="00023B96" w:rsidRDefault="00023B96" w:rsidP="00023B96">
      <w:pPr>
        <w:pStyle w:val="CommentText"/>
      </w:pPr>
      <w:r>
        <w:t>Figures:</w:t>
      </w:r>
    </w:p>
    <w:p w14:paraId="739D6760" w14:textId="77777777" w:rsidR="00023B96" w:rsidRDefault="00023B96" w:rsidP="00023B96">
      <w:pPr>
        <w:pStyle w:val="CommentText"/>
      </w:pPr>
      <w:r>
        <w:t>Map supplemental figure</w:t>
      </w:r>
    </w:p>
    <w:p w14:paraId="7893BFEA" w14:textId="77777777" w:rsidR="00023B96" w:rsidRDefault="00023B96" w:rsidP="00023B96">
      <w:pPr>
        <w:pStyle w:val="CommentText"/>
      </w:pPr>
      <w:r>
        <w:t>Array supplemental figure</w:t>
      </w:r>
    </w:p>
    <w:p w14:paraId="57365F87" w14:textId="77777777" w:rsidR="00023B96" w:rsidRDefault="00023B96" w:rsidP="00023B96">
      <w:pPr>
        <w:pStyle w:val="CommentText"/>
      </w:pPr>
    </w:p>
    <w:p w14:paraId="5BFBB10E" w14:textId="77777777" w:rsidR="00023B96" w:rsidRDefault="00023B96" w:rsidP="00023B96">
      <w:pPr>
        <w:pStyle w:val="CommentText"/>
      </w:pPr>
      <w:r>
        <w:t>Additional citations:</w:t>
      </w:r>
    </w:p>
    <w:p w14:paraId="431F75C0" w14:textId="77777777" w:rsidR="00023B96" w:rsidRDefault="00023B96" w:rsidP="00023B96">
      <w:pPr>
        <w:pStyle w:val="CommentText"/>
      </w:pPr>
      <w:r>
        <w:t>Also to consider: Mejia et al. 2022, Railsback 2024, Elliot 2000, Nielsen 94, Coutant, Kurylyk, LInnansaari</w:t>
      </w:r>
    </w:p>
  </w:comment>
  <w:comment w:id="26" w:author="Ebersole, Joe" w:date="2025-02-13T07:52:00Z" w:initials="JE">
    <w:p w14:paraId="3B7CC44D" w14:textId="77777777" w:rsidR="00DB15A0" w:rsidRDefault="00DB15A0" w:rsidP="00DB15A0">
      <w:pPr>
        <w:pStyle w:val="CommentText"/>
        <w:ind w:left="720"/>
      </w:pPr>
      <w:r>
        <w:rPr>
          <w:rStyle w:val="CommentReference"/>
        </w:rPr>
        <w:annotationRef/>
      </w:r>
      <w:r>
        <w:t xml:space="preserve">And another one I just saw: Plumb, J. M., and P. J. Blanchfield. 2009. Performance of temperature and dissolved oxygen criteria to predict habitat use by lake trout (Salvelinus namaycush)This paper is part of the series “Forty Years of Aquatic Research at the Experimental Lakes Area”. Canadian Journal of Fisheries and Aquatic Sciences </w:t>
      </w:r>
      <w:r>
        <w:rPr>
          <w:b/>
          <w:bCs/>
        </w:rPr>
        <w:t>66</w:t>
      </w:r>
      <w:r>
        <w:t>:2011-2023.</w:t>
      </w:r>
    </w:p>
  </w:comment>
  <w:comment w:id="27" w:author="Barrett, Hannah" w:date="2025-02-20T17:34:00Z" w:initials="HB">
    <w:p w14:paraId="360ADB6B" w14:textId="77777777" w:rsidR="00D43E97" w:rsidRDefault="00D43E97" w:rsidP="00D43E97">
      <w:pPr>
        <w:pStyle w:val="CommentText"/>
      </w:pPr>
      <w:r>
        <w:rPr>
          <w:rStyle w:val="CommentReference"/>
        </w:rPr>
        <w:annotationRef/>
      </w:r>
      <w:r>
        <w:t>Additional potential citations:</w:t>
      </w:r>
    </w:p>
    <w:p w14:paraId="5990741B" w14:textId="77777777" w:rsidR="00D43E97" w:rsidRDefault="00D43E97" w:rsidP="00D43E97">
      <w:pPr>
        <w:pStyle w:val="CommentText"/>
      </w:pPr>
      <w:r>
        <w:t>Also to consider: Mejia et al. 2022, Railsback 2024, Elliot 2000, Nielsen 94, Coutant, Kurylyk, Linnansaari</w:t>
      </w:r>
    </w:p>
    <w:p w14:paraId="1B5CE37A" w14:textId="77777777" w:rsidR="00D43E97" w:rsidRDefault="00D43E97" w:rsidP="00D43E97">
      <w:pPr>
        <w:pStyle w:val="CommentText"/>
      </w:pPr>
      <w:r>
        <w:t xml:space="preserve">And another one I just saw: Plumb, J. M., and P. J. Blanchfield. 2009. Performance of temperature and dissolved oxygen criteria to predict habitat use by lake trout (Salvelinus namaycush)This paper is part of the series “Forty Years of Aquatic Research at the Experimental Lakes Area”. Canadian Journal of Fisheries and Aquatic Sciences </w:t>
      </w:r>
      <w:r>
        <w:rPr>
          <w:b/>
          <w:bCs/>
        </w:rPr>
        <w:t>66</w:t>
      </w:r>
      <w:r>
        <w:t>:2011-2023.</w:t>
      </w:r>
    </w:p>
  </w:comment>
  <w:comment w:id="28" w:author="Armstrong, Jonathan B" w:date="2024-06-27T13:08:00Z" w:initials="JA">
    <w:p w14:paraId="39521CC6" w14:textId="79C86F45"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31" w:author="Jessi Kershner" w:date="2024-09-23T10:24:00Z" w:initials="JMK">
    <w:p w14:paraId="5A99D1FD" w14:textId="5BEE598C"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29" w:author="Armstrong, Jonathan B" w:date="2024-12-26T12:22:00Z" w:initials="JA">
    <w:p w14:paraId="3AAFA990" w14:textId="77777777" w:rsidR="00CC28BB" w:rsidRDefault="00CC28BB" w:rsidP="00CC28BB">
      <w:r>
        <w:rPr>
          <w:rStyle w:val="CommentReference"/>
        </w:rPr>
        <w:annotationRef/>
      </w:r>
      <w:r>
        <w:rPr>
          <w:color w:val="000000"/>
          <w:sz w:val="20"/>
          <w:szCs w:val="20"/>
        </w:rPr>
        <w:t>I liked the introduction of resources waves, but I felt it took the introduction into a different direction and needed a concluding sentence to get back on course</w:t>
      </w:r>
    </w:p>
  </w:comment>
  <w:comment w:id="30" w:author="Armstrong, Jonathan B" w:date="2024-12-26T12:22:00Z" w:initials="JA">
    <w:p w14:paraId="46551188" w14:textId="77777777" w:rsidR="00CC28BB" w:rsidRDefault="00CC28BB" w:rsidP="00CC28BB">
      <w:r>
        <w:rPr>
          <w:rStyle w:val="CommentReference"/>
        </w:rPr>
        <w:annotationRef/>
      </w:r>
      <w:r>
        <w:rPr>
          <w:color w:val="000000"/>
          <w:sz w:val="20"/>
          <w:szCs w:val="20"/>
        </w:rPr>
        <w:t>Also this is a good hook for the novelty of your paper, if we are opening up with how animals track spatiotemporal variation</w:t>
      </w:r>
    </w:p>
  </w:comment>
  <w:comment w:id="32" w:author="Matt Kaylor" w:date="2025-01-10T14:35:00Z" w:initials="MK">
    <w:p w14:paraId="4F7F8672" w14:textId="77777777" w:rsidR="008036E7" w:rsidRDefault="008036E7" w:rsidP="008036E7">
      <w:pPr>
        <w:pStyle w:val="CommentText"/>
      </w:pPr>
      <w:r>
        <w:rPr>
          <w:rStyle w:val="CommentReference"/>
        </w:rPr>
        <w:annotationRef/>
      </w:r>
      <w:r>
        <w:t>You could potentially add “and at fine spatial scales” to the end and “and large spatial scales” just before the references.</w:t>
      </w:r>
    </w:p>
  </w:comment>
  <w:comment w:id="36" w:author="SOBOTA Daniel * DEQ" w:date="2025-02-06T16:07:00Z" w:initials="DS">
    <w:p w14:paraId="682C438F" w14:textId="77777777" w:rsidR="003F0373" w:rsidRDefault="003F0373" w:rsidP="003F0373">
      <w:pPr>
        <w:pStyle w:val="CommentText"/>
      </w:pPr>
      <w:r>
        <w:rPr>
          <w:rStyle w:val="CommentReference"/>
        </w:rPr>
        <w:annotationRef/>
      </w:r>
      <w:r>
        <w:t>I don’t think “scarcer” is the right term here. Maybe “in lower concentration”.</w:t>
      </w:r>
    </w:p>
  </w:comment>
  <w:comment w:id="37" w:author="Ebersole, Joe" w:date="2025-02-13T07:40:00Z" w:initials="JE">
    <w:p w14:paraId="45495334" w14:textId="77777777" w:rsidR="00B06077" w:rsidRDefault="00B06077" w:rsidP="00B06077">
      <w:pPr>
        <w:pStyle w:val="CommentText"/>
      </w:pPr>
      <w:r>
        <w:rPr>
          <w:rStyle w:val="CommentReference"/>
        </w:rPr>
        <w:annotationRef/>
      </w:r>
      <w:r>
        <w:t>Suggestion incorporated</w:t>
      </w:r>
    </w:p>
  </w:comment>
  <w:comment w:id="34" w:author="Matt Kaylor" w:date="2025-01-10T14:37:00Z" w:initials="MK">
    <w:p w14:paraId="00C29569" w14:textId="56C64244" w:rsidR="008036E7" w:rsidRDefault="008036E7" w:rsidP="008036E7">
      <w:pPr>
        <w:pStyle w:val="CommentText"/>
      </w:pPr>
      <w:r>
        <w:rPr>
          <w:rStyle w:val="CommentReference"/>
        </w:rPr>
        <w:annotationRef/>
      </w:r>
      <w:r>
        <w:t>These are somewhat redundant and I think something that is missing is that oxygen is way more variable in water than air.</w:t>
      </w:r>
    </w:p>
  </w:comment>
  <w:comment w:id="41" w:author="Matt Kaylor" w:date="2025-01-10T14:38:00Z" w:initials="MK">
    <w:p w14:paraId="49029195" w14:textId="77777777" w:rsidR="008036E7" w:rsidRDefault="008036E7" w:rsidP="008036E7">
      <w:pPr>
        <w:pStyle w:val="CommentText"/>
      </w:pPr>
      <w:r>
        <w:rPr>
          <w:rStyle w:val="CommentReference"/>
        </w:rPr>
        <w:annotationRef/>
      </w:r>
      <w:r>
        <w:t>Maybe change to “organism” or “oxygen demand of heterotrophic organisms” since you haven’t introduced fish yet and other organisms consume O2</w:t>
      </w:r>
    </w:p>
  </w:comment>
  <w:comment w:id="46" w:author="SOBOTA Daniel * DEQ" w:date="2025-02-06T16:07:00Z" w:initials="DS">
    <w:p w14:paraId="7422A274" w14:textId="77777777" w:rsidR="004B0673" w:rsidRDefault="004B0673" w:rsidP="004B0673">
      <w:pPr>
        <w:pStyle w:val="CommentText"/>
      </w:pPr>
      <w:r>
        <w:rPr>
          <w:rStyle w:val="CommentReference"/>
        </w:rPr>
        <w:annotationRef/>
      </w:r>
      <w:r>
        <w:t>And autotrophs.</w:t>
      </w:r>
    </w:p>
  </w:comment>
  <w:comment w:id="47" w:author="Ebersole, Joe" w:date="2025-02-13T07:40:00Z" w:initials="JE">
    <w:p w14:paraId="0166F004" w14:textId="77777777" w:rsidR="00B06077" w:rsidRDefault="00B06077" w:rsidP="00B06077">
      <w:pPr>
        <w:pStyle w:val="CommentText"/>
      </w:pPr>
      <w:r>
        <w:rPr>
          <w:rStyle w:val="CommentReference"/>
        </w:rPr>
        <w:annotationRef/>
      </w:r>
      <w:r>
        <w:t>Suggestion generalized and accepted</w:t>
      </w:r>
    </w:p>
  </w:comment>
  <w:comment w:id="49" w:author="Jessi Kershner" w:date="2024-09-23T10:50:00Z" w:initials="JMK">
    <w:p w14:paraId="19E5C976" w14:textId="3F5AA55C" w:rsidR="00CC28BB" w:rsidRDefault="00CC28BB" w:rsidP="00CC28BB">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1F6E683F" w14:textId="77777777" w:rsidR="00CC28BB" w:rsidRDefault="00CC28BB" w:rsidP="00CC28BB">
      <w:pPr>
        <w:pStyle w:val="CommentText"/>
      </w:pPr>
      <w:r>
        <w:rPr>
          <w:rFonts w:ascii="Arial" w:hAnsi="Arial" w:cs="Arial"/>
          <w:color w:val="222222"/>
          <w:shd w:val="clear" w:color="auto" w:fill="FFFFFF"/>
        </w:rPr>
        <w:t>Is there a ref for ocean/lake?</w:t>
      </w:r>
    </w:p>
  </w:comment>
  <w:comment w:id="50"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51" w:author="Barrett, Hannah" w:date="2024-12-13T12:45:00Z" w:initials="HB">
    <w:p w14:paraId="2ABB00A0" w14:textId="77777777" w:rsidR="006B369A" w:rsidRDefault="006B369A" w:rsidP="006B369A">
      <w:pPr>
        <w:pStyle w:val="CommentText"/>
      </w:pPr>
      <w:r>
        <w:rPr>
          <w:rStyle w:val="CommentReference"/>
        </w:rPr>
        <w:annotationRef/>
      </w:r>
      <w:r>
        <w:t>In rivers might also decrease DO due to increased bacterial respiration/increased nutrient load/decrease water flow</w:t>
      </w:r>
    </w:p>
  </w:comment>
  <w:comment w:id="53" w:author="Jessi Kershner" w:date="2024-09-23T11:06:00Z" w:initials="JMK">
    <w:p w14:paraId="12765FFA" w14:textId="786AA611" w:rsidR="00062E1D" w:rsidRDefault="00062E1D">
      <w:pPr>
        <w:pStyle w:val="CommentText"/>
      </w:pPr>
      <w:r>
        <w:rPr>
          <w:rStyle w:val="CommentReference"/>
        </w:rPr>
        <w:annotationRef/>
      </w:r>
      <w:r>
        <w:t>Took emphasis off of refuges to make this more broad</w:t>
      </w:r>
    </w:p>
  </w:comment>
  <w:comment w:id="54" w:author="SOBOTA Daniel * DEQ" w:date="2025-02-06T16:25:00Z" w:initials="DS">
    <w:p w14:paraId="378CE5CD" w14:textId="77777777" w:rsidR="00220577" w:rsidRDefault="00220577" w:rsidP="00220577">
      <w:pPr>
        <w:pStyle w:val="CommentText"/>
      </w:pPr>
      <w:r>
        <w:rPr>
          <w:rStyle w:val="CommentReference"/>
        </w:rPr>
        <w:annotationRef/>
      </w:r>
      <w:r>
        <w:t>Aren’t there other forcing factors, such as following prey or predator avoidance, that could also influence movement patterns?</w:t>
      </w:r>
    </w:p>
  </w:comment>
  <w:comment w:id="55" w:author="Ebersole, Joe" w:date="2025-02-13T07:41:00Z" w:initials="JE">
    <w:p w14:paraId="66601543" w14:textId="77777777" w:rsidR="00B06077" w:rsidRDefault="00B06077" w:rsidP="00B06077">
      <w:pPr>
        <w:pStyle w:val="CommentText"/>
      </w:pPr>
      <w:r>
        <w:rPr>
          <w:rStyle w:val="CommentReference"/>
        </w:rPr>
        <w:annotationRef/>
      </w:r>
      <w:r>
        <w:t>Correct, but not part of study plan.  This is discussed in the discussion section.</w:t>
      </w:r>
    </w:p>
  </w:comment>
  <w:comment w:id="56" w:author="Levi, Taal" w:date="2024-10-24T10:00:00Z" w:initials="LT">
    <w:p w14:paraId="2387F449" w14:textId="0EF57971" w:rsidR="00062E1D" w:rsidRDefault="00062E1D" w:rsidP="009B3D66">
      <w:r>
        <w:rPr>
          <w:rStyle w:val="CommentReference"/>
        </w:rPr>
        <w:annotationRef/>
      </w:r>
      <w:r>
        <w:rPr>
          <w:color w:val="000000"/>
          <w:sz w:val="20"/>
          <w:szCs w:val="20"/>
        </w:rPr>
        <w:t>can you make this even cooler by mentioning how?</w:t>
      </w:r>
    </w:p>
  </w:comment>
  <w:comment w:id="58" w:author="Matt Kaylor" w:date="2025-01-10T14:49:00Z" w:initials="MK">
    <w:p w14:paraId="76A613E5" w14:textId="77777777" w:rsidR="00154675" w:rsidRDefault="00154675" w:rsidP="00154675">
      <w:pPr>
        <w:pStyle w:val="CommentText"/>
      </w:pPr>
      <w:r>
        <w:rPr>
          <w:rStyle w:val="CommentReference"/>
        </w:rPr>
        <w:annotationRef/>
      </w:r>
      <w:r>
        <w:t>You could potentially conclude with a broader statement of the implications here, such as “As climate change intensifies, cold-water adapted fish will likely become increasingly reliant on thermal refuge habitat, and our study provides critical insights into how fish navigate spatiotemporal variation in habitat conditions.”</w:t>
      </w:r>
    </w:p>
  </w:comment>
  <w:comment w:id="65" w:author="Ruprecht, Joel" w:date="2024-12-04T12:53:00Z" w:initials="RJ">
    <w:p w14:paraId="19A3DAAA" w14:textId="16828D13"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66" w:author="Barrett, Hannah" w:date="2024-12-13T12:57:00Z" w:initials="HB">
    <w:p w14:paraId="053DCBE1" w14:textId="77777777" w:rsidR="006F12A2" w:rsidRDefault="006F12A2" w:rsidP="006F12A2">
      <w:pPr>
        <w:pStyle w:val="CommentText"/>
      </w:pPr>
      <w:r>
        <w:rPr>
          <w:rStyle w:val="CommentReference"/>
        </w:rPr>
        <w:annotationRef/>
      </w:r>
      <w:r>
        <w:t>Added sentence in intro explaining why</w:t>
      </w:r>
    </w:p>
  </w:comment>
  <w:comment w:id="68" w:author="Levi, Taal" w:date="2024-10-24T10:07:00Z" w:initials="LT">
    <w:p w14:paraId="78830716" w14:textId="2DEBB33D"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69" w:author="Barrett, Hannah" w:date="2024-12-13T12:59:00Z" w:initials="HB">
    <w:p w14:paraId="0A814E63" w14:textId="77777777" w:rsidR="006F12A2" w:rsidRDefault="006F12A2" w:rsidP="006F12A2">
      <w:pPr>
        <w:pStyle w:val="CommentText"/>
      </w:pPr>
      <w:r>
        <w:rPr>
          <w:rStyle w:val="CommentReference"/>
        </w:rPr>
        <w:annotationRef/>
      </w:r>
      <w:r>
        <w:t>Added in intro (solar absorption, photosynthesis)</w:t>
      </w:r>
    </w:p>
  </w:comment>
  <w:comment w:id="76" w:author="SOBOTA Daniel * DEQ" w:date="2025-02-06T16:30:00Z" w:initials="DS">
    <w:p w14:paraId="7C04ED46" w14:textId="77777777" w:rsidR="0065111A" w:rsidRDefault="0065111A" w:rsidP="0065111A">
      <w:pPr>
        <w:pStyle w:val="CommentText"/>
      </w:pPr>
      <w:r>
        <w:rPr>
          <w:rStyle w:val="CommentReference"/>
        </w:rPr>
        <w:annotationRef/>
      </w:r>
      <w:r>
        <w:t>Were the loggers calibrated prior to deployment and checked for QA/QC accuracy during and after the deployments?</w:t>
      </w:r>
    </w:p>
  </w:comment>
  <w:comment w:id="77" w:author="Ebersole, Joe" w:date="2025-02-13T07:42:00Z" w:initials="JE">
    <w:p w14:paraId="024360FC" w14:textId="77777777" w:rsidR="00B06077" w:rsidRDefault="00B06077" w:rsidP="00B06077">
      <w:pPr>
        <w:pStyle w:val="CommentText"/>
      </w:pPr>
      <w:r>
        <w:rPr>
          <w:rStyle w:val="CommentReference"/>
        </w:rPr>
        <w:annotationRef/>
      </w:r>
      <w:r>
        <w:t>Yes. this information is now included.</w:t>
      </w:r>
    </w:p>
  </w:comment>
  <w:comment w:id="78" w:author="Ebersole, Joe" w:date="2025-02-13T07:58:00Z" w:initials="JE">
    <w:p w14:paraId="1138CDF3" w14:textId="77777777" w:rsidR="00DB15A0" w:rsidRDefault="00DB15A0" w:rsidP="00DB15A0">
      <w:pPr>
        <w:pStyle w:val="CommentText"/>
      </w:pPr>
      <w:r>
        <w:rPr>
          <w:rStyle w:val="CommentReference"/>
        </w:rPr>
        <w:annotationRef/>
      </w:r>
      <w:r>
        <w:t xml:space="preserve">Onset Computer Corporation 2016. HOBOware® Pro Dissolved Oxygen Assistant User’s Guide. </w:t>
      </w:r>
      <w:hyperlink r:id="rId1" w:history="1">
        <w:r w:rsidRPr="00B42437">
          <w:rPr>
            <w:rStyle w:val="Hyperlink"/>
          </w:rPr>
          <w:t>https://www.onsetcomp.com/resources/documentation/15604-dissolved-oxygen-assistant-ug?srsltid=AfmBOopt8DsIuDfQZ-GAEso2saHssbYpu1dlG03FfHb2MM50BhA72wFq</w:t>
        </w:r>
      </w:hyperlink>
    </w:p>
  </w:comment>
  <w:comment w:id="75" w:author="Jessi Kershner" w:date="2024-09-23T11:17:00Z" w:initials="JMK">
    <w:p w14:paraId="588444F1" w14:textId="7AD35B69"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80" w:author="SOBOTA Daniel * DEQ" w:date="2025-02-06T16:32:00Z" w:initials="DS">
    <w:p w14:paraId="7D75072E" w14:textId="77777777" w:rsidR="005E0978" w:rsidRDefault="005E0978" w:rsidP="005E0978">
      <w:pPr>
        <w:pStyle w:val="CommentText"/>
      </w:pPr>
      <w:r>
        <w:rPr>
          <w:rStyle w:val="CommentReference"/>
        </w:rPr>
        <w:annotationRef/>
      </w:r>
      <w:r>
        <w:t>Were the environmental conditions actually “challenging” during the study?</w:t>
      </w:r>
    </w:p>
  </w:comment>
  <w:comment w:id="81" w:author="Ebersole, Joe" w:date="2025-02-13T08:01:00Z" w:initials="JE">
    <w:p w14:paraId="56F16F10" w14:textId="77777777" w:rsidR="000937AE" w:rsidRDefault="000937AE" w:rsidP="000937AE">
      <w:pPr>
        <w:pStyle w:val="CommentText"/>
      </w:pPr>
      <w:r>
        <w:rPr>
          <w:rStyle w:val="CommentReference"/>
        </w:rPr>
        <w:annotationRef/>
      </w:r>
      <w:r>
        <w:t>Yes, temperatures shown in results illustrate temperatures above optimal for cutthroat trout, and this is discussed at length later in the paper.</w:t>
      </w:r>
    </w:p>
  </w:comment>
  <w:comment w:id="79" w:author="Jessi Kershner" w:date="2024-09-23T11:21:00Z" w:initials="JMK">
    <w:p w14:paraId="4C601D2E" w14:textId="532EAF8C"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85" w:author="SOBOTA Daniel * DEQ" w:date="2025-02-06T16:33:00Z" w:initials="DS">
    <w:p w14:paraId="1B3E7375" w14:textId="77777777" w:rsidR="00AC701D" w:rsidRDefault="00AC701D" w:rsidP="00AC701D">
      <w:pPr>
        <w:pStyle w:val="CommentText"/>
      </w:pPr>
      <w:r>
        <w:rPr>
          <w:rStyle w:val="CommentReference"/>
        </w:rPr>
        <w:annotationRef/>
      </w:r>
      <w:r>
        <w:t>Did you identify a thermocline and use that to guide the vertical locations o the epilimnion and hypolimnion?</w:t>
      </w:r>
    </w:p>
  </w:comment>
  <w:comment w:id="86" w:author="Ebersole, Joe" w:date="2025-02-13T08:20:00Z" w:initials="JE">
    <w:p w14:paraId="794B5616" w14:textId="77777777" w:rsidR="00B27E17" w:rsidRDefault="00B27E17" w:rsidP="00B27E17">
      <w:pPr>
        <w:pStyle w:val="CommentText"/>
      </w:pPr>
      <w:r>
        <w:rPr>
          <w:rStyle w:val="CommentReference"/>
        </w:rPr>
        <w:annotationRef/>
      </w:r>
      <w:r>
        <w:t>Yes; self defined here, no change.</w:t>
      </w:r>
    </w:p>
  </w:comment>
  <w:comment w:id="89" w:author="SOBOTA Daniel * DEQ" w:date="2025-02-06T16:34:00Z" w:initials="DS">
    <w:p w14:paraId="1A43C241" w14:textId="0548C645" w:rsidR="00095A19" w:rsidRDefault="00095A19" w:rsidP="00095A19">
      <w:pPr>
        <w:pStyle w:val="CommentText"/>
      </w:pPr>
      <w:r>
        <w:rPr>
          <w:rStyle w:val="CommentReference"/>
        </w:rPr>
        <w:annotationRef/>
      </w:r>
      <w:r>
        <w:t>Same question about calibration and QA/QC checks as above.</w:t>
      </w:r>
    </w:p>
  </w:comment>
  <w:comment w:id="90" w:author="Ebersole, Joe" w:date="2025-02-13T08:20:00Z" w:initials="JE">
    <w:p w14:paraId="57036BF8" w14:textId="77777777" w:rsidR="00DD6A35" w:rsidRDefault="00DD6A35" w:rsidP="00DD6A35">
      <w:pPr>
        <w:pStyle w:val="CommentText"/>
      </w:pPr>
      <w:r>
        <w:rPr>
          <w:rStyle w:val="CommentReference"/>
        </w:rPr>
        <w:annotationRef/>
      </w:r>
      <w:r>
        <w:t>Yes, described above</w:t>
      </w:r>
    </w:p>
  </w:comment>
  <w:comment w:id="92" w:author="Matt Kaylor" w:date="2025-01-10T14:56:00Z" w:initials="MK">
    <w:p w14:paraId="1455DDAD" w14:textId="7ED1B479" w:rsidR="00154675" w:rsidRDefault="00154675" w:rsidP="00154675">
      <w:pPr>
        <w:pStyle w:val="CommentText"/>
      </w:pPr>
      <w:r>
        <w:rPr>
          <w:rStyle w:val="CommentReference"/>
        </w:rPr>
        <w:annotationRef/>
      </w:r>
      <w:r>
        <w:t xml:space="preserve">I’m not following this? Shouldn’t the highest temps be ranked lower? </w:t>
      </w:r>
    </w:p>
  </w:comment>
  <w:comment w:id="93" w:author="Barrett, Hannah" w:date="2025-02-20T17:27:00Z" w:initials="HB">
    <w:p w14:paraId="7B0967ED" w14:textId="77777777" w:rsidR="007B5F4F" w:rsidRDefault="007B5F4F" w:rsidP="007B5F4F">
      <w:pPr>
        <w:pStyle w:val="CommentText"/>
      </w:pPr>
      <w:r>
        <w:rPr>
          <w:rStyle w:val="CommentReference"/>
        </w:rPr>
        <w:annotationRef/>
      </w:r>
      <w:r>
        <w:t>Added (1) to help clarify that yes, lower temps have the highest rankings (and highest temps have the lowest ranking)</w:t>
      </w:r>
    </w:p>
  </w:comment>
  <w:comment w:id="95" w:author="Ruprecht, Joel" w:date="2024-12-04T13:05:00Z" w:initials="RJ">
    <w:p w14:paraId="5D5086E9" w14:textId="080D3C07" w:rsidR="00062E1D" w:rsidRDefault="00062E1D">
      <w:pPr>
        <w:pStyle w:val="CommentText"/>
      </w:pPr>
      <w:r>
        <w:rPr>
          <w:rStyle w:val="CommentReference"/>
        </w:rPr>
        <w:annotationRef/>
      </w:r>
      <w:r>
        <w:t>“associated depth” maybe sounds better?</w:t>
      </w:r>
    </w:p>
  </w:comment>
  <w:comment w:id="105" w:author="SOBOTA Daniel * DEQ" w:date="2025-02-06T17:10:00Z" w:initials="DS">
    <w:p w14:paraId="3E649CD2" w14:textId="77777777" w:rsidR="001C23C3" w:rsidRDefault="001C23C3" w:rsidP="001C23C3">
      <w:pPr>
        <w:pStyle w:val="CommentText"/>
      </w:pPr>
      <w:r>
        <w:rPr>
          <w:rStyle w:val="CommentReference"/>
        </w:rPr>
        <w:annotationRef/>
      </w:r>
      <w:r>
        <w:t>See comments above about calibration and QA/QC checking.</w:t>
      </w:r>
    </w:p>
  </w:comment>
  <w:comment w:id="106" w:author="Ebersole, Joe" w:date="2025-02-13T08:21:00Z" w:initials="JE">
    <w:p w14:paraId="10372069" w14:textId="77777777" w:rsidR="00DD6A35" w:rsidRDefault="00DD6A35" w:rsidP="00DD6A35">
      <w:pPr>
        <w:pStyle w:val="CommentText"/>
      </w:pPr>
      <w:r>
        <w:rPr>
          <w:rStyle w:val="CommentReference"/>
        </w:rPr>
        <w:annotationRef/>
      </w:r>
      <w:r>
        <w:t>Yes, described at first mention of logger use</w:t>
      </w:r>
    </w:p>
  </w:comment>
  <w:comment w:id="109" w:author="SOBOTA Daniel * DEQ" w:date="2025-02-06T17:11:00Z" w:initials="DS">
    <w:p w14:paraId="5C108D49" w14:textId="6BE6868C" w:rsidR="00307A3E" w:rsidRDefault="00307A3E" w:rsidP="00307A3E">
      <w:pPr>
        <w:pStyle w:val="CommentText"/>
      </w:pPr>
      <w:r>
        <w:rPr>
          <w:rStyle w:val="CommentReference"/>
        </w:rPr>
        <w:annotationRef/>
      </w:r>
      <w:r>
        <w:t>Why not look at years separately? Did you test for similarities between the two years?</w:t>
      </w:r>
    </w:p>
  </w:comment>
  <w:comment w:id="110" w:author="Ebersole, Joe" w:date="2025-02-13T08:23:00Z" w:initials="JE">
    <w:p w14:paraId="685D8587" w14:textId="77777777" w:rsidR="00DD6A35" w:rsidRDefault="00DD6A35" w:rsidP="00DD6A35">
      <w:pPr>
        <w:pStyle w:val="CommentText"/>
      </w:pPr>
      <w:r>
        <w:rPr>
          <w:rStyle w:val="CommentReference"/>
        </w:rPr>
        <w:annotationRef/>
      </w:r>
      <w:r>
        <w:t>I don’t have ready answer to this - maybe say something like, “We combined all array data from both summers given similarities of temperature and DO relationships and patterns across years (Supplemental data TX).”</w:t>
      </w:r>
    </w:p>
  </w:comment>
  <w:comment w:id="111" w:author="Barrett, Hannah" w:date="2025-02-20T18:12:00Z" w:initials="HB">
    <w:p w14:paraId="25105EEE" w14:textId="77777777" w:rsidR="007B324D" w:rsidRDefault="007B324D" w:rsidP="007B324D">
      <w:pPr>
        <w:pStyle w:val="CommentText"/>
      </w:pPr>
      <w:r>
        <w:rPr>
          <w:rStyle w:val="CommentReference"/>
        </w:rPr>
        <w:annotationRef/>
      </w:r>
      <w:r>
        <w:t>See response incorporated in text</w:t>
      </w:r>
    </w:p>
  </w:comment>
  <w:comment w:id="112" w:author="Ruprecht, Joel" w:date="2024-12-04T15:29:00Z" w:initials="RJ">
    <w:p w14:paraId="52CAC369" w14:textId="131B8C4F" w:rsidR="00062E1D" w:rsidRDefault="00062E1D">
      <w:pPr>
        <w:pStyle w:val="CommentText"/>
      </w:pPr>
      <w:r>
        <w:rPr>
          <w:rStyle w:val="CommentReference"/>
        </w:rPr>
        <w:annotationRef/>
      </w:r>
      <w:r>
        <w:t>Maybe say the relationship between temp and DO?</w:t>
      </w:r>
    </w:p>
  </w:comment>
  <w:comment w:id="114" w:author="SOBOTA Daniel * DEQ" w:date="2025-02-06T17:18:00Z" w:initials="DS">
    <w:p w14:paraId="4DBAD21B" w14:textId="77777777" w:rsidR="00396C86" w:rsidRDefault="00396C86" w:rsidP="00396C86">
      <w:pPr>
        <w:pStyle w:val="CommentText"/>
      </w:pPr>
      <w:r>
        <w:rPr>
          <w:rStyle w:val="CommentReference"/>
        </w:rPr>
        <w:annotationRef/>
      </w:r>
      <w:r>
        <w:t>Why not year too?</w:t>
      </w:r>
    </w:p>
  </w:comment>
  <w:comment w:id="115" w:author="Ebersole, Joe" w:date="2025-02-13T08:24:00Z" w:initials="JE">
    <w:p w14:paraId="3229E42A" w14:textId="77777777" w:rsidR="00DD6A35" w:rsidRDefault="00DD6A35" w:rsidP="00DD6A35">
      <w:pPr>
        <w:pStyle w:val="CommentText"/>
      </w:pPr>
      <w:r>
        <w:rPr>
          <w:rStyle w:val="CommentReference"/>
        </w:rPr>
        <w:annotationRef/>
      </w:r>
      <w:r>
        <w:t>Years were combined (unless you chose to re-do analysis and include year to confirm that year doesn’t matter, thus justifying pooling data)</w:t>
      </w:r>
    </w:p>
  </w:comment>
  <w:comment w:id="116" w:author="Barrett, Hannah" w:date="2025-02-20T17:29:00Z" w:initials="HB">
    <w:p w14:paraId="71F39A32" w14:textId="77777777" w:rsidR="007B5F4F" w:rsidRDefault="007B5F4F" w:rsidP="007B5F4F">
      <w:pPr>
        <w:pStyle w:val="CommentText"/>
      </w:pPr>
      <w:r>
        <w:rPr>
          <w:rStyle w:val="CommentReference"/>
        </w:rPr>
        <w:annotationRef/>
      </w:r>
      <w:r>
        <w:t>Years were included as a random intercept in a separate model but it was not found to be significant and so was not included in final analysis</w:t>
      </w:r>
    </w:p>
  </w:comment>
  <w:comment w:id="120" w:author="SOBOTA Daniel * DEQ" w:date="2025-02-06T17:35:00Z" w:initials="DS">
    <w:p w14:paraId="1C6B12A4" w14:textId="2E6DB851" w:rsidR="005D787A" w:rsidRDefault="005D787A" w:rsidP="005D787A">
      <w:pPr>
        <w:pStyle w:val="CommentText"/>
      </w:pPr>
      <w:r>
        <w:rPr>
          <w:rStyle w:val="CommentReference"/>
        </w:rPr>
        <w:annotationRef/>
      </w:r>
      <w:r>
        <w:t>Oregon uses this value for inducing stress in “cool-water aquatic life” and 6 mg/L as “cold-water aquatic life” (</w:t>
      </w:r>
      <w:hyperlink r:id="rId2" w:history="1">
        <w:r w:rsidRPr="00315600">
          <w:rPr>
            <w:rStyle w:val="Hyperlink"/>
          </w:rPr>
          <w:t>https://secure.sos.state.or.us/oard/viewSingleRule.action?ruleVrsnRsn=310035</w:t>
        </w:r>
      </w:hyperlink>
      <w:r>
        <w:t>).</w:t>
      </w:r>
    </w:p>
  </w:comment>
  <w:comment w:id="121" w:author="Ebersole, Joe" w:date="2025-02-13T08:27:00Z" w:initials="JE">
    <w:p w14:paraId="68B25C49" w14:textId="77777777" w:rsidR="00DD6A35" w:rsidRDefault="00DD6A35" w:rsidP="00DD6A35">
      <w:pPr>
        <w:pStyle w:val="CommentText"/>
      </w:pPr>
      <w:r>
        <w:rPr>
          <w:rStyle w:val="CommentReference"/>
        </w:rPr>
        <w:annotationRef/>
      </w:r>
      <w:r>
        <w:t>Update is incorporated.</w:t>
      </w:r>
    </w:p>
  </w:comment>
  <w:comment w:id="122" w:author="Ebersole, Joe" w:date="2025-02-13T08:28:00Z" w:initials="JE">
    <w:p w14:paraId="199D75EF" w14:textId="77777777" w:rsidR="00DD6A35" w:rsidRDefault="00DD6A35" w:rsidP="00DD6A35">
      <w:pPr>
        <w:pStyle w:val="CommentText"/>
      </w:pPr>
      <w:r>
        <w:rPr>
          <w:rStyle w:val="CommentReference"/>
        </w:rPr>
        <w:annotationRef/>
      </w:r>
      <w:r>
        <w:t>Could also mention in discussion that this value of conservative; given 6mg/L as value for cold-water aquatic life...but I’d probably leave that out for now</w:t>
      </w:r>
    </w:p>
  </w:comment>
  <w:comment w:id="128" w:author="Ruprecht, Joel" w:date="2024-12-04T15:52:00Z" w:initials="RJ">
    <w:p w14:paraId="2B81CE61" w14:textId="6B4E4C09"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130"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131"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133" w:author="Ruprecht, Joel" w:date="2024-12-04T16:41:00Z" w:initials="RJ">
    <w:p w14:paraId="70F5D10F" w14:textId="0E51FC24" w:rsidR="00062E1D" w:rsidRDefault="00062E1D">
      <w:pPr>
        <w:pStyle w:val="CommentText"/>
      </w:pPr>
      <w:r>
        <w:rPr>
          <w:rStyle w:val="CommentReference"/>
        </w:rPr>
        <w:annotationRef/>
      </w:r>
      <w:r>
        <w:t xml:space="preserve">This would be more evident if Fig 4a and 4c had the same y-axis range. </w:t>
      </w:r>
    </w:p>
  </w:comment>
  <w:comment w:id="134"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135"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136"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137"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138" w:author="SOBOTA Daniel * DEQ" w:date="2025-02-07T09:14:00Z" w:initials="DS">
    <w:p w14:paraId="410C4E11" w14:textId="77777777" w:rsidR="00565105" w:rsidRDefault="00565105" w:rsidP="00565105">
      <w:pPr>
        <w:pStyle w:val="CommentText"/>
      </w:pPr>
      <w:r>
        <w:rPr>
          <w:rStyle w:val="CommentReference"/>
        </w:rPr>
        <w:annotationRef/>
      </w:r>
      <w:r>
        <w:t>I am curious as to why other factors, such as movement tracking food/prey availability, and other behavioral patterns, such as predator avoidance due to light conditions (i.e., for birds or other piscivorous fish) have not been mentioned.</w:t>
      </w:r>
    </w:p>
  </w:comment>
  <w:comment w:id="139" w:author="Ebersole, Joe" w:date="2025-02-13T08:34:00Z" w:initials="JE">
    <w:p w14:paraId="4EE96DA8" w14:textId="77777777" w:rsidR="00EE5F50" w:rsidRDefault="00EE5F50" w:rsidP="00EE5F50">
      <w:pPr>
        <w:pStyle w:val="CommentText"/>
      </w:pPr>
      <w:r>
        <w:rPr>
          <w:rStyle w:val="CommentReference"/>
        </w:rPr>
        <w:annotationRef/>
      </w:r>
      <w:r>
        <w:t>I don’t have time to craft one, but a short paragraph on these alternative pressures on habitat selection would be warranted to briefly mention this; it’s an important consideration for management of individual CWR for highly stressed/high value systems (like Atlantic Salmon CWR pools) and a rationale for seasonal angler closures at CWR at Columbia River tributary mouths (anglers being the predators here).   Could cite Mejia et al. 23, Railsback and Harvey 23, and Sullivan and Rittenhouse 23</w:t>
      </w:r>
    </w:p>
  </w:comment>
  <w:comment w:id="140" w:author="Barrett, Hannah" w:date="2025-02-20T21:34:00Z" w:initials="HB">
    <w:p w14:paraId="1D84A16D" w14:textId="77777777" w:rsidR="00F77E50" w:rsidRDefault="00F77E50" w:rsidP="00F77E50">
      <w:pPr>
        <w:pStyle w:val="CommentText"/>
      </w:pPr>
      <w:r>
        <w:rPr>
          <w:rStyle w:val="CommentReference"/>
        </w:rPr>
        <w:annotationRef/>
      </w:r>
      <w:r>
        <w:t>I believe we addressed this in the introduction, however we can discuss adding an additional paragraph with coauthors see intro line ~ 66 “...fish exploit asynchronous variation in predation risk and foraging opportunities through crepuscular ascents to surface waters (Scheuerell &amp; Schindler, 2003).While DVM is a pervasive behavioral strategy that has been studied in response to diel variation in various trade-offs, there is virtually no knowledge of whether DVM or analogous habitat cycling can alleviate the trade-off between temperature and DO, which is critically relevant to understanding the effects of climate change. “</w:t>
      </w:r>
    </w:p>
  </w:comment>
  <w:comment w:id="141" w:author="SOBOTA Daniel * DEQ" w:date="2025-02-07T09:15:00Z" w:initials="DS">
    <w:p w14:paraId="0E55A7DE" w14:textId="0141CCCD" w:rsidR="00A80E24" w:rsidRDefault="00A80E24" w:rsidP="00A80E24">
      <w:pPr>
        <w:pStyle w:val="CommentText"/>
      </w:pPr>
      <w:r>
        <w:rPr>
          <w:rStyle w:val="CommentReference"/>
        </w:rPr>
        <w:annotationRef/>
      </w:r>
      <w:r>
        <w:t>I would be a little cautious about using causal language here.</w:t>
      </w:r>
    </w:p>
  </w:comment>
  <w:comment w:id="142" w:author="Ebersole, Joe" w:date="2025-02-13T08:35:00Z" w:initials="JE">
    <w:p w14:paraId="337CDBEF" w14:textId="77777777" w:rsidR="00EE5F50" w:rsidRDefault="00EE5F50" w:rsidP="00EE5F50">
      <w:pPr>
        <w:pStyle w:val="CommentText"/>
      </w:pPr>
      <w:r>
        <w:rPr>
          <w:rStyle w:val="CommentReference"/>
        </w:rPr>
        <w:annotationRef/>
      </w:r>
      <w:r>
        <w:t>I’ll leave that to the habitat selection pros on your coauthor list but this seems O</w:t>
      </w:r>
    </w:p>
    <w:p w14:paraId="3A73E05D" w14:textId="77777777" w:rsidR="00EE5F50" w:rsidRDefault="00EE5F50" w:rsidP="00EE5F50">
      <w:pPr>
        <w:pStyle w:val="CommentText"/>
      </w:pPr>
      <w:r>
        <w:t>K to me</w:t>
      </w:r>
    </w:p>
  </w:comment>
  <w:comment w:id="143" w:author="Armstrong, Jonathan B" w:date="2024-10-10T10:37:00Z" w:initials="JA">
    <w:p w14:paraId="6493A41C" w14:textId="317FA632" w:rsidR="00062E1D" w:rsidRDefault="00062E1D" w:rsidP="009964FA">
      <w:r>
        <w:rPr>
          <w:rStyle w:val="CommentReference"/>
        </w:rPr>
        <w:annotationRef/>
      </w:r>
      <w:r>
        <w:rPr>
          <w:color w:val="000000"/>
          <w:sz w:val="20"/>
          <w:szCs w:val="20"/>
        </w:rPr>
        <w:t>can we connect this to any other studies where fish tolerated hypoxia</w:t>
      </w:r>
    </w:p>
  </w:comment>
  <w:comment w:id="144"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145" w:author="Barrett, Hannah" w:date="2025-01-08T19:47:00Z" w:initials="HB">
    <w:p w14:paraId="16244171" w14:textId="77777777" w:rsidR="00721650" w:rsidRDefault="00721650" w:rsidP="00721650">
      <w:pPr>
        <w:pStyle w:val="CommentText"/>
      </w:pPr>
      <w:r>
        <w:rPr>
          <w:rStyle w:val="CommentReference"/>
        </w:rPr>
        <w:annotationRef/>
      </w:r>
      <w:r>
        <w:t>Does this make sense? Is it helpful? Found max temperature recorded for each fish and averaged across, netpen grabbed the maximum per day for the same timeframe and averaged across</w:t>
      </w:r>
    </w:p>
  </w:comment>
  <w:comment w:id="146" w:author="SOBOTA Daniel * DEQ" w:date="2025-02-07T09:17:00Z" w:initials="DS">
    <w:p w14:paraId="1BDF3C01" w14:textId="77777777" w:rsidR="008D6C90" w:rsidRDefault="008D6C90" w:rsidP="008D6C90">
      <w:pPr>
        <w:pStyle w:val="CommentText"/>
      </w:pPr>
      <w:r>
        <w:rPr>
          <w:rStyle w:val="CommentReference"/>
        </w:rPr>
        <w:annotationRef/>
      </w:r>
      <w:r>
        <w:t>What about possible other evolutionary responses like predator avoidance?</w:t>
      </w:r>
    </w:p>
  </w:comment>
  <w:comment w:id="147" w:author="Ebersole, Joe" w:date="2025-02-13T08:35:00Z" w:initials="JE">
    <w:p w14:paraId="478319DA" w14:textId="77777777" w:rsidR="00EE5F50" w:rsidRDefault="00EE5F50" w:rsidP="00EE5F50">
      <w:pPr>
        <w:pStyle w:val="CommentText"/>
      </w:pPr>
      <w:r>
        <w:rPr>
          <w:rStyle w:val="CommentReference"/>
        </w:rPr>
        <w:annotationRef/>
      </w:r>
      <w:r>
        <w:t>Addressed in added paragraph (?)</w:t>
      </w:r>
    </w:p>
  </w:comment>
  <w:comment w:id="148" w:author="Barrett, Hannah" w:date="2025-02-20T21:35:00Z" w:initials="HB">
    <w:p w14:paraId="6A7971B6" w14:textId="77777777" w:rsidR="00F77E50" w:rsidRDefault="00F77E50" w:rsidP="00F77E50">
      <w:pPr>
        <w:pStyle w:val="CommentText"/>
      </w:pPr>
      <w:r>
        <w:rPr>
          <w:rStyle w:val="CommentReference"/>
        </w:rPr>
        <w:annotationRef/>
      </w:r>
      <w:r>
        <w:t>We do address this briefly in intro (see previous comment above), if other coauthors agree with comments we can add another paragraph to the discussion</w:t>
      </w:r>
    </w:p>
  </w:comment>
  <w:comment w:id="156" w:author="SOBOTA Daniel * DEQ" w:date="2025-02-07T09:20:00Z" w:initials="DS">
    <w:p w14:paraId="22E28231" w14:textId="493F2A57" w:rsidR="00BC0F36" w:rsidRDefault="00BC0F36" w:rsidP="00BC0F36">
      <w:pPr>
        <w:pStyle w:val="CommentText"/>
      </w:pPr>
      <w:r>
        <w:rPr>
          <w:rStyle w:val="CommentReference"/>
        </w:rPr>
        <w:annotationRef/>
      </w:r>
      <w:r>
        <w:t>In terms of frequency foraging or the amount of food consumed?</w:t>
      </w:r>
    </w:p>
  </w:comment>
  <w:comment w:id="157" w:author="Ebersole, Joe" w:date="2025-02-13T08:37:00Z" w:initials="JE">
    <w:p w14:paraId="1E20D9AC" w14:textId="77777777" w:rsidR="00EE5F50" w:rsidRDefault="00EE5F50" w:rsidP="00EE5F50">
      <w:pPr>
        <w:pStyle w:val="CommentText"/>
      </w:pPr>
      <w:r>
        <w:rPr>
          <w:rStyle w:val="CommentReference"/>
        </w:rPr>
        <w:annotationRef/>
      </w:r>
      <w:r>
        <w:t>This is now clarified in text (Hannah please chose appropriate word)</w:t>
      </w:r>
    </w:p>
  </w:comment>
  <w:comment w:id="161" w:author="Barrett, Hannah" w:date="2025-01-08T20:09:00Z" w:initials="HB">
    <w:p w14:paraId="70EE4010" w14:textId="294C713F" w:rsidR="00651096" w:rsidRDefault="00651096" w:rsidP="00651096">
      <w:pPr>
        <w:pStyle w:val="CommentText"/>
      </w:pPr>
      <w:r>
        <w:rPr>
          <w:rStyle w:val="CommentReference"/>
        </w:rPr>
        <w:annotationRef/>
      </w:r>
      <w:r>
        <w:t xml:space="preserve">Helpful? Taal had comment of needing to define hypoxia </w:t>
      </w:r>
    </w:p>
  </w:comment>
  <w:comment w:id="162" w:author="Matt Kaylor" w:date="2025-01-10T15:53:00Z" w:initials="MK">
    <w:p w14:paraId="4458F9A5" w14:textId="77777777" w:rsidR="006632DA" w:rsidRDefault="006632DA" w:rsidP="006632DA">
      <w:pPr>
        <w:pStyle w:val="CommentText"/>
      </w:pPr>
      <w:r>
        <w:rPr>
          <w:rStyle w:val="CommentReference"/>
        </w:rPr>
        <w:annotationRef/>
      </w:r>
      <w:r>
        <w:t>I think its helpful and flows well</w:t>
      </w:r>
    </w:p>
  </w:comment>
  <w:comment w:id="159" w:author="Barrett, Hannah" w:date="2024-10-24T02:35:00Z" w:initials="HB">
    <w:p w14:paraId="253431E7" w14:textId="6CC4AE95" w:rsidR="00062E1D" w:rsidRDefault="00062E1D" w:rsidP="000D5DC8">
      <w:pPr>
        <w:pStyle w:val="CommentText"/>
      </w:pPr>
      <w:r>
        <w:rPr>
          <w:rStyle w:val="CommentReference"/>
        </w:rPr>
        <w:annotationRef/>
      </w:r>
      <w:r>
        <w:t>Could use work</w:t>
      </w:r>
    </w:p>
  </w:comment>
  <w:comment w:id="160"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171"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172"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176" w:author="Matt Kaylor" w:date="2025-01-10T15:56:00Z" w:initials="MK">
    <w:p w14:paraId="3A7B350E" w14:textId="77777777" w:rsidR="005A5FD5" w:rsidRDefault="005A5FD5" w:rsidP="005A5FD5">
      <w:pPr>
        <w:pStyle w:val="CommentText"/>
      </w:pPr>
      <w:r>
        <w:rPr>
          <w:rStyle w:val="CommentReference"/>
        </w:rPr>
        <w:annotationRef/>
      </w:r>
      <w:r>
        <w:t xml:space="preserve">This sentence is long and the last part felt like it should be separated or removed. </w:t>
      </w:r>
    </w:p>
  </w:comment>
  <w:comment w:id="177" w:author="Matt Kaylor" w:date="2025-01-10T15:56:00Z" w:initials="MK">
    <w:p w14:paraId="5FA9B7BB" w14:textId="77777777" w:rsidR="006632DA" w:rsidRDefault="006632DA" w:rsidP="006632DA">
      <w:pPr>
        <w:pStyle w:val="CommentText"/>
      </w:pPr>
      <w:r>
        <w:rPr>
          <w:rStyle w:val="CommentReference"/>
        </w:rPr>
        <w:annotationRef/>
      </w:r>
      <w:r>
        <w:t xml:space="preserve">This sentence is long and the last part felt like it should be separated or removed. </w:t>
      </w:r>
    </w:p>
  </w:comment>
  <w:comment w:id="182" w:author="Matt Kaylor" w:date="2025-01-10T15:57:00Z" w:initials="MK">
    <w:p w14:paraId="738EA042" w14:textId="77777777" w:rsidR="006632DA" w:rsidRDefault="006632DA" w:rsidP="006632DA">
      <w:pPr>
        <w:pStyle w:val="CommentText"/>
      </w:pPr>
      <w:r>
        <w:rPr>
          <w:rStyle w:val="CommentReference"/>
        </w:rPr>
        <w:annotationRef/>
      </w:r>
      <w:r>
        <w:t>Excellent discussion and concluding paragraph!</w:t>
      </w:r>
    </w:p>
  </w:comment>
  <w:comment w:id="183" w:author="SOBOTA Daniel * DEQ" w:date="2025-02-07T09:25:00Z" w:initials="DS">
    <w:p w14:paraId="1706A697" w14:textId="77777777" w:rsidR="00932528" w:rsidRDefault="00932528" w:rsidP="00932528">
      <w:pPr>
        <w:pStyle w:val="CommentText"/>
      </w:pPr>
      <w:r>
        <w:rPr>
          <w:rStyle w:val="CommentReference"/>
        </w:rPr>
        <w:annotationRef/>
      </w:r>
      <w:r>
        <w:t>Agreed; but it might also be useful to mention other factors, such as foraging behavior, predator avoidance, and life stage that may also interact with thermal/DO refugia selection.</w:t>
      </w:r>
    </w:p>
  </w:comment>
  <w:comment w:id="184" w:author="Ebersole, Joe" w:date="2025-02-13T08:53:00Z" w:initials="JE">
    <w:p w14:paraId="5B71BB76" w14:textId="77777777" w:rsidR="0023016A" w:rsidRDefault="0023016A" w:rsidP="0023016A">
      <w:pPr>
        <w:pStyle w:val="CommentText"/>
      </w:pPr>
      <w:r>
        <w:rPr>
          <w:rStyle w:val="CommentReference"/>
        </w:rPr>
        <w:annotationRef/>
      </w:r>
      <w:r>
        <w:t>Discussed in added paragraph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4D5BA" w15:done="0"/>
  <w15:commentEx w15:paraId="1DFDC5E5" w15:paraIdParent="7574D5BA" w15:done="0"/>
  <w15:commentEx w15:paraId="72835790" w15:done="0"/>
  <w15:commentEx w15:paraId="5A437D8D" w15:paraIdParent="72835790" w15:done="0"/>
  <w15:commentEx w15:paraId="49218E7C" w15:done="1"/>
  <w15:commentEx w15:paraId="431F75C0" w15:done="1"/>
  <w15:commentEx w15:paraId="3B7CC44D" w15:paraIdParent="431F75C0" w15:done="1"/>
  <w15:commentEx w15:paraId="1B5CE37A" w15:done="0"/>
  <w15:commentEx w15:paraId="39521CC6" w15:done="1"/>
  <w15:commentEx w15:paraId="61CCF035" w15:done="1"/>
  <w15:commentEx w15:paraId="3AAFA990" w15:done="1"/>
  <w15:commentEx w15:paraId="46551188" w15:paraIdParent="3AAFA990" w15:done="1"/>
  <w15:commentEx w15:paraId="4F7F8672" w15:done="1"/>
  <w15:commentEx w15:paraId="682C438F" w15:done="0"/>
  <w15:commentEx w15:paraId="45495334" w15:paraIdParent="682C438F" w15:done="0"/>
  <w15:commentEx w15:paraId="00C29569" w15:done="1"/>
  <w15:commentEx w15:paraId="49029195" w15:done="1"/>
  <w15:commentEx w15:paraId="7422A274" w15:done="0"/>
  <w15:commentEx w15:paraId="0166F004" w15:paraIdParent="7422A274" w15:done="0"/>
  <w15:commentEx w15:paraId="1F6E683F" w15:done="1"/>
  <w15:commentEx w15:paraId="42037432" w15:done="1"/>
  <w15:commentEx w15:paraId="2ABB00A0" w15:paraIdParent="42037432" w15:done="1"/>
  <w15:commentEx w15:paraId="12765FFA" w15:done="1"/>
  <w15:commentEx w15:paraId="378CE5CD" w15:done="0"/>
  <w15:commentEx w15:paraId="66601543" w15:paraIdParent="378CE5CD" w15:done="0"/>
  <w15:commentEx w15:paraId="2387F449" w15:done="1"/>
  <w15:commentEx w15:paraId="76A613E5" w15:done="1"/>
  <w15:commentEx w15:paraId="19A3DAAA" w15:done="1"/>
  <w15:commentEx w15:paraId="053DCBE1" w15:paraIdParent="19A3DAAA" w15:done="1"/>
  <w15:commentEx w15:paraId="78830716" w15:done="1"/>
  <w15:commentEx w15:paraId="0A814E63" w15:paraIdParent="78830716" w15:done="1"/>
  <w15:commentEx w15:paraId="7C04ED46" w15:done="0"/>
  <w15:commentEx w15:paraId="024360FC" w15:paraIdParent="7C04ED46" w15:done="0"/>
  <w15:commentEx w15:paraId="1138CDF3" w15:paraIdParent="7C04ED46" w15:done="0"/>
  <w15:commentEx w15:paraId="588444F1" w15:done="1"/>
  <w15:commentEx w15:paraId="7D75072E" w15:done="0"/>
  <w15:commentEx w15:paraId="56F16F10" w15:paraIdParent="7D75072E" w15:done="0"/>
  <w15:commentEx w15:paraId="4C601D2E" w15:done="1"/>
  <w15:commentEx w15:paraId="1B3E7375" w15:done="0"/>
  <w15:commentEx w15:paraId="794B5616" w15:paraIdParent="1B3E7375" w15:done="0"/>
  <w15:commentEx w15:paraId="1A43C241" w15:done="0"/>
  <w15:commentEx w15:paraId="57036BF8" w15:paraIdParent="1A43C241" w15:done="0"/>
  <w15:commentEx w15:paraId="1455DDAD" w15:done="0"/>
  <w15:commentEx w15:paraId="7B0967ED" w15:paraIdParent="1455DDAD" w15:done="0"/>
  <w15:commentEx w15:paraId="5D5086E9" w15:done="1"/>
  <w15:commentEx w15:paraId="3E649CD2" w15:done="0"/>
  <w15:commentEx w15:paraId="10372069" w15:paraIdParent="3E649CD2" w15:done="0"/>
  <w15:commentEx w15:paraId="5C108D49" w15:done="0"/>
  <w15:commentEx w15:paraId="685D8587" w15:paraIdParent="5C108D49" w15:done="0"/>
  <w15:commentEx w15:paraId="25105EEE" w15:paraIdParent="5C108D49" w15:done="0"/>
  <w15:commentEx w15:paraId="52CAC369" w15:done="1"/>
  <w15:commentEx w15:paraId="4DBAD21B" w15:done="0"/>
  <w15:commentEx w15:paraId="3229E42A" w15:paraIdParent="4DBAD21B" w15:done="0"/>
  <w15:commentEx w15:paraId="71F39A32" w15:paraIdParent="4DBAD21B" w15:done="0"/>
  <w15:commentEx w15:paraId="1C6B12A4" w15:done="0"/>
  <w15:commentEx w15:paraId="68B25C49" w15:paraIdParent="1C6B12A4" w15:done="0"/>
  <w15:commentEx w15:paraId="199D75EF" w15:paraIdParent="1C6B12A4" w15:done="0"/>
  <w15:commentEx w15:paraId="2B81CE61" w15:done="1"/>
  <w15:commentEx w15:paraId="23756150" w15:done="1"/>
  <w15:commentEx w15:paraId="5F8F5422" w15:done="1"/>
  <w15:commentEx w15:paraId="70F5D10F" w15:done="1"/>
  <w15:commentEx w15:paraId="1CA89C19" w15:done="1"/>
  <w15:commentEx w15:paraId="08BE7C1D" w15:done="1"/>
  <w15:commentEx w15:paraId="59253131" w15:done="1"/>
  <w15:commentEx w15:paraId="093F9C26" w15:done="1"/>
  <w15:commentEx w15:paraId="410C4E11" w15:done="0"/>
  <w15:commentEx w15:paraId="4EE96DA8" w15:paraIdParent="410C4E11" w15:done="0"/>
  <w15:commentEx w15:paraId="1D84A16D" w15:paraIdParent="410C4E11" w15:done="0"/>
  <w15:commentEx w15:paraId="0E55A7DE" w15:done="0"/>
  <w15:commentEx w15:paraId="3A73E05D" w15:paraIdParent="0E55A7DE" w15:done="0"/>
  <w15:commentEx w15:paraId="6493A41C" w15:done="1"/>
  <w15:commentEx w15:paraId="450CF4CC" w15:paraIdParent="6493A41C" w15:done="1"/>
  <w15:commentEx w15:paraId="16244171" w15:done="1"/>
  <w15:commentEx w15:paraId="1BDF3C01" w15:done="0"/>
  <w15:commentEx w15:paraId="478319DA" w15:paraIdParent="1BDF3C01" w15:done="0"/>
  <w15:commentEx w15:paraId="6A7971B6" w15:paraIdParent="1BDF3C01" w15:done="0"/>
  <w15:commentEx w15:paraId="22E28231" w15:done="0"/>
  <w15:commentEx w15:paraId="1E20D9AC" w15:paraIdParent="22E28231" w15:done="0"/>
  <w15:commentEx w15:paraId="70EE4010" w15:done="1"/>
  <w15:commentEx w15:paraId="4458F9A5" w15:paraIdParent="70EE4010" w15:done="1"/>
  <w15:commentEx w15:paraId="253431E7" w15:done="1"/>
  <w15:commentEx w15:paraId="452653E3" w15:paraIdParent="253431E7" w15:done="1"/>
  <w15:commentEx w15:paraId="5E526A20" w15:done="1"/>
  <w15:commentEx w15:paraId="10828F68" w15:done="1"/>
  <w15:commentEx w15:paraId="3A7B350E" w15:done="1"/>
  <w15:commentEx w15:paraId="5FA9B7BB" w15:done="1"/>
  <w15:commentEx w15:paraId="738EA042" w15:done="0"/>
  <w15:commentEx w15:paraId="1706A697" w15:paraIdParent="738EA042" w15:done="0"/>
  <w15:commentEx w15:paraId="5B71BB76" w15:paraIdParent="738EA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CD231E" w16cex:dateUtc="2025-02-07T00:00:00Z"/>
  <w16cex:commentExtensible w16cex:durableId="2F1089B0" w16cex:dateUtc="2025-02-11T22:15:00Z"/>
  <w16cex:commentExtensible w16cex:durableId="6BD8C283" w16cex:dateUtc="2025-01-10T22:29:00Z">
    <w16cex:extLst>
      <w16:ext w16:uri="{CE6994B0-6A32-4C9F-8C6B-6E91EDA988CE}">
        <cr:reactions xmlns:cr="http://schemas.microsoft.com/office/comments/2020/reactions">
          <cr:reaction reactionType="1">
            <cr:reactionInfo dateUtc="2025-02-07T00:01:20Z">
              <cr:user userId="S::Daniel.SOBOTA@deq.oregon.gov::7f0b7e0f-4c2f-49d2-9721-8b5a7812af1f" userProvider="AD" userName="SOBOTA Daniel * DEQ"/>
            </cr:reactionInfo>
          </cr:reaction>
        </cr:reactions>
      </w16:ext>
    </w16cex:extLst>
  </w16cex:commentExtensible>
  <w16cex:commentExtensible w16cex:durableId="6516AA6A" w16cex:dateUtc="2025-02-20T17:27:00Z"/>
  <w16cex:commentExtensible w16cex:durableId="1BB4A76D" w16cex:dateUtc="2025-01-10T22:29:00Z"/>
  <w16cex:commentExtensible w16cex:durableId="3C75F6BA" w16cex:dateUtc="2025-01-10T16:32:00Z"/>
  <w16cex:commentExtensible w16cex:durableId="5CCA9001" w16cex:dateUtc="2025-02-13T15:52:00Z"/>
  <w16cex:commentExtensible w16cex:durableId="1A01E02E" w16cex:dateUtc="2025-02-20T17:34:00Z"/>
  <w16cex:commentExtensible w16cex:durableId="1884C98A" w16cex:dateUtc="2024-06-27T20:08:00Z"/>
  <w16cex:commentExtensible w16cex:durableId="2A9BC061" w16cex:dateUtc="2024-09-23T17:24:00Z"/>
  <w16cex:commentExtensible w16cex:durableId="5DEB42CA" w16cex:dateUtc="2024-12-26T19:22:00Z"/>
  <w16cex:commentExtensible w16cex:durableId="25413B81" w16cex:dateUtc="2024-12-26T19:22:00Z"/>
  <w16cex:commentExtensible w16cex:durableId="207499E8" w16cex:dateUtc="2025-01-10T22:35:00Z"/>
  <w16cex:commentExtensible w16cex:durableId="5A400372" w16cex:dateUtc="2025-02-07T00:07:00Z"/>
  <w16cex:commentExtensible w16cex:durableId="1FCD91D4" w16cex:dateUtc="2025-02-13T15:40:00Z"/>
  <w16cex:commentExtensible w16cex:durableId="42AAD078" w16cex:dateUtc="2025-01-10T22:37:00Z"/>
  <w16cex:commentExtensible w16cex:durableId="7595257B" w16cex:dateUtc="2025-01-10T22:38:00Z"/>
  <w16cex:commentExtensible w16cex:durableId="2D97D318" w16cex:dateUtc="2025-02-07T00:07:00Z"/>
  <w16cex:commentExtensible w16cex:durableId="0EBA1480" w16cex:dateUtc="2025-02-13T15:40:00Z"/>
  <w16cex:commentExtensible w16cex:durableId="732EDBE4" w16cex:dateUtc="2024-09-23T17:50:00Z"/>
  <w16cex:commentExtensible w16cex:durableId="1B3672BF" w16cex:dateUtc="2024-12-13T20:45:00Z"/>
  <w16cex:commentExtensible w16cex:durableId="2A9BCA42" w16cex:dateUtc="2024-09-23T18:06:00Z"/>
  <w16cex:commentExtensible w16cex:durableId="16A91058" w16cex:dateUtc="2025-02-07T00:25:00Z"/>
  <w16cex:commentExtensible w16cex:durableId="7C0DC2B8" w16cex:dateUtc="2025-02-13T15:41:00Z"/>
  <w16cex:commentExtensible w16cex:durableId="0A5CF9E2" w16cex:dateUtc="2024-10-24T17:00:00Z"/>
  <w16cex:commentExtensible w16cex:durableId="394FD66A" w16cex:dateUtc="2025-01-10T22:49:00Z"/>
  <w16cex:commentExtensible w16cex:durableId="1E66CC4A" w16cex:dateUtc="2024-12-13T20:57:00Z"/>
  <w16cex:commentExtensible w16cex:durableId="7437882D" w16cex:dateUtc="2024-10-24T17:07:00Z"/>
  <w16cex:commentExtensible w16cex:durableId="0F8BC233" w16cex:dateUtc="2024-12-13T20:59:00Z"/>
  <w16cex:commentExtensible w16cex:durableId="7AEAFB2D" w16cex:dateUtc="2025-02-07T00:30:00Z"/>
  <w16cex:commentExtensible w16cex:durableId="7659540B" w16cex:dateUtc="2025-02-13T15:42:00Z"/>
  <w16cex:commentExtensible w16cex:durableId="2DCF0B44" w16cex:dateUtc="2025-02-13T15:58:00Z"/>
  <w16cex:commentExtensible w16cex:durableId="2A9BCCB7" w16cex:dateUtc="2024-09-23T18:17:00Z"/>
  <w16cex:commentExtensible w16cex:durableId="2B116664" w16cex:dateUtc="2025-02-07T00:32:00Z"/>
  <w16cex:commentExtensible w16cex:durableId="5899B508" w16cex:dateUtc="2025-02-13T16:01:00Z"/>
  <w16cex:commentExtensible w16cex:durableId="2A9BCDCE" w16cex:dateUtc="2024-09-23T18:21:00Z"/>
  <w16cex:commentExtensible w16cex:durableId="79359535" w16cex:dateUtc="2025-02-07T00:33:00Z"/>
  <w16cex:commentExtensible w16cex:durableId="00D84B7A" w16cex:dateUtc="2025-02-13T16:20:00Z"/>
  <w16cex:commentExtensible w16cex:durableId="27A1A035" w16cex:dateUtc="2025-02-07T00:34:00Z"/>
  <w16cex:commentExtensible w16cex:durableId="5281F127" w16cex:dateUtc="2025-02-13T16:20:00Z"/>
  <w16cex:commentExtensible w16cex:durableId="42F0654C" w16cex:dateUtc="2025-01-10T22:56:00Z"/>
  <w16cex:commentExtensible w16cex:durableId="048EC499" w16cex:dateUtc="2025-02-20T17:27:00Z"/>
  <w16cex:commentExtensible w16cex:durableId="4EF2348C" w16cex:dateUtc="2025-02-07T01:10:00Z"/>
  <w16cex:commentExtensible w16cex:durableId="249B7E24" w16cex:dateUtc="2025-02-13T16:21:00Z"/>
  <w16cex:commentExtensible w16cex:durableId="21E87286" w16cex:dateUtc="2025-02-07T01:11:00Z"/>
  <w16cex:commentExtensible w16cex:durableId="52422D48" w16cex:dateUtc="2025-02-13T16:23:00Z"/>
  <w16cex:commentExtensible w16cex:durableId="27468663" w16cex:dateUtc="2025-02-20T18:12:00Z"/>
  <w16cex:commentExtensible w16cex:durableId="7F78D2AA" w16cex:dateUtc="2025-02-07T01:18:00Z"/>
  <w16cex:commentExtensible w16cex:durableId="324D81F8" w16cex:dateUtc="2025-02-13T16:24:00Z"/>
  <w16cex:commentExtensible w16cex:durableId="5918D9C9" w16cex:dateUtc="2025-02-20T17:29:00Z"/>
  <w16cex:commentExtensible w16cex:durableId="12B17F12" w16cex:dateUtc="2025-02-07T01:35:00Z"/>
  <w16cex:commentExtensible w16cex:durableId="75168242" w16cex:dateUtc="2025-02-13T16:27:00Z"/>
  <w16cex:commentExtensible w16cex:durableId="7918F6B1" w16cex:dateUtc="2025-02-13T16:28:00Z"/>
  <w16cex:commentExtensible w16cex:durableId="573F1CBF" w16cex:dateUtc="2024-06-27T21:52:00Z"/>
  <w16cex:commentExtensible w16cex:durableId="5601F2A9" w16cex:dateUtc="2024-06-27T22:19:00Z"/>
  <w16cex:commentExtensible w16cex:durableId="3D935653" w16cex:dateUtc="2024-10-24T18:10:00Z"/>
  <w16cex:commentExtensible w16cex:durableId="3CF2EE8F" w16cex:dateUtc="2024-10-24T18:08:00Z"/>
  <w16cex:commentExtensible w16cex:durableId="6AA135E6" w16cex:dateUtc="2025-02-07T17:14:00Z"/>
  <w16cex:commentExtensible w16cex:durableId="66CE8474" w16cex:dateUtc="2025-02-13T16:34:00Z"/>
  <w16cex:commentExtensible w16cex:durableId="4C7FF9DB" w16cex:dateUtc="2025-02-20T21:34:00Z"/>
  <w16cex:commentExtensible w16cex:durableId="1E1D26CC" w16cex:dateUtc="2025-02-07T17:15:00Z"/>
  <w16cex:commentExtensible w16cex:durableId="44E9AB3E" w16cex:dateUtc="2025-02-13T16:35:00Z"/>
  <w16cex:commentExtensible w16cex:durableId="4B79E4BE" w16cex:dateUtc="2024-10-10T17:37:00Z"/>
  <w16cex:commentExtensible w16cex:durableId="1D058605" w16cex:dateUtc="2024-10-10T17:37:00Z"/>
  <w16cex:commentExtensible w16cex:durableId="04DE9ECD" w16cex:dateUtc="2025-01-09T03:47:00Z"/>
  <w16cex:commentExtensible w16cex:durableId="6AED4AE2" w16cex:dateUtc="2025-02-07T17:17:00Z"/>
  <w16cex:commentExtensible w16cex:durableId="474884B1" w16cex:dateUtc="2025-02-13T16:35:00Z"/>
  <w16cex:commentExtensible w16cex:durableId="5EAABF82" w16cex:dateUtc="2025-02-20T21:35:00Z"/>
  <w16cex:commentExtensible w16cex:durableId="0964F9D9" w16cex:dateUtc="2025-02-07T17:20:00Z"/>
  <w16cex:commentExtensible w16cex:durableId="09786F7F" w16cex:dateUtc="2025-02-13T16:37:00Z"/>
  <w16cex:commentExtensible w16cex:durableId="738E65F7" w16cex:dateUtc="2025-01-09T04:09:00Z"/>
  <w16cex:commentExtensible w16cex:durableId="5E57D542" w16cex:dateUtc="2025-01-10T23:53:00Z"/>
  <w16cex:commentExtensible w16cex:durableId="35C036F3" w16cex:dateUtc="2024-10-24T09:35:00Z"/>
  <w16cex:commentExtensible w16cex:durableId="60ED1ADB" w16cex:dateUtc="2024-10-24T18:17:00Z"/>
  <w16cex:commentExtensible w16cex:durableId="57BEEA63" w16cex:dateUtc="2024-10-24T18:22:00Z"/>
  <w16cex:commentExtensible w16cex:durableId="0672DBE5" w16cex:dateUtc="2025-01-10T23:56:00Z"/>
  <w16cex:commentExtensible w16cex:durableId="544042A9" w16cex:dateUtc="2025-01-10T23:56:00Z"/>
  <w16cex:commentExtensible w16cex:durableId="607C3ACB" w16cex:dateUtc="2025-01-10T23:57:00Z"/>
  <w16cex:commentExtensible w16cex:durableId="423E7E15" w16cex:dateUtc="2025-02-07T17:25:00Z"/>
  <w16cex:commentExtensible w16cex:durableId="1B443157" w16cex:dateUtc="2025-02-13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4D5BA" w16cid:durableId="75CD231E"/>
  <w16cid:commentId w16cid:paraId="1DFDC5E5" w16cid:durableId="2F1089B0"/>
  <w16cid:commentId w16cid:paraId="72835790" w16cid:durableId="6BD8C283"/>
  <w16cid:commentId w16cid:paraId="5A437D8D" w16cid:durableId="6516AA6A"/>
  <w16cid:commentId w16cid:paraId="49218E7C" w16cid:durableId="1BB4A76D"/>
  <w16cid:commentId w16cid:paraId="431F75C0" w16cid:durableId="3C75F6BA"/>
  <w16cid:commentId w16cid:paraId="3B7CC44D" w16cid:durableId="5CCA9001"/>
  <w16cid:commentId w16cid:paraId="1B5CE37A" w16cid:durableId="1A01E02E"/>
  <w16cid:commentId w16cid:paraId="39521CC6" w16cid:durableId="1884C98A"/>
  <w16cid:commentId w16cid:paraId="61CCF035" w16cid:durableId="2A9BC061"/>
  <w16cid:commentId w16cid:paraId="3AAFA990" w16cid:durableId="5DEB42CA"/>
  <w16cid:commentId w16cid:paraId="46551188" w16cid:durableId="25413B81"/>
  <w16cid:commentId w16cid:paraId="4F7F8672" w16cid:durableId="207499E8"/>
  <w16cid:commentId w16cid:paraId="682C438F" w16cid:durableId="5A400372"/>
  <w16cid:commentId w16cid:paraId="45495334" w16cid:durableId="1FCD91D4"/>
  <w16cid:commentId w16cid:paraId="00C29569" w16cid:durableId="42AAD078"/>
  <w16cid:commentId w16cid:paraId="49029195" w16cid:durableId="7595257B"/>
  <w16cid:commentId w16cid:paraId="7422A274" w16cid:durableId="2D97D318"/>
  <w16cid:commentId w16cid:paraId="0166F004" w16cid:durableId="0EBA1480"/>
  <w16cid:commentId w16cid:paraId="1F6E683F" w16cid:durableId="732EDBE4"/>
  <w16cid:commentId w16cid:paraId="42037432" w16cid:durableId="2B03F4FF"/>
  <w16cid:commentId w16cid:paraId="2ABB00A0" w16cid:durableId="1B3672BF"/>
  <w16cid:commentId w16cid:paraId="12765FFA" w16cid:durableId="2A9BCA42"/>
  <w16cid:commentId w16cid:paraId="378CE5CD" w16cid:durableId="16A91058"/>
  <w16cid:commentId w16cid:paraId="66601543" w16cid:durableId="7C0DC2B8"/>
  <w16cid:commentId w16cid:paraId="2387F449" w16cid:durableId="0A5CF9E2"/>
  <w16cid:commentId w16cid:paraId="76A613E5" w16cid:durableId="394FD66A"/>
  <w16cid:commentId w16cid:paraId="19A3DAAA" w16cid:durableId="2AFACF4A"/>
  <w16cid:commentId w16cid:paraId="053DCBE1" w16cid:durableId="1E66CC4A"/>
  <w16cid:commentId w16cid:paraId="78830716" w16cid:durableId="7437882D"/>
  <w16cid:commentId w16cid:paraId="0A814E63" w16cid:durableId="0F8BC233"/>
  <w16cid:commentId w16cid:paraId="7C04ED46" w16cid:durableId="7AEAFB2D"/>
  <w16cid:commentId w16cid:paraId="024360FC" w16cid:durableId="7659540B"/>
  <w16cid:commentId w16cid:paraId="1138CDF3" w16cid:durableId="2DCF0B44"/>
  <w16cid:commentId w16cid:paraId="588444F1" w16cid:durableId="2A9BCCB7"/>
  <w16cid:commentId w16cid:paraId="7D75072E" w16cid:durableId="2B116664"/>
  <w16cid:commentId w16cid:paraId="56F16F10" w16cid:durableId="5899B508"/>
  <w16cid:commentId w16cid:paraId="4C601D2E" w16cid:durableId="2A9BCDCE"/>
  <w16cid:commentId w16cid:paraId="1B3E7375" w16cid:durableId="79359535"/>
  <w16cid:commentId w16cid:paraId="794B5616" w16cid:durableId="00D84B7A"/>
  <w16cid:commentId w16cid:paraId="1A43C241" w16cid:durableId="27A1A035"/>
  <w16cid:commentId w16cid:paraId="57036BF8" w16cid:durableId="5281F127"/>
  <w16cid:commentId w16cid:paraId="1455DDAD" w16cid:durableId="42F0654C"/>
  <w16cid:commentId w16cid:paraId="7B0967ED" w16cid:durableId="048EC499"/>
  <w16cid:commentId w16cid:paraId="5D5086E9" w16cid:durableId="2AFAD21F"/>
  <w16cid:commentId w16cid:paraId="3E649CD2" w16cid:durableId="4EF2348C"/>
  <w16cid:commentId w16cid:paraId="10372069" w16cid:durableId="249B7E24"/>
  <w16cid:commentId w16cid:paraId="5C108D49" w16cid:durableId="21E87286"/>
  <w16cid:commentId w16cid:paraId="685D8587" w16cid:durableId="52422D48"/>
  <w16cid:commentId w16cid:paraId="25105EEE" w16cid:durableId="27468663"/>
  <w16cid:commentId w16cid:paraId="52CAC369" w16cid:durableId="2AFAF3F6"/>
  <w16cid:commentId w16cid:paraId="4DBAD21B" w16cid:durableId="7F78D2AA"/>
  <w16cid:commentId w16cid:paraId="3229E42A" w16cid:durableId="324D81F8"/>
  <w16cid:commentId w16cid:paraId="71F39A32" w16cid:durableId="5918D9C9"/>
  <w16cid:commentId w16cid:paraId="1C6B12A4" w16cid:durableId="12B17F12"/>
  <w16cid:commentId w16cid:paraId="68B25C49" w16cid:durableId="75168242"/>
  <w16cid:commentId w16cid:paraId="199D75EF" w16cid:durableId="7918F6B1"/>
  <w16cid:commentId w16cid:paraId="2B81CE61" w16cid:durableId="2AFAF92C"/>
  <w16cid:commentId w16cid:paraId="23756150" w16cid:durableId="573F1CBF"/>
  <w16cid:commentId w16cid:paraId="5F8F5422" w16cid:durableId="2AFAFAF8"/>
  <w16cid:commentId w16cid:paraId="70F5D10F" w16cid:durableId="2AFB04AC"/>
  <w16cid:commentId w16cid:paraId="1CA89C19" w16cid:durableId="2B040816"/>
  <w16cid:commentId w16cid:paraId="08BE7C1D" w16cid:durableId="5601F2A9"/>
  <w16cid:commentId w16cid:paraId="59253131" w16cid:durableId="3D935653"/>
  <w16cid:commentId w16cid:paraId="093F9C26" w16cid:durableId="3CF2EE8F"/>
  <w16cid:commentId w16cid:paraId="410C4E11" w16cid:durableId="6AA135E6"/>
  <w16cid:commentId w16cid:paraId="4EE96DA8" w16cid:durableId="66CE8474"/>
  <w16cid:commentId w16cid:paraId="1D84A16D" w16cid:durableId="4C7FF9DB"/>
  <w16cid:commentId w16cid:paraId="0E55A7DE" w16cid:durableId="1E1D26CC"/>
  <w16cid:commentId w16cid:paraId="3A73E05D" w16cid:durableId="44E9AB3E"/>
  <w16cid:commentId w16cid:paraId="6493A41C" w16cid:durableId="4B79E4BE"/>
  <w16cid:commentId w16cid:paraId="450CF4CC" w16cid:durableId="1D058605"/>
  <w16cid:commentId w16cid:paraId="16244171" w16cid:durableId="04DE9ECD"/>
  <w16cid:commentId w16cid:paraId="1BDF3C01" w16cid:durableId="6AED4AE2"/>
  <w16cid:commentId w16cid:paraId="478319DA" w16cid:durableId="474884B1"/>
  <w16cid:commentId w16cid:paraId="6A7971B6" w16cid:durableId="5EAABF82"/>
  <w16cid:commentId w16cid:paraId="22E28231" w16cid:durableId="0964F9D9"/>
  <w16cid:commentId w16cid:paraId="1E20D9AC" w16cid:durableId="09786F7F"/>
  <w16cid:commentId w16cid:paraId="70EE4010" w16cid:durableId="738E65F7"/>
  <w16cid:commentId w16cid:paraId="4458F9A5" w16cid:durableId="5E57D542"/>
  <w16cid:commentId w16cid:paraId="253431E7" w16cid:durableId="35C036F3"/>
  <w16cid:commentId w16cid:paraId="452653E3" w16cid:durableId="60ED1ADB"/>
  <w16cid:commentId w16cid:paraId="5E526A20" w16cid:durableId="57BEEA63"/>
  <w16cid:commentId w16cid:paraId="10828F68" w16cid:durableId="2B041DFF"/>
  <w16cid:commentId w16cid:paraId="3A7B350E" w16cid:durableId="0672DBE5"/>
  <w16cid:commentId w16cid:paraId="5FA9B7BB" w16cid:durableId="544042A9"/>
  <w16cid:commentId w16cid:paraId="738EA042" w16cid:durableId="607C3ACB"/>
  <w16cid:commentId w16cid:paraId="1706A697" w16cid:durableId="423E7E15"/>
  <w16cid:commentId w16cid:paraId="5B71BB76" w16cid:durableId="1B443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EACF" w14:textId="77777777" w:rsidR="00AB749A" w:rsidRDefault="00AB749A" w:rsidP="00B724DC">
      <w:pPr>
        <w:spacing w:after="0" w:line="240" w:lineRule="auto"/>
      </w:pPr>
      <w:r>
        <w:separator/>
      </w:r>
    </w:p>
  </w:endnote>
  <w:endnote w:type="continuationSeparator" w:id="0">
    <w:p w14:paraId="7D694A40" w14:textId="77777777" w:rsidR="00AB749A" w:rsidRDefault="00AB749A"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01D0" w14:textId="77777777" w:rsidR="00AB749A" w:rsidRDefault="00AB749A" w:rsidP="00B724DC">
      <w:pPr>
        <w:spacing w:after="0" w:line="240" w:lineRule="auto"/>
      </w:pPr>
      <w:r>
        <w:separator/>
      </w:r>
    </w:p>
  </w:footnote>
  <w:footnote w:type="continuationSeparator" w:id="0">
    <w:p w14:paraId="7CD88C3C" w14:textId="77777777" w:rsidR="00AB749A" w:rsidRDefault="00AB749A"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1"/>
  </w:num>
  <w:num w:numId="3" w16cid:durableId="2930222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bersole, Joe">
    <w15:presenceInfo w15:providerId="AD" w15:userId="S::Ebersole.Joe@epa.gov::d63d3291-9951-44a6-86e6-1ded11957083"/>
  </w15:person>
  <w15:person w15:author="SOBOTA Daniel * DEQ">
    <w15:presenceInfo w15:providerId="AD" w15:userId="S::Daniel.SOBOTA@deq.oregon.gov::7f0b7e0f-4c2f-49d2-9721-8b5a7812af1f"/>
  </w15:person>
  <w15:person w15:author="Barrett, Hannah">
    <w15:presenceInfo w15:providerId="AD" w15:userId="S::barrehan@oregonstate.edu::57f09693-edb2-4815-b1b6-2409887e2546"/>
  </w15:person>
  <w15:person w15:author="Matt Kaylor">
    <w15:presenceInfo w15:providerId="AD" w15:userId="S::mkaylor@critfc.org::6d199fa8-f2d2-479b-82ae-0ea87c6be3da"/>
  </w15:person>
  <w15:person w15:author="Armstrong, Jonathan B">
    <w15:presenceInfo w15:providerId="AD" w15:userId="S::armstrjo@oregonstate.edu::8950d233-ab32-4dff-b2f6-fbd6cbea6106"/>
  </w15:person>
  <w15:person w15:author="Jessi Kershner">
    <w15:presenceInfo w15:providerId="None" w15:userId="Jessi Kershner"/>
  </w15:person>
  <w15:person w15:author="Ruprecht, Joel">
    <w15:presenceInfo w15:providerId="AD" w15:userId="S-1-5-21-828376571-1197701538-1844936127-300814"/>
  </w15:person>
  <w15:person w15:author="Levi, Taal">
    <w15:presenceInfo w15:providerId="AD" w15:userId="S::levit@oregonstate.edu::7234228d-4a2e-48e5-a273-92959f0ae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153CD"/>
    <w:rsid w:val="00022023"/>
    <w:rsid w:val="00023B96"/>
    <w:rsid w:val="0002563A"/>
    <w:rsid w:val="00037692"/>
    <w:rsid w:val="000501C4"/>
    <w:rsid w:val="000509CB"/>
    <w:rsid w:val="00051C8E"/>
    <w:rsid w:val="000525A6"/>
    <w:rsid w:val="00055194"/>
    <w:rsid w:val="00060924"/>
    <w:rsid w:val="00062E1D"/>
    <w:rsid w:val="00062F22"/>
    <w:rsid w:val="000632A6"/>
    <w:rsid w:val="00063922"/>
    <w:rsid w:val="00070C92"/>
    <w:rsid w:val="0007288F"/>
    <w:rsid w:val="00075D49"/>
    <w:rsid w:val="0007649C"/>
    <w:rsid w:val="000765B8"/>
    <w:rsid w:val="000767C3"/>
    <w:rsid w:val="0008341E"/>
    <w:rsid w:val="0008366E"/>
    <w:rsid w:val="00087699"/>
    <w:rsid w:val="000937AE"/>
    <w:rsid w:val="000957BD"/>
    <w:rsid w:val="00095A19"/>
    <w:rsid w:val="000A4DBD"/>
    <w:rsid w:val="000B35C0"/>
    <w:rsid w:val="000B5A37"/>
    <w:rsid w:val="000B6F7C"/>
    <w:rsid w:val="000C14A9"/>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675"/>
    <w:rsid w:val="00154B9F"/>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3C3"/>
    <w:rsid w:val="001C29D4"/>
    <w:rsid w:val="001D08BD"/>
    <w:rsid w:val="001D0E3A"/>
    <w:rsid w:val="001D1CBB"/>
    <w:rsid w:val="001E0E68"/>
    <w:rsid w:val="001E399A"/>
    <w:rsid w:val="001E7C41"/>
    <w:rsid w:val="001F2CFA"/>
    <w:rsid w:val="001F4C28"/>
    <w:rsid w:val="002001C2"/>
    <w:rsid w:val="00200B74"/>
    <w:rsid w:val="0020159F"/>
    <w:rsid w:val="00202EDC"/>
    <w:rsid w:val="00206F8E"/>
    <w:rsid w:val="002103C3"/>
    <w:rsid w:val="0021394A"/>
    <w:rsid w:val="00217648"/>
    <w:rsid w:val="00220577"/>
    <w:rsid w:val="00223C12"/>
    <w:rsid w:val="00225C08"/>
    <w:rsid w:val="0023016A"/>
    <w:rsid w:val="0023045E"/>
    <w:rsid w:val="00231B40"/>
    <w:rsid w:val="002362ED"/>
    <w:rsid w:val="002366EE"/>
    <w:rsid w:val="002421B2"/>
    <w:rsid w:val="00246C80"/>
    <w:rsid w:val="00250F9B"/>
    <w:rsid w:val="00251574"/>
    <w:rsid w:val="002516C1"/>
    <w:rsid w:val="00254FC3"/>
    <w:rsid w:val="002603A7"/>
    <w:rsid w:val="00260726"/>
    <w:rsid w:val="0026255C"/>
    <w:rsid w:val="00264593"/>
    <w:rsid w:val="00265802"/>
    <w:rsid w:val="00267A04"/>
    <w:rsid w:val="00272B1D"/>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07A3E"/>
    <w:rsid w:val="00310438"/>
    <w:rsid w:val="00314DF4"/>
    <w:rsid w:val="003211F2"/>
    <w:rsid w:val="003230F3"/>
    <w:rsid w:val="00326996"/>
    <w:rsid w:val="00327F4C"/>
    <w:rsid w:val="00330F26"/>
    <w:rsid w:val="0033492C"/>
    <w:rsid w:val="00336332"/>
    <w:rsid w:val="003373C4"/>
    <w:rsid w:val="003374DF"/>
    <w:rsid w:val="0033789E"/>
    <w:rsid w:val="00341AD2"/>
    <w:rsid w:val="003463BD"/>
    <w:rsid w:val="003570D6"/>
    <w:rsid w:val="0036293A"/>
    <w:rsid w:val="00364088"/>
    <w:rsid w:val="00364634"/>
    <w:rsid w:val="00364FB1"/>
    <w:rsid w:val="003668A0"/>
    <w:rsid w:val="00371E66"/>
    <w:rsid w:val="0037218D"/>
    <w:rsid w:val="00375D95"/>
    <w:rsid w:val="00384962"/>
    <w:rsid w:val="003851F1"/>
    <w:rsid w:val="00386954"/>
    <w:rsid w:val="00387593"/>
    <w:rsid w:val="00391864"/>
    <w:rsid w:val="00391C39"/>
    <w:rsid w:val="00396C86"/>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1439"/>
    <w:rsid w:val="003E226A"/>
    <w:rsid w:val="003E6D6D"/>
    <w:rsid w:val="003E7E85"/>
    <w:rsid w:val="003F0373"/>
    <w:rsid w:val="003F4F2E"/>
    <w:rsid w:val="003F6475"/>
    <w:rsid w:val="003F698F"/>
    <w:rsid w:val="00401434"/>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3FB7"/>
    <w:rsid w:val="00484F6D"/>
    <w:rsid w:val="004A1FE8"/>
    <w:rsid w:val="004A2890"/>
    <w:rsid w:val="004A2EE4"/>
    <w:rsid w:val="004A3E17"/>
    <w:rsid w:val="004A3FCC"/>
    <w:rsid w:val="004A76EE"/>
    <w:rsid w:val="004B0673"/>
    <w:rsid w:val="004B26CF"/>
    <w:rsid w:val="004B2F7C"/>
    <w:rsid w:val="004B55FC"/>
    <w:rsid w:val="004C1E6A"/>
    <w:rsid w:val="004C497B"/>
    <w:rsid w:val="004C4CEC"/>
    <w:rsid w:val="004D02BB"/>
    <w:rsid w:val="004D0C40"/>
    <w:rsid w:val="004D224A"/>
    <w:rsid w:val="004E4673"/>
    <w:rsid w:val="004E549D"/>
    <w:rsid w:val="004F4A41"/>
    <w:rsid w:val="004F60F4"/>
    <w:rsid w:val="0050112F"/>
    <w:rsid w:val="005064CA"/>
    <w:rsid w:val="0051426B"/>
    <w:rsid w:val="00527751"/>
    <w:rsid w:val="00530551"/>
    <w:rsid w:val="0053367A"/>
    <w:rsid w:val="00533C0D"/>
    <w:rsid w:val="00535C01"/>
    <w:rsid w:val="005362D7"/>
    <w:rsid w:val="005367DA"/>
    <w:rsid w:val="00540EFF"/>
    <w:rsid w:val="00550810"/>
    <w:rsid w:val="00554236"/>
    <w:rsid w:val="00555245"/>
    <w:rsid w:val="00556746"/>
    <w:rsid w:val="00556D20"/>
    <w:rsid w:val="00557CE6"/>
    <w:rsid w:val="00561C78"/>
    <w:rsid w:val="00564296"/>
    <w:rsid w:val="00565105"/>
    <w:rsid w:val="00567789"/>
    <w:rsid w:val="00570493"/>
    <w:rsid w:val="0057388B"/>
    <w:rsid w:val="0057413F"/>
    <w:rsid w:val="00583B4F"/>
    <w:rsid w:val="005878B5"/>
    <w:rsid w:val="00593B10"/>
    <w:rsid w:val="00593D6E"/>
    <w:rsid w:val="005944EF"/>
    <w:rsid w:val="005950AE"/>
    <w:rsid w:val="005965C8"/>
    <w:rsid w:val="00596A91"/>
    <w:rsid w:val="0059748D"/>
    <w:rsid w:val="00597ABF"/>
    <w:rsid w:val="005A0C12"/>
    <w:rsid w:val="005A1BF6"/>
    <w:rsid w:val="005A5FD5"/>
    <w:rsid w:val="005B0834"/>
    <w:rsid w:val="005B12F6"/>
    <w:rsid w:val="005B19CF"/>
    <w:rsid w:val="005B2443"/>
    <w:rsid w:val="005B7213"/>
    <w:rsid w:val="005C7418"/>
    <w:rsid w:val="005C7858"/>
    <w:rsid w:val="005C7AC1"/>
    <w:rsid w:val="005D1716"/>
    <w:rsid w:val="005D2126"/>
    <w:rsid w:val="005D787A"/>
    <w:rsid w:val="005E0978"/>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3121A"/>
    <w:rsid w:val="00631D22"/>
    <w:rsid w:val="00631E65"/>
    <w:rsid w:val="006326CC"/>
    <w:rsid w:val="006345A9"/>
    <w:rsid w:val="00640EC8"/>
    <w:rsid w:val="006414BA"/>
    <w:rsid w:val="00643783"/>
    <w:rsid w:val="0064675C"/>
    <w:rsid w:val="00646A79"/>
    <w:rsid w:val="00651096"/>
    <w:rsid w:val="0065111A"/>
    <w:rsid w:val="00652855"/>
    <w:rsid w:val="006566D7"/>
    <w:rsid w:val="00662927"/>
    <w:rsid w:val="006631A2"/>
    <w:rsid w:val="006632DA"/>
    <w:rsid w:val="00663D3A"/>
    <w:rsid w:val="006708B1"/>
    <w:rsid w:val="00672E86"/>
    <w:rsid w:val="006826F0"/>
    <w:rsid w:val="00692CA8"/>
    <w:rsid w:val="00693B18"/>
    <w:rsid w:val="006959BF"/>
    <w:rsid w:val="00696499"/>
    <w:rsid w:val="00697FC2"/>
    <w:rsid w:val="006A087A"/>
    <w:rsid w:val="006B369A"/>
    <w:rsid w:val="006C12B3"/>
    <w:rsid w:val="006C3760"/>
    <w:rsid w:val="006C3DDA"/>
    <w:rsid w:val="006C5989"/>
    <w:rsid w:val="006C599A"/>
    <w:rsid w:val="006D2EF9"/>
    <w:rsid w:val="006D326B"/>
    <w:rsid w:val="006D454D"/>
    <w:rsid w:val="006D48CD"/>
    <w:rsid w:val="006E44D9"/>
    <w:rsid w:val="006E45ED"/>
    <w:rsid w:val="006E5475"/>
    <w:rsid w:val="006F12A2"/>
    <w:rsid w:val="006F15A4"/>
    <w:rsid w:val="006F23EF"/>
    <w:rsid w:val="0070073F"/>
    <w:rsid w:val="00700AC4"/>
    <w:rsid w:val="00703D23"/>
    <w:rsid w:val="00713E93"/>
    <w:rsid w:val="007156B0"/>
    <w:rsid w:val="00716077"/>
    <w:rsid w:val="00716346"/>
    <w:rsid w:val="00716C2B"/>
    <w:rsid w:val="00721650"/>
    <w:rsid w:val="007234AF"/>
    <w:rsid w:val="007349D6"/>
    <w:rsid w:val="00737FE5"/>
    <w:rsid w:val="007434FD"/>
    <w:rsid w:val="00750AF8"/>
    <w:rsid w:val="0075130D"/>
    <w:rsid w:val="00761661"/>
    <w:rsid w:val="00772861"/>
    <w:rsid w:val="00776083"/>
    <w:rsid w:val="007811C6"/>
    <w:rsid w:val="00781528"/>
    <w:rsid w:val="00783964"/>
    <w:rsid w:val="00783E76"/>
    <w:rsid w:val="00794FA2"/>
    <w:rsid w:val="0079546D"/>
    <w:rsid w:val="00795A38"/>
    <w:rsid w:val="007978E2"/>
    <w:rsid w:val="007A1134"/>
    <w:rsid w:val="007A2E0B"/>
    <w:rsid w:val="007A752C"/>
    <w:rsid w:val="007B16A6"/>
    <w:rsid w:val="007B1E64"/>
    <w:rsid w:val="007B2421"/>
    <w:rsid w:val="007B324D"/>
    <w:rsid w:val="007B45C4"/>
    <w:rsid w:val="007B5F4F"/>
    <w:rsid w:val="007C04DA"/>
    <w:rsid w:val="007C051C"/>
    <w:rsid w:val="007C50DC"/>
    <w:rsid w:val="007C5612"/>
    <w:rsid w:val="007C65B6"/>
    <w:rsid w:val="007D1052"/>
    <w:rsid w:val="007D335E"/>
    <w:rsid w:val="007D3F56"/>
    <w:rsid w:val="007D54FF"/>
    <w:rsid w:val="007D5781"/>
    <w:rsid w:val="007D74B6"/>
    <w:rsid w:val="007E333F"/>
    <w:rsid w:val="007E4574"/>
    <w:rsid w:val="007F0D70"/>
    <w:rsid w:val="007F38DF"/>
    <w:rsid w:val="00800608"/>
    <w:rsid w:val="0080104B"/>
    <w:rsid w:val="008036E7"/>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4D62"/>
    <w:rsid w:val="008566CE"/>
    <w:rsid w:val="0086059A"/>
    <w:rsid w:val="00861B0E"/>
    <w:rsid w:val="00865DBF"/>
    <w:rsid w:val="0087533A"/>
    <w:rsid w:val="0087616D"/>
    <w:rsid w:val="00880B06"/>
    <w:rsid w:val="0088740F"/>
    <w:rsid w:val="00892CC9"/>
    <w:rsid w:val="0089418C"/>
    <w:rsid w:val="00894BD4"/>
    <w:rsid w:val="00894FD6"/>
    <w:rsid w:val="008951AA"/>
    <w:rsid w:val="008959A0"/>
    <w:rsid w:val="008A13F5"/>
    <w:rsid w:val="008A5A7F"/>
    <w:rsid w:val="008A7875"/>
    <w:rsid w:val="008B1184"/>
    <w:rsid w:val="008C4425"/>
    <w:rsid w:val="008D39CF"/>
    <w:rsid w:val="008D6C90"/>
    <w:rsid w:val="008E0CEA"/>
    <w:rsid w:val="008E1B4C"/>
    <w:rsid w:val="008E494C"/>
    <w:rsid w:val="008E5751"/>
    <w:rsid w:val="008F703A"/>
    <w:rsid w:val="009037B5"/>
    <w:rsid w:val="009048F0"/>
    <w:rsid w:val="00906CED"/>
    <w:rsid w:val="0090757D"/>
    <w:rsid w:val="009123AC"/>
    <w:rsid w:val="009127CF"/>
    <w:rsid w:val="00913CE7"/>
    <w:rsid w:val="00914135"/>
    <w:rsid w:val="00915554"/>
    <w:rsid w:val="0092140B"/>
    <w:rsid w:val="0093039B"/>
    <w:rsid w:val="0093154A"/>
    <w:rsid w:val="00932528"/>
    <w:rsid w:val="00941C9B"/>
    <w:rsid w:val="00944635"/>
    <w:rsid w:val="00944AF6"/>
    <w:rsid w:val="00945594"/>
    <w:rsid w:val="00955527"/>
    <w:rsid w:val="00961AE6"/>
    <w:rsid w:val="009749B1"/>
    <w:rsid w:val="0098248F"/>
    <w:rsid w:val="00990081"/>
    <w:rsid w:val="009906FB"/>
    <w:rsid w:val="00991472"/>
    <w:rsid w:val="00991D28"/>
    <w:rsid w:val="009964FA"/>
    <w:rsid w:val="009973AE"/>
    <w:rsid w:val="009A2557"/>
    <w:rsid w:val="009A6F3A"/>
    <w:rsid w:val="009A7779"/>
    <w:rsid w:val="009B18A0"/>
    <w:rsid w:val="009B3D66"/>
    <w:rsid w:val="009B47A2"/>
    <w:rsid w:val="009C3BBF"/>
    <w:rsid w:val="009C46C4"/>
    <w:rsid w:val="009C7EEE"/>
    <w:rsid w:val="009D14BD"/>
    <w:rsid w:val="009D2C41"/>
    <w:rsid w:val="009E1702"/>
    <w:rsid w:val="009E5788"/>
    <w:rsid w:val="009E5AF1"/>
    <w:rsid w:val="00A007DA"/>
    <w:rsid w:val="00A12807"/>
    <w:rsid w:val="00A151E0"/>
    <w:rsid w:val="00A156CC"/>
    <w:rsid w:val="00A17BA1"/>
    <w:rsid w:val="00A24D79"/>
    <w:rsid w:val="00A30307"/>
    <w:rsid w:val="00A36135"/>
    <w:rsid w:val="00A4179D"/>
    <w:rsid w:val="00A44EED"/>
    <w:rsid w:val="00A44FFD"/>
    <w:rsid w:val="00A45C8B"/>
    <w:rsid w:val="00A46028"/>
    <w:rsid w:val="00A51219"/>
    <w:rsid w:val="00A54FA2"/>
    <w:rsid w:val="00A55407"/>
    <w:rsid w:val="00A60C73"/>
    <w:rsid w:val="00A72C79"/>
    <w:rsid w:val="00A7340F"/>
    <w:rsid w:val="00A73636"/>
    <w:rsid w:val="00A737C0"/>
    <w:rsid w:val="00A774D4"/>
    <w:rsid w:val="00A77A96"/>
    <w:rsid w:val="00A77D14"/>
    <w:rsid w:val="00A77F12"/>
    <w:rsid w:val="00A80E24"/>
    <w:rsid w:val="00A843C6"/>
    <w:rsid w:val="00A93194"/>
    <w:rsid w:val="00A937C2"/>
    <w:rsid w:val="00A942A9"/>
    <w:rsid w:val="00A94B30"/>
    <w:rsid w:val="00A97F6B"/>
    <w:rsid w:val="00AA00EE"/>
    <w:rsid w:val="00AA3A7C"/>
    <w:rsid w:val="00AA6E85"/>
    <w:rsid w:val="00AB0838"/>
    <w:rsid w:val="00AB3B4C"/>
    <w:rsid w:val="00AB3E0A"/>
    <w:rsid w:val="00AB7323"/>
    <w:rsid w:val="00AB749A"/>
    <w:rsid w:val="00AC3BB3"/>
    <w:rsid w:val="00AC435C"/>
    <w:rsid w:val="00AC701D"/>
    <w:rsid w:val="00AD001A"/>
    <w:rsid w:val="00AD57CC"/>
    <w:rsid w:val="00AD5CC8"/>
    <w:rsid w:val="00AE419C"/>
    <w:rsid w:val="00AE6379"/>
    <w:rsid w:val="00AE68C7"/>
    <w:rsid w:val="00AF0BB0"/>
    <w:rsid w:val="00AF3719"/>
    <w:rsid w:val="00B02A4E"/>
    <w:rsid w:val="00B06077"/>
    <w:rsid w:val="00B079E3"/>
    <w:rsid w:val="00B12B3D"/>
    <w:rsid w:val="00B17B29"/>
    <w:rsid w:val="00B23CCF"/>
    <w:rsid w:val="00B26726"/>
    <w:rsid w:val="00B273FC"/>
    <w:rsid w:val="00B277BF"/>
    <w:rsid w:val="00B27E17"/>
    <w:rsid w:val="00B3149C"/>
    <w:rsid w:val="00B3476A"/>
    <w:rsid w:val="00B359F7"/>
    <w:rsid w:val="00B35BBE"/>
    <w:rsid w:val="00B35DF1"/>
    <w:rsid w:val="00B407EB"/>
    <w:rsid w:val="00B425D0"/>
    <w:rsid w:val="00B54233"/>
    <w:rsid w:val="00B578B3"/>
    <w:rsid w:val="00B60686"/>
    <w:rsid w:val="00B63DE7"/>
    <w:rsid w:val="00B724DC"/>
    <w:rsid w:val="00B75519"/>
    <w:rsid w:val="00B76AB4"/>
    <w:rsid w:val="00B77EA1"/>
    <w:rsid w:val="00B82A69"/>
    <w:rsid w:val="00B90B47"/>
    <w:rsid w:val="00B92C93"/>
    <w:rsid w:val="00B96566"/>
    <w:rsid w:val="00B97402"/>
    <w:rsid w:val="00B9760F"/>
    <w:rsid w:val="00BA1D11"/>
    <w:rsid w:val="00BA2372"/>
    <w:rsid w:val="00BA2B50"/>
    <w:rsid w:val="00BA3945"/>
    <w:rsid w:val="00BA4BA0"/>
    <w:rsid w:val="00BA4CF1"/>
    <w:rsid w:val="00BA6ADA"/>
    <w:rsid w:val="00BB336C"/>
    <w:rsid w:val="00BB3F35"/>
    <w:rsid w:val="00BB6E61"/>
    <w:rsid w:val="00BC0F36"/>
    <w:rsid w:val="00BC500E"/>
    <w:rsid w:val="00BD7285"/>
    <w:rsid w:val="00BD7F9A"/>
    <w:rsid w:val="00BE25E8"/>
    <w:rsid w:val="00BE35A9"/>
    <w:rsid w:val="00BE38FC"/>
    <w:rsid w:val="00BF182E"/>
    <w:rsid w:val="00BF3145"/>
    <w:rsid w:val="00BF5694"/>
    <w:rsid w:val="00BF63CA"/>
    <w:rsid w:val="00BF7CA6"/>
    <w:rsid w:val="00BF7E1A"/>
    <w:rsid w:val="00C039DC"/>
    <w:rsid w:val="00C04F05"/>
    <w:rsid w:val="00C13FAA"/>
    <w:rsid w:val="00C15FE2"/>
    <w:rsid w:val="00C172EB"/>
    <w:rsid w:val="00C25797"/>
    <w:rsid w:val="00C25874"/>
    <w:rsid w:val="00C25C0A"/>
    <w:rsid w:val="00C358B4"/>
    <w:rsid w:val="00C42A4C"/>
    <w:rsid w:val="00C435C4"/>
    <w:rsid w:val="00C441F8"/>
    <w:rsid w:val="00C449D6"/>
    <w:rsid w:val="00C55317"/>
    <w:rsid w:val="00C56B0A"/>
    <w:rsid w:val="00C579C4"/>
    <w:rsid w:val="00C6236E"/>
    <w:rsid w:val="00C83A2C"/>
    <w:rsid w:val="00C91E81"/>
    <w:rsid w:val="00C9210B"/>
    <w:rsid w:val="00C959C5"/>
    <w:rsid w:val="00CA4870"/>
    <w:rsid w:val="00CA562B"/>
    <w:rsid w:val="00CB1A28"/>
    <w:rsid w:val="00CB3480"/>
    <w:rsid w:val="00CB5657"/>
    <w:rsid w:val="00CB6004"/>
    <w:rsid w:val="00CC28BB"/>
    <w:rsid w:val="00CC56E6"/>
    <w:rsid w:val="00CC7607"/>
    <w:rsid w:val="00CD1070"/>
    <w:rsid w:val="00CD1AB4"/>
    <w:rsid w:val="00CD3009"/>
    <w:rsid w:val="00CD437D"/>
    <w:rsid w:val="00CD5133"/>
    <w:rsid w:val="00CD51C4"/>
    <w:rsid w:val="00CE28BA"/>
    <w:rsid w:val="00CE5636"/>
    <w:rsid w:val="00CF1B58"/>
    <w:rsid w:val="00CF1E2D"/>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43E97"/>
    <w:rsid w:val="00D455B2"/>
    <w:rsid w:val="00D45DFE"/>
    <w:rsid w:val="00D50B14"/>
    <w:rsid w:val="00D50B74"/>
    <w:rsid w:val="00D53B18"/>
    <w:rsid w:val="00D53F0D"/>
    <w:rsid w:val="00D575D4"/>
    <w:rsid w:val="00D57B11"/>
    <w:rsid w:val="00D62523"/>
    <w:rsid w:val="00D66F44"/>
    <w:rsid w:val="00D70C45"/>
    <w:rsid w:val="00D74FCE"/>
    <w:rsid w:val="00D7683C"/>
    <w:rsid w:val="00D8633D"/>
    <w:rsid w:val="00D929D1"/>
    <w:rsid w:val="00D941F4"/>
    <w:rsid w:val="00D946C3"/>
    <w:rsid w:val="00DA0F16"/>
    <w:rsid w:val="00DA2B32"/>
    <w:rsid w:val="00DA70FF"/>
    <w:rsid w:val="00DB0E55"/>
    <w:rsid w:val="00DB15A0"/>
    <w:rsid w:val="00DB2EF4"/>
    <w:rsid w:val="00DB4B1C"/>
    <w:rsid w:val="00DB5DF0"/>
    <w:rsid w:val="00DB638B"/>
    <w:rsid w:val="00DB7A7B"/>
    <w:rsid w:val="00DD6A35"/>
    <w:rsid w:val="00DD7776"/>
    <w:rsid w:val="00DE06A3"/>
    <w:rsid w:val="00DE0BE3"/>
    <w:rsid w:val="00DE3A9C"/>
    <w:rsid w:val="00DE47E2"/>
    <w:rsid w:val="00DF4A69"/>
    <w:rsid w:val="00DF5CAD"/>
    <w:rsid w:val="00E03AA9"/>
    <w:rsid w:val="00E04F5D"/>
    <w:rsid w:val="00E110E8"/>
    <w:rsid w:val="00E17AD1"/>
    <w:rsid w:val="00E228EF"/>
    <w:rsid w:val="00E23512"/>
    <w:rsid w:val="00E3286E"/>
    <w:rsid w:val="00E37977"/>
    <w:rsid w:val="00E446C6"/>
    <w:rsid w:val="00E44E4C"/>
    <w:rsid w:val="00E55F00"/>
    <w:rsid w:val="00E55F4A"/>
    <w:rsid w:val="00E56DA3"/>
    <w:rsid w:val="00E5741D"/>
    <w:rsid w:val="00E644AE"/>
    <w:rsid w:val="00E75119"/>
    <w:rsid w:val="00E90954"/>
    <w:rsid w:val="00E90BB8"/>
    <w:rsid w:val="00E940C2"/>
    <w:rsid w:val="00EA027F"/>
    <w:rsid w:val="00EA4047"/>
    <w:rsid w:val="00EA7622"/>
    <w:rsid w:val="00EB712A"/>
    <w:rsid w:val="00EB74A6"/>
    <w:rsid w:val="00EC083F"/>
    <w:rsid w:val="00EC118F"/>
    <w:rsid w:val="00EC1F74"/>
    <w:rsid w:val="00EC5384"/>
    <w:rsid w:val="00EC7710"/>
    <w:rsid w:val="00ED271C"/>
    <w:rsid w:val="00ED34AF"/>
    <w:rsid w:val="00ED752A"/>
    <w:rsid w:val="00EE39A7"/>
    <w:rsid w:val="00EE5F50"/>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74A3"/>
    <w:rsid w:val="00F72293"/>
    <w:rsid w:val="00F74724"/>
    <w:rsid w:val="00F74B6B"/>
    <w:rsid w:val="00F7596D"/>
    <w:rsid w:val="00F77E50"/>
    <w:rsid w:val="00F8728F"/>
    <w:rsid w:val="00F91A6A"/>
    <w:rsid w:val="00FA16CC"/>
    <w:rsid w:val="00FB2F47"/>
    <w:rsid w:val="00FB3FAB"/>
    <w:rsid w:val="00FC00D1"/>
    <w:rsid w:val="00FC0168"/>
    <w:rsid w:val="00FC1F1F"/>
    <w:rsid w:val="00FC3B71"/>
    <w:rsid w:val="00FC5A0A"/>
    <w:rsid w:val="00FD00FA"/>
    <w:rsid w:val="00FD2FB6"/>
    <w:rsid w:val="00FD3A52"/>
    <w:rsid w:val="00FD61DF"/>
    <w:rsid w:val="00FE6CC5"/>
    <w:rsid w:val="00FE7C25"/>
    <w:rsid w:val="00FF09FF"/>
    <w:rsid w:val="00FF553E"/>
    <w:rsid w:val="00FF74C6"/>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secure.sos.state.or.us/oard/viewSingleRule.action?ruleVrsnRsn=310035" TargetMode="External"/><Relationship Id="rId1" Type="http://schemas.openxmlformats.org/officeDocument/2006/relationships/hyperlink" Target="https://www.onsetcomp.com/resources/documentation/15604-dissolved-oxygen-assistant-ug?srsltid=AfmBOopt8DsIuDfQZ-GAEso2saHssbYpu1dlG03FfHb2MM50BhA72wFq"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30</Pages>
  <Words>28104</Words>
  <Characters>160199</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8</cp:revision>
  <dcterms:created xsi:type="dcterms:W3CDTF">2025-02-11T22:18:00Z</dcterms:created>
  <dcterms:modified xsi:type="dcterms:W3CDTF">2025-02-20T21:36:00Z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id="d3NAqXNt"/&gt;&lt;style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y fmtid="{D5CDD505-2E9C-101B-9397-08002B2CF9AE}" pid="4" name="MSIP_Label_09b73270-2993-4076-be47-9c78f42a1e84_Enabled">
    <vt:lpwstr>true</vt:lpwstr>
  </property>
  <property fmtid="{D5CDD505-2E9C-101B-9397-08002B2CF9AE}" pid="5" name="MSIP_Label_09b73270-2993-4076-be47-9c78f42a1e84_SetDate">
    <vt:lpwstr>2025-02-06T23:37:51Z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0b036952-c5d7-43da-92c1-7c1cdc2ea5d9</vt:lpwstr>
  </property>
  <property fmtid="{D5CDD505-2E9C-101B-9397-08002B2CF9AE}" pid="10" name="MSIP_Label_09b73270-2993-4076-be47-9c78f42a1e84_ContentBits">
    <vt:lpwstr>0</vt:lpwstr>
  </property>
</Properties>
</file>