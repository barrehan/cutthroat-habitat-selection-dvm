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31096" w14:textId="77777777" w:rsidR="00A54FA2" w:rsidRDefault="00A54FA2" w:rsidP="007E4574">
      <w:pPr>
        <w:rPr>
          <w:rFonts w:ascii="Times New Roman" w:hAnsi="Times New Roman" w:cs="Times New Roman"/>
          <w:sz w:val="24"/>
          <w:szCs w:val="24"/>
        </w:rPr>
      </w:pPr>
      <w:r w:rsidRPr="00A54FA2">
        <w:rPr>
          <w:rFonts w:ascii="Times New Roman" w:hAnsi="Times New Roman" w:cs="Times New Roman"/>
          <w:sz w:val="24"/>
          <w:szCs w:val="24"/>
        </w:rPr>
        <w:t>Diel vertical movement in floodplain refuges exploits diel asynchrony in hypoxia and thermal stress</w:t>
      </w:r>
    </w:p>
    <w:p w14:paraId="24A01BA4" w14:textId="77777777"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Hannah Barrett, Joe Ebersole, Joel Ruprecht, Taal Levi, Jonathan Armstrong</w:t>
      </w:r>
    </w:p>
    <w:p w14:paraId="55F78042" w14:textId="77777777" w:rsidR="007D5781" w:rsidRDefault="007E4574" w:rsidP="00476AE1">
      <w:pPr>
        <w:rPr>
          <w:rFonts w:ascii="Times New Roman" w:hAnsi="Times New Roman" w:cs="Times New Roman"/>
          <w:i/>
          <w:sz w:val="24"/>
          <w:szCs w:val="24"/>
        </w:rPr>
      </w:pPr>
      <w:r w:rsidRPr="007E4574">
        <w:rPr>
          <w:rFonts w:ascii="Times New Roman" w:hAnsi="Times New Roman" w:cs="Times New Roman"/>
          <w:i/>
          <w:sz w:val="24"/>
          <w:szCs w:val="24"/>
        </w:rPr>
        <w:t>Introduction</w:t>
      </w:r>
    </w:p>
    <w:p w14:paraId="17F665D1" w14:textId="4232B7B7" w:rsidR="00206F8E" w:rsidRDefault="00171436" w:rsidP="00476AE1">
      <w:pPr>
        <w:rPr>
          <w:rFonts w:ascii="Times New Roman" w:hAnsi="Times New Roman" w:cs="Times New Roman"/>
          <w:sz w:val="24"/>
          <w:szCs w:val="24"/>
        </w:rPr>
      </w:pPr>
      <w:r>
        <w:rPr>
          <w:rFonts w:ascii="Times New Roman" w:hAnsi="Times New Roman" w:cs="Times New Roman"/>
          <w:sz w:val="24"/>
          <w:szCs w:val="24"/>
        </w:rPr>
        <w:t>Spatial heterogeneity across l</w:t>
      </w:r>
      <w:r w:rsidR="00955527" w:rsidRPr="00615231">
        <w:rPr>
          <w:rFonts w:ascii="Times New Roman" w:hAnsi="Times New Roman" w:cs="Times New Roman"/>
          <w:sz w:val="24"/>
          <w:szCs w:val="24"/>
        </w:rPr>
        <w:t>andscape</w:t>
      </w:r>
      <w:r>
        <w:rPr>
          <w:rFonts w:ascii="Times New Roman" w:hAnsi="Times New Roman" w:cs="Times New Roman"/>
          <w:sz w:val="24"/>
          <w:szCs w:val="24"/>
        </w:rPr>
        <w:t>s can in turn generate temporal</w:t>
      </w:r>
      <w:r w:rsidR="00955527" w:rsidRPr="00615231">
        <w:rPr>
          <w:rFonts w:ascii="Times New Roman" w:hAnsi="Times New Roman" w:cs="Times New Roman"/>
          <w:sz w:val="24"/>
          <w:szCs w:val="24"/>
        </w:rPr>
        <w:t xml:space="preserve"> heterogeneity</w:t>
      </w:r>
      <w:r>
        <w:rPr>
          <w:rFonts w:ascii="Times New Roman" w:hAnsi="Times New Roman" w:cs="Times New Roman"/>
          <w:sz w:val="24"/>
          <w:szCs w:val="24"/>
        </w:rPr>
        <w:t xml:space="preserve">, as </w:t>
      </w:r>
      <w:r w:rsidR="00B55F5F">
        <w:rPr>
          <w:rFonts w:ascii="Times New Roman" w:hAnsi="Times New Roman" w:cs="Times New Roman"/>
          <w:sz w:val="24"/>
          <w:szCs w:val="24"/>
        </w:rPr>
        <w:t xml:space="preserve">local habitat patches differentially express </w:t>
      </w:r>
      <w:r w:rsidR="00955527" w:rsidRPr="00615231">
        <w:rPr>
          <w:rFonts w:ascii="Times New Roman" w:hAnsi="Times New Roman" w:cs="Times New Roman"/>
          <w:sz w:val="24"/>
          <w:szCs w:val="24"/>
        </w:rPr>
        <w:t xml:space="preserve">regional </w:t>
      </w:r>
      <w:r w:rsidR="00B55F5F">
        <w:rPr>
          <w:rFonts w:ascii="Times New Roman" w:hAnsi="Times New Roman" w:cs="Times New Roman"/>
          <w:sz w:val="24"/>
          <w:szCs w:val="24"/>
        </w:rPr>
        <w:t>conditions. This asynchrony can</w:t>
      </w:r>
      <w:r w:rsidR="00615231">
        <w:rPr>
          <w:rFonts w:ascii="Times New Roman" w:hAnsi="Times New Roman" w:cs="Times New Roman"/>
          <w:sz w:val="24"/>
          <w:szCs w:val="24"/>
        </w:rPr>
        <w:t xml:space="preserve"> allow</w:t>
      </w:r>
      <w:r w:rsidR="00955527" w:rsidRPr="00615231">
        <w:rPr>
          <w:rFonts w:ascii="Times New Roman" w:hAnsi="Times New Roman" w:cs="Times New Roman"/>
          <w:sz w:val="24"/>
          <w:szCs w:val="24"/>
        </w:rPr>
        <w:t xml:space="preserve"> animals to track favorable conditions </w:t>
      </w:r>
      <w:r w:rsidR="00B55F5F">
        <w:rPr>
          <w:rFonts w:ascii="Times New Roman" w:hAnsi="Times New Roman" w:cs="Times New Roman"/>
          <w:sz w:val="24"/>
          <w:szCs w:val="24"/>
        </w:rPr>
        <w:t xml:space="preserve">as they shift </w:t>
      </w:r>
      <w:r w:rsidR="00955527" w:rsidRPr="00615231">
        <w:rPr>
          <w:rFonts w:ascii="Times New Roman" w:hAnsi="Times New Roman" w:cs="Times New Roman"/>
          <w:sz w:val="24"/>
          <w:szCs w:val="24"/>
        </w:rPr>
        <w:t>across the landscape</w:t>
      </w:r>
      <w:r w:rsidR="00B55F5F">
        <w:rPr>
          <w:rFonts w:ascii="Times New Roman" w:hAnsi="Times New Roman" w:cs="Times New Roman"/>
          <w:sz w:val="24"/>
          <w:szCs w:val="24"/>
        </w:rPr>
        <w:t xml:space="preserve"> through time</w:t>
      </w:r>
      <w:r w:rsidR="00955527" w:rsidRPr="00615231">
        <w:rPr>
          <w:rFonts w:ascii="Times New Roman" w:hAnsi="Times New Roman" w:cs="Times New Roman"/>
          <w:sz w:val="24"/>
          <w:szCs w:val="24"/>
        </w:rPr>
        <w:t xml:space="preserve">. </w:t>
      </w:r>
      <w:r w:rsidR="00615231" w:rsidRPr="00615231">
        <w:rPr>
          <w:rFonts w:ascii="Times New Roman" w:hAnsi="Times New Roman" w:cs="Times New Roman"/>
          <w:sz w:val="24"/>
          <w:szCs w:val="24"/>
        </w:rPr>
        <w:t xml:space="preserve">In aquatic ecosystems, </w:t>
      </w:r>
      <w:r w:rsidR="000765B8">
        <w:rPr>
          <w:rFonts w:ascii="Times New Roman" w:hAnsi="Times New Roman" w:cs="Times New Roman"/>
          <w:sz w:val="24"/>
          <w:szCs w:val="24"/>
        </w:rPr>
        <w:t>fish</w:t>
      </w:r>
      <w:r w:rsidR="0093154A" w:rsidRPr="00615231">
        <w:rPr>
          <w:rFonts w:ascii="Times New Roman" w:hAnsi="Times New Roman" w:cs="Times New Roman"/>
          <w:sz w:val="24"/>
          <w:szCs w:val="24"/>
        </w:rPr>
        <w:t xml:space="preserve"> </w:t>
      </w:r>
      <w:r w:rsidR="00B55F5F">
        <w:rPr>
          <w:rFonts w:ascii="Times New Roman" w:hAnsi="Times New Roman" w:cs="Times New Roman"/>
          <w:sz w:val="24"/>
          <w:szCs w:val="24"/>
        </w:rPr>
        <w:t>exploit heterogeneity</w:t>
      </w:r>
      <w:r w:rsidR="00615231" w:rsidRPr="00615231">
        <w:rPr>
          <w:rFonts w:ascii="Times New Roman" w:hAnsi="Times New Roman" w:cs="Times New Roman"/>
          <w:sz w:val="24"/>
          <w:szCs w:val="24"/>
        </w:rPr>
        <w:t xml:space="preserve"> to avoid risks such as predation </w:t>
      </w:r>
      <w:r w:rsidR="001508D5">
        <w:rPr>
          <w:rFonts w:ascii="Times New Roman" w:hAnsi="Times New Roman" w:cs="Times New Roman"/>
          <w:sz w:val="24"/>
          <w:szCs w:val="24"/>
        </w:rPr>
        <w:t>(</w:t>
      </w:r>
      <w:r w:rsidR="001C29D4">
        <w:rPr>
          <w:rFonts w:ascii="Times New Roman" w:hAnsi="Times New Roman" w:cs="Times New Roman"/>
          <w:sz w:val="24"/>
          <w:szCs w:val="24"/>
        </w:rPr>
        <w:t xml:space="preserve">Power 1984, </w:t>
      </w:r>
      <w:proofErr w:type="spellStart"/>
      <w:r w:rsidR="000765B8">
        <w:rPr>
          <w:rFonts w:ascii="Times New Roman" w:hAnsi="Times New Roman" w:cs="Times New Roman"/>
          <w:sz w:val="24"/>
          <w:szCs w:val="24"/>
        </w:rPr>
        <w:t>Persson</w:t>
      </w:r>
      <w:proofErr w:type="spellEnd"/>
      <w:r w:rsidR="000765B8">
        <w:rPr>
          <w:rFonts w:ascii="Times New Roman" w:hAnsi="Times New Roman" w:cs="Times New Roman"/>
          <w:sz w:val="24"/>
          <w:szCs w:val="24"/>
        </w:rPr>
        <w:t xml:space="preserve"> and </w:t>
      </w:r>
      <w:proofErr w:type="spellStart"/>
      <w:r w:rsidR="000765B8">
        <w:rPr>
          <w:rFonts w:ascii="Times New Roman" w:hAnsi="Times New Roman" w:cs="Times New Roman"/>
          <w:sz w:val="24"/>
          <w:szCs w:val="24"/>
        </w:rPr>
        <w:t>Eklov</w:t>
      </w:r>
      <w:proofErr w:type="spellEnd"/>
      <w:r w:rsidR="000765B8">
        <w:rPr>
          <w:rFonts w:ascii="Times New Roman" w:hAnsi="Times New Roman" w:cs="Times New Roman"/>
          <w:sz w:val="24"/>
          <w:szCs w:val="24"/>
        </w:rPr>
        <w:t xml:space="preserve"> 1995,</w:t>
      </w:r>
      <w:r w:rsidR="002362ED">
        <w:rPr>
          <w:rFonts w:ascii="Times New Roman" w:hAnsi="Times New Roman" w:cs="Times New Roman"/>
          <w:sz w:val="24"/>
          <w:szCs w:val="24"/>
        </w:rPr>
        <w:t xml:space="preserve"> </w:t>
      </w:r>
      <w:r w:rsidR="001C29D4">
        <w:rPr>
          <w:rFonts w:ascii="Times New Roman" w:hAnsi="Times New Roman" w:cs="Times New Roman"/>
          <w:sz w:val="24"/>
          <w:szCs w:val="24"/>
        </w:rPr>
        <w:t>Penaluna et al. 2016</w:t>
      </w:r>
      <w:r w:rsidR="001508D5">
        <w:rPr>
          <w:rFonts w:ascii="Times New Roman" w:hAnsi="Times New Roman" w:cs="Times New Roman"/>
          <w:sz w:val="24"/>
          <w:szCs w:val="24"/>
        </w:rPr>
        <w:t xml:space="preserve">) </w:t>
      </w:r>
      <w:r w:rsidR="00615231" w:rsidRPr="00615231">
        <w:rPr>
          <w:rFonts w:ascii="Times New Roman" w:hAnsi="Times New Roman" w:cs="Times New Roman"/>
          <w:sz w:val="24"/>
          <w:szCs w:val="24"/>
        </w:rPr>
        <w:t xml:space="preserve">or </w:t>
      </w:r>
      <w:commentRangeStart w:id="0"/>
      <w:r w:rsidR="00615231" w:rsidRPr="00615231">
        <w:rPr>
          <w:rFonts w:ascii="Times New Roman" w:hAnsi="Times New Roman" w:cs="Times New Roman"/>
          <w:sz w:val="24"/>
          <w:szCs w:val="24"/>
        </w:rPr>
        <w:t>abiotic stressors like temperature</w:t>
      </w:r>
      <w:r w:rsidR="001508D5">
        <w:rPr>
          <w:rFonts w:ascii="Times New Roman" w:hAnsi="Times New Roman" w:cs="Times New Roman"/>
          <w:sz w:val="24"/>
          <w:szCs w:val="24"/>
        </w:rPr>
        <w:t xml:space="preserve"> (</w:t>
      </w:r>
      <w:r w:rsidR="002362ED">
        <w:rPr>
          <w:rFonts w:ascii="Times New Roman" w:hAnsi="Times New Roman" w:cs="Times New Roman"/>
          <w:sz w:val="24"/>
          <w:szCs w:val="24"/>
        </w:rPr>
        <w:t xml:space="preserve">Kaya et al. 1977, Berman and Quinn 1991, </w:t>
      </w:r>
      <w:proofErr w:type="spellStart"/>
      <w:r w:rsidR="000765B8">
        <w:rPr>
          <w:rFonts w:ascii="Times New Roman" w:hAnsi="Times New Roman" w:cs="Times New Roman"/>
          <w:sz w:val="24"/>
          <w:szCs w:val="24"/>
        </w:rPr>
        <w:t>Westhoff</w:t>
      </w:r>
      <w:proofErr w:type="spellEnd"/>
      <w:r w:rsidR="000765B8">
        <w:rPr>
          <w:rFonts w:ascii="Times New Roman" w:hAnsi="Times New Roman" w:cs="Times New Roman"/>
          <w:sz w:val="24"/>
          <w:szCs w:val="24"/>
        </w:rPr>
        <w:t xml:space="preserve"> et al. 2016</w:t>
      </w:r>
      <w:r w:rsidR="001508D5">
        <w:rPr>
          <w:rFonts w:ascii="Times New Roman" w:hAnsi="Times New Roman" w:cs="Times New Roman"/>
          <w:sz w:val="24"/>
          <w:szCs w:val="24"/>
        </w:rPr>
        <w:t xml:space="preserve">). </w:t>
      </w:r>
      <w:r w:rsidR="003B106F">
        <w:rPr>
          <w:rFonts w:ascii="Times New Roman" w:hAnsi="Times New Roman" w:cs="Times New Roman"/>
          <w:sz w:val="24"/>
          <w:szCs w:val="24"/>
        </w:rPr>
        <w:t>Indeed, behavioral thermoregulation is viewed as a strategy that may help cold-adapted fish persist in a warmer future</w:t>
      </w:r>
      <w:r w:rsidR="001C29D4">
        <w:rPr>
          <w:rFonts w:ascii="Times New Roman" w:hAnsi="Times New Roman" w:cs="Times New Roman"/>
          <w:sz w:val="24"/>
          <w:szCs w:val="24"/>
        </w:rPr>
        <w:t xml:space="preserve"> (</w:t>
      </w:r>
      <w:proofErr w:type="spellStart"/>
      <w:r w:rsidR="00EF410A">
        <w:rPr>
          <w:rFonts w:ascii="Times New Roman" w:hAnsi="Times New Roman" w:cs="Times New Roman"/>
          <w:sz w:val="24"/>
          <w:szCs w:val="24"/>
        </w:rPr>
        <w:t>Beechie</w:t>
      </w:r>
      <w:proofErr w:type="spellEnd"/>
      <w:r w:rsidR="00EF410A">
        <w:rPr>
          <w:rFonts w:ascii="Times New Roman" w:hAnsi="Times New Roman" w:cs="Times New Roman"/>
          <w:sz w:val="24"/>
          <w:szCs w:val="24"/>
        </w:rPr>
        <w:t xml:space="preserve"> et al. 2013, </w:t>
      </w:r>
      <w:proofErr w:type="spellStart"/>
      <w:r w:rsidR="00EF410A">
        <w:rPr>
          <w:rFonts w:ascii="Times New Roman" w:hAnsi="Times New Roman" w:cs="Times New Roman"/>
          <w:sz w:val="24"/>
          <w:szCs w:val="24"/>
        </w:rPr>
        <w:t>Kurylyk</w:t>
      </w:r>
      <w:proofErr w:type="spellEnd"/>
      <w:r w:rsidR="00EF410A">
        <w:rPr>
          <w:rFonts w:ascii="Times New Roman" w:hAnsi="Times New Roman" w:cs="Times New Roman"/>
          <w:sz w:val="24"/>
          <w:szCs w:val="24"/>
        </w:rPr>
        <w:t xml:space="preserve"> et al. 2015, Steel et al. 2017</w:t>
      </w:r>
      <w:r w:rsidR="001C29D4">
        <w:rPr>
          <w:rFonts w:ascii="Times New Roman" w:hAnsi="Times New Roman" w:cs="Times New Roman"/>
          <w:sz w:val="24"/>
          <w:szCs w:val="24"/>
        </w:rPr>
        <w:t>)</w:t>
      </w:r>
      <w:r w:rsidR="003B106F">
        <w:rPr>
          <w:rFonts w:ascii="Times New Roman" w:hAnsi="Times New Roman" w:cs="Times New Roman"/>
          <w:sz w:val="24"/>
          <w:szCs w:val="24"/>
        </w:rPr>
        <w:t xml:space="preserve">. </w:t>
      </w:r>
      <w:r w:rsidR="00051C8E">
        <w:rPr>
          <w:rFonts w:ascii="Times New Roman" w:hAnsi="Times New Roman" w:cs="Times New Roman"/>
          <w:sz w:val="24"/>
          <w:szCs w:val="24"/>
        </w:rPr>
        <w:t>However, a</w:t>
      </w:r>
      <w:r w:rsidR="003B106F" w:rsidRPr="00A737C0">
        <w:rPr>
          <w:rFonts w:ascii="Times New Roman" w:hAnsi="Times New Roman" w:cs="Times New Roman"/>
          <w:sz w:val="24"/>
          <w:szCs w:val="24"/>
        </w:rPr>
        <w:t xml:space="preserve"> key </w:t>
      </w:r>
      <w:commentRangeEnd w:id="0"/>
      <w:r w:rsidR="00EE0020">
        <w:rPr>
          <w:rStyle w:val="CommentReference"/>
        </w:rPr>
        <w:commentReference w:id="0"/>
      </w:r>
      <w:r w:rsidR="003B106F" w:rsidRPr="00A737C0">
        <w:rPr>
          <w:rFonts w:ascii="Times New Roman" w:hAnsi="Times New Roman" w:cs="Times New Roman"/>
          <w:sz w:val="24"/>
          <w:szCs w:val="24"/>
        </w:rPr>
        <w:t>challenge for conservation is to understand how a</w:t>
      </w:r>
      <w:r w:rsidR="003B106F">
        <w:rPr>
          <w:rFonts w:ascii="Times New Roman" w:hAnsi="Times New Roman" w:cs="Times New Roman"/>
          <w:sz w:val="24"/>
          <w:szCs w:val="24"/>
        </w:rPr>
        <w:t xml:space="preserve">nimal behavior and landscape </w:t>
      </w:r>
      <w:r w:rsidR="003B106F" w:rsidRPr="00A737C0">
        <w:rPr>
          <w:rFonts w:ascii="Times New Roman" w:hAnsi="Times New Roman" w:cs="Times New Roman"/>
          <w:sz w:val="24"/>
          <w:szCs w:val="24"/>
        </w:rPr>
        <w:t>heterogeneity interact to influence the effectiveness of behavioral thermoregulation in the face of climate change.</w:t>
      </w:r>
    </w:p>
    <w:p w14:paraId="57B4A6BD" w14:textId="4B79D9AA" w:rsidR="00A46028" w:rsidRDefault="001C29D4" w:rsidP="009E179F">
      <w:pPr>
        <w:rPr>
          <w:rFonts w:ascii="Times New Roman" w:hAnsi="Times New Roman" w:cs="Times New Roman"/>
          <w:sz w:val="24"/>
          <w:szCs w:val="24"/>
        </w:rPr>
      </w:pPr>
      <w:r>
        <w:rPr>
          <w:rFonts w:ascii="Times New Roman" w:hAnsi="Times New Roman" w:cs="Times New Roman"/>
          <w:sz w:val="24"/>
          <w:szCs w:val="24"/>
        </w:rPr>
        <w:t xml:space="preserve">While research often quantifies behavioral avoidance of single stressors (e.g., </w:t>
      </w:r>
      <w:r w:rsidR="00EF410A">
        <w:rPr>
          <w:rFonts w:ascii="Times New Roman" w:hAnsi="Times New Roman" w:cs="Times New Roman"/>
          <w:sz w:val="24"/>
          <w:szCs w:val="24"/>
        </w:rPr>
        <w:t xml:space="preserve">ultraviolet radiation; </w:t>
      </w:r>
      <w:r w:rsidR="002D24B1">
        <w:rPr>
          <w:rFonts w:ascii="Times New Roman" w:hAnsi="Times New Roman" w:cs="Times New Roman"/>
          <w:sz w:val="24"/>
          <w:szCs w:val="24"/>
        </w:rPr>
        <w:t>Rhodes et al. 2001</w:t>
      </w:r>
      <w:r w:rsidR="00EF410A">
        <w:rPr>
          <w:rFonts w:ascii="Times New Roman" w:hAnsi="Times New Roman" w:cs="Times New Roman"/>
          <w:sz w:val="24"/>
          <w:szCs w:val="24"/>
        </w:rPr>
        <w:t>, suboptimal temperatures; Sims et al. 2006)</w:t>
      </w:r>
      <w:r w:rsidR="00EE0020">
        <w:rPr>
          <w:rFonts w:ascii="Times New Roman" w:hAnsi="Times New Roman" w:cs="Times New Roman"/>
          <w:sz w:val="24"/>
          <w:szCs w:val="24"/>
        </w:rPr>
        <w:t>,</w:t>
      </w:r>
      <w:r>
        <w:rPr>
          <w:rFonts w:ascii="Times New Roman" w:hAnsi="Times New Roman" w:cs="Times New Roman"/>
          <w:sz w:val="24"/>
          <w:szCs w:val="24"/>
        </w:rPr>
        <w:t xml:space="preserve"> in nature fish</w:t>
      </w:r>
      <w:r w:rsidR="00C0034B">
        <w:rPr>
          <w:rFonts w:ascii="Times New Roman" w:hAnsi="Times New Roman" w:cs="Times New Roman"/>
          <w:sz w:val="24"/>
          <w:szCs w:val="24"/>
        </w:rPr>
        <w:t xml:space="preserve"> must</w:t>
      </w:r>
      <w:r>
        <w:rPr>
          <w:rFonts w:ascii="Times New Roman" w:hAnsi="Times New Roman" w:cs="Times New Roman"/>
          <w:sz w:val="24"/>
          <w:szCs w:val="24"/>
        </w:rPr>
        <w:t xml:space="preserve"> </w:t>
      </w:r>
      <w:r w:rsidR="00C0034B">
        <w:rPr>
          <w:rFonts w:ascii="Times New Roman" w:hAnsi="Times New Roman" w:cs="Times New Roman"/>
          <w:sz w:val="24"/>
          <w:szCs w:val="24"/>
        </w:rPr>
        <w:t>j</w:t>
      </w:r>
      <w:commentRangeStart w:id="2"/>
      <w:commentRangeStart w:id="3"/>
      <w:r w:rsidR="00C0034B">
        <w:rPr>
          <w:rFonts w:ascii="Times New Roman" w:hAnsi="Times New Roman" w:cs="Times New Roman"/>
          <w:sz w:val="24"/>
          <w:szCs w:val="24"/>
        </w:rPr>
        <w:t>uggl</w:t>
      </w:r>
      <w:commentRangeEnd w:id="2"/>
      <w:r w:rsidR="00C0034B">
        <w:rPr>
          <w:rStyle w:val="CommentReference"/>
        </w:rPr>
        <w:commentReference w:id="2"/>
      </w:r>
      <w:commentRangeEnd w:id="3"/>
      <w:r w:rsidR="0014738C">
        <w:rPr>
          <w:rStyle w:val="CommentReference"/>
        </w:rPr>
        <w:commentReference w:id="3"/>
      </w:r>
      <w:r w:rsidR="00C0034B">
        <w:rPr>
          <w:rFonts w:ascii="Times New Roman" w:hAnsi="Times New Roman" w:cs="Times New Roman"/>
          <w:sz w:val="24"/>
          <w:szCs w:val="24"/>
        </w:rPr>
        <w:t>e multiple variables at the same time</w:t>
      </w:r>
      <w:r w:rsidR="009E179F">
        <w:rPr>
          <w:rFonts w:ascii="Times New Roman" w:hAnsi="Times New Roman" w:cs="Times New Roman"/>
          <w:sz w:val="24"/>
          <w:szCs w:val="24"/>
        </w:rPr>
        <w:t xml:space="preserve">, and some variables may have synergistic </w:t>
      </w:r>
      <w:r w:rsidR="00642109">
        <w:rPr>
          <w:rFonts w:ascii="Times New Roman" w:hAnsi="Times New Roman" w:cs="Times New Roman"/>
          <w:sz w:val="24"/>
          <w:szCs w:val="24"/>
        </w:rPr>
        <w:t xml:space="preserve">physiological </w:t>
      </w:r>
      <w:r w:rsidR="009E179F">
        <w:rPr>
          <w:rFonts w:ascii="Times New Roman" w:hAnsi="Times New Roman" w:cs="Times New Roman"/>
          <w:sz w:val="24"/>
          <w:szCs w:val="24"/>
        </w:rPr>
        <w:t xml:space="preserve">effects. </w:t>
      </w:r>
      <w:r w:rsidR="00D234CC">
        <w:rPr>
          <w:rFonts w:ascii="Times New Roman" w:hAnsi="Times New Roman" w:cs="Times New Roman"/>
          <w:sz w:val="24"/>
          <w:szCs w:val="24"/>
        </w:rPr>
        <w:t>Behavioral</w:t>
      </w:r>
      <w:r w:rsidR="00310438">
        <w:rPr>
          <w:rFonts w:ascii="Times New Roman" w:hAnsi="Times New Roman" w:cs="Times New Roman"/>
          <w:sz w:val="24"/>
          <w:szCs w:val="24"/>
        </w:rPr>
        <w:t xml:space="preserve"> </w:t>
      </w:r>
      <w:r w:rsidR="00C224D7">
        <w:rPr>
          <w:rFonts w:ascii="Times New Roman" w:hAnsi="Times New Roman" w:cs="Times New Roman"/>
          <w:sz w:val="24"/>
          <w:szCs w:val="24"/>
        </w:rPr>
        <w:t xml:space="preserve">ecology </w:t>
      </w:r>
      <w:r w:rsidR="00310438">
        <w:rPr>
          <w:rFonts w:ascii="Times New Roman" w:hAnsi="Times New Roman" w:cs="Times New Roman"/>
          <w:sz w:val="24"/>
          <w:szCs w:val="24"/>
        </w:rPr>
        <w:t xml:space="preserve">often </w:t>
      </w:r>
      <w:r w:rsidR="00C224D7">
        <w:rPr>
          <w:rFonts w:ascii="Times New Roman" w:hAnsi="Times New Roman" w:cs="Times New Roman"/>
          <w:sz w:val="24"/>
          <w:szCs w:val="24"/>
        </w:rPr>
        <w:t>explores</w:t>
      </w:r>
      <w:r w:rsidR="00310438">
        <w:rPr>
          <w:rFonts w:ascii="Times New Roman" w:hAnsi="Times New Roman" w:cs="Times New Roman"/>
          <w:sz w:val="24"/>
          <w:szCs w:val="24"/>
        </w:rPr>
        <w:t xml:space="preserve"> trade-offs</w:t>
      </w:r>
      <w:r w:rsidR="00C224D7">
        <w:rPr>
          <w:rFonts w:ascii="Times New Roman" w:hAnsi="Times New Roman" w:cs="Times New Roman"/>
          <w:sz w:val="24"/>
          <w:szCs w:val="24"/>
        </w:rPr>
        <w:t xml:space="preserve"> that animals encounter when responding to multiple variables, as avoiding one stressor</w:t>
      </w:r>
      <w:r w:rsidR="00310438">
        <w:rPr>
          <w:rFonts w:ascii="Times New Roman" w:hAnsi="Times New Roman" w:cs="Times New Roman"/>
          <w:sz w:val="24"/>
          <w:szCs w:val="24"/>
        </w:rPr>
        <w:t xml:space="preserve"> </w:t>
      </w:r>
      <w:r w:rsidR="00C224D7">
        <w:rPr>
          <w:rFonts w:ascii="Times New Roman" w:hAnsi="Times New Roman" w:cs="Times New Roman"/>
          <w:sz w:val="24"/>
          <w:szCs w:val="24"/>
        </w:rPr>
        <w:t>may introduce</w:t>
      </w:r>
      <w:r w:rsidR="00310438">
        <w:rPr>
          <w:rFonts w:ascii="Times New Roman" w:hAnsi="Times New Roman" w:cs="Times New Roman"/>
          <w:sz w:val="24"/>
          <w:szCs w:val="24"/>
        </w:rPr>
        <w:t xml:space="preserve"> another. </w:t>
      </w:r>
      <w:r w:rsidR="00A93194">
        <w:rPr>
          <w:rFonts w:ascii="Times New Roman" w:hAnsi="Times New Roman" w:cs="Times New Roman"/>
          <w:sz w:val="24"/>
          <w:szCs w:val="24"/>
        </w:rPr>
        <w:t xml:space="preserve">For example, </w:t>
      </w:r>
      <w:r w:rsidR="00C224D7">
        <w:rPr>
          <w:rFonts w:ascii="Times New Roman" w:hAnsi="Times New Roman" w:cs="Times New Roman"/>
          <w:sz w:val="24"/>
          <w:szCs w:val="24"/>
        </w:rPr>
        <w:t>moving to habitat patches with low predation risk</w:t>
      </w:r>
      <w:r w:rsidR="00380744">
        <w:rPr>
          <w:rFonts w:ascii="Times New Roman" w:hAnsi="Times New Roman" w:cs="Times New Roman"/>
          <w:sz w:val="24"/>
          <w:szCs w:val="24"/>
        </w:rPr>
        <w:t xml:space="preserve"> often comes at the expense of foraging opportunity and may increase the risk of starvation </w:t>
      </w:r>
      <w:r w:rsidR="00E75119">
        <w:rPr>
          <w:rFonts w:ascii="Times New Roman" w:hAnsi="Times New Roman" w:cs="Times New Roman"/>
          <w:sz w:val="24"/>
          <w:szCs w:val="24"/>
        </w:rPr>
        <w:t>(Houston et al. 1993, Krause et al. 1998, Orrick et al 2013)</w:t>
      </w:r>
      <w:r w:rsidR="00A93194">
        <w:rPr>
          <w:rFonts w:ascii="Times New Roman" w:hAnsi="Times New Roman" w:cs="Times New Roman"/>
          <w:sz w:val="24"/>
          <w:szCs w:val="24"/>
        </w:rPr>
        <w:t xml:space="preserve">. </w:t>
      </w:r>
      <w:r w:rsidR="00FD3A52">
        <w:rPr>
          <w:rFonts w:ascii="Times New Roman" w:hAnsi="Times New Roman" w:cs="Times New Roman"/>
          <w:sz w:val="24"/>
          <w:szCs w:val="24"/>
        </w:rPr>
        <w:t xml:space="preserve">Similarly, </w:t>
      </w:r>
      <w:r w:rsidR="0030363D">
        <w:rPr>
          <w:rFonts w:ascii="Times New Roman" w:hAnsi="Times New Roman" w:cs="Times New Roman"/>
          <w:sz w:val="24"/>
          <w:szCs w:val="24"/>
        </w:rPr>
        <w:t>fish movement to</w:t>
      </w:r>
      <w:r w:rsidR="00FD3A52" w:rsidRPr="00FD3A52">
        <w:rPr>
          <w:rFonts w:ascii="Times New Roman" w:hAnsi="Times New Roman" w:cs="Times New Roman"/>
          <w:sz w:val="24"/>
          <w:szCs w:val="24"/>
        </w:rPr>
        <w:t xml:space="preserve"> cold</w:t>
      </w:r>
      <w:r w:rsidR="00FD3A52">
        <w:rPr>
          <w:rFonts w:ascii="Times New Roman" w:hAnsi="Times New Roman" w:cs="Times New Roman"/>
          <w:sz w:val="24"/>
          <w:szCs w:val="24"/>
        </w:rPr>
        <w:t>-</w:t>
      </w:r>
      <w:r w:rsidR="00FD3A52" w:rsidRPr="00FD3A52">
        <w:rPr>
          <w:rFonts w:ascii="Times New Roman" w:hAnsi="Times New Roman" w:cs="Times New Roman"/>
          <w:sz w:val="24"/>
          <w:szCs w:val="24"/>
        </w:rPr>
        <w:t>water refuge</w:t>
      </w:r>
      <w:r w:rsidR="00FD3A52">
        <w:rPr>
          <w:rFonts w:ascii="Times New Roman" w:hAnsi="Times New Roman" w:cs="Times New Roman"/>
          <w:sz w:val="24"/>
          <w:szCs w:val="24"/>
        </w:rPr>
        <w:t>s</w:t>
      </w:r>
      <w:r w:rsidR="00FD3A52" w:rsidRPr="00FD3A52">
        <w:rPr>
          <w:rFonts w:ascii="Times New Roman" w:hAnsi="Times New Roman" w:cs="Times New Roman"/>
          <w:sz w:val="24"/>
          <w:szCs w:val="24"/>
        </w:rPr>
        <w:t xml:space="preserve"> may present a conflict between </w:t>
      </w:r>
      <w:r w:rsidR="00642109">
        <w:rPr>
          <w:rFonts w:ascii="Times New Roman" w:hAnsi="Times New Roman" w:cs="Times New Roman"/>
          <w:sz w:val="24"/>
          <w:szCs w:val="24"/>
        </w:rPr>
        <w:t>thermal stress and foraging</w:t>
      </w:r>
      <w:r w:rsidR="004305D7">
        <w:rPr>
          <w:rFonts w:ascii="Times New Roman" w:hAnsi="Times New Roman" w:cs="Times New Roman"/>
          <w:sz w:val="24"/>
          <w:szCs w:val="24"/>
        </w:rPr>
        <w:t xml:space="preserve"> (</w:t>
      </w:r>
      <w:r w:rsidR="004305D7" w:rsidRPr="00FD3A52">
        <w:rPr>
          <w:rFonts w:ascii="Times New Roman" w:hAnsi="Times New Roman" w:cs="Times New Roman"/>
          <w:sz w:val="24"/>
          <w:szCs w:val="24"/>
        </w:rPr>
        <w:t xml:space="preserve">Moss 1985, </w:t>
      </w:r>
      <w:proofErr w:type="spellStart"/>
      <w:r w:rsidR="004305D7" w:rsidRPr="00FD3A52">
        <w:rPr>
          <w:rFonts w:ascii="Times New Roman" w:hAnsi="Times New Roman" w:cs="Times New Roman"/>
          <w:sz w:val="24"/>
          <w:szCs w:val="24"/>
        </w:rPr>
        <w:t>Brewitt</w:t>
      </w:r>
      <w:proofErr w:type="spellEnd"/>
      <w:r w:rsidR="004305D7" w:rsidRPr="00FD3A52">
        <w:rPr>
          <w:rFonts w:ascii="Times New Roman" w:hAnsi="Times New Roman" w:cs="Times New Roman"/>
          <w:sz w:val="24"/>
          <w:szCs w:val="24"/>
        </w:rPr>
        <w:t xml:space="preserve"> et al. </w:t>
      </w:r>
      <w:commentRangeStart w:id="4"/>
      <w:r w:rsidR="004305D7" w:rsidRPr="00FD3A52">
        <w:rPr>
          <w:rFonts w:ascii="Times New Roman" w:hAnsi="Times New Roman" w:cs="Times New Roman"/>
          <w:sz w:val="24"/>
          <w:szCs w:val="24"/>
        </w:rPr>
        <w:t>2016</w:t>
      </w:r>
      <w:commentRangeEnd w:id="4"/>
      <w:r w:rsidR="00642109">
        <w:rPr>
          <w:rStyle w:val="CommentReference"/>
        </w:rPr>
        <w:commentReference w:id="4"/>
      </w:r>
      <w:r w:rsidR="004305D7">
        <w:rPr>
          <w:rFonts w:ascii="Times New Roman" w:hAnsi="Times New Roman" w:cs="Times New Roman"/>
          <w:sz w:val="24"/>
          <w:szCs w:val="24"/>
        </w:rPr>
        <w:t>)</w:t>
      </w:r>
      <w:r w:rsidR="00FD3A52" w:rsidRPr="00FD3A52">
        <w:rPr>
          <w:rFonts w:ascii="Times New Roman" w:hAnsi="Times New Roman" w:cs="Times New Roman"/>
          <w:sz w:val="24"/>
          <w:szCs w:val="24"/>
        </w:rPr>
        <w:t xml:space="preserve">. </w:t>
      </w:r>
    </w:p>
    <w:p w14:paraId="1EF9DB8C" w14:textId="1E91F8A7" w:rsidR="00A21389" w:rsidRDefault="00A46028" w:rsidP="001003EB">
      <w:pPr>
        <w:rPr>
          <w:ins w:id="5" w:author="Microsoft Office User" w:date="2023-08-18T12:59:00Z"/>
          <w:rFonts w:ascii="Times New Roman" w:hAnsi="Times New Roman" w:cs="Times New Roman"/>
          <w:sz w:val="24"/>
          <w:szCs w:val="24"/>
        </w:rPr>
      </w:pPr>
      <w:r>
        <w:rPr>
          <w:rFonts w:ascii="Times New Roman" w:hAnsi="Times New Roman" w:cs="Times New Roman"/>
          <w:sz w:val="24"/>
          <w:szCs w:val="24"/>
        </w:rPr>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ins w:id="6" w:author="Barrett, Hannah" w:date="2023-08-20T14:28:00Z">
        <w:r w:rsidR="00521E84">
          <w:rPr>
            <w:rFonts w:ascii="Times New Roman" w:hAnsi="Times New Roman" w:cs="Times New Roman"/>
            <w:sz w:val="24"/>
            <w:szCs w:val="24"/>
          </w:rPr>
          <w:t>,</w:t>
        </w:r>
      </w:ins>
      <w:r w:rsidR="002D24B1">
        <w:rPr>
          <w:rFonts w:ascii="Times New Roman" w:hAnsi="Times New Roman" w:cs="Times New Roman"/>
          <w:sz w:val="24"/>
          <w:szCs w:val="24"/>
        </w:rPr>
        <w:t xml:space="preserve"> avoidance behavior should be shaped by both temperature and DO</w:t>
      </w:r>
      <w:r w:rsidR="00865DBF">
        <w:rPr>
          <w:rFonts w:ascii="Times New Roman" w:hAnsi="Times New Roman" w:cs="Times New Roman"/>
          <w:sz w:val="24"/>
          <w:szCs w:val="24"/>
        </w:rPr>
        <w:t xml:space="preserve">. </w:t>
      </w:r>
      <w:r w:rsidR="001003EB">
        <w:rPr>
          <w:rFonts w:ascii="Times New Roman" w:hAnsi="Times New Roman" w:cs="Times New Roman"/>
          <w:sz w:val="24"/>
          <w:szCs w:val="24"/>
        </w:rPr>
        <w:t xml:space="preserve">Pelagic and lentic habitats can present a pronounced thermocline and oxycline (known as vertical fronts in pelagic research; Logan et al. 2023). In a tropical marine environments, excessively cold and hypoxic waters create hypoxia based habitat constriction, causing fish to primarily hold at and above the thermocline (Brill et al. 1998, Logan et al. 2023). In temperate </w:t>
      </w:r>
      <w:r w:rsidR="004A7C74">
        <w:rPr>
          <w:rFonts w:ascii="Times New Roman" w:hAnsi="Times New Roman" w:cs="Times New Roman"/>
          <w:sz w:val="24"/>
          <w:szCs w:val="24"/>
        </w:rPr>
        <w:t>lakes</w:t>
      </w:r>
      <w:r w:rsidR="001003EB">
        <w:rPr>
          <w:rFonts w:ascii="Times New Roman" w:hAnsi="Times New Roman" w:cs="Times New Roman"/>
          <w:sz w:val="24"/>
          <w:szCs w:val="24"/>
        </w:rPr>
        <w:t xml:space="preserve">, </w:t>
      </w:r>
      <w:r w:rsidR="004A7C74">
        <w:rPr>
          <w:rFonts w:ascii="Times New Roman" w:hAnsi="Times New Roman" w:cs="Times New Roman"/>
          <w:sz w:val="24"/>
          <w:szCs w:val="24"/>
        </w:rPr>
        <w:t>cold-water fish may encounter thermal stress at shallow depths,</w:t>
      </w:r>
      <w:r w:rsidR="00A21389">
        <w:rPr>
          <w:rFonts w:ascii="Times New Roman" w:hAnsi="Times New Roman" w:cs="Times New Roman"/>
          <w:sz w:val="24"/>
          <w:szCs w:val="24"/>
        </w:rPr>
        <w:t xml:space="preserve"> while colder waters at depth are hypoxic, </w:t>
      </w:r>
      <w:r w:rsidR="00642109">
        <w:rPr>
          <w:rFonts w:ascii="Times New Roman" w:hAnsi="Times New Roman" w:cs="Times New Roman"/>
          <w:sz w:val="24"/>
          <w:szCs w:val="24"/>
        </w:rPr>
        <w:t>a phenomenon known as the</w:t>
      </w:r>
      <w:r w:rsidR="001003EB">
        <w:rPr>
          <w:rFonts w:ascii="Times New Roman" w:hAnsi="Times New Roman" w:cs="Times New Roman"/>
          <w:sz w:val="24"/>
          <w:szCs w:val="24"/>
        </w:rPr>
        <w:t xml:space="preserve"> temperature-oxygen squeeze (</w:t>
      </w:r>
      <w:proofErr w:type="spellStart"/>
      <w:r w:rsidR="001003EB">
        <w:rPr>
          <w:rFonts w:ascii="Times New Roman" w:hAnsi="Times New Roman" w:cs="Times New Roman"/>
          <w:sz w:val="24"/>
          <w:szCs w:val="24"/>
        </w:rPr>
        <w:t>Coutant</w:t>
      </w:r>
      <w:proofErr w:type="spellEnd"/>
      <w:r w:rsidR="00DB638B">
        <w:rPr>
          <w:rFonts w:ascii="Times New Roman" w:hAnsi="Times New Roman" w:cs="Times New Roman"/>
          <w:sz w:val="24"/>
          <w:szCs w:val="24"/>
        </w:rPr>
        <w:t xml:space="preserve"> 1985</w:t>
      </w:r>
      <w:r w:rsidR="00A21389">
        <w:rPr>
          <w:rFonts w:ascii="Times New Roman" w:hAnsi="Times New Roman" w:cs="Times New Roman"/>
          <w:sz w:val="24"/>
          <w:szCs w:val="24"/>
        </w:rPr>
        <w:t xml:space="preserve">). </w:t>
      </w:r>
      <w:ins w:id="7" w:author="Microsoft Office User" w:date="2023-08-18T12:59:00Z">
        <w:r w:rsidR="00A21389">
          <w:rPr>
            <w:rFonts w:ascii="Times New Roman" w:hAnsi="Times New Roman" w:cs="Times New Roman"/>
            <w:sz w:val="24"/>
            <w:szCs w:val="24"/>
          </w:rPr>
          <w:t>** can you expand on T-O Squeeze</w:t>
        </w:r>
      </w:ins>
      <w:ins w:id="8" w:author="Microsoft Office User" w:date="2023-08-18T13:01:00Z">
        <w:r w:rsidR="00A21389">
          <w:rPr>
            <w:rFonts w:ascii="Times New Roman" w:hAnsi="Times New Roman" w:cs="Times New Roman"/>
            <w:sz w:val="24"/>
            <w:szCs w:val="24"/>
          </w:rPr>
          <w:t xml:space="preserve"> (in 1-2 sentences)</w:t>
        </w:r>
      </w:ins>
      <w:ins w:id="9" w:author="Microsoft Office User" w:date="2023-08-18T12:59:00Z">
        <w:r w:rsidR="00A21389">
          <w:rPr>
            <w:rFonts w:ascii="Times New Roman" w:hAnsi="Times New Roman" w:cs="Times New Roman"/>
            <w:sz w:val="24"/>
            <w:szCs w:val="24"/>
          </w:rPr>
          <w:t xml:space="preserve"> – ideally you can argue that </w:t>
        </w:r>
      </w:ins>
      <w:ins w:id="10" w:author="Microsoft Office User" w:date="2023-08-18T13:00:00Z">
        <w:r w:rsidR="00A21389">
          <w:rPr>
            <w:rFonts w:ascii="Times New Roman" w:hAnsi="Times New Roman" w:cs="Times New Roman"/>
            <w:sz w:val="24"/>
            <w:szCs w:val="24"/>
          </w:rPr>
          <w:t>it may be a ubiquitous challenge for marine and freshwater fish in a warmer future. This is a good pitch for the generality of your paper**</w:t>
        </w:r>
      </w:ins>
    </w:p>
    <w:p w14:paraId="1FA5F9C3" w14:textId="38B4469E" w:rsidR="00794BBC" w:rsidRDefault="001003EB" w:rsidP="00794BBC">
      <w:pPr>
        <w:rPr>
          <w:rFonts w:ascii="Times New Roman" w:hAnsi="Times New Roman" w:cs="Times New Roman"/>
          <w:sz w:val="24"/>
          <w:szCs w:val="24"/>
        </w:rPr>
      </w:pPr>
      <w:r>
        <w:rPr>
          <w:rFonts w:ascii="Times New Roman" w:hAnsi="Times New Roman" w:cs="Times New Roman"/>
          <w:sz w:val="24"/>
          <w:szCs w:val="24"/>
        </w:rPr>
        <w:t xml:space="preserve">This </w:t>
      </w:r>
      <w:r w:rsidR="00A21389">
        <w:rPr>
          <w:rFonts w:ascii="Times New Roman" w:hAnsi="Times New Roman" w:cs="Times New Roman"/>
          <w:sz w:val="24"/>
          <w:szCs w:val="24"/>
        </w:rPr>
        <w:t>vertical trade-off can</w:t>
      </w:r>
      <w:r>
        <w:rPr>
          <w:rFonts w:ascii="Times New Roman" w:hAnsi="Times New Roman" w:cs="Times New Roman"/>
          <w:sz w:val="24"/>
          <w:szCs w:val="24"/>
        </w:rPr>
        <w:t xml:space="preserve"> also occur in </w:t>
      </w:r>
      <w:proofErr w:type="spellStart"/>
      <w:proofErr w:type="gramStart"/>
      <w:r w:rsidR="00A21389">
        <w:rPr>
          <w:rFonts w:ascii="Times New Roman" w:hAnsi="Times New Roman" w:cs="Times New Roman"/>
          <w:sz w:val="24"/>
          <w:szCs w:val="24"/>
        </w:rPr>
        <w:t>stillwater</w:t>
      </w:r>
      <w:proofErr w:type="spellEnd"/>
      <w:proofErr w:type="gramEnd"/>
      <w:r w:rsidR="00A21389">
        <w:rPr>
          <w:rFonts w:ascii="Times New Roman" w:hAnsi="Times New Roman" w:cs="Times New Roman"/>
          <w:sz w:val="24"/>
          <w:szCs w:val="24"/>
        </w:rPr>
        <w:t xml:space="preserve"> habitats of river floodplains</w:t>
      </w:r>
      <w:r>
        <w:rPr>
          <w:rFonts w:ascii="Times New Roman" w:hAnsi="Times New Roman" w:cs="Times New Roman"/>
          <w:sz w:val="24"/>
          <w:szCs w:val="24"/>
        </w:rPr>
        <w:t xml:space="preserve">. For example, </w:t>
      </w:r>
      <w:r w:rsidR="0086723E">
        <w:rPr>
          <w:rFonts w:ascii="Times New Roman" w:hAnsi="Times New Roman" w:cs="Times New Roman"/>
          <w:sz w:val="24"/>
          <w:szCs w:val="24"/>
        </w:rPr>
        <w:t xml:space="preserve">recent work on a large river found that floodplain thermal refuges were fed by hypoxic upwelling and exhibited a </w:t>
      </w:r>
      <w:r w:rsidR="00521E84">
        <w:rPr>
          <w:rFonts w:ascii="Times New Roman" w:hAnsi="Times New Roman" w:cs="Times New Roman"/>
          <w:sz w:val="24"/>
          <w:szCs w:val="24"/>
        </w:rPr>
        <w:t>temperature-dissolved oxygen</w:t>
      </w:r>
      <w:r w:rsidR="0086723E">
        <w:rPr>
          <w:rFonts w:ascii="Times New Roman" w:hAnsi="Times New Roman" w:cs="Times New Roman"/>
          <w:sz w:val="24"/>
          <w:szCs w:val="24"/>
        </w:rPr>
        <w:t xml:space="preserve"> squeeze that confined</w:t>
      </w:r>
      <w:r>
        <w:rPr>
          <w:rFonts w:ascii="Times New Roman" w:hAnsi="Times New Roman" w:cs="Times New Roman"/>
          <w:sz w:val="24"/>
          <w:szCs w:val="24"/>
        </w:rPr>
        <w:t xml:space="preserve"> cold-adapted fish to &lt;20% </w:t>
      </w:r>
      <w:r>
        <w:rPr>
          <w:rFonts w:ascii="Times New Roman" w:hAnsi="Times New Roman" w:cs="Times New Roman"/>
          <w:sz w:val="24"/>
          <w:szCs w:val="24"/>
        </w:rPr>
        <w:lastRenderedPageBreak/>
        <w:t>of the water column</w:t>
      </w:r>
      <w:r w:rsidR="0086723E">
        <w:rPr>
          <w:rFonts w:ascii="Times New Roman" w:hAnsi="Times New Roman" w:cs="Times New Roman"/>
          <w:sz w:val="24"/>
          <w:szCs w:val="24"/>
        </w:rPr>
        <w:t>.</w:t>
      </w:r>
      <w:r>
        <w:rPr>
          <w:rFonts w:ascii="Times New Roman" w:hAnsi="Times New Roman" w:cs="Times New Roman"/>
          <w:sz w:val="24"/>
          <w:szCs w:val="24"/>
        </w:rPr>
        <w:t xml:space="preserve"> (Barrett et al. 2023). </w:t>
      </w:r>
      <w:r w:rsidR="00865DBF">
        <w:rPr>
          <w:rFonts w:ascii="Times New Roman" w:hAnsi="Times New Roman" w:cs="Times New Roman"/>
          <w:sz w:val="24"/>
          <w:szCs w:val="24"/>
        </w:rPr>
        <w:t>H</w:t>
      </w:r>
      <w:r>
        <w:rPr>
          <w:rFonts w:ascii="Times New Roman" w:hAnsi="Times New Roman" w:cs="Times New Roman"/>
          <w:sz w:val="24"/>
          <w:szCs w:val="24"/>
        </w:rPr>
        <w:t xml:space="preserve">owever the majority of </w:t>
      </w:r>
      <w:r w:rsidR="0086723E">
        <w:rPr>
          <w:rFonts w:ascii="Times New Roman" w:hAnsi="Times New Roman" w:cs="Times New Roman"/>
          <w:sz w:val="24"/>
          <w:szCs w:val="24"/>
        </w:rPr>
        <w:t>temperature-oxygen</w:t>
      </w:r>
      <w:r w:rsidR="00591F5A">
        <w:rPr>
          <w:rFonts w:ascii="Times New Roman" w:hAnsi="Times New Roman" w:cs="Times New Roman"/>
          <w:sz w:val="24"/>
          <w:szCs w:val="24"/>
        </w:rPr>
        <w:t xml:space="preserve"> </w:t>
      </w:r>
      <w:r>
        <w:rPr>
          <w:rFonts w:ascii="Times New Roman" w:hAnsi="Times New Roman" w:cs="Times New Roman"/>
          <w:sz w:val="24"/>
          <w:szCs w:val="24"/>
        </w:rPr>
        <w:t xml:space="preserve">work considers a temporally static trade-off, when in fact </w:t>
      </w:r>
      <w:r w:rsidR="00865DBF">
        <w:rPr>
          <w:rFonts w:ascii="Times New Roman" w:hAnsi="Times New Roman" w:cs="Times New Roman"/>
          <w:sz w:val="24"/>
          <w:szCs w:val="24"/>
        </w:rPr>
        <w:t>temperature</w:t>
      </w:r>
      <w:r>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Pr>
          <w:rFonts w:ascii="Times New Roman" w:hAnsi="Times New Roman" w:cs="Times New Roman"/>
          <w:sz w:val="24"/>
          <w:szCs w:val="24"/>
        </w:rPr>
        <w:t>24-h</w:t>
      </w:r>
      <w:r w:rsidR="00652855">
        <w:rPr>
          <w:rFonts w:ascii="Times New Roman" w:hAnsi="Times New Roman" w:cs="Times New Roman"/>
          <w:sz w:val="24"/>
          <w:szCs w:val="24"/>
        </w:rPr>
        <w:t>our</w:t>
      </w:r>
      <w:r>
        <w:rPr>
          <w:rFonts w:ascii="Times New Roman" w:hAnsi="Times New Roman" w:cs="Times New Roman"/>
          <w:sz w:val="24"/>
          <w:szCs w:val="24"/>
        </w:rPr>
        <w:t xml:space="preserve"> cycle</w:t>
      </w:r>
      <w:r w:rsidR="007D5781">
        <w:rPr>
          <w:rFonts w:ascii="Times New Roman" w:hAnsi="Times New Roman" w:cs="Times New Roman"/>
          <w:sz w:val="24"/>
          <w:szCs w:val="24"/>
        </w:rPr>
        <w:t>.</w:t>
      </w:r>
      <w:r w:rsidR="00794BBC" w:rsidRPr="00794BBC">
        <w:rPr>
          <w:rFonts w:ascii="Times New Roman" w:hAnsi="Times New Roman" w:cs="Times New Roman"/>
          <w:sz w:val="24"/>
          <w:szCs w:val="24"/>
        </w:rPr>
        <w:t xml:space="preserve"> </w:t>
      </w:r>
    </w:p>
    <w:p w14:paraId="5790A487" w14:textId="003A0380" w:rsidR="00794BBC" w:rsidRDefault="00794BBC" w:rsidP="00794BBC">
      <w:pPr>
        <w:rPr>
          <w:rFonts w:ascii="Times New Roman" w:hAnsi="Times New Roman" w:cs="Times New Roman"/>
          <w:sz w:val="24"/>
          <w:szCs w:val="24"/>
        </w:rPr>
      </w:pPr>
      <w:commentRangeStart w:id="11"/>
      <w:r>
        <w:rPr>
          <w:rFonts w:ascii="Times New Roman" w:hAnsi="Times New Roman" w:cs="Times New Roman"/>
          <w:sz w:val="24"/>
          <w:szCs w:val="24"/>
        </w:rPr>
        <w:t xml:space="preserve">Cool floodplain habitats (e.g. cold-water alcoves) used by cold-water fish are a model system to study a temperature-DO trade-off. </w:t>
      </w:r>
      <w:r w:rsidRPr="007E4574">
        <w:rPr>
          <w:rFonts w:ascii="Times New Roman" w:hAnsi="Times New Roman" w:cs="Times New Roman"/>
          <w:sz w:val="24"/>
          <w:szCs w:val="24"/>
        </w:rPr>
        <w:t>The combination of pronounced vertical stratification in oxygen from hypoxic hyporheic inputs</w:t>
      </w:r>
      <w:r>
        <w:rPr>
          <w:rFonts w:ascii="Times New Roman" w:hAnsi="Times New Roman" w:cs="Times New Roman"/>
          <w:sz w:val="24"/>
          <w:szCs w:val="24"/>
        </w:rPr>
        <w:t xml:space="preserve"> (</w:t>
      </w:r>
      <w:proofErr w:type="spellStart"/>
      <w:r>
        <w:rPr>
          <w:rFonts w:ascii="Times New Roman" w:hAnsi="Times New Roman" w:cs="Times New Roman"/>
          <w:color w:val="000000"/>
          <w:sz w:val="24"/>
          <w:szCs w:val="24"/>
        </w:rPr>
        <w:t>Zarnetske</w:t>
      </w:r>
      <w:proofErr w:type="spellEnd"/>
      <w:r>
        <w:rPr>
          <w:rFonts w:ascii="Times New Roman" w:hAnsi="Times New Roman" w:cs="Times New Roman"/>
          <w:color w:val="000000"/>
          <w:sz w:val="24"/>
          <w:szCs w:val="24"/>
        </w:rPr>
        <w:t xml:space="preserve"> et al. 2011, </w:t>
      </w:r>
      <w:proofErr w:type="spellStart"/>
      <w:r>
        <w:rPr>
          <w:rFonts w:ascii="Times New Roman" w:hAnsi="Times New Roman" w:cs="Times New Roman"/>
          <w:color w:val="000000"/>
          <w:sz w:val="24"/>
          <w:szCs w:val="24"/>
        </w:rPr>
        <w:t>Gombert</w:t>
      </w:r>
      <w:proofErr w:type="spellEnd"/>
      <w:r>
        <w:rPr>
          <w:rFonts w:ascii="Times New Roman" w:hAnsi="Times New Roman" w:cs="Times New Roman"/>
          <w:color w:val="000000"/>
          <w:sz w:val="24"/>
          <w:szCs w:val="24"/>
        </w:rPr>
        <w:t xml:space="preserve"> et al. 2022</w:t>
      </w:r>
      <w:r>
        <w:rPr>
          <w:rFonts w:ascii="Times New Roman" w:hAnsi="Times New Roman" w:cs="Times New Roman"/>
          <w:sz w:val="24"/>
          <w:szCs w:val="24"/>
        </w:rPr>
        <w:t>)</w:t>
      </w:r>
      <w:r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as the environment transitions from photosynthetic production to respiratory consumption</w:t>
      </w:r>
      <w:r>
        <w:rPr>
          <w:rFonts w:ascii="Times New Roman" w:hAnsi="Times New Roman" w:cs="Times New Roman"/>
          <w:sz w:val="24"/>
          <w:szCs w:val="24"/>
        </w:rPr>
        <w:t xml:space="preserve"> (</w:t>
      </w:r>
      <w:r w:rsidRPr="007E4574">
        <w:rPr>
          <w:rFonts w:ascii="Times New Roman" w:hAnsi="Times New Roman" w:cs="Times New Roman"/>
          <w:sz w:val="24"/>
          <w:szCs w:val="24"/>
        </w:rPr>
        <w:t>Andersen et al. 2017</w:t>
      </w:r>
      <w:r>
        <w:rPr>
          <w:rFonts w:ascii="Times New Roman" w:hAnsi="Times New Roman" w:cs="Times New Roman"/>
          <w:sz w:val="24"/>
          <w:szCs w:val="24"/>
        </w:rPr>
        <w:t>)</w:t>
      </w:r>
      <w:r w:rsidRPr="007E4574">
        <w:rPr>
          <w:rFonts w:ascii="Times New Roman" w:hAnsi="Times New Roman" w:cs="Times New Roman"/>
          <w:sz w:val="24"/>
          <w:szCs w:val="24"/>
        </w:rPr>
        <w:t xml:space="preserve">, has the </w:t>
      </w:r>
      <w:commentRangeEnd w:id="11"/>
      <w:r w:rsidR="001C5C41">
        <w:rPr>
          <w:rStyle w:val="CommentReference"/>
        </w:rPr>
        <w:commentReference w:id="11"/>
      </w:r>
      <w:r w:rsidRPr="007E4574">
        <w:rPr>
          <w:rFonts w:ascii="Times New Roman" w:hAnsi="Times New Roman" w:cs="Times New Roman"/>
          <w:sz w:val="24"/>
          <w:szCs w:val="24"/>
        </w:rPr>
        <w:t>potential to create a vertically shifting oxygen profile</w:t>
      </w:r>
      <w:r>
        <w:rPr>
          <w:rFonts w:ascii="Times New Roman" w:hAnsi="Times New Roman" w:cs="Times New Roman"/>
          <w:sz w:val="24"/>
          <w:szCs w:val="24"/>
        </w:rPr>
        <w:t>.</w:t>
      </w:r>
      <w:r w:rsidRPr="007E4574">
        <w:rPr>
          <w:rFonts w:ascii="Times New Roman" w:hAnsi="Times New Roman" w:cs="Times New Roman"/>
          <w:sz w:val="24"/>
          <w:szCs w:val="24"/>
        </w:rPr>
        <w:t xml:space="preserve"> </w:t>
      </w:r>
      <w:r>
        <w:rPr>
          <w:rFonts w:ascii="Times New Roman" w:hAnsi="Times New Roman" w:cs="Times New Roman"/>
          <w:sz w:val="24"/>
          <w:szCs w:val="24"/>
        </w:rPr>
        <w:t>In turn, s</w:t>
      </w:r>
      <w:r w:rsidRPr="007E4574">
        <w:rPr>
          <w:rFonts w:ascii="Times New Roman" w:hAnsi="Times New Roman" w:cs="Times New Roman"/>
          <w:sz w:val="24"/>
          <w:szCs w:val="24"/>
        </w:rPr>
        <w:t xml:space="preserve">urface water temperatures fluctuate on a diel cycle in time-lagged synchrony with dissolved oxygen saturation (e.g. oxygen saturation is highest during midday, whereas surface water temperatures reach their maximum during early evening). </w:t>
      </w:r>
      <w:r>
        <w:rPr>
          <w:rFonts w:ascii="Times New Roman" w:hAnsi="Times New Roman" w:cs="Times New Roman"/>
          <w:sz w:val="24"/>
          <w:szCs w:val="24"/>
        </w:rPr>
        <w:t>Many cold-water alcoves on the Willamette River of Western Oregon are heavily exploited by a cold-water fish, coastal cutthroat trout (O. clarkii clarkii), during seasonally warm conditions. These cold-adapted fish are sensitive to hypoxic (&lt;2mg•L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and excessively warm (&gt;18℃) water, and these habitats display high levels of diel and spatial variation in both temperature and DO.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w:t>
      </w:r>
      <w:r w:rsidR="006465D2">
        <w:rPr>
          <w:rFonts w:ascii="Times New Roman" w:hAnsi="Times New Roman" w:cs="Times New Roman"/>
          <w:sz w:val="24"/>
          <w:szCs w:val="24"/>
        </w:rPr>
        <w:t>are relatively synchronous in a numerical sense</w:t>
      </w:r>
      <w:r w:rsidRPr="007E4574">
        <w:rPr>
          <w:rFonts w:ascii="Times New Roman" w:hAnsi="Times New Roman" w:cs="Times New Roman"/>
          <w:sz w:val="24"/>
          <w:szCs w:val="24"/>
        </w:rPr>
        <w:t xml:space="preserve"> (</w:t>
      </w:r>
      <w:r>
        <w:rPr>
          <w:rFonts w:ascii="Times New Roman" w:hAnsi="Times New Roman" w:cs="Times New Roman"/>
          <w:sz w:val="24"/>
          <w:szCs w:val="24"/>
        </w:rPr>
        <w:t xml:space="preserve">both </w:t>
      </w:r>
      <w:r w:rsidRPr="007E4574">
        <w:rPr>
          <w:rFonts w:ascii="Times New Roman" w:hAnsi="Times New Roman" w:cs="Times New Roman"/>
          <w:sz w:val="24"/>
          <w:szCs w:val="24"/>
        </w:rPr>
        <w:t xml:space="preserve">increase during the day and decrease at night), </w:t>
      </w:r>
      <w:r w:rsidR="006465D2">
        <w:rPr>
          <w:rFonts w:ascii="Times New Roman" w:hAnsi="Times New Roman" w:cs="Times New Roman"/>
          <w:sz w:val="24"/>
          <w:szCs w:val="24"/>
        </w:rPr>
        <w:t>they are asynchronous in terms physiological stress for cold-water fish, bec</w:t>
      </w:r>
      <w:r w:rsidR="001C5C41">
        <w:rPr>
          <w:rFonts w:ascii="Times New Roman" w:hAnsi="Times New Roman" w:cs="Times New Roman"/>
          <w:sz w:val="24"/>
          <w:szCs w:val="24"/>
        </w:rPr>
        <w:t>ause thermal stress peaks in the evening and hypoxia stress peaks around dawn.</w:t>
      </w:r>
      <w:r w:rsidR="009C1BA6">
        <w:rPr>
          <w:rFonts w:ascii="Times New Roman" w:hAnsi="Times New Roman" w:cs="Times New Roman"/>
          <w:sz w:val="24"/>
          <w:szCs w:val="24"/>
        </w:rPr>
        <w:t xml:space="preserve"> We hypothesized that this diel asynchrony would allow fish to soften </w:t>
      </w:r>
      <w:r w:rsidR="00521E84">
        <w:rPr>
          <w:rFonts w:ascii="Times New Roman" w:hAnsi="Times New Roman" w:cs="Times New Roman"/>
          <w:sz w:val="24"/>
          <w:szCs w:val="24"/>
        </w:rPr>
        <w:t>temperature-dissolved oxygen</w:t>
      </w:r>
      <w:r w:rsidR="009C1BA6">
        <w:rPr>
          <w:rFonts w:ascii="Times New Roman" w:hAnsi="Times New Roman" w:cs="Times New Roman"/>
          <w:sz w:val="24"/>
          <w:szCs w:val="24"/>
        </w:rPr>
        <w:t xml:space="preserve"> trade-offs by moving shallower when hypoxia stress was peaking and deeper when thermal stress was peaking. While diel vertical movement </w:t>
      </w:r>
      <w:r w:rsidR="002728B9">
        <w:rPr>
          <w:rFonts w:ascii="Times New Roman" w:hAnsi="Times New Roman" w:cs="Times New Roman"/>
          <w:sz w:val="24"/>
          <w:szCs w:val="24"/>
        </w:rPr>
        <w:t xml:space="preserve">is </w:t>
      </w:r>
      <w:r w:rsidR="009C1BA6">
        <w:rPr>
          <w:rFonts w:ascii="Times New Roman" w:hAnsi="Times New Roman" w:cs="Times New Roman"/>
          <w:sz w:val="24"/>
          <w:szCs w:val="24"/>
        </w:rPr>
        <w:t xml:space="preserve">nearly ubiquitous in aquatic </w:t>
      </w:r>
      <w:commentRangeStart w:id="12"/>
      <w:r w:rsidR="009C1BA6">
        <w:rPr>
          <w:rFonts w:ascii="Times New Roman" w:hAnsi="Times New Roman" w:cs="Times New Roman"/>
          <w:sz w:val="24"/>
          <w:szCs w:val="24"/>
        </w:rPr>
        <w:t xml:space="preserve">ecosystems, </w:t>
      </w:r>
      <w:r w:rsidR="002728B9">
        <w:rPr>
          <w:rFonts w:ascii="Times New Roman" w:hAnsi="Times New Roman" w:cs="Times New Roman"/>
          <w:sz w:val="24"/>
          <w:szCs w:val="24"/>
        </w:rPr>
        <w:t xml:space="preserve">and is known to be a response to diel variation in trade-offs, we know of no studies exploring DVM in the context of </w:t>
      </w:r>
      <w:del w:id="13" w:author="Barrett, Hannah" w:date="2023-08-21T07:37:00Z">
        <w:r w:rsidR="002728B9" w:rsidDel="0014738C">
          <w:rPr>
            <w:rFonts w:ascii="Times New Roman" w:hAnsi="Times New Roman" w:cs="Times New Roman"/>
            <w:sz w:val="24"/>
            <w:szCs w:val="24"/>
          </w:rPr>
          <w:delText>T-O</w:delText>
        </w:r>
      </w:del>
      <w:ins w:id="14" w:author="Barrett, Hannah" w:date="2023-08-21T07:37:00Z">
        <w:r w:rsidR="0014738C">
          <w:rPr>
            <w:rFonts w:ascii="Times New Roman" w:hAnsi="Times New Roman" w:cs="Times New Roman"/>
            <w:sz w:val="24"/>
            <w:szCs w:val="24"/>
          </w:rPr>
          <w:t>temperature-dissolved oxygen</w:t>
        </w:r>
      </w:ins>
      <w:r w:rsidR="002728B9">
        <w:rPr>
          <w:rFonts w:ascii="Times New Roman" w:hAnsi="Times New Roman" w:cs="Times New Roman"/>
          <w:sz w:val="24"/>
          <w:szCs w:val="24"/>
        </w:rPr>
        <w:t xml:space="preserve"> trade-offs.   </w:t>
      </w:r>
      <w:commentRangeEnd w:id="12"/>
      <w:r w:rsidR="002728B9">
        <w:rPr>
          <w:rStyle w:val="CommentReference"/>
        </w:rPr>
        <w:commentReference w:id="12"/>
      </w:r>
    </w:p>
    <w:p w14:paraId="7669899B" w14:textId="7DD82727" w:rsidR="001003EB" w:rsidRDefault="001003EB" w:rsidP="001003EB">
      <w:pPr>
        <w:rPr>
          <w:ins w:id="15" w:author="Microsoft Office User" w:date="2023-08-18T14:28:00Z"/>
          <w:rFonts w:ascii="Times New Roman" w:hAnsi="Times New Roman" w:cs="Times New Roman"/>
          <w:sz w:val="24"/>
          <w:szCs w:val="24"/>
        </w:rPr>
      </w:pPr>
    </w:p>
    <w:p w14:paraId="6862EC84" w14:textId="0BCDE99E" w:rsidR="001C5C41" w:rsidDel="001C5C41" w:rsidRDefault="001C5C41" w:rsidP="001003EB">
      <w:pPr>
        <w:rPr>
          <w:del w:id="16" w:author="Microsoft Office User" w:date="2023-08-18T14:29:00Z"/>
          <w:rFonts w:ascii="Times New Roman" w:hAnsi="Times New Roman" w:cs="Times New Roman"/>
          <w:sz w:val="24"/>
          <w:szCs w:val="24"/>
        </w:rPr>
      </w:pPr>
    </w:p>
    <w:p w14:paraId="0D9500A8" w14:textId="4CA4FC6C" w:rsidR="007D335E" w:rsidRDefault="00DB638B" w:rsidP="002D24B1">
      <w:pPr>
        <w:rPr>
          <w:rFonts w:ascii="Times New Roman" w:hAnsi="Times New Roman" w:cs="Times New Roman"/>
          <w:sz w:val="24"/>
          <w:szCs w:val="24"/>
        </w:rPr>
      </w:pPr>
      <w:commentRangeStart w:id="17"/>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Nocturnal ascent DVM is most commonly studied in zooplankton as anti-predator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trade-off between the resource rich and high risk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safer waters at depth where the potential for growth is severely reduced (</w:t>
      </w:r>
      <w:proofErr w:type="spellStart"/>
      <w:r>
        <w:rPr>
          <w:rFonts w:ascii="Times New Roman" w:hAnsi="Times New Roman" w:cs="Times New Roman"/>
          <w:sz w:val="24"/>
          <w:szCs w:val="24"/>
        </w:rPr>
        <w:t>Ohman</w:t>
      </w:r>
      <w:proofErr w:type="spellEnd"/>
      <w:r>
        <w:rPr>
          <w:rFonts w:ascii="Times New Roman" w:hAnsi="Times New Roman" w:cs="Times New Roman"/>
          <w:sz w:val="24"/>
          <w:szCs w:val="24"/>
        </w:rPr>
        <w:t xml:space="preserve"> 1990). </w:t>
      </w:r>
      <w:commentRangeStart w:id="18"/>
      <w:r w:rsidR="00D2468F">
        <w:rPr>
          <w:rFonts w:ascii="Times New Roman" w:hAnsi="Times New Roman" w:cs="Times New Roman"/>
          <w:sz w:val="24"/>
          <w:szCs w:val="24"/>
        </w:rPr>
        <w:t xml:space="preserve">Conversely, dogfish have been found to use </w:t>
      </w:r>
      <w:r w:rsidR="006826F0">
        <w:rPr>
          <w:rFonts w:ascii="Times New Roman" w:hAnsi="Times New Roman" w:cs="Times New Roman"/>
          <w:sz w:val="24"/>
          <w:szCs w:val="24"/>
        </w:rPr>
        <w:t xml:space="preserve">DVM to exploit </w:t>
      </w:r>
      <w:r w:rsidR="00D2468F">
        <w:rPr>
          <w:rFonts w:ascii="Times New Roman" w:hAnsi="Times New Roman" w:cs="Times New Roman"/>
          <w:sz w:val="24"/>
          <w:szCs w:val="24"/>
        </w:rPr>
        <w:t>marine temperature gradients as an energy conservation strategy (Sims et al. 2006).</w:t>
      </w:r>
      <w:commentRangeEnd w:id="18"/>
      <w:r w:rsidR="00267A04">
        <w:rPr>
          <w:rStyle w:val="CommentReference"/>
        </w:rPr>
        <w:commentReference w:id="18"/>
      </w:r>
      <w:r w:rsidR="00D2468F">
        <w:rPr>
          <w:rFonts w:ascii="Times New Roman" w:hAnsi="Times New Roman" w:cs="Times New Roman"/>
          <w:sz w:val="24"/>
          <w:szCs w:val="24"/>
        </w:rPr>
        <w:t xml:space="preserve"> </w:t>
      </w:r>
      <w:r>
        <w:rPr>
          <w:rFonts w:ascii="Times New Roman" w:hAnsi="Times New Roman" w:cs="Times New Roman"/>
          <w:sz w:val="24"/>
          <w:szCs w:val="24"/>
        </w:rPr>
        <w:t>For vertebrates, the three common</w:t>
      </w:r>
      <w:r w:rsidR="00D2468F">
        <w:rPr>
          <w:rFonts w:ascii="Times New Roman" w:hAnsi="Times New Roman" w:cs="Times New Roman"/>
          <w:sz w:val="24"/>
          <w:szCs w:val="24"/>
        </w:rPr>
        <w:t xml:space="preserve"> and often overlapping</w:t>
      </w:r>
      <w:r>
        <w:rPr>
          <w:rFonts w:ascii="Times New Roman" w:hAnsi="Times New Roman" w:cs="Times New Roman"/>
          <w:sz w:val="24"/>
          <w:szCs w:val="24"/>
        </w:rPr>
        <w:t xml:space="preserve"> hypothesis for DVM are </w:t>
      </w:r>
      <w:r w:rsidR="00D2468F">
        <w:rPr>
          <w:rFonts w:ascii="Times New Roman" w:hAnsi="Times New Roman" w:cs="Times New Roman"/>
          <w:sz w:val="24"/>
          <w:szCs w:val="24"/>
        </w:rPr>
        <w:t>maximizing bioenergetic</w:t>
      </w:r>
      <w:r>
        <w:rPr>
          <w:rFonts w:ascii="Times New Roman" w:hAnsi="Times New Roman" w:cs="Times New Roman"/>
          <w:sz w:val="24"/>
          <w:szCs w:val="24"/>
        </w:rPr>
        <w:t xml:space="preserve"> efficiency</w:t>
      </w:r>
      <w:r w:rsidR="00D2468F">
        <w:rPr>
          <w:rFonts w:ascii="Times New Roman" w:hAnsi="Times New Roman" w:cs="Times New Roman"/>
          <w:sz w:val="24"/>
          <w:szCs w:val="24"/>
        </w:rPr>
        <w:t>, crepuscular</w:t>
      </w:r>
      <w:r>
        <w:rPr>
          <w:rFonts w:ascii="Times New Roman" w:hAnsi="Times New Roman" w:cs="Times New Roman"/>
          <w:sz w:val="24"/>
          <w:szCs w:val="24"/>
        </w:rPr>
        <w:t xml:space="preserve"> </w:t>
      </w:r>
      <w:r w:rsidR="00D2468F">
        <w:rPr>
          <w:rFonts w:ascii="Times New Roman" w:hAnsi="Times New Roman" w:cs="Times New Roman"/>
          <w:sz w:val="24"/>
          <w:szCs w:val="24"/>
        </w:rPr>
        <w:t xml:space="preserve">exploitation of an antipredation window, and foraging opportunity (Clark and Levy 1988, </w:t>
      </w:r>
      <w:proofErr w:type="spellStart"/>
      <w:r w:rsidR="00D2468F">
        <w:rPr>
          <w:rFonts w:ascii="Times New Roman" w:hAnsi="Times New Roman" w:cs="Times New Roman"/>
          <w:sz w:val="24"/>
          <w:szCs w:val="24"/>
        </w:rPr>
        <w:t>Wurtsbaugh</w:t>
      </w:r>
      <w:proofErr w:type="spellEnd"/>
      <w:r w:rsidR="00D2468F">
        <w:rPr>
          <w:rFonts w:ascii="Times New Roman" w:hAnsi="Times New Roman" w:cs="Times New Roman"/>
          <w:sz w:val="24"/>
          <w:szCs w:val="24"/>
        </w:rPr>
        <w:t xml:space="preserve"> and </w:t>
      </w:r>
      <w:proofErr w:type="spellStart"/>
      <w:r w:rsidR="00D2468F">
        <w:rPr>
          <w:rFonts w:ascii="Times New Roman" w:hAnsi="Times New Roman" w:cs="Times New Roman"/>
          <w:sz w:val="24"/>
          <w:szCs w:val="24"/>
        </w:rPr>
        <w:t>Neverman</w:t>
      </w:r>
      <w:proofErr w:type="spellEnd"/>
      <w:r w:rsidR="00D2468F">
        <w:rPr>
          <w:rFonts w:ascii="Times New Roman" w:hAnsi="Times New Roman" w:cs="Times New Roman"/>
          <w:sz w:val="24"/>
          <w:szCs w:val="24"/>
        </w:rPr>
        <w:t xml:space="preserve"> 1988, </w:t>
      </w:r>
      <w:proofErr w:type="spellStart"/>
      <w:r w:rsidR="00D2468F">
        <w:rPr>
          <w:rFonts w:ascii="Times New Roman" w:hAnsi="Times New Roman" w:cs="Times New Roman"/>
          <w:sz w:val="24"/>
          <w:szCs w:val="24"/>
        </w:rPr>
        <w:t>Scheuerell</w:t>
      </w:r>
      <w:proofErr w:type="spellEnd"/>
      <w:r w:rsidR="00D2468F">
        <w:rPr>
          <w:rFonts w:ascii="Times New Roman" w:hAnsi="Times New Roman" w:cs="Times New Roman"/>
          <w:sz w:val="24"/>
          <w:szCs w:val="24"/>
        </w:rPr>
        <w:t xml:space="preserve"> and Schindler 2003). </w:t>
      </w:r>
      <w:commentRangeStart w:id="19"/>
      <w:r w:rsidR="007D335E">
        <w:rPr>
          <w:rFonts w:ascii="Times New Roman" w:hAnsi="Times New Roman" w:cs="Times New Roman"/>
          <w:sz w:val="24"/>
          <w:szCs w:val="24"/>
        </w:rPr>
        <w:t xml:space="preserve">In example, trout in stratified reservoirs </w:t>
      </w:r>
      <w:r w:rsidR="00011FEA">
        <w:rPr>
          <w:rFonts w:ascii="Times New Roman" w:hAnsi="Times New Roman" w:cs="Times New Roman"/>
          <w:sz w:val="24"/>
          <w:szCs w:val="24"/>
        </w:rPr>
        <w:t xml:space="preserve">have been observed using </w:t>
      </w:r>
      <w:r w:rsidR="007D335E">
        <w:rPr>
          <w:rFonts w:ascii="Times New Roman" w:hAnsi="Times New Roman" w:cs="Times New Roman"/>
          <w:sz w:val="24"/>
          <w:szCs w:val="24"/>
        </w:rPr>
        <w:t>DVM as a trade-off between optimizing temperature</w:t>
      </w:r>
      <w:r w:rsidR="00011FEA">
        <w:rPr>
          <w:rFonts w:ascii="Times New Roman" w:hAnsi="Times New Roman" w:cs="Times New Roman"/>
          <w:sz w:val="24"/>
          <w:szCs w:val="24"/>
        </w:rPr>
        <w:t>, forage opportunity,</w:t>
      </w:r>
      <w:r w:rsidR="007D335E">
        <w:rPr>
          <w:rFonts w:ascii="Times New Roman" w:hAnsi="Times New Roman" w:cs="Times New Roman"/>
          <w:sz w:val="24"/>
          <w:szCs w:val="24"/>
        </w:rPr>
        <w:t xml:space="preserve"> and growth (</w:t>
      </w:r>
      <w:proofErr w:type="spellStart"/>
      <w:r w:rsidR="007D335E">
        <w:rPr>
          <w:rFonts w:ascii="Times New Roman" w:hAnsi="Times New Roman" w:cs="Times New Roman"/>
          <w:sz w:val="24"/>
          <w:szCs w:val="24"/>
        </w:rPr>
        <w:t>Eckmann</w:t>
      </w:r>
      <w:proofErr w:type="spellEnd"/>
      <w:r w:rsidR="007D335E">
        <w:rPr>
          <w:rFonts w:ascii="Times New Roman" w:hAnsi="Times New Roman" w:cs="Times New Roman"/>
          <w:sz w:val="24"/>
          <w:szCs w:val="24"/>
        </w:rPr>
        <w:t xml:space="preserve"> et al. 2016, Thomas et al. 2023). </w:t>
      </w:r>
      <w:commentRangeEnd w:id="19"/>
      <w:r w:rsidR="00556D20">
        <w:rPr>
          <w:rStyle w:val="CommentReference"/>
        </w:rPr>
        <w:commentReference w:id="19"/>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w:t>
      </w:r>
      <w:r w:rsidR="007D335E">
        <w:rPr>
          <w:rFonts w:ascii="Times New Roman" w:hAnsi="Times New Roman" w:cs="Times New Roman"/>
          <w:sz w:val="24"/>
          <w:szCs w:val="24"/>
        </w:rPr>
        <w:lastRenderedPageBreak/>
        <w:t xml:space="preserve">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a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commentRangeEnd w:id="17"/>
      <w:r w:rsidR="00CD7164">
        <w:rPr>
          <w:rStyle w:val="CommentReference"/>
        </w:rPr>
        <w:commentReference w:id="17"/>
      </w:r>
    </w:p>
    <w:p w14:paraId="117A3126" w14:textId="2FA4F897" w:rsidR="00267A04" w:rsidRPr="00267A04" w:rsidRDefault="001D3906" w:rsidP="0014738C">
      <w:pPr>
        <w:rPr>
          <w:rFonts w:ascii="Times New Roman" w:hAnsi="Times New Roman" w:cs="Times New Roman"/>
          <w:sz w:val="24"/>
        </w:rPr>
      </w:pPr>
      <w:r>
        <w:rPr>
          <w:rFonts w:ascii="Times New Roman" w:hAnsi="Times New Roman" w:cs="Times New Roman"/>
          <w:sz w:val="24"/>
          <w:szCs w:val="24"/>
        </w:rPr>
        <w:t xml:space="preserve">To test how </w:t>
      </w:r>
      <w:r w:rsidR="00443AB8">
        <w:rPr>
          <w:rFonts w:ascii="Times New Roman" w:hAnsi="Times New Roman" w:cs="Times New Roman"/>
          <w:sz w:val="24"/>
          <w:szCs w:val="24"/>
        </w:rPr>
        <w:t>cold-water fish respond to diel variation in a temperature-oxygen trade off we</w:t>
      </w:r>
      <w:r w:rsidR="001D0E3A" w:rsidRPr="00267A04">
        <w:rPr>
          <w:rFonts w:ascii="Times New Roman" w:hAnsi="Times New Roman" w:cs="Times New Roman"/>
          <w:sz w:val="24"/>
        </w:rPr>
        <w:t xml:space="preserve"> </w:t>
      </w:r>
      <w:r w:rsidR="0014738C">
        <w:rPr>
          <w:rFonts w:ascii="Times New Roman" w:hAnsi="Times New Roman" w:cs="Times New Roman"/>
          <w:sz w:val="24"/>
        </w:rPr>
        <w:t>1) m</w:t>
      </w:r>
      <w:r w:rsidR="0014738C" w:rsidRPr="0014738C">
        <w:rPr>
          <w:rFonts w:ascii="Times New Roman" w:hAnsi="Times New Roman" w:cs="Times New Roman"/>
          <w:sz w:val="24"/>
        </w:rPr>
        <w:t>onitored T and DO in multiple thermal refuges to characterize how the trade-of</w:t>
      </w:r>
      <w:r w:rsidR="0014738C">
        <w:rPr>
          <w:rFonts w:ascii="Times New Roman" w:hAnsi="Times New Roman" w:cs="Times New Roman"/>
          <w:sz w:val="24"/>
        </w:rPr>
        <w:t xml:space="preserve">f differs between day and night, 2) </w:t>
      </w:r>
      <w:proofErr w:type="spellStart"/>
      <w:r w:rsidR="0014738C" w:rsidRPr="0014738C">
        <w:rPr>
          <w:rFonts w:ascii="Times New Roman" w:hAnsi="Times New Roman" w:cs="Times New Roman"/>
          <w:sz w:val="24"/>
        </w:rPr>
        <w:t>emonstrated</w:t>
      </w:r>
      <w:proofErr w:type="spellEnd"/>
      <w:r w:rsidR="0014738C" w:rsidRPr="0014738C">
        <w:rPr>
          <w:rFonts w:ascii="Times New Roman" w:hAnsi="Times New Roman" w:cs="Times New Roman"/>
          <w:sz w:val="24"/>
        </w:rPr>
        <w:t xml:space="preserve"> that from first principles we expect fish avoiding temperature and oxygen </w:t>
      </w:r>
      <w:r w:rsidR="0014738C">
        <w:rPr>
          <w:rFonts w:ascii="Times New Roman" w:hAnsi="Times New Roman" w:cs="Times New Roman"/>
          <w:sz w:val="24"/>
        </w:rPr>
        <w:t>stress to exhibit diel movement, 3) t</w:t>
      </w:r>
      <w:r w:rsidR="0014738C" w:rsidRPr="0014738C">
        <w:rPr>
          <w:rFonts w:ascii="Times New Roman" w:hAnsi="Times New Roman" w:cs="Times New Roman"/>
          <w:sz w:val="24"/>
        </w:rPr>
        <w:t>ested for DVM by placing temperature logging tags on fish and holding them in situ  in  enclosures where the temperature-depth profile was monitored through time</w:t>
      </w:r>
      <w:r w:rsidR="0014738C">
        <w:rPr>
          <w:rFonts w:ascii="Times New Roman" w:hAnsi="Times New Roman" w:cs="Times New Roman"/>
          <w:sz w:val="24"/>
        </w:rPr>
        <w:t>, and 4) u</w:t>
      </w:r>
      <w:r w:rsidR="0014738C" w:rsidRPr="0014738C">
        <w:rPr>
          <w:rFonts w:ascii="Times New Roman" w:hAnsi="Times New Roman" w:cs="Times New Roman"/>
          <w:sz w:val="24"/>
        </w:rPr>
        <w:t>sed resource selection functions to quantify how observed behavior res</w:t>
      </w:r>
      <w:r w:rsidR="004B7F13">
        <w:rPr>
          <w:rFonts w:ascii="Times New Roman" w:hAnsi="Times New Roman" w:cs="Times New Roman"/>
          <w:sz w:val="24"/>
        </w:rPr>
        <w:t>p</w:t>
      </w:r>
      <w:r w:rsidR="0014738C" w:rsidRPr="0014738C">
        <w:rPr>
          <w:rFonts w:ascii="Times New Roman" w:hAnsi="Times New Roman" w:cs="Times New Roman"/>
          <w:sz w:val="24"/>
        </w:rPr>
        <w:t xml:space="preserve">onded to diel variation in </w:t>
      </w:r>
      <w:r w:rsidR="004B7F13">
        <w:rPr>
          <w:rFonts w:ascii="Times New Roman" w:hAnsi="Times New Roman" w:cs="Times New Roman"/>
          <w:sz w:val="24"/>
        </w:rPr>
        <w:t>temperature and dissolved oxygen</w:t>
      </w:r>
      <w:r w:rsidR="0014738C" w:rsidRPr="0014738C">
        <w:rPr>
          <w:rFonts w:ascii="Times New Roman" w:hAnsi="Times New Roman" w:cs="Times New Roman"/>
          <w:sz w:val="24"/>
        </w:rPr>
        <w:t>.</w:t>
      </w:r>
    </w:p>
    <w:p w14:paraId="2CDE636E" w14:textId="77777777" w:rsidR="00267A04" w:rsidRPr="00267A04" w:rsidRDefault="00267A04" w:rsidP="001D0E3A">
      <w:pPr>
        <w:pStyle w:val="Default"/>
        <w:rPr>
          <w:sz w:val="28"/>
        </w:rPr>
      </w:pPr>
    </w:p>
    <w:p w14:paraId="12C5CCF2" w14:textId="77777777" w:rsidR="00267A04" w:rsidRDefault="00267A04" w:rsidP="001D0E3A">
      <w:pPr>
        <w:pStyle w:val="Default"/>
      </w:pPr>
    </w:p>
    <w:p w14:paraId="3AB4E6C6" w14:textId="77777777" w:rsidR="00267A04" w:rsidRDefault="00267A04" w:rsidP="001D0E3A">
      <w:pPr>
        <w:pStyle w:val="Default"/>
      </w:pPr>
    </w:p>
    <w:p w14:paraId="0A2E32DC" w14:textId="77777777" w:rsidR="00267A04" w:rsidRDefault="00267A04" w:rsidP="001D0E3A">
      <w:pPr>
        <w:pStyle w:val="Default"/>
      </w:pPr>
    </w:p>
    <w:p w14:paraId="2C58184B" w14:textId="77777777" w:rsidR="00267A04" w:rsidRDefault="00267A04" w:rsidP="001D0E3A">
      <w:pPr>
        <w:pStyle w:val="Default"/>
      </w:pPr>
    </w:p>
    <w:p w14:paraId="468DEE26" w14:textId="77777777" w:rsidR="00267A04" w:rsidRDefault="00267A04" w:rsidP="001D0E3A">
      <w:pPr>
        <w:pStyle w:val="Default"/>
      </w:pPr>
    </w:p>
    <w:p w14:paraId="746D08CC" w14:textId="77777777" w:rsidR="00267A04" w:rsidRDefault="00267A04" w:rsidP="001D0E3A">
      <w:pPr>
        <w:pStyle w:val="Default"/>
      </w:pPr>
    </w:p>
    <w:p w14:paraId="4F983DC7" w14:textId="77777777" w:rsidR="00267A04" w:rsidRDefault="00267A04" w:rsidP="001D0E3A">
      <w:pPr>
        <w:pStyle w:val="Default"/>
      </w:pPr>
    </w:p>
    <w:p w14:paraId="37015BA2" w14:textId="77777777" w:rsidR="00267A04" w:rsidRDefault="00267A04" w:rsidP="001D0E3A">
      <w:pPr>
        <w:pStyle w:val="Default"/>
      </w:pPr>
    </w:p>
    <w:p w14:paraId="1D94505C" w14:textId="77777777" w:rsidR="00326996" w:rsidRPr="00E04F5D" w:rsidRDefault="00326996" w:rsidP="007E4574">
      <w:pPr>
        <w:pStyle w:val="Default"/>
      </w:pPr>
    </w:p>
    <w:sectPr w:rsidR="00326996" w:rsidRPr="00E04F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crosoft Office User" w:date="2023-08-18T11:59:00Z" w:initials="MOU">
    <w:p w14:paraId="759AADAA" w14:textId="77777777" w:rsidR="00EE0020" w:rsidRDefault="00EE0020">
      <w:pPr>
        <w:pStyle w:val="CommentText"/>
      </w:pPr>
      <w:bookmarkStart w:id="1" w:name="_GoBack"/>
      <w:bookmarkEnd w:id="1"/>
      <w:r>
        <w:rPr>
          <w:rStyle w:val="CommentReference"/>
        </w:rPr>
        <w:annotationRef/>
      </w:r>
      <w:r>
        <w:t>Let’s keep this as-is for now, but if we submit to general ecology journal, we should probably not narrow to fish/aquatic systems in this paragraph</w:t>
      </w:r>
    </w:p>
    <w:p w14:paraId="46E554CA" w14:textId="77777777" w:rsidR="00EE0020" w:rsidRDefault="00EE0020">
      <w:pPr>
        <w:pStyle w:val="CommentText"/>
      </w:pPr>
    </w:p>
    <w:p w14:paraId="760C50F2" w14:textId="5E500C51" w:rsidR="00EE0020" w:rsidRDefault="00EE0020">
      <w:pPr>
        <w:pStyle w:val="CommentText"/>
      </w:pPr>
      <w:r>
        <w:t xml:space="preserve">You could just keep this same points and sprinkle in some </w:t>
      </w:r>
      <w:proofErr w:type="spellStart"/>
      <w:r>
        <w:t>exampels</w:t>
      </w:r>
      <w:proofErr w:type="spellEnd"/>
      <w:r>
        <w:t xml:space="preserve"> from other animals – maybe cite the Sears et al. World is not Flat paper, defining relevant thermal landscapes</w:t>
      </w:r>
    </w:p>
  </w:comment>
  <w:comment w:id="2" w:author="Microsoft Office User" w:date="2023-08-18T12:07:00Z" w:initials="MOU">
    <w:p w14:paraId="6B27D5D7" w14:textId="45C3822C" w:rsidR="00C0034B" w:rsidRDefault="00C0034B">
      <w:pPr>
        <w:pStyle w:val="CommentText"/>
      </w:pPr>
      <w:r>
        <w:rPr>
          <w:rStyle w:val="CommentReference"/>
        </w:rPr>
        <w:annotationRef/>
      </w:r>
      <w:r>
        <w:t>Can we say fish juggle lol</w:t>
      </w:r>
    </w:p>
  </w:comment>
  <w:comment w:id="3" w:author="Barrett, Hannah" w:date="2023-08-21T07:33:00Z" w:initials="BH">
    <w:p w14:paraId="1CA03077" w14:textId="6C8BE041" w:rsidR="0014738C" w:rsidRDefault="0014738C">
      <w:pPr>
        <w:pStyle w:val="CommentText"/>
      </w:pPr>
      <w:r>
        <w:rPr>
          <w:rStyle w:val="CommentReference"/>
        </w:rPr>
        <w:annotationRef/>
      </w:r>
      <w:proofErr w:type="spellStart"/>
      <w:r>
        <w:t>Haha</w:t>
      </w:r>
      <w:proofErr w:type="spellEnd"/>
      <w:r>
        <w:t xml:space="preserve"> </w:t>
      </w:r>
      <w:proofErr w:type="spellStart"/>
      <w:r>
        <w:t>mmmm</w:t>
      </w:r>
      <w:proofErr w:type="spellEnd"/>
      <w:r>
        <w:t xml:space="preserve"> not sure…navigate, contend with, respond to, manage, cope with</w:t>
      </w:r>
    </w:p>
  </w:comment>
  <w:comment w:id="4" w:author="Microsoft Office User" w:date="2023-08-18T12:49:00Z" w:initials="MOU">
    <w:p w14:paraId="08F3571B" w14:textId="55B18164" w:rsidR="00642109" w:rsidRDefault="00642109">
      <w:pPr>
        <w:pStyle w:val="CommentText"/>
      </w:pPr>
      <w:r>
        <w:rPr>
          <w:rStyle w:val="CommentReference"/>
        </w:rPr>
        <w:annotationRef/>
      </w:r>
      <w:r>
        <w:t>Could use a transition statement here where you pivot to dissolved oxygen</w:t>
      </w:r>
    </w:p>
  </w:comment>
  <w:comment w:id="11" w:author="Microsoft Office User" w:date="2023-08-18T14:27:00Z" w:initials="MOU">
    <w:p w14:paraId="0580D5FD" w14:textId="79E54C23" w:rsidR="001C5C41" w:rsidRDefault="001C5C41">
      <w:pPr>
        <w:pStyle w:val="CommentText"/>
      </w:pPr>
      <w:r>
        <w:rPr>
          <w:rStyle w:val="CommentReference"/>
        </w:rPr>
        <w:annotationRef/>
      </w:r>
      <w:r>
        <w:t>I would stay on the T-O topic and introduce diel variation</w:t>
      </w:r>
    </w:p>
  </w:comment>
  <w:comment w:id="12" w:author="Microsoft Office User" w:date="2023-08-18T14:38:00Z" w:initials="MOU">
    <w:p w14:paraId="70BC73BE" w14:textId="78A44A0B" w:rsidR="002728B9" w:rsidRDefault="002728B9">
      <w:pPr>
        <w:pStyle w:val="CommentText"/>
      </w:pPr>
      <w:r>
        <w:rPr>
          <w:rStyle w:val="CommentReference"/>
        </w:rPr>
        <w:annotationRef/>
      </w:r>
      <w:r>
        <w:t>Are there any?</w:t>
      </w:r>
    </w:p>
  </w:comment>
  <w:comment w:id="18" w:author="Barrett, Hannah" w:date="2023-08-17T12:23:00Z" w:initials="BH">
    <w:p w14:paraId="4FF5A547" w14:textId="2B082440" w:rsidR="00267A04" w:rsidRDefault="00267A04">
      <w:pPr>
        <w:pStyle w:val="CommentText"/>
      </w:pPr>
      <w:r>
        <w:rPr>
          <w:rStyle w:val="CommentReference"/>
        </w:rPr>
        <w:annotationRef/>
      </w:r>
      <w:r>
        <w:t>?</w:t>
      </w:r>
    </w:p>
  </w:comment>
  <w:comment w:id="19" w:author="Barrett, Hannah" w:date="2023-08-17T11:52:00Z" w:initials="BH">
    <w:p w14:paraId="25AEE2DE" w14:textId="1FCC5B24" w:rsidR="00556D20" w:rsidRDefault="00556D20">
      <w:pPr>
        <w:pStyle w:val="CommentText"/>
      </w:pPr>
      <w:r>
        <w:rPr>
          <w:rStyle w:val="CommentReference"/>
        </w:rPr>
        <w:annotationRef/>
      </w:r>
      <w:r>
        <w:t>?</w:t>
      </w:r>
    </w:p>
  </w:comment>
  <w:comment w:id="17" w:author="Microsoft Office User" w:date="2023-08-18T14:00:00Z" w:initials="MOU">
    <w:p w14:paraId="0388B805" w14:textId="77777777" w:rsidR="00794BBC" w:rsidRDefault="00CD7164">
      <w:pPr>
        <w:pStyle w:val="CommentText"/>
      </w:pPr>
      <w:r>
        <w:rPr>
          <w:rStyle w:val="CommentReference"/>
        </w:rPr>
        <w:annotationRef/>
      </w:r>
      <w:r w:rsidR="00794BBC">
        <w:t xml:space="preserve">I’m thinking you don’t need a full paragraph on DVM. I think you should merge the DVM paragraph and the one after it. </w:t>
      </w:r>
    </w:p>
    <w:p w14:paraId="4609F708" w14:textId="77777777" w:rsidR="00794BBC" w:rsidRDefault="00794BBC">
      <w:pPr>
        <w:pStyle w:val="CommentText"/>
      </w:pPr>
    </w:p>
    <w:p w14:paraId="25CCAC7C" w14:textId="375789B2" w:rsidR="00794BBC" w:rsidRDefault="00794BBC">
      <w:pPr>
        <w:pStyle w:val="CommentText"/>
      </w:pPr>
      <w:r>
        <w:t xml:space="preserve">Introduce DVM more briefly – just introduce cyclical habitat use and DVM as ways that animals alleviate trade-offs when there is diel variation in the </w:t>
      </w:r>
    </w:p>
    <w:p w14:paraId="34EC8476" w14:textId="77777777" w:rsidR="00794BBC" w:rsidRDefault="00794BBC">
      <w:pPr>
        <w:pStyle w:val="CommentText"/>
      </w:pPr>
    </w:p>
    <w:p w14:paraId="5C5E600A" w14:textId="756814A2" w:rsidR="00CD7164" w:rsidRDefault="00CD7164">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0C50F2" w15:done="0"/>
  <w15:commentEx w15:paraId="6B27D5D7" w15:done="0"/>
  <w15:commentEx w15:paraId="1CA03077" w15:paraIdParent="6B27D5D7" w15:done="0"/>
  <w15:commentEx w15:paraId="08F3571B" w15:done="0"/>
  <w15:commentEx w15:paraId="0580D5FD" w15:done="0"/>
  <w15:commentEx w15:paraId="70BC73BE" w15:done="0"/>
  <w15:commentEx w15:paraId="4FF5A547" w15:done="0"/>
  <w15:commentEx w15:paraId="25AEE2DE" w15:done="0"/>
  <w15:commentEx w15:paraId="5C5E60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9DBA2" w16cex:dateUtc="2023-08-18T18:59:00Z"/>
  <w16cex:commentExtensible w16cex:durableId="2889DD8B" w16cex:dateUtc="2023-08-18T19:07:00Z"/>
  <w16cex:commentExtensible w16cex:durableId="2889E75D" w16cex:dateUtc="2023-08-18T19:49:00Z"/>
  <w16cex:commentExtensible w16cex:durableId="2889FE4A" w16cex:dateUtc="2023-08-18T21:27:00Z"/>
  <w16cex:commentExtensible w16cex:durableId="288A00EE" w16cex:dateUtc="2023-08-18T21:38:00Z"/>
  <w16cex:commentExtensible w16cex:durableId="2889F7E7" w16cex:dateUtc="2023-08-18T21:00:00Z"/>
  <w16cex:commentExtensible w16cex:durableId="288A0302" w16cex:dateUtc="2023-08-18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0C50F2" w16cid:durableId="2889DBA2"/>
  <w16cid:commentId w16cid:paraId="6B27D5D7" w16cid:durableId="2889DD8B"/>
  <w16cid:commentId w16cid:paraId="08F3571B" w16cid:durableId="2889E75D"/>
  <w16cid:commentId w16cid:paraId="0580D5FD" w16cid:durableId="2889FE4A"/>
  <w16cid:commentId w16cid:paraId="70BC73BE" w16cid:durableId="288A00EE"/>
  <w16cid:commentId w16cid:paraId="4FF5A547" w16cid:durableId="2889D8A4"/>
  <w16cid:commentId w16cid:paraId="25AEE2DE" w16cid:durableId="2889D8A5"/>
  <w16cid:commentId w16cid:paraId="5C5E600A" w16cid:durableId="2889F7E7"/>
  <w16cid:commentId w16cid:paraId="4DF73BA2" w16cid:durableId="288A03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854661"/>
    <w:multiLevelType w:val="hybridMultilevel"/>
    <w:tmpl w:val="3F32D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Office User">
    <w15:presenceInfo w15:providerId="None" w15:userId="Microsoft Office User"/>
  </w15:person>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74"/>
    <w:rsid w:val="00010E77"/>
    <w:rsid w:val="00011FEA"/>
    <w:rsid w:val="00037692"/>
    <w:rsid w:val="00051C8E"/>
    <w:rsid w:val="000765B8"/>
    <w:rsid w:val="000F7E05"/>
    <w:rsid w:val="001003EB"/>
    <w:rsid w:val="0014738C"/>
    <w:rsid w:val="001508D5"/>
    <w:rsid w:val="001650EE"/>
    <w:rsid w:val="00171436"/>
    <w:rsid w:val="00196E54"/>
    <w:rsid w:val="001A4896"/>
    <w:rsid w:val="001B2297"/>
    <w:rsid w:val="001C29D4"/>
    <w:rsid w:val="001C5C41"/>
    <w:rsid w:val="001D0E3A"/>
    <w:rsid w:val="001D3906"/>
    <w:rsid w:val="00206F8E"/>
    <w:rsid w:val="0021394A"/>
    <w:rsid w:val="002362ED"/>
    <w:rsid w:val="00250F9B"/>
    <w:rsid w:val="00264593"/>
    <w:rsid w:val="00267A04"/>
    <w:rsid w:val="002728B9"/>
    <w:rsid w:val="0027746D"/>
    <w:rsid w:val="002A79D7"/>
    <w:rsid w:val="002D24B1"/>
    <w:rsid w:val="002D681C"/>
    <w:rsid w:val="0030363D"/>
    <w:rsid w:val="00310438"/>
    <w:rsid w:val="00314DF4"/>
    <w:rsid w:val="00326996"/>
    <w:rsid w:val="0033492C"/>
    <w:rsid w:val="00380744"/>
    <w:rsid w:val="003A1EE8"/>
    <w:rsid w:val="003B106F"/>
    <w:rsid w:val="003E7E85"/>
    <w:rsid w:val="004305D7"/>
    <w:rsid w:val="00443AB8"/>
    <w:rsid w:val="0045625C"/>
    <w:rsid w:val="00476252"/>
    <w:rsid w:val="00476AE1"/>
    <w:rsid w:val="00476F49"/>
    <w:rsid w:val="004A7C74"/>
    <w:rsid w:val="004B7F13"/>
    <w:rsid w:val="00521E84"/>
    <w:rsid w:val="00556D20"/>
    <w:rsid w:val="00564296"/>
    <w:rsid w:val="005878B5"/>
    <w:rsid w:val="00591F5A"/>
    <w:rsid w:val="005A1BF6"/>
    <w:rsid w:val="005B12F6"/>
    <w:rsid w:val="00615231"/>
    <w:rsid w:val="0063121A"/>
    <w:rsid w:val="00631E65"/>
    <w:rsid w:val="00642109"/>
    <w:rsid w:val="006465D2"/>
    <w:rsid w:val="0064675C"/>
    <w:rsid w:val="00652855"/>
    <w:rsid w:val="006826F0"/>
    <w:rsid w:val="00696499"/>
    <w:rsid w:val="006C3DDA"/>
    <w:rsid w:val="006D326B"/>
    <w:rsid w:val="006E44D9"/>
    <w:rsid w:val="00752E5F"/>
    <w:rsid w:val="00794BBC"/>
    <w:rsid w:val="007D335E"/>
    <w:rsid w:val="007D5781"/>
    <w:rsid w:val="007E4574"/>
    <w:rsid w:val="00803D83"/>
    <w:rsid w:val="00842E7B"/>
    <w:rsid w:val="00845AE1"/>
    <w:rsid w:val="00865DBF"/>
    <w:rsid w:val="0086723E"/>
    <w:rsid w:val="0093154A"/>
    <w:rsid w:val="00955527"/>
    <w:rsid w:val="009C1BA6"/>
    <w:rsid w:val="009E179F"/>
    <w:rsid w:val="00A21389"/>
    <w:rsid w:val="00A44FFD"/>
    <w:rsid w:val="00A46028"/>
    <w:rsid w:val="00A54FA2"/>
    <w:rsid w:val="00A737C0"/>
    <w:rsid w:val="00A93194"/>
    <w:rsid w:val="00AA00EE"/>
    <w:rsid w:val="00AB3E0A"/>
    <w:rsid w:val="00AC435C"/>
    <w:rsid w:val="00B17B29"/>
    <w:rsid w:val="00B3476A"/>
    <w:rsid w:val="00B55F5F"/>
    <w:rsid w:val="00B60686"/>
    <w:rsid w:val="00B77EA1"/>
    <w:rsid w:val="00B97402"/>
    <w:rsid w:val="00BA4CF1"/>
    <w:rsid w:val="00BB3A05"/>
    <w:rsid w:val="00BE38FC"/>
    <w:rsid w:val="00C0034B"/>
    <w:rsid w:val="00C172EB"/>
    <w:rsid w:val="00C224D7"/>
    <w:rsid w:val="00CB1A28"/>
    <w:rsid w:val="00CD1AB4"/>
    <w:rsid w:val="00CD7164"/>
    <w:rsid w:val="00D234CC"/>
    <w:rsid w:val="00D2468F"/>
    <w:rsid w:val="00D53B18"/>
    <w:rsid w:val="00DB5DF0"/>
    <w:rsid w:val="00DB638B"/>
    <w:rsid w:val="00E04F5D"/>
    <w:rsid w:val="00E228EF"/>
    <w:rsid w:val="00E75119"/>
    <w:rsid w:val="00E8435A"/>
    <w:rsid w:val="00E90954"/>
    <w:rsid w:val="00ED271C"/>
    <w:rsid w:val="00EE0020"/>
    <w:rsid w:val="00EF410A"/>
    <w:rsid w:val="00FC3B71"/>
    <w:rsid w:val="00FD3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semiHidden/>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semiHidden/>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6/09/relationships/commentsIds" Target="commentsIds.xml"/><Relationship Id="rId5" Type="http://schemas.openxmlformats.org/officeDocument/2006/relationships/comments" Target="comments.xml"/><Relationship Id="rId10"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1034</TotalTime>
  <Pages>3</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6</cp:revision>
  <dcterms:created xsi:type="dcterms:W3CDTF">2023-08-18T21:53:00Z</dcterms:created>
  <dcterms:modified xsi:type="dcterms:W3CDTF">2023-08-21T14:40:00Z</dcterms:modified>
</cp:coreProperties>
</file>