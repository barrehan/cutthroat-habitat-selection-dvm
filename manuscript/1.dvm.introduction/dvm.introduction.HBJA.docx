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31096" w14:textId="77777777" w:rsidR="00A54FA2" w:rsidRDefault="00A54FA2" w:rsidP="007E4574">
      <w:pPr>
        <w:rPr>
          <w:rFonts w:ascii="Times New Roman" w:hAnsi="Times New Roman" w:cs="Times New Roman"/>
          <w:sz w:val="24"/>
          <w:szCs w:val="24"/>
        </w:rPr>
      </w:pPr>
      <w:r w:rsidRPr="00A54FA2">
        <w:rPr>
          <w:rFonts w:ascii="Times New Roman" w:hAnsi="Times New Roman" w:cs="Times New Roman"/>
          <w:sz w:val="24"/>
          <w:szCs w:val="24"/>
        </w:rPr>
        <w:t>Diel vertical movement in floodplain refuges exploits diel asynchrony in hypoxia and thermal stress</w:t>
      </w:r>
    </w:p>
    <w:p w14:paraId="24A01BA4" w14:textId="77777777"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Hannah Barrett, Joe Ebersole, Joel Ruprecht, Taal Levi, Jonathan Armstrong</w:t>
      </w:r>
    </w:p>
    <w:p w14:paraId="2D51318E" w14:textId="77777777" w:rsidR="007E4574" w:rsidRPr="007E4574" w:rsidRDefault="007E4574" w:rsidP="007E4574">
      <w:pPr>
        <w:rPr>
          <w:rFonts w:ascii="Times New Roman" w:hAnsi="Times New Roman" w:cs="Times New Roman"/>
          <w:i/>
          <w:sz w:val="24"/>
          <w:szCs w:val="24"/>
        </w:rPr>
      </w:pPr>
      <w:r w:rsidRPr="007E4574">
        <w:rPr>
          <w:rFonts w:ascii="Times New Roman" w:hAnsi="Times New Roman" w:cs="Times New Roman"/>
          <w:i/>
          <w:sz w:val="24"/>
          <w:szCs w:val="24"/>
        </w:rPr>
        <w:t>Introduction</w:t>
      </w:r>
    </w:p>
    <w:p w14:paraId="1EE6D94C" w14:textId="0B3CB670" w:rsidR="002D681C" w:rsidRDefault="003A1EE8" w:rsidP="007E4574">
      <w:pPr>
        <w:rPr>
          <w:ins w:id="0" w:author="Jonny Armstrong" w:date="2023-08-11T10:19:00Z"/>
          <w:rFonts w:ascii="Times New Roman" w:hAnsi="Times New Roman" w:cs="Times New Roman"/>
          <w:b/>
          <w:sz w:val="24"/>
          <w:szCs w:val="24"/>
        </w:rPr>
      </w:pPr>
      <w:r w:rsidRPr="003A1EE8">
        <w:rPr>
          <w:rFonts w:ascii="Times New Roman" w:hAnsi="Times New Roman" w:cs="Times New Roman"/>
          <w:b/>
          <w:sz w:val="24"/>
          <w:szCs w:val="24"/>
        </w:rPr>
        <w:t>Refuge importance and</w:t>
      </w:r>
      <w:r w:rsidR="002D681C" w:rsidRPr="003A1EE8">
        <w:rPr>
          <w:rFonts w:ascii="Times New Roman" w:hAnsi="Times New Roman" w:cs="Times New Roman"/>
          <w:b/>
          <w:sz w:val="24"/>
          <w:szCs w:val="24"/>
        </w:rPr>
        <w:t xml:space="preserve"> limits to </w:t>
      </w:r>
      <w:commentRangeStart w:id="1"/>
      <w:r w:rsidR="002D681C" w:rsidRPr="003A1EE8">
        <w:rPr>
          <w:rFonts w:ascii="Times New Roman" w:hAnsi="Times New Roman" w:cs="Times New Roman"/>
          <w:b/>
          <w:sz w:val="24"/>
          <w:szCs w:val="24"/>
        </w:rPr>
        <w:t>functionality</w:t>
      </w:r>
      <w:commentRangeEnd w:id="1"/>
      <w:r w:rsidR="00314DF4">
        <w:rPr>
          <w:rStyle w:val="CommentReference"/>
        </w:rPr>
        <w:commentReference w:id="1"/>
      </w:r>
      <w:r w:rsidR="002D681C" w:rsidRPr="003A1EE8">
        <w:rPr>
          <w:rFonts w:ascii="Times New Roman" w:hAnsi="Times New Roman" w:cs="Times New Roman"/>
          <w:b/>
          <w:sz w:val="24"/>
          <w:szCs w:val="24"/>
        </w:rPr>
        <w:t>:</w:t>
      </w:r>
    </w:p>
    <w:p w14:paraId="332F8ABB" w14:textId="77777777" w:rsidR="00314DF4" w:rsidRPr="003A1EE8" w:rsidRDefault="00314DF4" w:rsidP="007E4574">
      <w:pPr>
        <w:rPr>
          <w:rFonts w:ascii="Times New Roman" w:hAnsi="Times New Roman" w:cs="Times New Roman"/>
          <w:b/>
          <w:sz w:val="24"/>
          <w:szCs w:val="24"/>
        </w:rPr>
      </w:pPr>
    </w:p>
    <w:p w14:paraId="2F512ADD" w14:textId="4113D6D5" w:rsidR="00476F49" w:rsidDel="00476F49" w:rsidRDefault="00476F49" w:rsidP="00476F49">
      <w:pPr>
        <w:rPr>
          <w:del w:id="2" w:author="Jonny Armstrong" w:date="2023-08-11T10:10:00Z"/>
          <w:rFonts w:ascii="Times New Roman" w:hAnsi="Times New Roman" w:cs="Times New Roman"/>
          <w:sz w:val="24"/>
          <w:szCs w:val="24"/>
        </w:rPr>
      </w:pPr>
      <w:ins w:id="3" w:author="Jonny Armstrong" w:date="2023-08-11T10:10:00Z">
        <w:r>
          <w:rPr>
            <w:rFonts w:ascii="Times New Roman" w:hAnsi="Times New Roman" w:cs="Times New Roman"/>
            <w:sz w:val="24"/>
            <w:szCs w:val="24"/>
          </w:rPr>
          <w:t xml:space="preserve">* </w:t>
        </w:r>
      </w:ins>
      <w:ins w:id="4" w:author="Jonny Armstrong" w:date="2023-08-11T10:11:00Z">
        <w:r>
          <w:rPr>
            <w:rFonts w:ascii="Times New Roman" w:hAnsi="Times New Roman" w:cs="Times New Roman"/>
            <w:sz w:val="24"/>
            <w:szCs w:val="24"/>
          </w:rPr>
          <w:t xml:space="preserve">A key consequence of habitat heterogeneity </w:t>
        </w:r>
      </w:ins>
      <w:ins w:id="5" w:author="Jonny Armstrong" w:date="2023-08-11T10:12:00Z">
        <w:r>
          <w:rPr>
            <w:rFonts w:ascii="Times New Roman" w:hAnsi="Times New Roman" w:cs="Times New Roman"/>
            <w:sz w:val="24"/>
            <w:szCs w:val="24"/>
          </w:rPr>
          <w:t>is it potentially allows fish to move to avoid risks such as predation or abiotic stressors</w:t>
        </w:r>
      </w:ins>
      <w:moveToRangeStart w:id="6" w:author="Jonny Armstrong" w:date="2023-08-11T10:09:00Z" w:name="move142640997"/>
      <w:moveTo w:id="7" w:author="Jonny Armstrong" w:date="2023-08-11T10:09:00Z">
        <w:del w:id="8" w:author="Jonny Armstrong" w:date="2023-08-11T10:14:00Z">
          <w:r w:rsidDel="00476F49">
            <w:rPr>
              <w:rFonts w:ascii="Times New Roman" w:hAnsi="Times New Roman" w:cs="Times New Roman"/>
              <w:sz w:val="24"/>
              <w:szCs w:val="24"/>
            </w:rPr>
            <w:delText>While refuges are defined by temperature, their functionality may depend on other variables</w:delText>
          </w:r>
        </w:del>
        <w:r>
          <w:rPr>
            <w:rFonts w:ascii="Times New Roman" w:hAnsi="Times New Roman" w:cs="Times New Roman"/>
            <w:sz w:val="24"/>
            <w:szCs w:val="24"/>
          </w:rPr>
          <w:t xml:space="preserve"> like chemical composition, competition, predation, accessibility, persistence, and foraging efficiency.</w:t>
        </w:r>
      </w:moveTo>
      <w:moveToRangeEnd w:id="6"/>
    </w:p>
    <w:p w14:paraId="31258DEF" w14:textId="55818BDC" w:rsidR="00476F49" w:rsidRDefault="00476F49" w:rsidP="00476F49">
      <w:pPr>
        <w:rPr>
          <w:ins w:id="9" w:author="Jonny Armstrong" w:date="2023-08-11T10:14:00Z"/>
          <w:rFonts w:ascii="Times New Roman" w:hAnsi="Times New Roman" w:cs="Times New Roman"/>
          <w:sz w:val="24"/>
          <w:szCs w:val="24"/>
        </w:rPr>
      </w:pPr>
    </w:p>
    <w:p w14:paraId="65DF6A3C" w14:textId="03D8E741" w:rsidR="00476F49" w:rsidRDefault="00476F49" w:rsidP="00476F49">
      <w:pPr>
        <w:rPr>
          <w:ins w:id="10" w:author="Jonny Armstrong" w:date="2023-08-11T10:17:00Z"/>
          <w:rFonts w:ascii="Times New Roman" w:hAnsi="Times New Roman" w:cs="Times New Roman"/>
          <w:sz w:val="24"/>
          <w:szCs w:val="24"/>
        </w:rPr>
      </w:pPr>
      <w:ins w:id="11" w:author="Jonny Armstrong" w:date="2023-08-11T10:15:00Z">
        <w:r>
          <w:rPr>
            <w:rFonts w:ascii="Times New Roman" w:hAnsi="Times New Roman" w:cs="Times New Roman"/>
            <w:sz w:val="24"/>
            <w:szCs w:val="24"/>
          </w:rPr>
          <w:t xml:space="preserve">*While research often quantifies behavioral avoidance of single stressors (e.g., UV and daphnia…) </w:t>
        </w:r>
      </w:ins>
      <w:ins w:id="12" w:author="Jonny Armstrong" w:date="2023-08-11T10:16:00Z">
        <w:r>
          <w:rPr>
            <w:rFonts w:ascii="Times New Roman" w:hAnsi="Times New Roman" w:cs="Times New Roman"/>
            <w:sz w:val="24"/>
            <w:szCs w:val="24"/>
          </w:rPr>
          <w:t>in nature fish are responding to multiple variables</w:t>
        </w:r>
      </w:ins>
    </w:p>
    <w:p w14:paraId="332C49F6" w14:textId="1D613BE7" w:rsidR="00476F49" w:rsidRDefault="00476F49" w:rsidP="00476F49">
      <w:pPr>
        <w:rPr>
          <w:ins w:id="13" w:author="Jonny Armstrong" w:date="2023-08-11T10:14:00Z"/>
          <w:rFonts w:ascii="Times New Roman" w:hAnsi="Times New Roman" w:cs="Times New Roman"/>
          <w:sz w:val="24"/>
          <w:szCs w:val="24"/>
        </w:rPr>
      </w:pPr>
      <w:ins w:id="14" w:author="Jonny Armstrong" w:date="2023-08-11T10:17:00Z">
        <w:r>
          <w:rPr>
            <w:rFonts w:ascii="Times New Roman" w:hAnsi="Times New Roman" w:cs="Times New Roman"/>
            <w:sz w:val="24"/>
            <w:szCs w:val="24"/>
          </w:rPr>
          <w:t xml:space="preserve">*Physiologically – lots of interest in whether multiple stressors have synergistic effects, behaviorally </w:t>
        </w:r>
      </w:ins>
      <w:ins w:id="15" w:author="Jonny Armstrong" w:date="2023-08-11T10:18:00Z">
        <w:r w:rsidR="00314DF4">
          <w:rPr>
            <w:rFonts w:ascii="Times New Roman" w:hAnsi="Times New Roman" w:cs="Times New Roman"/>
            <w:sz w:val="24"/>
            <w:szCs w:val="24"/>
          </w:rPr>
          <w:t>research often focuses on potential trade-offs where avoidance of one stressor introduces another</w:t>
        </w:r>
      </w:ins>
    </w:p>
    <w:p w14:paraId="3428C821" w14:textId="77777777" w:rsidR="00476F49" w:rsidRDefault="00476F49" w:rsidP="00476F49">
      <w:pPr>
        <w:rPr>
          <w:rFonts w:ascii="Times New Roman" w:hAnsi="Times New Roman" w:cs="Times New Roman"/>
          <w:sz w:val="24"/>
          <w:szCs w:val="24"/>
        </w:rPr>
      </w:pPr>
    </w:p>
    <w:p w14:paraId="192B01BE" w14:textId="48C213F7" w:rsidR="005878B5" w:rsidRDefault="00E90954" w:rsidP="00A737C0">
      <w:pPr>
        <w:rPr>
          <w:rFonts w:ascii="Times New Roman" w:hAnsi="Times New Roman" w:cs="Times New Roman"/>
          <w:sz w:val="24"/>
          <w:szCs w:val="24"/>
        </w:rPr>
      </w:pPr>
      <w:r w:rsidRPr="00A737C0">
        <w:rPr>
          <w:rFonts w:ascii="Times New Roman" w:hAnsi="Times New Roman" w:cs="Times New Roman"/>
          <w:sz w:val="24"/>
          <w:szCs w:val="24"/>
        </w:rPr>
        <w:t xml:space="preserve">A key challenge for conservation is to understand how </w:t>
      </w:r>
      <w:commentRangeStart w:id="16"/>
      <w:r w:rsidRPr="00A737C0">
        <w:rPr>
          <w:rFonts w:ascii="Times New Roman" w:hAnsi="Times New Roman" w:cs="Times New Roman"/>
          <w:sz w:val="24"/>
          <w:szCs w:val="24"/>
        </w:rPr>
        <w:t>a</w:t>
      </w:r>
      <w:r>
        <w:rPr>
          <w:rFonts w:ascii="Times New Roman" w:hAnsi="Times New Roman" w:cs="Times New Roman"/>
          <w:sz w:val="24"/>
          <w:szCs w:val="24"/>
        </w:rPr>
        <w:t xml:space="preserve">nimal behavior and landscape </w:t>
      </w:r>
      <w:r w:rsidRPr="00A737C0">
        <w:rPr>
          <w:rFonts w:ascii="Times New Roman" w:hAnsi="Times New Roman" w:cs="Times New Roman"/>
          <w:sz w:val="24"/>
          <w:szCs w:val="24"/>
        </w:rPr>
        <w:t xml:space="preserve">heterogeneity interact to influence the effectiveness of behavioral </w:t>
      </w:r>
      <w:commentRangeEnd w:id="16"/>
      <w:r w:rsidR="00314DF4">
        <w:rPr>
          <w:rStyle w:val="CommentReference"/>
        </w:rPr>
        <w:commentReference w:id="16"/>
      </w:r>
      <w:r w:rsidRPr="00A737C0">
        <w:rPr>
          <w:rFonts w:ascii="Times New Roman" w:hAnsi="Times New Roman" w:cs="Times New Roman"/>
          <w:sz w:val="24"/>
          <w:szCs w:val="24"/>
        </w:rPr>
        <w:t>thermoregulation in the face of climate change.</w:t>
      </w:r>
      <w:r>
        <w:rPr>
          <w:rFonts w:ascii="Times New Roman" w:hAnsi="Times New Roman" w:cs="Times New Roman"/>
          <w:sz w:val="24"/>
          <w:szCs w:val="24"/>
        </w:rPr>
        <w:t xml:space="preserve"> </w:t>
      </w:r>
      <w:r w:rsidR="00D53B18">
        <w:rPr>
          <w:rFonts w:ascii="Times New Roman" w:hAnsi="Times New Roman" w:cs="Times New Roman"/>
          <w:sz w:val="24"/>
          <w:szCs w:val="24"/>
        </w:rPr>
        <w:t xml:space="preserve">When </w:t>
      </w:r>
      <w:commentRangeStart w:id="17"/>
      <w:r w:rsidR="005878B5">
        <w:rPr>
          <w:rFonts w:ascii="Times New Roman" w:hAnsi="Times New Roman" w:cs="Times New Roman"/>
          <w:sz w:val="24"/>
          <w:szCs w:val="24"/>
        </w:rPr>
        <w:t>determining</w:t>
      </w:r>
      <w:r w:rsidR="00D53B18">
        <w:rPr>
          <w:rFonts w:ascii="Times New Roman" w:hAnsi="Times New Roman" w:cs="Times New Roman"/>
          <w:sz w:val="24"/>
          <w:szCs w:val="24"/>
        </w:rPr>
        <w:t xml:space="preserve"> </w:t>
      </w:r>
      <w:r w:rsidR="005878B5">
        <w:rPr>
          <w:rFonts w:ascii="Times New Roman" w:hAnsi="Times New Roman" w:cs="Times New Roman"/>
          <w:sz w:val="24"/>
          <w:szCs w:val="24"/>
        </w:rPr>
        <w:t xml:space="preserve">the ecological significance of cold-water </w:t>
      </w:r>
      <w:proofErr w:type="gramStart"/>
      <w:r w:rsidR="00D53B18">
        <w:rPr>
          <w:rFonts w:ascii="Times New Roman" w:hAnsi="Times New Roman" w:cs="Times New Roman"/>
          <w:sz w:val="24"/>
          <w:szCs w:val="24"/>
        </w:rPr>
        <w:t>refuges</w:t>
      </w:r>
      <w:proofErr w:type="gramEnd"/>
      <w:r w:rsidR="00D53B18">
        <w:rPr>
          <w:rFonts w:ascii="Times New Roman" w:hAnsi="Times New Roman" w:cs="Times New Roman"/>
          <w:sz w:val="24"/>
          <w:szCs w:val="24"/>
        </w:rPr>
        <w:t xml:space="preserve"> we </w:t>
      </w:r>
      <w:r w:rsidR="005878B5">
        <w:rPr>
          <w:rFonts w:ascii="Times New Roman" w:hAnsi="Times New Roman" w:cs="Times New Roman"/>
          <w:sz w:val="24"/>
          <w:szCs w:val="24"/>
        </w:rPr>
        <w:t xml:space="preserve">first </w:t>
      </w:r>
      <w:r w:rsidR="00D53B18">
        <w:rPr>
          <w:rFonts w:ascii="Times New Roman" w:hAnsi="Times New Roman" w:cs="Times New Roman"/>
          <w:sz w:val="24"/>
          <w:szCs w:val="24"/>
        </w:rPr>
        <w:t xml:space="preserve">need to understand </w:t>
      </w:r>
      <w:r w:rsidR="005878B5">
        <w:rPr>
          <w:rFonts w:ascii="Times New Roman" w:hAnsi="Times New Roman" w:cs="Times New Roman"/>
          <w:sz w:val="24"/>
          <w:szCs w:val="24"/>
        </w:rPr>
        <w:t xml:space="preserve">the </w:t>
      </w:r>
      <w:r w:rsidR="00D53B18">
        <w:rPr>
          <w:rFonts w:ascii="Times New Roman" w:hAnsi="Times New Roman" w:cs="Times New Roman"/>
          <w:sz w:val="24"/>
          <w:szCs w:val="24"/>
        </w:rPr>
        <w:t>potential tr</w:t>
      </w:r>
      <w:commentRangeEnd w:id="17"/>
      <w:r w:rsidR="00314DF4">
        <w:rPr>
          <w:rStyle w:val="CommentReference"/>
        </w:rPr>
        <w:commentReference w:id="17"/>
      </w:r>
      <w:r w:rsidR="00D53B18">
        <w:rPr>
          <w:rFonts w:ascii="Times New Roman" w:hAnsi="Times New Roman" w:cs="Times New Roman"/>
          <w:sz w:val="24"/>
          <w:szCs w:val="24"/>
        </w:rPr>
        <w:t>ade-offs that may occur within these habitats</w:t>
      </w:r>
      <w:r w:rsidR="005878B5">
        <w:rPr>
          <w:rFonts w:ascii="Times New Roman" w:hAnsi="Times New Roman" w:cs="Times New Roman"/>
          <w:sz w:val="24"/>
          <w:szCs w:val="24"/>
        </w:rPr>
        <w:t xml:space="preserve">. </w:t>
      </w:r>
      <w:moveFromRangeStart w:id="18" w:author="Jonny Armstrong" w:date="2023-08-11T10:09:00Z" w:name="move142640997"/>
      <w:moveFrom w:id="19" w:author="Jonny Armstrong" w:date="2023-08-11T10:09:00Z">
        <w:r w:rsidR="005878B5" w:rsidDel="00476F49">
          <w:rPr>
            <w:rFonts w:ascii="Times New Roman" w:hAnsi="Times New Roman" w:cs="Times New Roman"/>
            <w:sz w:val="24"/>
            <w:szCs w:val="24"/>
          </w:rPr>
          <w:t xml:space="preserve">While refuges are </w:t>
        </w:r>
        <w:r w:rsidR="002D681C" w:rsidDel="00476F49">
          <w:rPr>
            <w:rFonts w:ascii="Times New Roman" w:hAnsi="Times New Roman" w:cs="Times New Roman"/>
            <w:sz w:val="24"/>
            <w:szCs w:val="24"/>
          </w:rPr>
          <w:t>defined by</w:t>
        </w:r>
        <w:r w:rsidR="005878B5" w:rsidDel="00476F49">
          <w:rPr>
            <w:rFonts w:ascii="Times New Roman" w:hAnsi="Times New Roman" w:cs="Times New Roman"/>
            <w:sz w:val="24"/>
            <w:szCs w:val="24"/>
          </w:rPr>
          <w:t xml:space="preserve"> temperature, </w:t>
        </w:r>
        <w:r w:rsidR="002D681C" w:rsidDel="00476F49">
          <w:rPr>
            <w:rFonts w:ascii="Times New Roman" w:hAnsi="Times New Roman" w:cs="Times New Roman"/>
            <w:sz w:val="24"/>
            <w:szCs w:val="24"/>
          </w:rPr>
          <w:t xml:space="preserve">their </w:t>
        </w:r>
        <w:r w:rsidR="005878B5" w:rsidDel="00476F49">
          <w:rPr>
            <w:rFonts w:ascii="Times New Roman" w:hAnsi="Times New Roman" w:cs="Times New Roman"/>
            <w:sz w:val="24"/>
            <w:szCs w:val="24"/>
          </w:rPr>
          <w:t>functionality may depend on other variables like</w:t>
        </w:r>
        <w:r w:rsidR="002D681C" w:rsidDel="00476F49">
          <w:rPr>
            <w:rFonts w:ascii="Times New Roman" w:hAnsi="Times New Roman" w:cs="Times New Roman"/>
            <w:sz w:val="24"/>
            <w:szCs w:val="24"/>
          </w:rPr>
          <w:t xml:space="preserve"> chemical composition, competition, predation, accessibility, persistence, and foraging efficiency. </w:t>
        </w:r>
      </w:moveFrom>
      <w:moveFromRangeEnd w:id="18"/>
    </w:p>
    <w:p w14:paraId="21EE944A" w14:textId="77777777" w:rsidR="00250F9B" w:rsidRDefault="00250F9B" w:rsidP="00250F9B">
      <w:pPr>
        <w:rPr>
          <w:rFonts w:ascii="Times New Roman" w:hAnsi="Times New Roman" w:cs="Times New Roman"/>
          <w:b/>
          <w:sz w:val="24"/>
          <w:szCs w:val="24"/>
        </w:rPr>
      </w:pPr>
      <w:r>
        <w:rPr>
          <w:rFonts w:ascii="Times New Roman" w:hAnsi="Times New Roman" w:cs="Times New Roman"/>
          <w:b/>
          <w:sz w:val="24"/>
          <w:szCs w:val="24"/>
        </w:rPr>
        <w:t>P</w:t>
      </w:r>
      <w:r w:rsidRPr="003A1EE8">
        <w:rPr>
          <w:rFonts w:ascii="Times New Roman" w:hAnsi="Times New Roman" w:cs="Times New Roman"/>
          <w:b/>
          <w:sz w:val="24"/>
          <w:szCs w:val="24"/>
        </w:rPr>
        <w:t xml:space="preserve">hysiological consequences of </w:t>
      </w:r>
      <w:r>
        <w:rPr>
          <w:rFonts w:ascii="Times New Roman" w:hAnsi="Times New Roman" w:cs="Times New Roman"/>
          <w:b/>
          <w:sz w:val="24"/>
          <w:szCs w:val="24"/>
        </w:rPr>
        <w:t>high temperature, low DO</w:t>
      </w:r>
    </w:p>
    <w:p w14:paraId="23B310DA" w14:textId="7ED4358B" w:rsidR="00314DF4" w:rsidRDefault="00314DF4" w:rsidP="00250F9B">
      <w:pPr>
        <w:rPr>
          <w:ins w:id="20" w:author="Jonny Armstrong" w:date="2023-08-11T10:25:00Z"/>
          <w:rFonts w:ascii="Times New Roman" w:hAnsi="Times New Roman" w:cs="Times New Roman"/>
          <w:sz w:val="24"/>
          <w:szCs w:val="24"/>
        </w:rPr>
      </w:pPr>
      <w:ins w:id="21" w:author="Jonny Armstrong" w:date="2023-08-11T10:24:00Z">
        <w:r>
          <w:rPr>
            <w:rFonts w:ascii="Times New Roman" w:hAnsi="Times New Roman" w:cs="Times New Roman"/>
            <w:sz w:val="24"/>
            <w:szCs w:val="24"/>
          </w:rPr>
          <w:t xml:space="preserve">*In aquatic systems, temperature and DO are critically important because most </w:t>
        </w:r>
      </w:ins>
      <w:ins w:id="22" w:author="Jonny Armstrong" w:date="2023-08-11T10:25:00Z">
        <w:r>
          <w:rPr>
            <w:rFonts w:ascii="Times New Roman" w:hAnsi="Times New Roman" w:cs="Times New Roman"/>
            <w:sz w:val="24"/>
            <w:szCs w:val="24"/>
          </w:rPr>
          <w:t xml:space="preserve">organisms poikilotherms and oxygen is much scarcer and harder to acquire in water than in air. </w:t>
        </w:r>
      </w:ins>
    </w:p>
    <w:p w14:paraId="2E170D3C" w14:textId="72C1388A" w:rsidR="00314DF4" w:rsidRDefault="00314DF4" w:rsidP="00250F9B">
      <w:pPr>
        <w:rPr>
          <w:ins w:id="23" w:author="Jonny Armstrong" w:date="2023-08-11T10:28:00Z"/>
          <w:rFonts w:ascii="Times New Roman" w:hAnsi="Times New Roman" w:cs="Times New Roman"/>
          <w:sz w:val="24"/>
          <w:szCs w:val="24"/>
        </w:rPr>
      </w:pPr>
      <w:ins w:id="24" w:author="Jonny Armstrong" w:date="2023-08-11T10:25:00Z">
        <w:r>
          <w:rPr>
            <w:rFonts w:ascii="Times New Roman" w:hAnsi="Times New Roman" w:cs="Times New Roman"/>
            <w:sz w:val="24"/>
            <w:szCs w:val="24"/>
          </w:rPr>
          <w:t xml:space="preserve">* </w:t>
        </w:r>
      </w:ins>
      <w:ins w:id="25" w:author="Jonny Armstrong" w:date="2023-08-11T10:26:00Z">
        <w:r>
          <w:rPr>
            <w:rFonts w:ascii="Times New Roman" w:hAnsi="Times New Roman" w:cs="Times New Roman"/>
            <w:sz w:val="24"/>
            <w:szCs w:val="24"/>
          </w:rPr>
          <w:t xml:space="preserve">Higher temps reduce capacity for DO in water, increase fish DO demands, so </w:t>
        </w:r>
      </w:ins>
      <w:ins w:id="26" w:author="Jonny Armstrong" w:date="2023-08-11T10:27:00Z">
        <w:r>
          <w:rPr>
            <w:rFonts w:ascii="Times New Roman" w:hAnsi="Times New Roman" w:cs="Times New Roman"/>
            <w:sz w:val="24"/>
            <w:szCs w:val="24"/>
          </w:rPr>
          <w:t>we should expect that as temper</w:t>
        </w:r>
      </w:ins>
      <w:ins w:id="27" w:author="Jonny Armstrong" w:date="2023-08-11T10:28:00Z">
        <w:r>
          <w:rPr>
            <w:rFonts w:ascii="Times New Roman" w:hAnsi="Times New Roman" w:cs="Times New Roman"/>
            <w:sz w:val="24"/>
            <w:szCs w:val="24"/>
          </w:rPr>
          <w:t xml:space="preserve">atures exceed physiological optimums, </w:t>
        </w:r>
        <w:r w:rsidR="00B97402">
          <w:rPr>
            <w:rFonts w:ascii="Times New Roman" w:hAnsi="Times New Roman" w:cs="Times New Roman"/>
            <w:sz w:val="24"/>
            <w:szCs w:val="24"/>
          </w:rPr>
          <w:t>avoidance behavior should be shaped by both T and DO.</w:t>
        </w:r>
      </w:ins>
    </w:p>
    <w:p w14:paraId="79A2F540" w14:textId="796CB326" w:rsidR="00B97402" w:rsidRDefault="00B97402" w:rsidP="00250F9B">
      <w:pPr>
        <w:rPr>
          <w:ins w:id="28" w:author="Jonny Armstrong" w:date="2023-08-11T10:28:00Z"/>
          <w:rFonts w:ascii="Times New Roman" w:hAnsi="Times New Roman" w:cs="Times New Roman"/>
          <w:sz w:val="24"/>
          <w:szCs w:val="24"/>
        </w:rPr>
      </w:pPr>
    </w:p>
    <w:p w14:paraId="5A219FFB" w14:textId="1D6EB1E1" w:rsidR="00B97402" w:rsidRDefault="00B97402" w:rsidP="00250F9B">
      <w:pPr>
        <w:rPr>
          <w:ins w:id="29" w:author="Jonny Armstrong" w:date="2023-08-11T10:25:00Z"/>
          <w:rFonts w:ascii="Times New Roman" w:hAnsi="Times New Roman" w:cs="Times New Roman"/>
          <w:sz w:val="24"/>
          <w:szCs w:val="24"/>
        </w:rPr>
      </w:pPr>
      <w:ins w:id="30" w:author="Jonny Armstrong" w:date="2023-08-11T10:28:00Z">
        <w:r>
          <w:rPr>
            <w:rFonts w:ascii="Times New Roman" w:hAnsi="Times New Roman" w:cs="Times New Roman"/>
            <w:sz w:val="24"/>
            <w:szCs w:val="24"/>
          </w:rPr>
          <w:t xml:space="preserve">*Introduce </w:t>
        </w:r>
      </w:ins>
      <w:ins w:id="31" w:author="Jonny Armstrong" w:date="2023-08-11T10:29:00Z">
        <w:r>
          <w:rPr>
            <w:rFonts w:ascii="Times New Roman" w:hAnsi="Times New Roman" w:cs="Times New Roman"/>
            <w:sz w:val="24"/>
            <w:szCs w:val="24"/>
          </w:rPr>
          <w:t xml:space="preserve">work on T/DO </w:t>
        </w:r>
        <w:proofErr w:type="spellStart"/>
        <w:r>
          <w:rPr>
            <w:rFonts w:ascii="Times New Roman" w:hAnsi="Times New Roman" w:cs="Times New Roman"/>
            <w:sz w:val="24"/>
            <w:szCs w:val="24"/>
          </w:rPr>
          <w:t>trade off</w:t>
        </w:r>
        <w:proofErr w:type="spellEnd"/>
        <w:r>
          <w:rPr>
            <w:rFonts w:ascii="Times New Roman" w:hAnsi="Times New Roman" w:cs="Times New Roman"/>
            <w:sz w:val="24"/>
            <w:szCs w:val="24"/>
          </w:rPr>
          <w:t xml:space="preserve"> such as T-O Squeeze</w:t>
        </w:r>
      </w:ins>
      <w:ins w:id="32" w:author="Jonny Armstrong" w:date="2023-08-11T10:30:00Z">
        <w:r w:rsidR="006D326B">
          <w:rPr>
            <w:rFonts w:ascii="Times New Roman" w:hAnsi="Times New Roman" w:cs="Times New Roman"/>
            <w:sz w:val="24"/>
            <w:szCs w:val="24"/>
          </w:rPr>
          <w:t xml:space="preserve"> (using your vertical front example below)</w:t>
        </w:r>
      </w:ins>
    </w:p>
    <w:p w14:paraId="607DC694" w14:textId="77777777" w:rsidR="00314DF4" w:rsidRDefault="00314DF4" w:rsidP="00250F9B">
      <w:pPr>
        <w:rPr>
          <w:ins w:id="33" w:author="Jonny Armstrong" w:date="2023-08-11T10:24:00Z"/>
          <w:rFonts w:ascii="Times New Roman" w:hAnsi="Times New Roman" w:cs="Times New Roman"/>
          <w:sz w:val="24"/>
          <w:szCs w:val="24"/>
        </w:rPr>
      </w:pPr>
    </w:p>
    <w:p w14:paraId="58BBB28C" w14:textId="40269871" w:rsidR="00250F9B" w:rsidRDefault="00250F9B" w:rsidP="00250F9B">
      <w:pPr>
        <w:rPr>
          <w:rFonts w:ascii="Times New Roman" w:hAnsi="Times New Roman" w:cs="Times New Roman"/>
          <w:sz w:val="24"/>
          <w:szCs w:val="24"/>
        </w:rPr>
      </w:pPr>
      <w:commentRangeStart w:id="34"/>
      <w:r w:rsidRPr="00D102B6">
        <w:rPr>
          <w:rFonts w:ascii="Times New Roman" w:hAnsi="Times New Roman" w:cs="Times New Roman"/>
          <w:sz w:val="24"/>
          <w:szCs w:val="24"/>
        </w:rPr>
        <w:t>Metabolic variation</w:t>
      </w:r>
      <w:r>
        <w:rPr>
          <w:rFonts w:ascii="Times New Roman" w:hAnsi="Times New Roman" w:cs="Times New Roman"/>
          <w:sz w:val="24"/>
          <w:szCs w:val="24"/>
        </w:rPr>
        <w:t xml:space="preserve"> in fish</w:t>
      </w:r>
      <w:r w:rsidRPr="00D102B6">
        <w:rPr>
          <w:rFonts w:ascii="Times New Roman" w:hAnsi="Times New Roman" w:cs="Times New Roman"/>
          <w:sz w:val="24"/>
          <w:szCs w:val="24"/>
        </w:rPr>
        <w:t xml:space="preserve"> is often considered a flexible phenotypic trait that is modified in response to environmental variables like food availability, temperature, and dissolved oxygen</w:t>
      </w:r>
      <w:r>
        <w:rPr>
          <w:rFonts w:ascii="Times New Roman" w:hAnsi="Times New Roman" w:cs="Times New Roman"/>
          <w:sz w:val="24"/>
          <w:szCs w:val="24"/>
        </w:rPr>
        <w:t xml:space="preserve"> (Archer et al. 2020). F</w:t>
      </w:r>
      <w:r w:rsidRPr="00C87598">
        <w:rPr>
          <w:rFonts w:ascii="Times New Roman" w:hAnsi="Times New Roman" w:cs="Times New Roman"/>
          <w:sz w:val="24"/>
          <w:szCs w:val="24"/>
        </w:rPr>
        <w:t xml:space="preserve">auna in temperate regions are often exposed to more unstable temperature conditions where the thermal regime of their local environment does not always fall within their </w:t>
      </w:r>
      <w:r w:rsidRPr="00C87598">
        <w:rPr>
          <w:rFonts w:ascii="Times New Roman" w:hAnsi="Times New Roman" w:cs="Times New Roman"/>
          <w:sz w:val="24"/>
          <w:szCs w:val="24"/>
        </w:rPr>
        <w:lastRenderedPageBreak/>
        <w:t>thermal breadth.</w:t>
      </w:r>
      <w:r>
        <w:rPr>
          <w:rFonts w:ascii="Times New Roman" w:hAnsi="Times New Roman" w:cs="Times New Roman"/>
          <w:sz w:val="24"/>
          <w:szCs w:val="24"/>
        </w:rPr>
        <w:t xml:space="preserve"> </w:t>
      </w:r>
      <w:r w:rsidRPr="00C87598">
        <w:rPr>
          <w:rFonts w:ascii="Times New Roman" w:hAnsi="Times New Roman" w:cs="Times New Roman"/>
          <w:sz w:val="24"/>
          <w:szCs w:val="24"/>
        </w:rPr>
        <w:t>Physiological adaptations (flexibility) can extend temperature tolerance range</w:t>
      </w:r>
      <w:r>
        <w:rPr>
          <w:rFonts w:ascii="Times New Roman" w:hAnsi="Times New Roman" w:cs="Times New Roman"/>
          <w:sz w:val="24"/>
          <w:szCs w:val="24"/>
        </w:rPr>
        <w:t>s</w:t>
      </w:r>
      <w:r w:rsidRPr="00C87598">
        <w:rPr>
          <w:rFonts w:ascii="Times New Roman" w:hAnsi="Times New Roman" w:cs="Times New Roman"/>
          <w:sz w:val="24"/>
          <w:szCs w:val="24"/>
        </w:rPr>
        <w:t xml:space="preserve"> and re-establish </w:t>
      </w:r>
      <w:r>
        <w:rPr>
          <w:rFonts w:ascii="Times New Roman" w:hAnsi="Times New Roman" w:cs="Times New Roman"/>
          <w:sz w:val="24"/>
          <w:szCs w:val="24"/>
        </w:rPr>
        <w:t xml:space="preserve">aerobic scope (e.g. heat shock proteins, increased ATP production). </w:t>
      </w:r>
      <w:commentRangeEnd w:id="34"/>
      <w:r w:rsidR="00314DF4">
        <w:rPr>
          <w:rStyle w:val="CommentReference"/>
        </w:rPr>
        <w:commentReference w:id="34"/>
      </w:r>
    </w:p>
    <w:p w14:paraId="33BD92A1" w14:textId="77777777" w:rsidR="00250F9B" w:rsidRPr="00250F9B" w:rsidRDefault="00250F9B" w:rsidP="00A737C0">
      <w:pPr>
        <w:rPr>
          <w:rFonts w:ascii="Times New Roman" w:hAnsi="Times New Roman" w:cs="Times New Roman"/>
          <w:b/>
          <w:sz w:val="24"/>
          <w:szCs w:val="24"/>
        </w:rPr>
      </w:pPr>
      <w:r w:rsidRPr="00C87598">
        <w:rPr>
          <w:rFonts w:ascii="Times New Roman" w:hAnsi="Times New Roman" w:cs="Times New Roman"/>
          <w:sz w:val="24"/>
          <w:szCs w:val="24"/>
        </w:rPr>
        <w:t>A fish’s first response to hypoxia is generally behavioral. If a low DO environment is unavoidable, a fish will begin to display reduced movement and feeding, and will attempt to seek cooler water to redu</w:t>
      </w:r>
      <w:commentRangeStart w:id="35"/>
      <w:r w:rsidRPr="00C87598">
        <w:rPr>
          <w:rFonts w:ascii="Times New Roman" w:hAnsi="Times New Roman" w:cs="Times New Roman"/>
          <w:sz w:val="24"/>
          <w:szCs w:val="24"/>
        </w:rPr>
        <w:t>ce metabolic (and thereby oxygen) demand. However, fish that are adapted to persistent environmental hypoxia display enhanced oxygen transport characteristics. Exposure to environmental hypoxia can result in an increase in blood hemoglobin (Hb)</w:t>
      </w:r>
      <w:r>
        <w:rPr>
          <w:rFonts w:ascii="Times New Roman" w:hAnsi="Times New Roman" w:cs="Times New Roman"/>
          <w:sz w:val="24"/>
          <w:szCs w:val="24"/>
        </w:rPr>
        <w:t xml:space="preserve"> thereby increasing oxygen carrying capacity. Modification to ventilation rate and bradycardia also common responses. </w:t>
      </w:r>
      <w:r w:rsidRPr="00B17C8F">
        <w:rPr>
          <w:rFonts w:ascii="Times New Roman" w:hAnsi="Times New Roman" w:cs="Times New Roman"/>
          <w:sz w:val="24"/>
          <w:szCs w:val="24"/>
        </w:rPr>
        <w:t>Un</w:t>
      </w:r>
      <w:r>
        <w:rPr>
          <w:rFonts w:ascii="Times New Roman" w:hAnsi="Times New Roman" w:cs="Times New Roman"/>
          <w:sz w:val="24"/>
          <w:szCs w:val="24"/>
        </w:rPr>
        <w:t>der hypoxic conditions,</w:t>
      </w:r>
      <w:r w:rsidRPr="00B17C8F">
        <w:rPr>
          <w:rFonts w:ascii="Times New Roman" w:hAnsi="Times New Roman" w:cs="Times New Roman"/>
          <w:sz w:val="24"/>
          <w:szCs w:val="24"/>
        </w:rPr>
        <w:t xml:space="preserve"> blood flow prioritized to oxygen sensit</w:t>
      </w:r>
      <w:r>
        <w:rPr>
          <w:rFonts w:ascii="Times New Roman" w:hAnsi="Times New Roman" w:cs="Times New Roman"/>
          <w:sz w:val="24"/>
          <w:szCs w:val="24"/>
        </w:rPr>
        <w:t>ive organs like brain and heart, which can cause fish to reduce or completely suspend feeding activity. During the onset of hypoxia, fish may even regurgitate their prey to reduce metabolic demands to non-essential organ activities.</w:t>
      </w:r>
      <w:commentRangeEnd w:id="35"/>
      <w:r w:rsidR="006D326B">
        <w:rPr>
          <w:rStyle w:val="CommentReference"/>
        </w:rPr>
        <w:commentReference w:id="35"/>
      </w:r>
    </w:p>
    <w:p w14:paraId="0AAF084D" w14:textId="77777777" w:rsidR="00ED271C" w:rsidRDefault="00B3476A" w:rsidP="007E4574">
      <w:pPr>
        <w:rPr>
          <w:rFonts w:ascii="Times New Roman" w:hAnsi="Times New Roman" w:cs="Times New Roman"/>
          <w:b/>
          <w:sz w:val="24"/>
          <w:szCs w:val="24"/>
        </w:rPr>
      </w:pPr>
      <w:r>
        <w:rPr>
          <w:rFonts w:ascii="Times New Roman" w:hAnsi="Times New Roman" w:cs="Times New Roman"/>
          <w:b/>
          <w:sz w:val="24"/>
          <w:szCs w:val="24"/>
        </w:rPr>
        <w:t xml:space="preserve">Introduce vertical fronts (thermocline/oxycline) </w:t>
      </w:r>
    </w:p>
    <w:p w14:paraId="77DE3555" w14:textId="28B926BC" w:rsidR="005878B5" w:rsidRDefault="001B2297" w:rsidP="007E4574">
      <w:pPr>
        <w:rPr>
          <w:rFonts w:ascii="Times New Roman" w:hAnsi="Times New Roman" w:cs="Times New Roman"/>
          <w:sz w:val="24"/>
          <w:szCs w:val="24"/>
        </w:rPr>
      </w:pPr>
      <w:r>
        <w:rPr>
          <w:rFonts w:ascii="Times New Roman" w:hAnsi="Times New Roman" w:cs="Times New Roman"/>
          <w:sz w:val="24"/>
          <w:szCs w:val="24"/>
        </w:rPr>
        <w:t>Pelagic and lentic habitats</w:t>
      </w:r>
      <w:r w:rsidR="00B3476A">
        <w:rPr>
          <w:rFonts w:ascii="Times New Roman" w:hAnsi="Times New Roman" w:cs="Times New Roman"/>
          <w:sz w:val="24"/>
          <w:szCs w:val="24"/>
        </w:rPr>
        <w:t xml:space="preserve"> can present a pronounced thermocline and oxycline (known as vertical fronts in pelagic research; Logan et al. 2023). In a tropical marine environments, excessively cold and hypoxic waters create hypoxia based habitat constriction</w:t>
      </w:r>
      <w:r>
        <w:rPr>
          <w:rFonts w:ascii="Times New Roman" w:hAnsi="Times New Roman" w:cs="Times New Roman"/>
          <w:sz w:val="24"/>
          <w:szCs w:val="24"/>
        </w:rPr>
        <w:t xml:space="preserve">, </w:t>
      </w:r>
      <w:r w:rsidR="00250F9B">
        <w:rPr>
          <w:rFonts w:ascii="Times New Roman" w:hAnsi="Times New Roman" w:cs="Times New Roman"/>
          <w:sz w:val="24"/>
          <w:szCs w:val="24"/>
        </w:rPr>
        <w:t>causing</w:t>
      </w:r>
      <w:r>
        <w:rPr>
          <w:rFonts w:ascii="Times New Roman" w:hAnsi="Times New Roman" w:cs="Times New Roman"/>
          <w:sz w:val="24"/>
          <w:szCs w:val="24"/>
        </w:rPr>
        <w:t xml:space="preserve"> fish to</w:t>
      </w:r>
      <w:r w:rsidR="00250F9B">
        <w:rPr>
          <w:rFonts w:ascii="Times New Roman" w:hAnsi="Times New Roman" w:cs="Times New Roman"/>
          <w:sz w:val="24"/>
          <w:szCs w:val="24"/>
        </w:rPr>
        <w:t xml:space="preserve"> primarily</w:t>
      </w:r>
      <w:r>
        <w:rPr>
          <w:rFonts w:ascii="Times New Roman" w:hAnsi="Times New Roman" w:cs="Times New Roman"/>
          <w:sz w:val="24"/>
          <w:szCs w:val="24"/>
        </w:rPr>
        <w:t xml:space="preserve"> </w:t>
      </w:r>
      <w:r w:rsidR="00250F9B">
        <w:rPr>
          <w:rFonts w:ascii="Times New Roman" w:hAnsi="Times New Roman" w:cs="Times New Roman"/>
          <w:sz w:val="24"/>
          <w:szCs w:val="24"/>
        </w:rPr>
        <w:t xml:space="preserve">hold at and above the </w:t>
      </w:r>
      <w:r>
        <w:rPr>
          <w:rFonts w:ascii="Times New Roman" w:hAnsi="Times New Roman" w:cs="Times New Roman"/>
          <w:sz w:val="24"/>
          <w:szCs w:val="24"/>
        </w:rPr>
        <w:t xml:space="preserve">thermocline </w:t>
      </w:r>
      <w:r w:rsidR="00B3476A">
        <w:rPr>
          <w:rFonts w:ascii="Times New Roman" w:hAnsi="Times New Roman" w:cs="Times New Roman"/>
          <w:sz w:val="24"/>
          <w:szCs w:val="24"/>
        </w:rPr>
        <w:t>(Brill et al. 1998, Logan et al. 2023). In</w:t>
      </w:r>
      <w:r>
        <w:rPr>
          <w:rFonts w:ascii="Times New Roman" w:hAnsi="Times New Roman" w:cs="Times New Roman"/>
          <w:sz w:val="24"/>
          <w:szCs w:val="24"/>
        </w:rPr>
        <w:t xml:space="preserve"> temperate</w:t>
      </w:r>
      <w:r w:rsidR="00B3476A">
        <w:rPr>
          <w:rFonts w:ascii="Times New Roman" w:hAnsi="Times New Roman" w:cs="Times New Roman"/>
          <w:sz w:val="24"/>
          <w:szCs w:val="24"/>
        </w:rPr>
        <w:t xml:space="preserve"> </w:t>
      </w:r>
      <w:r>
        <w:rPr>
          <w:rFonts w:ascii="Times New Roman" w:hAnsi="Times New Roman" w:cs="Times New Roman"/>
          <w:sz w:val="24"/>
          <w:szCs w:val="24"/>
        </w:rPr>
        <w:t>lotic and lentic</w:t>
      </w:r>
      <w:r w:rsidR="00B3476A">
        <w:rPr>
          <w:rFonts w:ascii="Times New Roman" w:hAnsi="Times New Roman" w:cs="Times New Roman"/>
          <w:sz w:val="24"/>
          <w:szCs w:val="24"/>
        </w:rPr>
        <w:t xml:space="preserve"> environments, warm surface temperatures</w:t>
      </w:r>
      <w:r w:rsidR="00250F9B">
        <w:rPr>
          <w:rFonts w:ascii="Times New Roman" w:hAnsi="Times New Roman" w:cs="Times New Roman"/>
          <w:sz w:val="24"/>
          <w:szCs w:val="24"/>
        </w:rPr>
        <w:t xml:space="preserve"> can exceed physiological optima,</w:t>
      </w:r>
      <w:r w:rsidR="00B3476A">
        <w:rPr>
          <w:rFonts w:ascii="Times New Roman" w:hAnsi="Times New Roman" w:cs="Times New Roman"/>
          <w:sz w:val="24"/>
          <w:szCs w:val="24"/>
        </w:rPr>
        <w:t xml:space="preserve"> and hypoxic conditions at depth can limit fish vertical distribution, creating a vertically compressed habitat</w:t>
      </w:r>
      <w:r>
        <w:rPr>
          <w:rFonts w:ascii="Times New Roman" w:hAnsi="Times New Roman" w:cs="Times New Roman"/>
          <w:sz w:val="24"/>
          <w:szCs w:val="24"/>
        </w:rPr>
        <w:t xml:space="preserve"> known as a temperature-oxygen squeeze (</w:t>
      </w:r>
      <w:proofErr w:type="spellStart"/>
      <w:r>
        <w:rPr>
          <w:rFonts w:ascii="Times New Roman" w:hAnsi="Times New Roman" w:cs="Times New Roman"/>
          <w:sz w:val="24"/>
          <w:szCs w:val="24"/>
        </w:rPr>
        <w:t>Coutant</w:t>
      </w:r>
      <w:proofErr w:type="spellEnd"/>
      <w:r>
        <w:rPr>
          <w:rFonts w:ascii="Times New Roman" w:hAnsi="Times New Roman" w:cs="Times New Roman"/>
          <w:sz w:val="24"/>
          <w:szCs w:val="24"/>
        </w:rPr>
        <w:t>)</w:t>
      </w:r>
      <w:r w:rsidR="00B3476A">
        <w:rPr>
          <w:rFonts w:ascii="Times New Roman" w:hAnsi="Times New Roman" w:cs="Times New Roman"/>
          <w:sz w:val="24"/>
          <w:szCs w:val="24"/>
        </w:rPr>
        <w:t xml:space="preserve">. </w:t>
      </w:r>
      <w:r>
        <w:rPr>
          <w:rFonts w:ascii="Times New Roman" w:hAnsi="Times New Roman" w:cs="Times New Roman"/>
          <w:sz w:val="24"/>
          <w:szCs w:val="24"/>
        </w:rPr>
        <w:t xml:space="preserve">This phenomena can also occur in </w:t>
      </w:r>
      <w:r w:rsidR="00B60686">
        <w:rPr>
          <w:rFonts w:ascii="Times New Roman" w:hAnsi="Times New Roman" w:cs="Times New Roman"/>
          <w:sz w:val="24"/>
          <w:szCs w:val="24"/>
        </w:rPr>
        <w:t xml:space="preserve">fine scale </w:t>
      </w:r>
      <w:r>
        <w:rPr>
          <w:rFonts w:ascii="Times New Roman" w:hAnsi="Times New Roman" w:cs="Times New Roman"/>
          <w:sz w:val="24"/>
          <w:szCs w:val="24"/>
        </w:rPr>
        <w:t xml:space="preserve">patches of lentic habitat within </w:t>
      </w:r>
      <w:r w:rsidR="00B60686">
        <w:rPr>
          <w:rFonts w:ascii="Times New Roman" w:hAnsi="Times New Roman" w:cs="Times New Roman"/>
          <w:sz w:val="24"/>
          <w:szCs w:val="24"/>
        </w:rPr>
        <w:t xml:space="preserve">a </w:t>
      </w:r>
      <w:r>
        <w:rPr>
          <w:rFonts w:ascii="Times New Roman" w:hAnsi="Times New Roman" w:cs="Times New Roman"/>
          <w:sz w:val="24"/>
          <w:szCs w:val="24"/>
        </w:rPr>
        <w:t>river floodplain. For example, thermally stratified cold-water alcoves, often present a temperature-oxygen squeeze</w:t>
      </w:r>
      <w:r w:rsidR="002D681C">
        <w:rPr>
          <w:rFonts w:ascii="Times New Roman" w:hAnsi="Times New Roman" w:cs="Times New Roman"/>
          <w:sz w:val="24"/>
          <w:szCs w:val="24"/>
        </w:rPr>
        <w:t xml:space="preserve">, effectively confining </w:t>
      </w:r>
      <w:r>
        <w:rPr>
          <w:rFonts w:ascii="Times New Roman" w:hAnsi="Times New Roman" w:cs="Times New Roman"/>
          <w:sz w:val="24"/>
          <w:szCs w:val="24"/>
        </w:rPr>
        <w:t xml:space="preserve">cold-adapted </w:t>
      </w:r>
      <w:r w:rsidR="002D681C">
        <w:rPr>
          <w:rFonts w:ascii="Times New Roman" w:hAnsi="Times New Roman" w:cs="Times New Roman"/>
          <w:sz w:val="24"/>
          <w:szCs w:val="24"/>
        </w:rPr>
        <w:t>fish to &lt;20% of the water column</w:t>
      </w:r>
      <w:r w:rsidR="00250F9B">
        <w:rPr>
          <w:rFonts w:ascii="Times New Roman" w:hAnsi="Times New Roman" w:cs="Times New Roman"/>
          <w:sz w:val="24"/>
          <w:szCs w:val="24"/>
        </w:rPr>
        <w:t xml:space="preserve"> (Barrett et al. 2023)</w:t>
      </w:r>
      <w:r w:rsidR="002D681C">
        <w:rPr>
          <w:rFonts w:ascii="Times New Roman" w:hAnsi="Times New Roman" w:cs="Times New Roman"/>
          <w:sz w:val="24"/>
          <w:szCs w:val="24"/>
        </w:rPr>
        <w:t xml:space="preserve">. </w:t>
      </w:r>
      <w:ins w:id="36" w:author="Jonny Armstrong" w:date="2023-08-11T10:32:00Z">
        <w:r w:rsidR="006D326B">
          <w:rPr>
            <w:rFonts w:ascii="Times New Roman" w:hAnsi="Times New Roman" w:cs="Times New Roman"/>
            <w:sz w:val="24"/>
            <w:szCs w:val="24"/>
          </w:rPr>
          <w:t xml:space="preserve">[transitional sentence] however </w:t>
        </w:r>
        <w:proofErr w:type="gramStart"/>
        <w:r w:rsidR="006D326B">
          <w:rPr>
            <w:rFonts w:ascii="Times New Roman" w:hAnsi="Times New Roman" w:cs="Times New Roman"/>
            <w:sz w:val="24"/>
            <w:szCs w:val="24"/>
          </w:rPr>
          <w:t xml:space="preserve">the </w:t>
        </w:r>
      </w:ins>
      <w:ins w:id="37" w:author="Jonny Armstrong" w:date="2023-08-11T10:33:00Z">
        <w:r w:rsidR="006D326B">
          <w:rPr>
            <w:rFonts w:ascii="Times New Roman" w:hAnsi="Times New Roman" w:cs="Times New Roman"/>
            <w:sz w:val="24"/>
            <w:szCs w:val="24"/>
          </w:rPr>
          <w:t>vast majority of</w:t>
        </w:r>
        <w:proofErr w:type="gramEnd"/>
        <w:r w:rsidR="006D326B">
          <w:rPr>
            <w:rFonts w:ascii="Times New Roman" w:hAnsi="Times New Roman" w:cs="Times New Roman"/>
            <w:sz w:val="24"/>
            <w:szCs w:val="24"/>
          </w:rPr>
          <w:t xml:space="preserve"> this work considers a temporally static trade-off, when in fact T and DO can vary tremendously across 24-h cycle</w:t>
        </w:r>
      </w:ins>
    </w:p>
    <w:p w14:paraId="5DE69EB1" w14:textId="77777777" w:rsidR="006D326B" w:rsidRDefault="006D326B" w:rsidP="00CB1A28">
      <w:pPr>
        <w:rPr>
          <w:ins w:id="38" w:author="Jonny Armstrong" w:date="2023-08-11T10:32:00Z"/>
          <w:rFonts w:ascii="Times New Roman" w:hAnsi="Times New Roman" w:cs="Times New Roman"/>
          <w:b/>
          <w:sz w:val="24"/>
          <w:szCs w:val="24"/>
        </w:rPr>
      </w:pPr>
    </w:p>
    <w:p w14:paraId="22B0E309" w14:textId="53D31E5A" w:rsidR="00CB1A28" w:rsidRDefault="00CB1A28" w:rsidP="00CB1A28">
      <w:pPr>
        <w:rPr>
          <w:rFonts w:ascii="Times New Roman" w:hAnsi="Times New Roman" w:cs="Times New Roman"/>
          <w:b/>
          <w:sz w:val="24"/>
          <w:szCs w:val="24"/>
        </w:rPr>
      </w:pPr>
      <w:r w:rsidRPr="00250F9B">
        <w:rPr>
          <w:rFonts w:ascii="Times New Roman" w:hAnsi="Times New Roman" w:cs="Times New Roman"/>
          <w:b/>
          <w:sz w:val="24"/>
          <w:szCs w:val="24"/>
        </w:rPr>
        <w:t>Diel fluctuation in environmental factors can in turn shape diel behavioral patterns</w:t>
      </w:r>
    </w:p>
    <w:p w14:paraId="7F0A2A6F" w14:textId="61AF1325" w:rsidR="006D326B" w:rsidRDefault="006D326B" w:rsidP="006D326B">
      <w:pPr>
        <w:rPr>
          <w:ins w:id="39" w:author="Jonny Armstrong" w:date="2023-08-11T10:39:00Z"/>
          <w:rFonts w:ascii="Times New Roman" w:hAnsi="Times New Roman" w:cs="Times New Roman"/>
          <w:b/>
          <w:sz w:val="24"/>
          <w:szCs w:val="24"/>
        </w:rPr>
      </w:pPr>
      <w:ins w:id="40" w:author="Jonny Armstrong" w:date="2023-08-11T10:37:00Z">
        <w:r>
          <w:rPr>
            <w:rFonts w:ascii="Times New Roman" w:hAnsi="Times New Roman" w:cs="Times New Roman"/>
            <w:b/>
            <w:sz w:val="24"/>
            <w:szCs w:val="24"/>
          </w:rPr>
          <w:t xml:space="preserve">Diel variation in trade-offs can drive cyclical </w:t>
        </w:r>
        <w:proofErr w:type="spellStart"/>
        <w:r>
          <w:rPr>
            <w:rFonts w:ascii="Times New Roman" w:hAnsi="Times New Roman" w:cs="Times New Roman"/>
            <w:b/>
            <w:sz w:val="24"/>
            <w:szCs w:val="24"/>
          </w:rPr>
          <w:t>habiat</w:t>
        </w:r>
        <w:proofErr w:type="spellEnd"/>
        <w:r>
          <w:rPr>
            <w:rFonts w:ascii="Times New Roman" w:hAnsi="Times New Roman" w:cs="Times New Roman"/>
            <w:b/>
            <w:sz w:val="24"/>
            <w:szCs w:val="24"/>
          </w:rPr>
          <w:t xml:space="preserve"> use, in which animals move to track optimal conditions as the shift in space</w:t>
        </w:r>
      </w:ins>
      <w:ins w:id="41" w:author="Jonny Armstrong" w:date="2023-08-11T10:38:00Z">
        <w:r>
          <w:rPr>
            <w:rFonts w:ascii="Times New Roman" w:hAnsi="Times New Roman" w:cs="Times New Roman"/>
            <w:b/>
            <w:sz w:val="24"/>
            <w:szCs w:val="24"/>
          </w:rPr>
          <w:t>, due to direct or indirect effects of varying light levels.</w:t>
        </w:r>
      </w:ins>
    </w:p>
    <w:p w14:paraId="147E6EFA" w14:textId="479EB585" w:rsidR="00A44FFD" w:rsidRDefault="00A44FFD" w:rsidP="006D326B">
      <w:pPr>
        <w:rPr>
          <w:ins w:id="42" w:author="Jonny Armstrong" w:date="2023-08-11T10:37:00Z"/>
          <w:rFonts w:ascii="Times New Roman" w:hAnsi="Times New Roman" w:cs="Times New Roman"/>
          <w:b/>
          <w:sz w:val="24"/>
          <w:szCs w:val="24"/>
        </w:rPr>
      </w:pPr>
      <w:ins w:id="43" w:author="Jonny Armstrong" w:date="2023-08-11T10:39:00Z">
        <w:r>
          <w:rPr>
            <w:rFonts w:ascii="Times New Roman" w:hAnsi="Times New Roman" w:cs="Times New Roman"/>
            <w:b/>
            <w:sz w:val="24"/>
            <w:szCs w:val="24"/>
          </w:rPr>
          <w:t xml:space="preserve">*[one sentence establishing that DVM is among the most widespread movement behaviors on plant and occurs in all sizes of water bodies, </w:t>
        </w:r>
      </w:ins>
      <w:ins w:id="44" w:author="Jonny Armstrong" w:date="2023-08-11T10:40:00Z">
        <w:r>
          <w:rPr>
            <w:rFonts w:ascii="Times New Roman" w:hAnsi="Times New Roman" w:cs="Times New Roman"/>
            <w:b/>
            <w:sz w:val="24"/>
            <w:szCs w:val="24"/>
          </w:rPr>
          <w:t>at multiple levels of food web.</w:t>
        </w:r>
      </w:ins>
    </w:p>
    <w:p w14:paraId="77028C22" w14:textId="77777777" w:rsidR="00CB1A28" w:rsidRDefault="00CB1A28" w:rsidP="00CB1A28">
      <w:pPr>
        <w:rPr>
          <w:rFonts w:ascii="Times New Roman" w:hAnsi="Times New Roman" w:cs="Times New Roman"/>
          <w:sz w:val="24"/>
          <w:szCs w:val="24"/>
        </w:rPr>
      </w:pPr>
      <w:r>
        <w:rPr>
          <w:rFonts w:ascii="Times New Roman" w:hAnsi="Times New Roman" w:cs="Times New Roman"/>
          <w:sz w:val="24"/>
          <w:szCs w:val="24"/>
        </w:rPr>
        <w:t xml:space="preserve">Nocturnal ascent DVM most often studied in zooplankton as anti-predator behavior – trade-off resource rich </w:t>
      </w:r>
      <w:proofErr w:type="gramStart"/>
      <w:r>
        <w:rPr>
          <w:rFonts w:ascii="Times New Roman" w:hAnsi="Times New Roman" w:cs="Times New Roman"/>
          <w:sz w:val="24"/>
          <w:szCs w:val="24"/>
        </w:rPr>
        <w:t>high risk</w:t>
      </w:r>
      <w:proofErr w:type="gramEnd"/>
      <w:r>
        <w:rPr>
          <w:rFonts w:ascii="Times New Roman" w:hAnsi="Times New Roman" w:cs="Times New Roman"/>
          <w:sz w:val="24"/>
          <w:szCs w:val="24"/>
        </w:rPr>
        <w:t xml:space="preserve"> surface and cooler water reduced growth depth (</w:t>
      </w:r>
      <w:proofErr w:type="spellStart"/>
      <w:r>
        <w:rPr>
          <w:rFonts w:ascii="Times New Roman" w:hAnsi="Times New Roman" w:cs="Times New Roman"/>
          <w:sz w:val="24"/>
          <w:szCs w:val="24"/>
        </w:rPr>
        <w:t>Ohman</w:t>
      </w:r>
      <w:proofErr w:type="spellEnd"/>
      <w:r>
        <w:rPr>
          <w:rFonts w:ascii="Times New Roman" w:hAnsi="Times New Roman" w:cs="Times New Roman"/>
          <w:sz w:val="24"/>
          <w:szCs w:val="24"/>
        </w:rPr>
        <w:t xml:space="preserve"> 1990). May differ for vertebrates – bioenergetic efficiency, foraging opportunity, predator avoidance 3 hypothesis for </w:t>
      </w:r>
      <w:proofErr w:type="spellStart"/>
      <w:r>
        <w:rPr>
          <w:rFonts w:ascii="Times New Roman" w:hAnsi="Times New Roman" w:cs="Times New Roman"/>
          <w:sz w:val="24"/>
          <w:szCs w:val="24"/>
        </w:rPr>
        <w:t>dvm</w:t>
      </w:r>
      <w:proofErr w:type="spellEnd"/>
      <w:r>
        <w:rPr>
          <w:rFonts w:ascii="Times New Roman" w:hAnsi="Times New Roman" w:cs="Times New Roman"/>
          <w:sz w:val="24"/>
          <w:szCs w:val="24"/>
        </w:rPr>
        <w:t xml:space="preserve"> in fish species freshwater lakes (</w:t>
      </w:r>
      <w:proofErr w:type="spellStart"/>
      <w:r>
        <w:rPr>
          <w:rFonts w:ascii="Times New Roman" w:hAnsi="Times New Roman" w:cs="Times New Roman"/>
          <w:sz w:val="24"/>
          <w:szCs w:val="24"/>
        </w:rPr>
        <w:t>Scheurell</w:t>
      </w:r>
      <w:proofErr w:type="spellEnd"/>
      <w:r>
        <w:rPr>
          <w:rFonts w:ascii="Times New Roman" w:hAnsi="Times New Roman" w:cs="Times New Roman"/>
          <w:sz w:val="24"/>
          <w:szCs w:val="24"/>
        </w:rPr>
        <w:t xml:space="preserve"> and Schindler 2003, Clark and Levy 1988, </w:t>
      </w:r>
      <w:proofErr w:type="spellStart"/>
      <w:r>
        <w:rPr>
          <w:rFonts w:ascii="Times New Roman" w:hAnsi="Times New Roman" w:cs="Times New Roman"/>
          <w:sz w:val="24"/>
          <w:szCs w:val="24"/>
        </w:rPr>
        <w:t>Wurtsbaugh</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Neverman</w:t>
      </w:r>
      <w:proofErr w:type="spellEnd"/>
      <w:r>
        <w:rPr>
          <w:rFonts w:ascii="Times New Roman" w:hAnsi="Times New Roman" w:cs="Times New Roman"/>
          <w:sz w:val="24"/>
          <w:szCs w:val="24"/>
        </w:rPr>
        <w:t xml:space="preserve"> 1988). In male dogfish, use marine temperature gradient energy conservation strategy (Sims et al. 2006).</w:t>
      </w:r>
    </w:p>
    <w:p w14:paraId="37C6F993" w14:textId="77777777" w:rsidR="00CB1A28" w:rsidRDefault="00CB1A28" w:rsidP="00CB1A28">
      <w:pPr>
        <w:rPr>
          <w:rFonts w:ascii="Times New Roman" w:hAnsi="Times New Roman" w:cs="Times New Roman"/>
          <w:sz w:val="24"/>
          <w:szCs w:val="24"/>
        </w:rPr>
      </w:pPr>
      <w:r>
        <w:rPr>
          <w:rFonts w:ascii="Times New Roman" w:hAnsi="Times New Roman" w:cs="Times New Roman"/>
          <w:sz w:val="24"/>
          <w:szCs w:val="24"/>
        </w:rPr>
        <w:lastRenderedPageBreak/>
        <w:t>Hunting foray into hypoxic zone observed.</w:t>
      </w:r>
    </w:p>
    <w:p w14:paraId="676154BE" w14:textId="77777777" w:rsidR="00CB1A28" w:rsidRDefault="00CB1A28" w:rsidP="00CB1A28">
      <w:pPr>
        <w:rPr>
          <w:rFonts w:ascii="Times New Roman" w:hAnsi="Times New Roman" w:cs="Times New Roman"/>
          <w:sz w:val="24"/>
          <w:szCs w:val="24"/>
        </w:rPr>
      </w:pPr>
      <w:r>
        <w:rPr>
          <w:rFonts w:ascii="Times New Roman" w:hAnsi="Times New Roman" w:cs="Times New Roman"/>
          <w:sz w:val="24"/>
          <w:szCs w:val="24"/>
        </w:rPr>
        <w:t>DVM bull trout stratified reservoir – trade-off between forage/growth and gametogenesis (</w:t>
      </w:r>
      <w:proofErr w:type="spellStart"/>
      <w:r>
        <w:rPr>
          <w:rFonts w:ascii="Times New Roman" w:hAnsi="Times New Roman" w:cs="Times New Roman"/>
          <w:sz w:val="24"/>
          <w:szCs w:val="24"/>
        </w:rPr>
        <w:t>Eckmann</w:t>
      </w:r>
      <w:proofErr w:type="spellEnd"/>
      <w:r>
        <w:rPr>
          <w:rFonts w:ascii="Times New Roman" w:hAnsi="Times New Roman" w:cs="Times New Roman"/>
          <w:sz w:val="24"/>
          <w:szCs w:val="24"/>
        </w:rPr>
        <w:t xml:space="preserve"> et al. 2016). </w:t>
      </w:r>
    </w:p>
    <w:p w14:paraId="1BFCDCC9" w14:textId="77777777" w:rsidR="00CB1A28" w:rsidRDefault="00CB1A28" w:rsidP="00CB1A28">
      <w:pPr>
        <w:rPr>
          <w:rFonts w:ascii="Times New Roman" w:hAnsi="Times New Roman" w:cs="Times New Roman"/>
          <w:sz w:val="24"/>
          <w:szCs w:val="24"/>
        </w:rPr>
      </w:pPr>
      <w:r>
        <w:rPr>
          <w:rFonts w:ascii="Times New Roman" w:hAnsi="Times New Roman" w:cs="Times New Roman"/>
          <w:sz w:val="24"/>
          <w:szCs w:val="24"/>
        </w:rPr>
        <w:t xml:space="preserve">Seasonal shift DVM lake coastal cutthroat trout thermal regime/prey distribution (2023) – optimize growth and forage opportunity. </w:t>
      </w:r>
      <w:commentRangeStart w:id="45"/>
    </w:p>
    <w:p w14:paraId="4EAEC3BD" w14:textId="77777777" w:rsidR="00CB1A28" w:rsidRDefault="00CB1A28" w:rsidP="007E4574">
      <w:pPr>
        <w:rPr>
          <w:rFonts w:ascii="Times New Roman" w:hAnsi="Times New Roman" w:cs="Times New Roman"/>
          <w:sz w:val="24"/>
          <w:szCs w:val="24"/>
        </w:rPr>
      </w:pPr>
      <w:r>
        <w:rPr>
          <w:rFonts w:ascii="Times New Roman" w:hAnsi="Times New Roman" w:cs="Times New Roman"/>
          <w:sz w:val="24"/>
          <w:szCs w:val="24"/>
        </w:rPr>
        <w:t xml:space="preserve">Dearth of research studying vertebrate DVM with consideration of both temperature and oxygen. </w:t>
      </w:r>
      <w:commentRangeEnd w:id="45"/>
      <w:r w:rsidR="00A44FFD">
        <w:rPr>
          <w:rStyle w:val="CommentReference"/>
        </w:rPr>
        <w:commentReference w:id="45"/>
      </w:r>
    </w:p>
    <w:p w14:paraId="6B7C28DA" w14:textId="7679224D" w:rsidR="00A44FFD" w:rsidRDefault="00A44FFD" w:rsidP="007E4574">
      <w:pPr>
        <w:rPr>
          <w:ins w:id="46" w:author="Jonny Armstrong" w:date="2023-08-11T10:43:00Z"/>
          <w:rFonts w:ascii="Times New Roman" w:hAnsi="Times New Roman" w:cs="Times New Roman"/>
          <w:b/>
          <w:sz w:val="24"/>
          <w:szCs w:val="24"/>
        </w:rPr>
      </w:pPr>
      <w:ins w:id="47" w:author="Jonny Armstrong" w:date="2023-08-11T10:43:00Z">
        <w:r>
          <w:rPr>
            <w:rFonts w:ascii="Times New Roman" w:hAnsi="Times New Roman" w:cs="Times New Roman"/>
            <w:b/>
            <w:sz w:val="24"/>
            <w:szCs w:val="24"/>
          </w:rPr>
          <w:t>**[need transition sentence to next paragraph, likely h</w:t>
        </w:r>
      </w:ins>
      <w:ins w:id="48" w:author="Jonny Armstrong" w:date="2023-08-11T10:44:00Z">
        <w:r>
          <w:rPr>
            <w:rFonts w:ascii="Times New Roman" w:hAnsi="Times New Roman" w:cs="Times New Roman"/>
            <w:b/>
            <w:sz w:val="24"/>
            <w:szCs w:val="24"/>
          </w:rPr>
          <w:t xml:space="preserve">inting that temperature floodplains for </w:t>
        </w:r>
        <w:proofErr w:type="spellStart"/>
        <w:r>
          <w:rPr>
            <w:rFonts w:ascii="Times New Roman" w:hAnsi="Times New Roman" w:cs="Times New Roman"/>
            <w:b/>
            <w:sz w:val="24"/>
            <w:szCs w:val="24"/>
          </w:rPr>
          <w:t>coldwater</w:t>
        </w:r>
        <w:proofErr w:type="spellEnd"/>
        <w:r>
          <w:rPr>
            <w:rFonts w:ascii="Times New Roman" w:hAnsi="Times New Roman" w:cs="Times New Roman"/>
            <w:b/>
            <w:sz w:val="24"/>
            <w:szCs w:val="24"/>
          </w:rPr>
          <w:t xml:space="preserve"> fish are model system because of the fish’s sensitivities and the high levels of diel </w:t>
        </w:r>
      </w:ins>
      <w:ins w:id="49" w:author="Jonny Armstrong" w:date="2023-08-11T10:45:00Z">
        <w:r>
          <w:rPr>
            <w:rFonts w:ascii="Times New Roman" w:hAnsi="Times New Roman" w:cs="Times New Roman"/>
            <w:b/>
            <w:sz w:val="24"/>
            <w:szCs w:val="24"/>
          </w:rPr>
          <w:t xml:space="preserve">and spatial </w:t>
        </w:r>
      </w:ins>
      <w:ins w:id="50" w:author="Jonny Armstrong" w:date="2023-08-11T10:44:00Z">
        <w:r>
          <w:rPr>
            <w:rFonts w:ascii="Times New Roman" w:hAnsi="Times New Roman" w:cs="Times New Roman"/>
            <w:b/>
            <w:sz w:val="24"/>
            <w:szCs w:val="24"/>
          </w:rPr>
          <w:t>variation</w:t>
        </w:r>
      </w:ins>
      <w:ins w:id="51" w:author="Jonny Armstrong" w:date="2023-08-11T10:45:00Z">
        <w:r>
          <w:rPr>
            <w:rFonts w:ascii="Times New Roman" w:hAnsi="Times New Roman" w:cs="Times New Roman"/>
            <w:b/>
            <w:sz w:val="24"/>
            <w:szCs w:val="24"/>
          </w:rPr>
          <w:t>] can also</w:t>
        </w:r>
      </w:ins>
      <w:ins w:id="52" w:author="Jonny Armstrong" w:date="2023-08-11T10:44:00Z">
        <w:r>
          <w:rPr>
            <w:rFonts w:ascii="Times New Roman" w:hAnsi="Times New Roman" w:cs="Times New Roman"/>
            <w:b/>
            <w:sz w:val="24"/>
            <w:szCs w:val="24"/>
          </w:rPr>
          <w:t xml:space="preserve"> </w:t>
        </w:r>
      </w:ins>
    </w:p>
    <w:p w14:paraId="26F64EF1" w14:textId="77777777" w:rsidR="00A44FFD" w:rsidRDefault="00A44FFD" w:rsidP="007E4574">
      <w:pPr>
        <w:rPr>
          <w:ins w:id="53" w:author="Jonny Armstrong" w:date="2023-08-11T10:43:00Z"/>
          <w:rFonts w:ascii="Times New Roman" w:hAnsi="Times New Roman" w:cs="Times New Roman"/>
          <w:b/>
          <w:sz w:val="24"/>
          <w:szCs w:val="24"/>
        </w:rPr>
      </w:pPr>
    </w:p>
    <w:p w14:paraId="219816C2" w14:textId="15382BD5" w:rsidR="005878B5" w:rsidRPr="003A1EE8" w:rsidRDefault="002D681C" w:rsidP="007E4574">
      <w:pPr>
        <w:rPr>
          <w:rFonts w:ascii="Times New Roman" w:hAnsi="Times New Roman" w:cs="Times New Roman"/>
          <w:b/>
          <w:sz w:val="24"/>
          <w:szCs w:val="24"/>
        </w:rPr>
      </w:pPr>
      <w:r w:rsidRPr="003A1EE8">
        <w:rPr>
          <w:rFonts w:ascii="Times New Roman" w:hAnsi="Times New Roman" w:cs="Times New Roman"/>
          <w:b/>
          <w:sz w:val="24"/>
          <w:szCs w:val="24"/>
        </w:rPr>
        <w:t>Introduce fluctuation in temperature/oxygen:</w:t>
      </w:r>
    </w:p>
    <w:p w14:paraId="62ADD5EF" w14:textId="77777777" w:rsidR="00DB5DF0" w:rsidRDefault="007E4574" w:rsidP="007E4574">
      <w:pPr>
        <w:rPr>
          <w:rFonts w:ascii="Times New Roman" w:hAnsi="Times New Roman" w:cs="Times New Roman"/>
          <w:sz w:val="24"/>
          <w:szCs w:val="24"/>
        </w:rPr>
      </w:pPr>
      <w:r w:rsidRPr="007E4574">
        <w:rPr>
          <w:rFonts w:ascii="Times New Roman" w:hAnsi="Times New Roman" w:cs="Times New Roman"/>
          <w:sz w:val="24"/>
          <w:szCs w:val="24"/>
        </w:rPr>
        <w:t xml:space="preserve">Shallow lentic environments can display diel oxygen variation as the environment transitions from photosynthetic production to respiratory consumption. Oxygen concentration begins to decrease after dusk and reaches its minimum during the early morning after many hours of nocturnal respiration (Andersen et al. 2017). The combination of pronounced vertical stratification in oxygen from hypoxic hyporheic inputs, coupled with diel oxygen cycling, has the potential to create a vertically shifting oxygen profile within select thermal refuge habitats. Such oxygen profiles may vary from location to location depending on local biotic and abiotic factors (e.g. macrophyte density, hyporheic upwelling, depth). In addition, surface water temperatures </w:t>
      </w:r>
      <w:commentRangeStart w:id="54"/>
      <w:r w:rsidRPr="007E4574">
        <w:rPr>
          <w:rFonts w:ascii="Times New Roman" w:hAnsi="Times New Roman" w:cs="Times New Roman"/>
          <w:sz w:val="24"/>
          <w:szCs w:val="24"/>
        </w:rPr>
        <w:t>fluctuate on a diel cycle in time-lagged synchrony with dissolved oxygen saturation (e.g. oxygen saturation is highest during midday, whereas surface water temperatures reach their maximum during early evening). These fluctuating conditions likely cause the zone of optimal habitat to shift over the 24-h cycle. While these conditions fluctuate in rough synchrony (oxygen and temperature increase during the day and decrease at night), ideal conditions fluctuate asynchronously when considered through the lens of a cold</w:t>
      </w:r>
      <w:r w:rsidR="00A737C0">
        <w:rPr>
          <w:rFonts w:ascii="Times New Roman" w:hAnsi="Times New Roman" w:cs="Times New Roman"/>
          <w:sz w:val="24"/>
          <w:szCs w:val="24"/>
        </w:rPr>
        <w:t>-</w:t>
      </w:r>
      <w:r w:rsidRPr="007E4574">
        <w:rPr>
          <w:rFonts w:ascii="Times New Roman" w:hAnsi="Times New Roman" w:cs="Times New Roman"/>
          <w:sz w:val="24"/>
          <w:szCs w:val="24"/>
        </w:rPr>
        <w:t>water fish</w:t>
      </w:r>
      <w:r w:rsidR="005B12F6">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dissolved oxygen are ideal.</w:t>
      </w:r>
    </w:p>
    <w:p w14:paraId="41F51A46" w14:textId="77777777" w:rsidR="0027746D" w:rsidRPr="003A1EE8" w:rsidRDefault="003A1EE8" w:rsidP="007E4574">
      <w:pPr>
        <w:rPr>
          <w:rFonts w:ascii="Times New Roman" w:hAnsi="Times New Roman" w:cs="Times New Roman"/>
          <w:b/>
          <w:sz w:val="24"/>
          <w:szCs w:val="24"/>
        </w:rPr>
      </w:pPr>
      <w:r>
        <w:rPr>
          <w:rFonts w:ascii="Times New Roman" w:hAnsi="Times New Roman" w:cs="Times New Roman"/>
          <w:b/>
          <w:sz w:val="24"/>
          <w:szCs w:val="24"/>
        </w:rPr>
        <w:t>Introduce t</w:t>
      </w:r>
      <w:r w:rsidR="0027746D" w:rsidRPr="003A1EE8">
        <w:rPr>
          <w:rFonts w:ascii="Times New Roman" w:hAnsi="Times New Roman" w:cs="Times New Roman"/>
          <w:b/>
          <w:sz w:val="24"/>
          <w:szCs w:val="24"/>
        </w:rPr>
        <w:t>he question:</w:t>
      </w:r>
    </w:p>
    <w:p w14:paraId="72FDD135" w14:textId="77777777" w:rsidR="005B12F6" w:rsidRDefault="00C172EB" w:rsidP="005B12F6">
      <w:pPr>
        <w:pStyle w:val="Default"/>
      </w:pPr>
      <w:r>
        <w:t>How do cold-</w:t>
      </w:r>
      <w:r w:rsidR="007E4574" w:rsidRPr="00E04F5D">
        <w:t>water fish balance oxygen demands and temperature preference within refuge habitats, and how might these constraints vary among refuges</w:t>
      </w:r>
      <w:r w:rsidR="0027746D">
        <w:t xml:space="preserve"> and over time</w:t>
      </w:r>
      <w:r w:rsidR="007E4574" w:rsidRPr="00E04F5D">
        <w:t xml:space="preserve">? </w:t>
      </w:r>
      <w:r w:rsidR="007E4574" w:rsidRPr="00E04F5D">
        <w:rPr>
          <w:color w:val="auto"/>
        </w:rPr>
        <w:t>The volume of habitat that is both suitably cool and oxygenated is likely a small portion of the alcove, and it likely expands, contracts, and shifts over time. In this study we aim to</w:t>
      </w:r>
      <w:r w:rsidR="00037692">
        <w:rPr>
          <w:color w:val="auto"/>
        </w:rPr>
        <w:t xml:space="preserve"> 1) determine whether temperature and oxygen </w:t>
      </w:r>
      <w:commentRangeEnd w:id="54"/>
      <w:r w:rsidR="00FC3B71">
        <w:rPr>
          <w:rStyle w:val="CommentReference"/>
          <w:rFonts w:asciiTheme="minorHAnsi" w:hAnsiTheme="minorHAnsi" w:cstheme="minorBidi"/>
          <w:color w:val="auto"/>
        </w:rPr>
        <w:commentReference w:id="54"/>
      </w:r>
      <w:r w:rsidR="00037692">
        <w:rPr>
          <w:color w:val="auto"/>
        </w:rPr>
        <w:t>shift over a diel timeframe, to 2) quantify diel variation in dissolved oxygen and temperature across alcoves, and to 3)</w:t>
      </w:r>
      <w:r w:rsidR="007E4574" w:rsidRPr="00E04F5D">
        <w:rPr>
          <w:color w:val="auto"/>
        </w:rPr>
        <w:t xml:space="preserve"> determine </w:t>
      </w:r>
      <w:r w:rsidR="0027746D">
        <w:rPr>
          <w:color w:val="auto"/>
        </w:rPr>
        <w:t xml:space="preserve">whether fish use fine-scale diel vertical movements </w:t>
      </w:r>
      <w:r w:rsidR="007E4574" w:rsidRPr="00E04F5D">
        <w:t xml:space="preserve">to balance shifting trade-offs between dissolved oxygen and temperature. </w:t>
      </w:r>
    </w:p>
    <w:p w14:paraId="0E4FE008" w14:textId="77777777" w:rsidR="00E228EF" w:rsidRDefault="00E228EF" w:rsidP="005B12F6">
      <w:pPr>
        <w:pStyle w:val="Default"/>
      </w:pPr>
    </w:p>
    <w:p w14:paraId="29525D76" w14:textId="77777777" w:rsidR="00B3476A" w:rsidRDefault="00E228EF" w:rsidP="00E228EF">
      <w:pPr>
        <w:rPr>
          <w:rFonts w:ascii="Times New Roman" w:hAnsi="Times New Roman" w:cs="Times New Roman"/>
          <w:sz w:val="24"/>
          <w:szCs w:val="24"/>
        </w:rPr>
      </w:pPr>
      <w:r w:rsidRPr="00A737C0">
        <w:rPr>
          <w:rFonts w:ascii="Times New Roman" w:hAnsi="Times New Roman" w:cs="Times New Roman"/>
          <w:sz w:val="24"/>
          <w:szCs w:val="24"/>
        </w:rPr>
        <w:t>Fish have been shown to continually track favorable temperatures in dynamic riverscapes where the locations of optimal temperatures shift over timesca</w:t>
      </w:r>
      <w:r w:rsidR="00010E77">
        <w:rPr>
          <w:rFonts w:ascii="Times New Roman" w:hAnsi="Times New Roman" w:cs="Times New Roman"/>
          <w:sz w:val="24"/>
          <w:szCs w:val="24"/>
        </w:rPr>
        <w:t xml:space="preserve">les of days, months, and years, </w:t>
      </w:r>
      <w:r>
        <w:rPr>
          <w:rFonts w:ascii="Times New Roman" w:hAnsi="Times New Roman" w:cs="Times New Roman"/>
          <w:sz w:val="24"/>
          <w:szCs w:val="24"/>
        </w:rPr>
        <w:t>however little has been done to understand movement in response to fluctuating temperature and oxygen</w:t>
      </w:r>
      <w:r w:rsidR="0063121A">
        <w:rPr>
          <w:rFonts w:ascii="Times New Roman" w:hAnsi="Times New Roman" w:cs="Times New Roman"/>
          <w:sz w:val="24"/>
          <w:szCs w:val="24"/>
        </w:rPr>
        <w:t>. Here we used a novel approach combining temperature logging technologies to document fine-</w:t>
      </w:r>
      <w:r w:rsidR="0063121A">
        <w:rPr>
          <w:rFonts w:ascii="Times New Roman" w:hAnsi="Times New Roman" w:cs="Times New Roman"/>
          <w:sz w:val="24"/>
          <w:szCs w:val="24"/>
        </w:rPr>
        <w:lastRenderedPageBreak/>
        <w:t>scale habitat use in a vertically stratified floodplain thermal refuge habitat. This process allowed us to track</w:t>
      </w:r>
      <w:r w:rsidR="0045625C">
        <w:rPr>
          <w:rFonts w:ascii="Times New Roman" w:hAnsi="Times New Roman" w:cs="Times New Roman"/>
          <w:sz w:val="24"/>
          <w:szCs w:val="24"/>
        </w:rPr>
        <w:t xml:space="preserve"> fish temperature</w:t>
      </w:r>
      <w:r w:rsidR="00010E77">
        <w:rPr>
          <w:rFonts w:ascii="Times New Roman" w:hAnsi="Times New Roman" w:cs="Times New Roman"/>
          <w:sz w:val="24"/>
          <w:szCs w:val="24"/>
        </w:rPr>
        <w:t xml:space="preserve"> </w:t>
      </w:r>
      <w:r w:rsidR="0045625C">
        <w:rPr>
          <w:rFonts w:ascii="Times New Roman" w:hAnsi="Times New Roman" w:cs="Times New Roman"/>
          <w:sz w:val="24"/>
          <w:szCs w:val="24"/>
        </w:rPr>
        <w:t>and dissolved oxygen</w:t>
      </w:r>
      <w:r>
        <w:rPr>
          <w:rFonts w:ascii="Times New Roman" w:hAnsi="Times New Roman" w:cs="Times New Roman"/>
          <w:sz w:val="24"/>
          <w:szCs w:val="24"/>
        </w:rPr>
        <w:t xml:space="preserve"> </w:t>
      </w:r>
      <w:r w:rsidR="00010E77">
        <w:rPr>
          <w:rFonts w:ascii="Times New Roman" w:hAnsi="Times New Roman" w:cs="Times New Roman"/>
          <w:sz w:val="24"/>
          <w:szCs w:val="24"/>
        </w:rPr>
        <w:t xml:space="preserve">selection </w:t>
      </w:r>
      <w:r>
        <w:rPr>
          <w:rFonts w:ascii="Times New Roman" w:hAnsi="Times New Roman" w:cs="Times New Roman"/>
          <w:sz w:val="24"/>
          <w:szCs w:val="24"/>
        </w:rPr>
        <w:t xml:space="preserve">at a timescale of </w:t>
      </w:r>
      <w:r w:rsidR="003A1EE8">
        <w:rPr>
          <w:rFonts w:ascii="Times New Roman" w:hAnsi="Times New Roman" w:cs="Times New Roman"/>
          <w:sz w:val="24"/>
          <w:szCs w:val="24"/>
        </w:rPr>
        <w:t xml:space="preserve">minutes to </w:t>
      </w:r>
      <w:r>
        <w:rPr>
          <w:rFonts w:ascii="Times New Roman" w:hAnsi="Times New Roman" w:cs="Times New Roman"/>
          <w:sz w:val="24"/>
          <w:szCs w:val="24"/>
        </w:rPr>
        <w:t>hours</w:t>
      </w:r>
      <w:r w:rsidR="0045625C">
        <w:rPr>
          <w:rFonts w:ascii="Times New Roman" w:hAnsi="Times New Roman" w:cs="Times New Roman"/>
          <w:sz w:val="24"/>
          <w:szCs w:val="24"/>
        </w:rPr>
        <w:t xml:space="preserve"> during peak summer conditions. </w:t>
      </w:r>
    </w:p>
    <w:p w14:paraId="57D84771" w14:textId="77777777" w:rsidR="00B3476A" w:rsidRDefault="00B3476A" w:rsidP="00E228EF">
      <w:pPr>
        <w:rPr>
          <w:rFonts w:ascii="Times New Roman" w:hAnsi="Times New Roman" w:cs="Times New Roman"/>
          <w:sz w:val="24"/>
          <w:szCs w:val="24"/>
        </w:rPr>
      </w:pPr>
      <w:r>
        <w:rPr>
          <w:rFonts w:ascii="Times New Roman" w:hAnsi="Times New Roman" w:cs="Times New Roman"/>
          <w:sz w:val="24"/>
          <w:szCs w:val="24"/>
        </w:rPr>
        <w:t xml:space="preserve">Our recent work on floodplain thermal refuge habitats has revealed that only small proportion of this population currently uses thermal refuge habitats, but the expression of this behavioral strategy, coupled with projected future warming, predicts that more individuals will turn to this strategy as thermal tolerances are exceeded.  </w:t>
      </w:r>
    </w:p>
    <w:p w14:paraId="1F399025" w14:textId="77777777" w:rsidR="006C3DDA" w:rsidRPr="005A1BF6" w:rsidRDefault="006C3DDA" w:rsidP="006C3DDA">
      <w:pPr>
        <w:rPr>
          <w:rFonts w:ascii="Times New Roman" w:hAnsi="Times New Roman" w:cs="Times New Roman"/>
          <w:sz w:val="24"/>
          <w:szCs w:val="24"/>
        </w:rPr>
      </w:pPr>
      <w:r>
        <w:rPr>
          <w:rFonts w:ascii="Times New Roman" w:hAnsi="Times New Roman" w:cs="Times New Roman"/>
          <w:sz w:val="24"/>
          <w:szCs w:val="24"/>
        </w:rPr>
        <w:t>These fish low to no rations, DVM in response to forage unlikely</w:t>
      </w:r>
    </w:p>
    <w:p w14:paraId="7E5BA9F6" w14:textId="77777777" w:rsidR="006C3DDA" w:rsidRPr="00A737C0" w:rsidRDefault="006C3DDA" w:rsidP="00E228EF">
      <w:pPr>
        <w:rPr>
          <w:rFonts w:ascii="Times New Roman" w:hAnsi="Times New Roman" w:cs="Times New Roman"/>
          <w:sz w:val="24"/>
          <w:szCs w:val="24"/>
        </w:rPr>
      </w:pPr>
    </w:p>
    <w:p w14:paraId="1D94505C" w14:textId="77777777" w:rsidR="00326996" w:rsidRPr="00E04F5D" w:rsidRDefault="00326996" w:rsidP="007E4574">
      <w:pPr>
        <w:pStyle w:val="Default"/>
      </w:pPr>
    </w:p>
    <w:sectPr w:rsidR="00326996" w:rsidRPr="00E04F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onny Armstrong" w:date="2023-08-11T10:19:00Z" w:initials="JA">
    <w:p w14:paraId="3DC260E8" w14:textId="38C85754" w:rsidR="00314DF4" w:rsidRDefault="00314DF4">
      <w:pPr>
        <w:pStyle w:val="CommentText"/>
      </w:pPr>
      <w:r>
        <w:rPr>
          <w:rStyle w:val="CommentReference"/>
        </w:rPr>
        <w:annotationRef/>
      </w:r>
      <w:r>
        <w:t>I would wait to narrow to refuges, start with behavioral avoidance of stressors perhaps? So not focused on quantity of non-stress habitat yet, stay a little more broad</w:t>
      </w:r>
    </w:p>
  </w:comment>
  <w:comment w:id="16" w:author="Jonny Armstrong" w:date="2023-08-11T10:20:00Z" w:initials="JA">
    <w:p w14:paraId="5D107CBB" w14:textId="2904E2C9" w:rsidR="00314DF4" w:rsidRDefault="00314DF4">
      <w:pPr>
        <w:pStyle w:val="CommentText"/>
      </w:pPr>
      <w:r>
        <w:rPr>
          <w:rStyle w:val="CommentReference"/>
        </w:rPr>
        <w:annotationRef/>
      </w:r>
      <w:r>
        <w:t xml:space="preserve">This, adapted, </w:t>
      </w:r>
      <w:proofErr w:type="gramStart"/>
      <w:r>
        <w:t>goes  into</w:t>
      </w:r>
      <w:proofErr w:type="gramEnd"/>
      <w:r>
        <w:t xml:space="preserve"> opening sentence above</w:t>
      </w:r>
    </w:p>
  </w:comment>
  <w:comment w:id="17" w:author="Jonny Armstrong" w:date="2023-08-11T10:20:00Z" w:initials="JA">
    <w:p w14:paraId="52378A9A" w14:textId="1B1225D0" w:rsidR="00314DF4" w:rsidRDefault="00314DF4">
      <w:pPr>
        <w:pStyle w:val="CommentText"/>
      </w:pPr>
      <w:r>
        <w:rPr>
          <w:rStyle w:val="CommentReference"/>
        </w:rPr>
        <w:annotationRef/>
      </w:r>
      <w:r>
        <w:t xml:space="preserve">This goes later in intro </w:t>
      </w:r>
      <w:proofErr w:type="spellStart"/>
      <w:r>
        <w:t>somehwere</w:t>
      </w:r>
      <w:proofErr w:type="spellEnd"/>
    </w:p>
  </w:comment>
  <w:comment w:id="34" w:author="Jonny Armstrong" w:date="2023-08-11T10:22:00Z" w:initials="JA">
    <w:p w14:paraId="2155B5DB" w14:textId="3BAF35C1" w:rsidR="00314DF4" w:rsidRDefault="00314DF4">
      <w:pPr>
        <w:pStyle w:val="CommentText"/>
      </w:pPr>
      <w:r>
        <w:rPr>
          <w:rStyle w:val="CommentReference"/>
        </w:rPr>
        <w:annotationRef/>
      </w:r>
      <w:r>
        <w:t>This is great, but I don’t think you need too much of it to narrow to your question at hand, you didn’t study physiological adaptation, so I wouldn’t discuss flexibility as much in intro, I would emphasize that DO is fundamentally important for fish physiology because it fuels aerobic metabolism</w:t>
      </w:r>
    </w:p>
  </w:comment>
  <w:comment w:id="35" w:author="Jonny Armstrong" w:date="2023-08-11T10:29:00Z" w:initials="JA">
    <w:p w14:paraId="027743FF" w14:textId="646CB706" w:rsidR="006D326B" w:rsidRDefault="006D326B">
      <w:pPr>
        <w:pStyle w:val="CommentText"/>
      </w:pPr>
      <w:r>
        <w:rPr>
          <w:rStyle w:val="CommentReference"/>
        </w:rPr>
        <w:annotationRef/>
      </w:r>
      <w:r>
        <w:t>This is great but not sure it is essential on your roadmap to study question, these are the details of phys. response</w:t>
      </w:r>
    </w:p>
  </w:comment>
  <w:comment w:id="45" w:author="Jonny Armstrong" w:date="2023-08-11T10:41:00Z" w:initials="JA">
    <w:p w14:paraId="3F69FC99" w14:textId="3E64A96E" w:rsidR="00A44FFD" w:rsidRDefault="00A44FFD">
      <w:pPr>
        <w:pStyle w:val="CommentText"/>
      </w:pPr>
      <w:r>
        <w:rPr>
          <w:rStyle w:val="CommentReference"/>
        </w:rPr>
        <w:annotationRef/>
      </w:r>
      <w:r>
        <w:t xml:space="preserve">Perfect! Establish that we know so much about DVM as a response to diel variation in trade-offs, yet virtually no knowledge </w:t>
      </w:r>
      <w:proofErr w:type="gramStart"/>
      <w:r>
        <w:t>of  whether</w:t>
      </w:r>
      <w:proofErr w:type="gramEnd"/>
      <w:r>
        <w:t xml:space="preserve"> DVM or analogous habitat cycling can alleviate T-DO trade-off, which is a critically relevant to understanding effects of climate change. </w:t>
      </w:r>
    </w:p>
  </w:comment>
  <w:comment w:id="54" w:author="Jonny Armstrong" w:date="2023-08-11T10:59:00Z" w:initials="JA">
    <w:p w14:paraId="1441AC64" w14:textId="7C88B08B" w:rsidR="00FC3B71" w:rsidRDefault="00FC3B71">
      <w:pPr>
        <w:pStyle w:val="CommentText"/>
      </w:pPr>
      <w:r>
        <w:rPr>
          <w:rStyle w:val="CommentReference"/>
        </w:rPr>
        <w:annotationRef/>
      </w:r>
      <w:r>
        <w:t xml:space="preserve">I didn’t read this in detail, but </w:t>
      </w:r>
      <w:r w:rsidR="00845AE1">
        <w:t xml:space="preserve">look at J </w:t>
      </w:r>
      <w:proofErr w:type="spellStart"/>
      <w:r w:rsidR="00845AE1">
        <w:t>Anim</w:t>
      </w:r>
      <w:proofErr w:type="spellEnd"/>
      <w:r w:rsidR="00845AE1">
        <w:t xml:space="preserve"> </w:t>
      </w:r>
      <w:proofErr w:type="spellStart"/>
      <w:r w:rsidR="00845AE1">
        <w:t>Ecol</w:t>
      </w:r>
      <w:proofErr w:type="spellEnd"/>
      <w:r w:rsidR="00845AE1">
        <w:t xml:space="preserve"> introductions, this prob needs to be condensed a bit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C260E8" w15:done="0"/>
  <w15:commentEx w15:paraId="5D107CBB" w15:done="0"/>
  <w15:commentEx w15:paraId="52378A9A" w15:done="0"/>
  <w15:commentEx w15:paraId="2155B5DB" w15:done="0"/>
  <w15:commentEx w15:paraId="027743FF" w15:done="0"/>
  <w15:commentEx w15:paraId="3F69FC99" w15:done="0"/>
  <w15:commentEx w15:paraId="1441AC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0899F" w16cex:dateUtc="2023-08-11T16:19:00Z"/>
  <w16cex:commentExtensible w16cex:durableId="288089F6" w16cex:dateUtc="2023-08-11T16:20:00Z"/>
  <w16cex:commentExtensible w16cex:durableId="28808A02" w16cex:dateUtc="2023-08-11T16:20:00Z"/>
  <w16cex:commentExtensible w16cex:durableId="28808A59" w16cex:dateUtc="2023-08-11T16:22:00Z"/>
  <w16cex:commentExtensible w16cex:durableId="28808C05" w16cex:dateUtc="2023-08-11T16:29:00Z"/>
  <w16cex:commentExtensible w16cex:durableId="28808EBD" w16cex:dateUtc="2023-08-11T16:41:00Z"/>
  <w16cex:commentExtensible w16cex:durableId="2880931D" w16cex:dateUtc="2023-08-11T1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C260E8" w16cid:durableId="2880899F"/>
  <w16cid:commentId w16cid:paraId="5D107CBB" w16cid:durableId="288089F6"/>
  <w16cid:commentId w16cid:paraId="52378A9A" w16cid:durableId="28808A02"/>
  <w16cid:commentId w16cid:paraId="2155B5DB" w16cid:durableId="28808A59"/>
  <w16cid:commentId w16cid:paraId="027743FF" w16cid:durableId="28808C05"/>
  <w16cid:commentId w16cid:paraId="3F69FC99" w16cid:durableId="28808EBD"/>
  <w16cid:commentId w16cid:paraId="1441AC64" w16cid:durableId="288093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ny Armstrong">
    <w15:presenceInfo w15:providerId="Windows Live" w15:userId="6eacdfdbc88e25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10E77"/>
    <w:rsid w:val="00037692"/>
    <w:rsid w:val="000F7E05"/>
    <w:rsid w:val="001B2297"/>
    <w:rsid w:val="00250F9B"/>
    <w:rsid w:val="0027746D"/>
    <w:rsid w:val="002D681C"/>
    <w:rsid w:val="00314DF4"/>
    <w:rsid w:val="00326996"/>
    <w:rsid w:val="003A1EE8"/>
    <w:rsid w:val="003E7E85"/>
    <w:rsid w:val="0045625C"/>
    <w:rsid w:val="00476F49"/>
    <w:rsid w:val="00564296"/>
    <w:rsid w:val="005878B5"/>
    <w:rsid w:val="005A1BF6"/>
    <w:rsid w:val="005B12F6"/>
    <w:rsid w:val="0063121A"/>
    <w:rsid w:val="00631E65"/>
    <w:rsid w:val="00696499"/>
    <w:rsid w:val="006C3DDA"/>
    <w:rsid w:val="006D326B"/>
    <w:rsid w:val="006E44D9"/>
    <w:rsid w:val="007E4574"/>
    <w:rsid w:val="00803D83"/>
    <w:rsid w:val="00842E7B"/>
    <w:rsid w:val="00845AE1"/>
    <w:rsid w:val="00A44FFD"/>
    <w:rsid w:val="00A54FA2"/>
    <w:rsid w:val="00A737C0"/>
    <w:rsid w:val="00AC435C"/>
    <w:rsid w:val="00B3476A"/>
    <w:rsid w:val="00B60686"/>
    <w:rsid w:val="00B77EA1"/>
    <w:rsid w:val="00B97402"/>
    <w:rsid w:val="00C172EB"/>
    <w:rsid w:val="00CB1A28"/>
    <w:rsid w:val="00CD1AB4"/>
    <w:rsid w:val="00D53B18"/>
    <w:rsid w:val="00DB5DF0"/>
    <w:rsid w:val="00E04F5D"/>
    <w:rsid w:val="00E228EF"/>
    <w:rsid w:val="00E90954"/>
    <w:rsid w:val="00ED271C"/>
    <w:rsid w:val="00FC3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semiHidden/>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semiHidden/>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1373</Words>
  <Characters>7830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Jonny Armstrong</cp:lastModifiedBy>
  <cp:revision>2</cp:revision>
  <dcterms:created xsi:type="dcterms:W3CDTF">2023-08-11T17:01:00Z</dcterms:created>
  <dcterms:modified xsi:type="dcterms:W3CDTF">2023-08-11T17:01:00Z</dcterms:modified>
</cp:coreProperties>
</file>